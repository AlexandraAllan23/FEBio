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B322558"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873D59">
        <w:rPr>
          <w:b/>
          <w:noProof/>
        </w:rPr>
        <w:t>January 2,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45EA5"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4766BB8" w14:textId="77777777" w:rsidR="00FE00A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bookmarkStart w:id="0" w:name="_GoBack"/>
      <w:bookmarkEnd w:id="0"/>
      <w:r w:rsidR="00FE00A6" w:rsidRPr="00CC5375">
        <w:rPr>
          <w:noProof/>
          <w:color w:val="000000"/>
        </w:rPr>
        <w:t>Chapter 1</w:t>
      </w:r>
      <w:r w:rsidR="00FE00A6">
        <w:rPr>
          <w:noProof/>
        </w:rPr>
        <w:t xml:space="preserve"> Introduction</w:t>
      </w:r>
      <w:r w:rsidR="00FE00A6">
        <w:rPr>
          <w:noProof/>
        </w:rPr>
        <w:tab/>
      </w:r>
      <w:r w:rsidR="00FE00A6">
        <w:rPr>
          <w:noProof/>
        </w:rPr>
        <w:fldChar w:fldCharType="begin"/>
      </w:r>
      <w:r w:rsidR="00FE00A6">
        <w:rPr>
          <w:noProof/>
        </w:rPr>
        <w:instrText xml:space="preserve"> PAGEREF _Toc376446937 \h </w:instrText>
      </w:r>
      <w:r w:rsidR="00FE00A6">
        <w:rPr>
          <w:noProof/>
        </w:rPr>
      </w:r>
      <w:r w:rsidR="00FE00A6">
        <w:rPr>
          <w:noProof/>
        </w:rPr>
        <w:fldChar w:fldCharType="separate"/>
      </w:r>
      <w:r w:rsidR="00FE00A6">
        <w:rPr>
          <w:noProof/>
        </w:rPr>
        <w:t>1</w:t>
      </w:r>
      <w:r w:rsidR="00FE00A6">
        <w:rPr>
          <w:noProof/>
        </w:rPr>
        <w:fldChar w:fldCharType="end"/>
      </w:r>
    </w:p>
    <w:p w14:paraId="7E0F5B0B"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_Toc376446938 \h </w:instrText>
      </w:r>
      <w:r>
        <w:rPr>
          <w:noProof/>
        </w:rPr>
      </w:r>
      <w:r>
        <w:rPr>
          <w:noProof/>
        </w:rPr>
        <w:fldChar w:fldCharType="separate"/>
      </w:r>
      <w:r>
        <w:rPr>
          <w:noProof/>
        </w:rPr>
        <w:t>1</w:t>
      </w:r>
      <w:r>
        <w:rPr>
          <w:noProof/>
        </w:rPr>
        <w:fldChar w:fldCharType="end"/>
      </w:r>
    </w:p>
    <w:p w14:paraId="2E249E1F"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_Toc376446939 \h </w:instrText>
      </w:r>
      <w:r>
        <w:rPr>
          <w:noProof/>
        </w:rPr>
      </w:r>
      <w:r>
        <w:rPr>
          <w:noProof/>
        </w:rPr>
        <w:fldChar w:fldCharType="separate"/>
      </w:r>
      <w:r>
        <w:rPr>
          <w:noProof/>
        </w:rPr>
        <w:t>2</w:t>
      </w:r>
      <w:r>
        <w:rPr>
          <w:noProof/>
        </w:rPr>
        <w:fldChar w:fldCharType="end"/>
      </w:r>
    </w:p>
    <w:p w14:paraId="4DD2DF1B"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2</w:t>
      </w:r>
      <w:r>
        <w:rPr>
          <w:noProof/>
        </w:rPr>
        <w:t xml:space="preserve"> Running FEBio</w:t>
      </w:r>
      <w:r>
        <w:rPr>
          <w:noProof/>
        </w:rPr>
        <w:tab/>
      </w:r>
      <w:r>
        <w:rPr>
          <w:noProof/>
        </w:rPr>
        <w:fldChar w:fldCharType="begin"/>
      </w:r>
      <w:r>
        <w:rPr>
          <w:noProof/>
        </w:rPr>
        <w:instrText xml:space="preserve"> PAGEREF _Toc376446940 \h </w:instrText>
      </w:r>
      <w:r>
        <w:rPr>
          <w:noProof/>
        </w:rPr>
      </w:r>
      <w:r>
        <w:rPr>
          <w:noProof/>
        </w:rPr>
        <w:fldChar w:fldCharType="separate"/>
      </w:r>
      <w:r>
        <w:rPr>
          <w:noProof/>
        </w:rPr>
        <w:t>4</w:t>
      </w:r>
      <w:r>
        <w:rPr>
          <w:noProof/>
        </w:rPr>
        <w:fldChar w:fldCharType="end"/>
      </w:r>
    </w:p>
    <w:p w14:paraId="2DC5F277"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_Toc376446941 \h </w:instrText>
      </w:r>
      <w:r>
        <w:rPr>
          <w:noProof/>
        </w:rPr>
      </w:r>
      <w:r>
        <w:rPr>
          <w:noProof/>
        </w:rPr>
        <w:fldChar w:fldCharType="separate"/>
      </w:r>
      <w:r>
        <w:rPr>
          <w:noProof/>
        </w:rPr>
        <w:t>4</w:t>
      </w:r>
      <w:r>
        <w:rPr>
          <w:noProof/>
        </w:rPr>
        <w:fldChar w:fldCharType="end"/>
      </w:r>
    </w:p>
    <w:p w14:paraId="1DF3890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2.1.1.</w:t>
      </w:r>
      <w:r>
        <w:rPr>
          <w:noProof/>
        </w:rPr>
        <w:t xml:space="preserve"> Windows XP</w:t>
      </w:r>
      <w:r>
        <w:rPr>
          <w:noProof/>
        </w:rPr>
        <w:tab/>
      </w:r>
      <w:r>
        <w:rPr>
          <w:noProof/>
        </w:rPr>
        <w:fldChar w:fldCharType="begin"/>
      </w:r>
      <w:r>
        <w:rPr>
          <w:noProof/>
        </w:rPr>
        <w:instrText xml:space="preserve"> PAGEREF _Toc376446942 \h </w:instrText>
      </w:r>
      <w:r>
        <w:rPr>
          <w:noProof/>
        </w:rPr>
      </w:r>
      <w:r>
        <w:rPr>
          <w:noProof/>
        </w:rPr>
        <w:fldChar w:fldCharType="separate"/>
      </w:r>
      <w:r>
        <w:rPr>
          <w:noProof/>
        </w:rPr>
        <w:t>4</w:t>
      </w:r>
      <w:r>
        <w:rPr>
          <w:noProof/>
        </w:rPr>
        <w:fldChar w:fldCharType="end"/>
      </w:r>
    </w:p>
    <w:p w14:paraId="22DCF4E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2.1.2.</w:t>
      </w:r>
      <w:r>
        <w:rPr>
          <w:noProof/>
        </w:rPr>
        <w:t xml:space="preserve"> Windows 7</w:t>
      </w:r>
      <w:r>
        <w:rPr>
          <w:noProof/>
        </w:rPr>
        <w:tab/>
      </w:r>
      <w:r>
        <w:rPr>
          <w:noProof/>
        </w:rPr>
        <w:fldChar w:fldCharType="begin"/>
      </w:r>
      <w:r>
        <w:rPr>
          <w:noProof/>
        </w:rPr>
        <w:instrText xml:space="preserve"> PAGEREF _Toc376446943 \h </w:instrText>
      </w:r>
      <w:r>
        <w:rPr>
          <w:noProof/>
        </w:rPr>
      </w:r>
      <w:r>
        <w:rPr>
          <w:noProof/>
        </w:rPr>
        <w:fldChar w:fldCharType="separate"/>
      </w:r>
      <w:r>
        <w:rPr>
          <w:noProof/>
        </w:rPr>
        <w:t>4</w:t>
      </w:r>
      <w:r>
        <w:rPr>
          <w:noProof/>
        </w:rPr>
        <w:fldChar w:fldCharType="end"/>
      </w:r>
    </w:p>
    <w:p w14:paraId="11AB816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2.1.3.</w:t>
      </w:r>
      <w:r>
        <w:rPr>
          <w:noProof/>
        </w:rPr>
        <w:t xml:space="preserve"> Running FEBio from Explorer</w:t>
      </w:r>
      <w:r>
        <w:rPr>
          <w:noProof/>
        </w:rPr>
        <w:tab/>
      </w:r>
      <w:r>
        <w:rPr>
          <w:noProof/>
        </w:rPr>
        <w:fldChar w:fldCharType="begin"/>
      </w:r>
      <w:r>
        <w:rPr>
          <w:noProof/>
        </w:rPr>
        <w:instrText xml:space="preserve"> PAGEREF _Toc376446944 \h </w:instrText>
      </w:r>
      <w:r>
        <w:rPr>
          <w:noProof/>
        </w:rPr>
      </w:r>
      <w:r>
        <w:rPr>
          <w:noProof/>
        </w:rPr>
        <w:fldChar w:fldCharType="separate"/>
      </w:r>
      <w:r>
        <w:rPr>
          <w:noProof/>
        </w:rPr>
        <w:t>5</w:t>
      </w:r>
      <w:r>
        <w:rPr>
          <w:noProof/>
        </w:rPr>
        <w:fldChar w:fldCharType="end"/>
      </w:r>
    </w:p>
    <w:p w14:paraId="7B903D8E"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_Toc376446945 \h </w:instrText>
      </w:r>
      <w:r>
        <w:rPr>
          <w:noProof/>
        </w:rPr>
      </w:r>
      <w:r>
        <w:rPr>
          <w:noProof/>
        </w:rPr>
        <w:fldChar w:fldCharType="separate"/>
      </w:r>
      <w:r>
        <w:rPr>
          <w:noProof/>
        </w:rPr>
        <w:t>5</w:t>
      </w:r>
      <w:r>
        <w:rPr>
          <w:noProof/>
        </w:rPr>
        <w:fldChar w:fldCharType="end"/>
      </w:r>
    </w:p>
    <w:p w14:paraId="67967B6D"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_Toc376446946 \h </w:instrText>
      </w:r>
      <w:r>
        <w:rPr>
          <w:noProof/>
        </w:rPr>
      </w:r>
      <w:r>
        <w:rPr>
          <w:noProof/>
        </w:rPr>
        <w:fldChar w:fldCharType="separate"/>
      </w:r>
      <w:r>
        <w:rPr>
          <w:noProof/>
        </w:rPr>
        <w:t>5</w:t>
      </w:r>
      <w:r>
        <w:rPr>
          <w:noProof/>
        </w:rPr>
        <w:fldChar w:fldCharType="end"/>
      </w:r>
    </w:p>
    <w:p w14:paraId="1309F4C5"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_Toc376446947 \h </w:instrText>
      </w:r>
      <w:r>
        <w:rPr>
          <w:noProof/>
        </w:rPr>
      </w:r>
      <w:r>
        <w:rPr>
          <w:noProof/>
        </w:rPr>
        <w:fldChar w:fldCharType="separate"/>
      </w:r>
      <w:r>
        <w:rPr>
          <w:noProof/>
        </w:rPr>
        <w:t>8</w:t>
      </w:r>
      <w:r>
        <w:rPr>
          <w:noProof/>
        </w:rPr>
        <w:fldChar w:fldCharType="end"/>
      </w:r>
    </w:p>
    <w:p w14:paraId="7FFFD9D1"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_Toc376446948 \h </w:instrText>
      </w:r>
      <w:r>
        <w:rPr>
          <w:noProof/>
        </w:rPr>
      </w:r>
      <w:r>
        <w:rPr>
          <w:noProof/>
        </w:rPr>
        <w:fldChar w:fldCharType="separate"/>
      </w:r>
      <w:r>
        <w:rPr>
          <w:noProof/>
        </w:rPr>
        <w:t>9</w:t>
      </w:r>
      <w:r>
        <w:rPr>
          <w:noProof/>
        </w:rPr>
        <w:fldChar w:fldCharType="end"/>
      </w:r>
    </w:p>
    <w:p w14:paraId="1554263B"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_Toc376446949 \h </w:instrText>
      </w:r>
      <w:r>
        <w:rPr>
          <w:noProof/>
        </w:rPr>
      </w:r>
      <w:r>
        <w:rPr>
          <w:noProof/>
        </w:rPr>
        <w:fldChar w:fldCharType="separate"/>
      </w:r>
      <w:r>
        <w:rPr>
          <w:noProof/>
        </w:rPr>
        <w:t>9</w:t>
      </w:r>
      <w:r>
        <w:rPr>
          <w:noProof/>
        </w:rPr>
        <w:fldChar w:fldCharType="end"/>
      </w:r>
    </w:p>
    <w:p w14:paraId="584B7049"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_Toc376446950 \h </w:instrText>
      </w:r>
      <w:r>
        <w:rPr>
          <w:noProof/>
        </w:rPr>
      </w:r>
      <w:r>
        <w:rPr>
          <w:noProof/>
        </w:rPr>
        <w:fldChar w:fldCharType="separate"/>
      </w:r>
      <w:r>
        <w:rPr>
          <w:noProof/>
        </w:rPr>
        <w:t>10</w:t>
      </w:r>
      <w:r>
        <w:rPr>
          <w:noProof/>
        </w:rPr>
        <w:fldChar w:fldCharType="end"/>
      </w:r>
    </w:p>
    <w:p w14:paraId="611F8BF7"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_Toc376446951 \h </w:instrText>
      </w:r>
      <w:r>
        <w:rPr>
          <w:noProof/>
        </w:rPr>
      </w:r>
      <w:r>
        <w:rPr>
          <w:noProof/>
        </w:rPr>
        <w:fldChar w:fldCharType="separate"/>
      </w:r>
      <w:r>
        <w:rPr>
          <w:noProof/>
        </w:rPr>
        <w:t>10</w:t>
      </w:r>
      <w:r>
        <w:rPr>
          <w:noProof/>
        </w:rPr>
        <w:fldChar w:fldCharType="end"/>
      </w:r>
    </w:p>
    <w:p w14:paraId="12496EB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2.8.1.</w:t>
      </w:r>
      <w:r>
        <w:rPr>
          <w:noProof/>
        </w:rPr>
        <w:t xml:space="preserve"> Interrupting a Run</w:t>
      </w:r>
      <w:r>
        <w:rPr>
          <w:noProof/>
        </w:rPr>
        <w:tab/>
      </w:r>
      <w:r>
        <w:rPr>
          <w:noProof/>
        </w:rPr>
        <w:fldChar w:fldCharType="begin"/>
      </w:r>
      <w:r>
        <w:rPr>
          <w:noProof/>
        </w:rPr>
        <w:instrText xml:space="preserve"> PAGEREF _Toc376446952 \h </w:instrText>
      </w:r>
      <w:r>
        <w:rPr>
          <w:noProof/>
        </w:rPr>
      </w:r>
      <w:r>
        <w:rPr>
          <w:noProof/>
        </w:rPr>
        <w:fldChar w:fldCharType="separate"/>
      </w:r>
      <w:r>
        <w:rPr>
          <w:noProof/>
        </w:rPr>
        <w:t>10</w:t>
      </w:r>
      <w:r>
        <w:rPr>
          <w:noProof/>
        </w:rPr>
        <w:fldChar w:fldCharType="end"/>
      </w:r>
    </w:p>
    <w:p w14:paraId="2628BF6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2.8.2.</w:t>
      </w:r>
      <w:r>
        <w:rPr>
          <w:noProof/>
        </w:rPr>
        <w:t xml:space="preserve"> Debugging a Run</w:t>
      </w:r>
      <w:r>
        <w:rPr>
          <w:noProof/>
        </w:rPr>
        <w:tab/>
      </w:r>
      <w:r>
        <w:rPr>
          <w:noProof/>
        </w:rPr>
        <w:fldChar w:fldCharType="begin"/>
      </w:r>
      <w:r>
        <w:rPr>
          <w:noProof/>
        </w:rPr>
        <w:instrText xml:space="preserve"> PAGEREF _Toc376446953 \h </w:instrText>
      </w:r>
      <w:r>
        <w:rPr>
          <w:noProof/>
        </w:rPr>
      </w:r>
      <w:r>
        <w:rPr>
          <w:noProof/>
        </w:rPr>
        <w:fldChar w:fldCharType="separate"/>
      </w:r>
      <w:r>
        <w:rPr>
          <w:noProof/>
        </w:rPr>
        <w:t>11</w:t>
      </w:r>
      <w:r>
        <w:rPr>
          <w:noProof/>
        </w:rPr>
        <w:fldChar w:fldCharType="end"/>
      </w:r>
    </w:p>
    <w:p w14:paraId="04441F0D"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2.8.3.</w:t>
      </w:r>
      <w:r>
        <w:rPr>
          <w:noProof/>
        </w:rPr>
        <w:t xml:space="preserve"> Restarting a Run</w:t>
      </w:r>
      <w:r>
        <w:rPr>
          <w:noProof/>
        </w:rPr>
        <w:tab/>
      </w:r>
      <w:r>
        <w:rPr>
          <w:noProof/>
        </w:rPr>
        <w:fldChar w:fldCharType="begin"/>
      </w:r>
      <w:r>
        <w:rPr>
          <w:noProof/>
        </w:rPr>
        <w:instrText xml:space="preserve"> PAGEREF _Toc376446954 \h </w:instrText>
      </w:r>
      <w:r>
        <w:rPr>
          <w:noProof/>
        </w:rPr>
      </w:r>
      <w:r>
        <w:rPr>
          <w:noProof/>
        </w:rPr>
        <w:fldChar w:fldCharType="separate"/>
      </w:r>
      <w:r>
        <w:rPr>
          <w:noProof/>
        </w:rPr>
        <w:t>11</w:t>
      </w:r>
      <w:r>
        <w:rPr>
          <w:noProof/>
        </w:rPr>
        <w:fldChar w:fldCharType="end"/>
      </w:r>
    </w:p>
    <w:p w14:paraId="4467EB8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2.8.4.</w:t>
      </w:r>
      <w:r>
        <w:rPr>
          <w:noProof/>
        </w:rPr>
        <w:t xml:space="preserve"> Input File Checking</w:t>
      </w:r>
      <w:r>
        <w:rPr>
          <w:noProof/>
        </w:rPr>
        <w:tab/>
      </w:r>
      <w:r>
        <w:rPr>
          <w:noProof/>
        </w:rPr>
        <w:fldChar w:fldCharType="begin"/>
      </w:r>
      <w:r>
        <w:rPr>
          <w:noProof/>
        </w:rPr>
        <w:instrText xml:space="preserve"> PAGEREF _Toc376446955 \h </w:instrText>
      </w:r>
      <w:r>
        <w:rPr>
          <w:noProof/>
        </w:rPr>
      </w:r>
      <w:r>
        <w:rPr>
          <w:noProof/>
        </w:rPr>
        <w:fldChar w:fldCharType="separate"/>
      </w:r>
      <w:r>
        <w:rPr>
          <w:noProof/>
        </w:rPr>
        <w:t>12</w:t>
      </w:r>
      <w:r>
        <w:rPr>
          <w:noProof/>
        </w:rPr>
        <w:fldChar w:fldCharType="end"/>
      </w:r>
    </w:p>
    <w:p w14:paraId="61C33730"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3</w:t>
      </w:r>
      <w:r>
        <w:rPr>
          <w:noProof/>
        </w:rPr>
        <w:t xml:space="preserve"> Free Format Input</w:t>
      </w:r>
      <w:r>
        <w:rPr>
          <w:noProof/>
        </w:rPr>
        <w:tab/>
      </w:r>
      <w:r>
        <w:rPr>
          <w:noProof/>
        </w:rPr>
        <w:fldChar w:fldCharType="begin"/>
      </w:r>
      <w:r>
        <w:rPr>
          <w:noProof/>
        </w:rPr>
        <w:instrText xml:space="preserve"> PAGEREF _Toc376446956 \h </w:instrText>
      </w:r>
      <w:r>
        <w:rPr>
          <w:noProof/>
        </w:rPr>
      </w:r>
      <w:r>
        <w:rPr>
          <w:noProof/>
        </w:rPr>
        <w:fldChar w:fldCharType="separate"/>
      </w:r>
      <w:r>
        <w:rPr>
          <w:noProof/>
        </w:rPr>
        <w:t>13</w:t>
      </w:r>
      <w:r>
        <w:rPr>
          <w:noProof/>
        </w:rPr>
        <w:fldChar w:fldCharType="end"/>
      </w:r>
    </w:p>
    <w:p w14:paraId="19291F88"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_Toc376446957 \h </w:instrText>
      </w:r>
      <w:r>
        <w:rPr>
          <w:noProof/>
        </w:rPr>
      </w:r>
      <w:r>
        <w:rPr>
          <w:noProof/>
        </w:rPr>
        <w:fldChar w:fldCharType="separate"/>
      </w:r>
      <w:r>
        <w:rPr>
          <w:noProof/>
        </w:rPr>
        <w:t>14</w:t>
      </w:r>
      <w:r>
        <w:rPr>
          <w:noProof/>
        </w:rPr>
        <w:fldChar w:fldCharType="end"/>
      </w:r>
    </w:p>
    <w:p w14:paraId="59AB57E1"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_Toc376446958 \h </w:instrText>
      </w:r>
      <w:r>
        <w:rPr>
          <w:noProof/>
        </w:rPr>
      </w:r>
      <w:r>
        <w:rPr>
          <w:noProof/>
        </w:rPr>
        <w:fldChar w:fldCharType="separate"/>
      </w:r>
      <w:r>
        <w:rPr>
          <w:noProof/>
        </w:rPr>
        <w:t>14</w:t>
      </w:r>
      <w:r>
        <w:rPr>
          <w:noProof/>
        </w:rPr>
        <w:fldChar w:fldCharType="end"/>
      </w:r>
    </w:p>
    <w:p w14:paraId="1D574AC7"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_Toc376446959 \h </w:instrText>
      </w:r>
      <w:r>
        <w:rPr>
          <w:noProof/>
        </w:rPr>
      </w:r>
      <w:r>
        <w:rPr>
          <w:noProof/>
        </w:rPr>
        <w:fldChar w:fldCharType="separate"/>
      </w:r>
      <w:r>
        <w:rPr>
          <w:noProof/>
        </w:rPr>
        <w:t>16</w:t>
      </w:r>
      <w:r>
        <w:rPr>
          <w:noProof/>
        </w:rPr>
        <w:fldChar w:fldCharType="end"/>
      </w:r>
    </w:p>
    <w:p w14:paraId="38DC6752"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_Toc376446960 \h </w:instrText>
      </w:r>
      <w:r>
        <w:rPr>
          <w:noProof/>
        </w:rPr>
      </w:r>
      <w:r>
        <w:rPr>
          <w:noProof/>
        </w:rPr>
        <w:fldChar w:fldCharType="separate"/>
      </w:r>
      <w:r>
        <w:rPr>
          <w:noProof/>
        </w:rPr>
        <w:t>17</w:t>
      </w:r>
      <w:r>
        <w:rPr>
          <w:noProof/>
        </w:rPr>
        <w:fldChar w:fldCharType="end"/>
      </w:r>
    </w:p>
    <w:p w14:paraId="7A748303"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3.4.1.</w:t>
      </w:r>
      <w:r>
        <w:rPr>
          <w:noProof/>
        </w:rPr>
        <w:t xml:space="preserve"> Common Parameters</w:t>
      </w:r>
      <w:r>
        <w:rPr>
          <w:noProof/>
        </w:rPr>
        <w:tab/>
      </w:r>
      <w:r>
        <w:rPr>
          <w:noProof/>
        </w:rPr>
        <w:fldChar w:fldCharType="begin"/>
      </w:r>
      <w:r>
        <w:rPr>
          <w:noProof/>
        </w:rPr>
        <w:instrText xml:space="preserve"> PAGEREF _Toc376446961 \h </w:instrText>
      </w:r>
      <w:r>
        <w:rPr>
          <w:noProof/>
        </w:rPr>
      </w:r>
      <w:r>
        <w:rPr>
          <w:noProof/>
        </w:rPr>
        <w:fldChar w:fldCharType="separate"/>
      </w:r>
      <w:r>
        <w:rPr>
          <w:noProof/>
        </w:rPr>
        <w:t>17</w:t>
      </w:r>
      <w:r>
        <w:rPr>
          <w:noProof/>
        </w:rPr>
        <w:fldChar w:fldCharType="end"/>
      </w:r>
    </w:p>
    <w:p w14:paraId="62D2FC3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3.4.2.</w:t>
      </w:r>
      <w:r>
        <w:rPr>
          <w:noProof/>
        </w:rPr>
        <w:t xml:space="preserve"> Parameters for </w:t>
      </w:r>
      <w:r w:rsidRPr="00CC5375">
        <w:rPr>
          <w:noProof/>
        </w:rPr>
        <w:t>Biphasic</w:t>
      </w:r>
      <w:r>
        <w:rPr>
          <w:noProof/>
        </w:rPr>
        <w:t xml:space="preserve"> Analysis</w:t>
      </w:r>
      <w:r>
        <w:rPr>
          <w:noProof/>
        </w:rPr>
        <w:tab/>
      </w:r>
      <w:r>
        <w:rPr>
          <w:noProof/>
        </w:rPr>
        <w:fldChar w:fldCharType="begin"/>
      </w:r>
      <w:r>
        <w:rPr>
          <w:noProof/>
        </w:rPr>
        <w:instrText xml:space="preserve"> PAGEREF _Toc376446962 \h </w:instrText>
      </w:r>
      <w:r>
        <w:rPr>
          <w:noProof/>
        </w:rPr>
      </w:r>
      <w:r>
        <w:rPr>
          <w:noProof/>
        </w:rPr>
        <w:fldChar w:fldCharType="separate"/>
      </w:r>
      <w:r>
        <w:rPr>
          <w:noProof/>
        </w:rPr>
        <w:t>23</w:t>
      </w:r>
      <w:r>
        <w:rPr>
          <w:noProof/>
        </w:rPr>
        <w:fldChar w:fldCharType="end"/>
      </w:r>
    </w:p>
    <w:p w14:paraId="5322494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3.4.3.</w:t>
      </w:r>
      <w:r>
        <w:rPr>
          <w:noProof/>
        </w:rPr>
        <w:t xml:space="preserve"> Parameters for </w:t>
      </w:r>
      <w:r w:rsidRPr="00CC5375">
        <w:rPr>
          <w:noProof/>
        </w:rPr>
        <w:t>Solute</w:t>
      </w:r>
      <w:r>
        <w:rPr>
          <w:noProof/>
        </w:rPr>
        <w:t xml:space="preserve"> Analysis</w:t>
      </w:r>
      <w:r>
        <w:rPr>
          <w:noProof/>
        </w:rPr>
        <w:tab/>
      </w:r>
      <w:r>
        <w:rPr>
          <w:noProof/>
        </w:rPr>
        <w:fldChar w:fldCharType="begin"/>
      </w:r>
      <w:r>
        <w:rPr>
          <w:noProof/>
        </w:rPr>
        <w:instrText xml:space="preserve"> PAGEREF _Toc376446963 \h </w:instrText>
      </w:r>
      <w:r>
        <w:rPr>
          <w:noProof/>
        </w:rPr>
      </w:r>
      <w:r>
        <w:rPr>
          <w:noProof/>
        </w:rPr>
        <w:fldChar w:fldCharType="separate"/>
      </w:r>
      <w:r>
        <w:rPr>
          <w:noProof/>
        </w:rPr>
        <w:t>24</w:t>
      </w:r>
      <w:r>
        <w:rPr>
          <w:noProof/>
        </w:rPr>
        <w:fldChar w:fldCharType="end"/>
      </w:r>
    </w:p>
    <w:p w14:paraId="65631D2F"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3.4.4.</w:t>
      </w:r>
      <w:r>
        <w:rPr>
          <w:noProof/>
        </w:rPr>
        <w:t xml:space="preserve"> Parameters for </w:t>
      </w:r>
      <w:r w:rsidRPr="00CC5375">
        <w:rPr>
          <w:noProof/>
        </w:rPr>
        <w:t>Heat</w:t>
      </w:r>
      <w:r>
        <w:rPr>
          <w:noProof/>
        </w:rPr>
        <w:t xml:space="preserve"> Analysis</w:t>
      </w:r>
      <w:r>
        <w:rPr>
          <w:noProof/>
        </w:rPr>
        <w:tab/>
      </w:r>
      <w:r>
        <w:rPr>
          <w:noProof/>
        </w:rPr>
        <w:fldChar w:fldCharType="begin"/>
      </w:r>
      <w:r>
        <w:rPr>
          <w:noProof/>
        </w:rPr>
        <w:instrText xml:space="preserve"> PAGEREF _Toc376446964 \h </w:instrText>
      </w:r>
      <w:r>
        <w:rPr>
          <w:noProof/>
        </w:rPr>
      </w:r>
      <w:r>
        <w:rPr>
          <w:noProof/>
        </w:rPr>
        <w:fldChar w:fldCharType="separate"/>
      </w:r>
      <w:r>
        <w:rPr>
          <w:noProof/>
        </w:rPr>
        <w:t>24</w:t>
      </w:r>
      <w:r>
        <w:rPr>
          <w:noProof/>
        </w:rPr>
        <w:fldChar w:fldCharType="end"/>
      </w:r>
    </w:p>
    <w:p w14:paraId="26638AD6"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_Toc376446965 \h </w:instrText>
      </w:r>
      <w:r>
        <w:rPr>
          <w:noProof/>
        </w:rPr>
      </w:r>
      <w:r>
        <w:rPr>
          <w:noProof/>
        </w:rPr>
        <w:fldChar w:fldCharType="separate"/>
      </w:r>
      <w:r>
        <w:rPr>
          <w:noProof/>
        </w:rPr>
        <w:t>25</w:t>
      </w:r>
      <w:r>
        <w:rPr>
          <w:noProof/>
        </w:rPr>
        <w:fldChar w:fldCharType="end"/>
      </w:r>
    </w:p>
    <w:p w14:paraId="53D209C2"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_Toc376446966 \h </w:instrText>
      </w:r>
      <w:r>
        <w:rPr>
          <w:noProof/>
        </w:rPr>
      </w:r>
      <w:r>
        <w:rPr>
          <w:noProof/>
        </w:rPr>
        <w:fldChar w:fldCharType="separate"/>
      </w:r>
      <w:r>
        <w:rPr>
          <w:noProof/>
        </w:rPr>
        <w:t>26</w:t>
      </w:r>
      <w:r>
        <w:rPr>
          <w:noProof/>
        </w:rPr>
        <w:fldChar w:fldCharType="end"/>
      </w:r>
    </w:p>
    <w:p w14:paraId="3BCD456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3.6.1.</w:t>
      </w:r>
      <w:r>
        <w:rPr>
          <w:noProof/>
        </w:rPr>
        <w:t xml:space="preserve"> Nodes Section</w:t>
      </w:r>
      <w:r>
        <w:rPr>
          <w:noProof/>
        </w:rPr>
        <w:tab/>
      </w:r>
      <w:r>
        <w:rPr>
          <w:noProof/>
        </w:rPr>
        <w:fldChar w:fldCharType="begin"/>
      </w:r>
      <w:r>
        <w:rPr>
          <w:noProof/>
        </w:rPr>
        <w:instrText xml:space="preserve"> PAGEREF _Toc376446967 \h </w:instrText>
      </w:r>
      <w:r>
        <w:rPr>
          <w:noProof/>
        </w:rPr>
      </w:r>
      <w:r>
        <w:rPr>
          <w:noProof/>
        </w:rPr>
        <w:fldChar w:fldCharType="separate"/>
      </w:r>
      <w:r>
        <w:rPr>
          <w:noProof/>
        </w:rPr>
        <w:t>26</w:t>
      </w:r>
      <w:r>
        <w:rPr>
          <w:noProof/>
        </w:rPr>
        <w:fldChar w:fldCharType="end"/>
      </w:r>
    </w:p>
    <w:p w14:paraId="4CEC1F7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3.6.2.</w:t>
      </w:r>
      <w:r>
        <w:rPr>
          <w:noProof/>
        </w:rPr>
        <w:t xml:space="preserve"> Elements Section</w:t>
      </w:r>
      <w:r>
        <w:rPr>
          <w:noProof/>
        </w:rPr>
        <w:tab/>
      </w:r>
      <w:r>
        <w:rPr>
          <w:noProof/>
        </w:rPr>
        <w:fldChar w:fldCharType="begin"/>
      </w:r>
      <w:r>
        <w:rPr>
          <w:noProof/>
        </w:rPr>
        <w:instrText xml:space="preserve"> PAGEREF _Toc376446968 \h </w:instrText>
      </w:r>
      <w:r>
        <w:rPr>
          <w:noProof/>
        </w:rPr>
      </w:r>
      <w:r>
        <w:rPr>
          <w:noProof/>
        </w:rPr>
        <w:fldChar w:fldCharType="separate"/>
      </w:r>
      <w:r>
        <w:rPr>
          <w:noProof/>
        </w:rPr>
        <w:t>26</w:t>
      </w:r>
      <w:r>
        <w:rPr>
          <w:noProof/>
        </w:rPr>
        <w:fldChar w:fldCharType="end"/>
      </w:r>
    </w:p>
    <w:p w14:paraId="197EED2C"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_Toc376446969 \h </w:instrText>
      </w:r>
      <w:r>
        <w:rPr>
          <w:noProof/>
        </w:rPr>
      </w:r>
      <w:r>
        <w:rPr>
          <w:noProof/>
        </w:rPr>
        <w:fldChar w:fldCharType="separate"/>
      </w:r>
      <w:r>
        <w:rPr>
          <w:noProof/>
        </w:rPr>
        <w:t>26</w:t>
      </w:r>
      <w:r>
        <w:rPr>
          <w:noProof/>
        </w:rPr>
        <w:fldChar w:fldCharType="end"/>
      </w:r>
    </w:p>
    <w:p w14:paraId="355D7086"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_Toc376446970 \h </w:instrText>
      </w:r>
      <w:r>
        <w:rPr>
          <w:noProof/>
        </w:rPr>
      </w:r>
      <w:r>
        <w:rPr>
          <w:noProof/>
        </w:rPr>
        <w:fldChar w:fldCharType="separate"/>
      </w:r>
      <w:r>
        <w:rPr>
          <w:noProof/>
        </w:rPr>
        <w:t>27</w:t>
      </w:r>
      <w:r>
        <w:rPr>
          <w:noProof/>
        </w:rPr>
        <w:fldChar w:fldCharType="end"/>
      </w:r>
    </w:p>
    <w:p w14:paraId="5CB29FB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_Toc376446971 \h </w:instrText>
      </w:r>
      <w:r>
        <w:rPr>
          <w:noProof/>
        </w:rPr>
      </w:r>
      <w:r>
        <w:rPr>
          <w:noProof/>
        </w:rPr>
        <w:fldChar w:fldCharType="separate"/>
      </w:r>
      <w:r>
        <w:rPr>
          <w:noProof/>
        </w:rPr>
        <w:t>28</w:t>
      </w:r>
      <w:r>
        <w:rPr>
          <w:noProof/>
        </w:rPr>
        <w:fldChar w:fldCharType="end"/>
      </w:r>
    </w:p>
    <w:p w14:paraId="4BA623EB"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3.6.3.</w:t>
      </w:r>
      <w:r>
        <w:rPr>
          <w:noProof/>
        </w:rPr>
        <w:t xml:space="preserve"> Element Data Section</w:t>
      </w:r>
      <w:r>
        <w:rPr>
          <w:noProof/>
        </w:rPr>
        <w:tab/>
      </w:r>
      <w:r>
        <w:rPr>
          <w:noProof/>
        </w:rPr>
        <w:fldChar w:fldCharType="begin"/>
      </w:r>
      <w:r>
        <w:rPr>
          <w:noProof/>
        </w:rPr>
        <w:instrText xml:space="preserve"> PAGEREF _Toc376446972 \h </w:instrText>
      </w:r>
      <w:r>
        <w:rPr>
          <w:noProof/>
        </w:rPr>
      </w:r>
      <w:r>
        <w:rPr>
          <w:noProof/>
        </w:rPr>
        <w:fldChar w:fldCharType="separate"/>
      </w:r>
      <w:r>
        <w:rPr>
          <w:noProof/>
        </w:rPr>
        <w:t>28</w:t>
      </w:r>
      <w:r>
        <w:rPr>
          <w:noProof/>
        </w:rPr>
        <w:fldChar w:fldCharType="end"/>
      </w:r>
    </w:p>
    <w:p w14:paraId="3FBCD28D"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3.6.4.</w:t>
      </w:r>
      <w:r>
        <w:rPr>
          <w:noProof/>
        </w:rPr>
        <w:t xml:space="preserve"> Surface Section</w:t>
      </w:r>
      <w:r>
        <w:rPr>
          <w:noProof/>
        </w:rPr>
        <w:tab/>
      </w:r>
      <w:r>
        <w:rPr>
          <w:noProof/>
        </w:rPr>
        <w:fldChar w:fldCharType="begin"/>
      </w:r>
      <w:r>
        <w:rPr>
          <w:noProof/>
        </w:rPr>
        <w:instrText xml:space="preserve"> PAGEREF _Toc376446973 \h </w:instrText>
      </w:r>
      <w:r>
        <w:rPr>
          <w:noProof/>
        </w:rPr>
      </w:r>
      <w:r>
        <w:rPr>
          <w:noProof/>
        </w:rPr>
        <w:fldChar w:fldCharType="separate"/>
      </w:r>
      <w:r>
        <w:rPr>
          <w:noProof/>
        </w:rPr>
        <w:t>29</w:t>
      </w:r>
      <w:r>
        <w:rPr>
          <w:noProof/>
        </w:rPr>
        <w:fldChar w:fldCharType="end"/>
      </w:r>
    </w:p>
    <w:p w14:paraId="49E63F71"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_Toc376446974 \h </w:instrText>
      </w:r>
      <w:r>
        <w:rPr>
          <w:noProof/>
        </w:rPr>
      </w:r>
      <w:r>
        <w:rPr>
          <w:noProof/>
        </w:rPr>
        <w:fldChar w:fldCharType="separate"/>
      </w:r>
      <w:r>
        <w:rPr>
          <w:noProof/>
        </w:rPr>
        <w:t>30</w:t>
      </w:r>
      <w:r>
        <w:rPr>
          <w:noProof/>
        </w:rPr>
        <w:fldChar w:fldCharType="end"/>
      </w:r>
    </w:p>
    <w:p w14:paraId="211CB23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3.7.1.</w:t>
      </w:r>
      <w:r>
        <w:rPr>
          <w:noProof/>
        </w:rPr>
        <w:t xml:space="preserve"> Initial Nodal Velocities</w:t>
      </w:r>
      <w:r>
        <w:rPr>
          <w:noProof/>
        </w:rPr>
        <w:tab/>
      </w:r>
      <w:r>
        <w:rPr>
          <w:noProof/>
        </w:rPr>
        <w:fldChar w:fldCharType="begin"/>
      </w:r>
      <w:r>
        <w:rPr>
          <w:noProof/>
        </w:rPr>
        <w:instrText xml:space="preserve"> PAGEREF _Toc376446975 \h </w:instrText>
      </w:r>
      <w:r>
        <w:rPr>
          <w:noProof/>
        </w:rPr>
      </w:r>
      <w:r>
        <w:rPr>
          <w:noProof/>
        </w:rPr>
        <w:fldChar w:fldCharType="separate"/>
      </w:r>
      <w:r>
        <w:rPr>
          <w:noProof/>
        </w:rPr>
        <w:t>30</w:t>
      </w:r>
      <w:r>
        <w:rPr>
          <w:noProof/>
        </w:rPr>
        <w:fldChar w:fldCharType="end"/>
      </w:r>
    </w:p>
    <w:p w14:paraId="64EC90A2"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_Toc376446976 \h </w:instrText>
      </w:r>
      <w:r>
        <w:rPr>
          <w:noProof/>
        </w:rPr>
      </w:r>
      <w:r>
        <w:rPr>
          <w:noProof/>
        </w:rPr>
        <w:fldChar w:fldCharType="separate"/>
      </w:r>
      <w:r>
        <w:rPr>
          <w:noProof/>
        </w:rPr>
        <w:t>30</w:t>
      </w:r>
      <w:r>
        <w:rPr>
          <w:noProof/>
        </w:rPr>
        <w:fldChar w:fldCharType="end"/>
      </w:r>
    </w:p>
    <w:p w14:paraId="627595B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_Toc376446977 \h </w:instrText>
      </w:r>
      <w:r>
        <w:rPr>
          <w:noProof/>
        </w:rPr>
      </w:r>
      <w:r>
        <w:rPr>
          <w:noProof/>
        </w:rPr>
        <w:fldChar w:fldCharType="separate"/>
      </w:r>
      <w:r>
        <w:rPr>
          <w:noProof/>
        </w:rPr>
        <w:t>30</w:t>
      </w:r>
      <w:r>
        <w:rPr>
          <w:noProof/>
        </w:rPr>
        <w:fldChar w:fldCharType="end"/>
      </w:r>
    </w:p>
    <w:p w14:paraId="53FD0816"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_Toc376446978 \h </w:instrText>
      </w:r>
      <w:r>
        <w:rPr>
          <w:noProof/>
        </w:rPr>
      </w:r>
      <w:r>
        <w:rPr>
          <w:noProof/>
        </w:rPr>
        <w:fldChar w:fldCharType="separate"/>
      </w:r>
      <w:r>
        <w:rPr>
          <w:noProof/>
        </w:rPr>
        <w:t>31</w:t>
      </w:r>
      <w:r>
        <w:rPr>
          <w:noProof/>
        </w:rPr>
        <w:fldChar w:fldCharType="end"/>
      </w:r>
    </w:p>
    <w:p w14:paraId="2D2C0AD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3.8.1.</w:t>
      </w:r>
      <w:r>
        <w:rPr>
          <w:noProof/>
        </w:rPr>
        <w:t xml:space="preserve"> Prescribed Nodal Degrees of Freedom</w:t>
      </w:r>
      <w:r>
        <w:rPr>
          <w:noProof/>
        </w:rPr>
        <w:tab/>
      </w:r>
      <w:r>
        <w:rPr>
          <w:noProof/>
        </w:rPr>
        <w:fldChar w:fldCharType="begin"/>
      </w:r>
      <w:r>
        <w:rPr>
          <w:noProof/>
        </w:rPr>
        <w:instrText xml:space="preserve"> PAGEREF _Toc376446979 \h </w:instrText>
      </w:r>
      <w:r>
        <w:rPr>
          <w:noProof/>
        </w:rPr>
      </w:r>
      <w:r>
        <w:rPr>
          <w:noProof/>
        </w:rPr>
        <w:fldChar w:fldCharType="separate"/>
      </w:r>
      <w:r>
        <w:rPr>
          <w:noProof/>
        </w:rPr>
        <w:t>31</w:t>
      </w:r>
      <w:r>
        <w:rPr>
          <w:noProof/>
        </w:rPr>
        <w:fldChar w:fldCharType="end"/>
      </w:r>
    </w:p>
    <w:p w14:paraId="0DA87B3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3.8.2.</w:t>
      </w:r>
      <w:r>
        <w:rPr>
          <w:noProof/>
        </w:rPr>
        <w:t xml:space="preserve"> Fixed Nodal Degrees of Freedom</w:t>
      </w:r>
      <w:r>
        <w:rPr>
          <w:noProof/>
        </w:rPr>
        <w:tab/>
      </w:r>
      <w:r>
        <w:rPr>
          <w:noProof/>
        </w:rPr>
        <w:fldChar w:fldCharType="begin"/>
      </w:r>
      <w:r>
        <w:rPr>
          <w:noProof/>
        </w:rPr>
        <w:instrText xml:space="preserve"> PAGEREF _Toc376446980 \h </w:instrText>
      </w:r>
      <w:r>
        <w:rPr>
          <w:noProof/>
        </w:rPr>
      </w:r>
      <w:r>
        <w:rPr>
          <w:noProof/>
        </w:rPr>
        <w:fldChar w:fldCharType="separate"/>
      </w:r>
      <w:r>
        <w:rPr>
          <w:noProof/>
        </w:rPr>
        <w:t>32</w:t>
      </w:r>
      <w:r>
        <w:rPr>
          <w:noProof/>
        </w:rPr>
        <w:fldChar w:fldCharType="end"/>
      </w:r>
    </w:p>
    <w:p w14:paraId="138C1E7D"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_Toc376446981 \h </w:instrText>
      </w:r>
      <w:r>
        <w:rPr>
          <w:noProof/>
        </w:rPr>
      </w:r>
      <w:r>
        <w:rPr>
          <w:noProof/>
        </w:rPr>
        <w:fldChar w:fldCharType="separate"/>
      </w:r>
      <w:r>
        <w:rPr>
          <w:noProof/>
        </w:rPr>
        <w:t>33</w:t>
      </w:r>
      <w:r>
        <w:rPr>
          <w:noProof/>
        </w:rPr>
        <w:fldChar w:fldCharType="end"/>
      </w:r>
    </w:p>
    <w:p w14:paraId="017A60A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3.9.1.</w:t>
      </w:r>
      <w:r>
        <w:rPr>
          <w:noProof/>
        </w:rPr>
        <w:t xml:space="preserve"> Nodal Loads</w:t>
      </w:r>
      <w:r>
        <w:rPr>
          <w:noProof/>
        </w:rPr>
        <w:tab/>
      </w:r>
      <w:r>
        <w:rPr>
          <w:noProof/>
        </w:rPr>
        <w:fldChar w:fldCharType="begin"/>
      </w:r>
      <w:r>
        <w:rPr>
          <w:noProof/>
        </w:rPr>
        <w:instrText xml:space="preserve"> PAGEREF _Toc376446982 \h </w:instrText>
      </w:r>
      <w:r>
        <w:rPr>
          <w:noProof/>
        </w:rPr>
      </w:r>
      <w:r>
        <w:rPr>
          <w:noProof/>
        </w:rPr>
        <w:fldChar w:fldCharType="separate"/>
      </w:r>
      <w:r>
        <w:rPr>
          <w:noProof/>
        </w:rPr>
        <w:t>33</w:t>
      </w:r>
      <w:r>
        <w:rPr>
          <w:noProof/>
        </w:rPr>
        <w:fldChar w:fldCharType="end"/>
      </w:r>
    </w:p>
    <w:p w14:paraId="4EDAA5D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3.9.2.</w:t>
      </w:r>
      <w:r>
        <w:rPr>
          <w:noProof/>
        </w:rPr>
        <w:t xml:space="preserve"> Pressure Forces</w:t>
      </w:r>
      <w:r>
        <w:rPr>
          <w:noProof/>
        </w:rPr>
        <w:tab/>
      </w:r>
      <w:r>
        <w:rPr>
          <w:noProof/>
        </w:rPr>
        <w:fldChar w:fldCharType="begin"/>
      </w:r>
      <w:r>
        <w:rPr>
          <w:noProof/>
        </w:rPr>
        <w:instrText xml:space="preserve"> PAGEREF _Toc376446983 \h </w:instrText>
      </w:r>
      <w:r>
        <w:rPr>
          <w:noProof/>
        </w:rPr>
      </w:r>
      <w:r>
        <w:rPr>
          <w:noProof/>
        </w:rPr>
        <w:fldChar w:fldCharType="separate"/>
      </w:r>
      <w:r>
        <w:rPr>
          <w:noProof/>
        </w:rPr>
        <w:t>33</w:t>
      </w:r>
      <w:r>
        <w:rPr>
          <w:noProof/>
        </w:rPr>
        <w:fldChar w:fldCharType="end"/>
      </w:r>
    </w:p>
    <w:p w14:paraId="3518BAF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3.9.3.</w:t>
      </w:r>
      <w:r>
        <w:rPr>
          <w:noProof/>
        </w:rPr>
        <w:t xml:space="preserve"> Mixture Normal Traction</w:t>
      </w:r>
      <w:r>
        <w:rPr>
          <w:noProof/>
        </w:rPr>
        <w:tab/>
      </w:r>
      <w:r>
        <w:rPr>
          <w:noProof/>
        </w:rPr>
        <w:fldChar w:fldCharType="begin"/>
      </w:r>
      <w:r>
        <w:rPr>
          <w:noProof/>
        </w:rPr>
        <w:instrText xml:space="preserve"> PAGEREF _Toc376446984 \h </w:instrText>
      </w:r>
      <w:r>
        <w:rPr>
          <w:noProof/>
        </w:rPr>
      </w:r>
      <w:r>
        <w:rPr>
          <w:noProof/>
        </w:rPr>
        <w:fldChar w:fldCharType="separate"/>
      </w:r>
      <w:r>
        <w:rPr>
          <w:noProof/>
        </w:rPr>
        <w:t>34</w:t>
      </w:r>
      <w:r>
        <w:rPr>
          <w:noProof/>
        </w:rPr>
        <w:fldChar w:fldCharType="end"/>
      </w:r>
    </w:p>
    <w:p w14:paraId="10C8775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3.9.4.</w:t>
      </w:r>
      <w:r>
        <w:rPr>
          <w:noProof/>
        </w:rPr>
        <w:t xml:space="preserve"> Fluid Flux</w:t>
      </w:r>
      <w:r>
        <w:rPr>
          <w:noProof/>
        </w:rPr>
        <w:tab/>
      </w:r>
      <w:r>
        <w:rPr>
          <w:noProof/>
        </w:rPr>
        <w:fldChar w:fldCharType="begin"/>
      </w:r>
      <w:r>
        <w:rPr>
          <w:noProof/>
        </w:rPr>
        <w:instrText xml:space="preserve"> PAGEREF _Toc376446985 \h </w:instrText>
      </w:r>
      <w:r>
        <w:rPr>
          <w:noProof/>
        </w:rPr>
      </w:r>
      <w:r>
        <w:rPr>
          <w:noProof/>
        </w:rPr>
        <w:fldChar w:fldCharType="separate"/>
      </w:r>
      <w:r>
        <w:rPr>
          <w:noProof/>
        </w:rPr>
        <w:t>35</w:t>
      </w:r>
      <w:r>
        <w:rPr>
          <w:noProof/>
        </w:rPr>
        <w:fldChar w:fldCharType="end"/>
      </w:r>
    </w:p>
    <w:p w14:paraId="7596D22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lastRenderedPageBreak/>
        <w:t>3.9.5.</w:t>
      </w:r>
      <w:r>
        <w:rPr>
          <w:noProof/>
        </w:rPr>
        <w:t xml:space="preserve"> Solute Flux</w:t>
      </w:r>
      <w:r>
        <w:rPr>
          <w:noProof/>
        </w:rPr>
        <w:tab/>
      </w:r>
      <w:r>
        <w:rPr>
          <w:noProof/>
        </w:rPr>
        <w:fldChar w:fldCharType="begin"/>
      </w:r>
      <w:r>
        <w:rPr>
          <w:noProof/>
        </w:rPr>
        <w:instrText xml:space="preserve"> PAGEREF _Toc376446986 \h </w:instrText>
      </w:r>
      <w:r>
        <w:rPr>
          <w:noProof/>
        </w:rPr>
      </w:r>
      <w:r>
        <w:rPr>
          <w:noProof/>
        </w:rPr>
        <w:fldChar w:fldCharType="separate"/>
      </w:r>
      <w:r>
        <w:rPr>
          <w:noProof/>
        </w:rPr>
        <w:t>36</w:t>
      </w:r>
      <w:r>
        <w:rPr>
          <w:noProof/>
        </w:rPr>
        <w:fldChar w:fldCharType="end"/>
      </w:r>
    </w:p>
    <w:p w14:paraId="360990B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3.9.6.</w:t>
      </w:r>
      <w:r>
        <w:rPr>
          <w:noProof/>
        </w:rPr>
        <w:t xml:space="preserve"> Heat Flux</w:t>
      </w:r>
      <w:r>
        <w:rPr>
          <w:noProof/>
        </w:rPr>
        <w:tab/>
      </w:r>
      <w:r>
        <w:rPr>
          <w:noProof/>
        </w:rPr>
        <w:fldChar w:fldCharType="begin"/>
      </w:r>
      <w:r>
        <w:rPr>
          <w:noProof/>
        </w:rPr>
        <w:instrText xml:space="preserve"> PAGEREF _Toc376446987 \h </w:instrText>
      </w:r>
      <w:r>
        <w:rPr>
          <w:noProof/>
        </w:rPr>
      </w:r>
      <w:r>
        <w:rPr>
          <w:noProof/>
        </w:rPr>
        <w:fldChar w:fldCharType="separate"/>
      </w:r>
      <w:r>
        <w:rPr>
          <w:noProof/>
        </w:rPr>
        <w:t>37</w:t>
      </w:r>
      <w:r>
        <w:rPr>
          <w:noProof/>
        </w:rPr>
        <w:fldChar w:fldCharType="end"/>
      </w:r>
    </w:p>
    <w:p w14:paraId="280289B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3.9.7.</w:t>
      </w:r>
      <w:r>
        <w:rPr>
          <w:noProof/>
        </w:rPr>
        <w:t xml:space="preserve"> Convective Heat Flux</w:t>
      </w:r>
      <w:r>
        <w:rPr>
          <w:noProof/>
        </w:rPr>
        <w:tab/>
      </w:r>
      <w:r>
        <w:rPr>
          <w:noProof/>
        </w:rPr>
        <w:fldChar w:fldCharType="begin"/>
      </w:r>
      <w:r>
        <w:rPr>
          <w:noProof/>
        </w:rPr>
        <w:instrText xml:space="preserve"> PAGEREF _Toc376446988 \h </w:instrText>
      </w:r>
      <w:r>
        <w:rPr>
          <w:noProof/>
        </w:rPr>
      </w:r>
      <w:r>
        <w:rPr>
          <w:noProof/>
        </w:rPr>
        <w:fldChar w:fldCharType="separate"/>
      </w:r>
      <w:r>
        <w:rPr>
          <w:noProof/>
        </w:rPr>
        <w:t>37</w:t>
      </w:r>
      <w:r>
        <w:rPr>
          <w:noProof/>
        </w:rPr>
        <w:fldChar w:fldCharType="end"/>
      </w:r>
    </w:p>
    <w:p w14:paraId="0468F56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3.9.8.</w:t>
      </w:r>
      <w:r>
        <w:rPr>
          <w:noProof/>
        </w:rPr>
        <w:t xml:space="preserve"> Body Force</w:t>
      </w:r>
      <w:r>
        <w:rPr>
          <w:noProof/>
        </w:rPr>
        <w:tab/>
      </w:r>
      <w:r>
        <w:rPr>
          <w:noProof/>
        </w:rPr>
        <w:fldChar w:fldCharType="begin"/>
      </w:r>
      <w:r>
        <w:rPr>
          <w:noProof/>
        </w:rPr>
        <w:instrText xml:space="preserve"> PAGEREF _Toc376446989 \h </w:instrText>
      </w:r>
      <w:r>
        <w:rPr>
          <w:noProof/>
        </w:rPr>
      </w:r>
      <w:r>
        <w:rPr>
          <w:noProof/>
        </w:rPr>
        <w:fldChar w:fldCharType="separate"/>
      </w:r>
      <w:r>
        <w:rPr>
          <w:noProof/>
        </w:rPr>
        <w:t>37</w:t>
      </w:r>
      <w:r>
        <w:rPr>
          <w:noProof/>
        </w:rPr>
        <w:fldChar w:fldCharType="end"/>
      </w:r>
    </w:p>
    <w:p w14:paraId="499B9A2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3.9.8.1. Constant Body Force</w:t>
      </w:r>
      <w:r>
        <w:rPr>
          <w:noProof/>
        </w:rPr>
        <w:tab/>
      </w:r>
      <w:r>
        <w:rPr>
          <w:noProof/>
        </w:rPr>
        <w:fldChar w:fldCharType="begin"/>
      </w:r>
      <w:r>
        <w:rPr>
          <w:noProof/>
        </w:rPr>
        <w:instrText xml:space="preserve"> PAGEREF _Toc376446990 \h </w:instrText>
      </w:r>
      <w:r>
        <w:rPr>
          <w:noProof/>
        </w:rPr>
      </w:r>
      <w:r>
        <w:rPr>
          <w:noProof/>
        </w:rPr>
        <w:fldChar w:fldCharType="separate"/>
      </w:r>
      <w:r>
        <w:rPr>
          <w:noProof/>
        </w:rPr>
        <w:t>37</w:t>
      </w:r>
      <w:r>
        <w:rPr>
          <w:noProof/>
        </w:rPr>
        <w:fldChar w:fldCharType="end"/>
      </w:r>
    </w:p>
    <w:p w14:paraId="7174CDC9"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3.9.8.2. Non-Constant Body Force</w:t>
      </w:r>
      <w:r>
        <w:rPr>
          <w:noProof/>
        </w:rPr>
        <w:tab/>
      </w:r>
      <w:r>
        <w:rPr>
          <w:noProof/>
        </w:rPr>
        <w:fldChar w:fldCharType="begin"/>
      </w:r>
      <w:r>
        <w:rPr>
          <w:noProof/>
        </w:rPr>
        <w:instrText xml:space="preserve"> PAGEREF _Toc376446991 \h </w:instrText>
      </w:r>
      <w:r>
        <w:rPr>
          <w:noProof/>
        </w:rPr>
      </w:r>
      <w:r>
        <w:rPr>
          <w:noProof/>
        </w:rPr>
        <w:fldChar w:fldCharType="separate"/>
      </w:r>
      <w:r>
        <w:rPr>
          <w:noProof/>
        </w:rPr>
        <w:t>38</w:t>
      </w:r>
      <w:r>
        <w:rPr>
          <w:noProof/>
        </w:rPr>
        <w:fldChar w:fldCharType="end"/>
      </w:r>
    </w:p>
    <w:p w14:paraId="29078425"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3.9.8.3. Centrifugal Force</w:t>
      </w:r>
      <w:r>
        <w:rPr>
          <w:noProof/>
        </w:rPr>
        <w:tab/>
      </w:r>
      <w:r>
        <w:rPr>
          <w:noProof/>
        </w:rPr>
        <w:fldChar w:fldCharType="begin"/>
      </w:r>
      <w:r>
        <w:rPr>
          <w:noProof/>
        </w:rPr>
        <w:instrText xml:space="preserve"> PAGEREF _Toc376446992 \h </w:instrText>
      </w:r>
      <w:r>
        <w:rPr>
          <w:noProof/>
        </w:rPr>
      </w:r>
      <w:r>
        <w:rPr>
          <w:noProof/>
        </w:rPr>
        <w:fldChar w:fldCharType="separate"/>
      </w:r>
      <w:r>
        <w:rPr>
          <w:noProof/>
        </w:rPr>
        <w:t>38</w:t>
      </w:r>
      <w:r>
        <w:rPr>
          <w:noProof/>
        </w:rPr>
        <w:fldChar w:fldCharType="end"/>
      </w:r>
    </w:p>
    <w:p w14:paraId="2065371E"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_Toc376446993 \h </w:instrText>
      </w:r>
      <w:r>
        <w:rPr>
          <w:noProof/>
        </w:rPr>
      </w:r>
      <w:r>
        <w:rPr>
          <w:noProof/>
        </w:rPr>
        <w:fldChar w:fldCharType="separate"/>
      </w:r>
      <w:r>
        <w:rPr>
          <w:noProof/>
        </w:rPr>
        <w:t>39</w:t>
      </w:r>
      <w:r>
        <w:rPr>
          <w:noProof/>
        </w:rPr>
        <w:fldChar w:fldCharType="end"/>
      </w:r>
    </w:p>
    <w:p w14:paraId="66002BC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3.10.1.</w:t>
      </w:r>
      <w:r>
        <w:rPr>
          <w:noProof/>
        </w:rPr>
        <w:t xml:space="preserve"> Sliding Interfaces</w:t>
      </w:r>
      <w:r>
        <w:rPr>
          <w:noProof/>
        </w:rPr>
        <w:tab/>
      </w:r>
      <w:r>
        <w:rPr>
          <w:noProof/>
        </w:rPr>
        <w:fldChar w:fldCharType="begin"/>
      </w:r>
      <w:r>
        <w:rPr>
          <w:noProof/>
        </w:rPr>
        <w:instrText xml:space="preserve"> PAGEREF _Toc376446994 \h </w:instrText>
      </w:r>
      <w:r>
        <w:rPr>
          <w:noProof/>
        </w:rPr>
      </w:r>
      <w:r>
        <w:rPr>
          <w:noProof/>
        </w:rPr>
        <w:fldChar w:fldCharType="separate"/>
      </w:r>
      <w:r>
        <w:rPr>
          <w:noProof/>
        </w:rPr>
        <w:t>39</w:t>
      </w:r>
      <w:r>
        <w:rPr>
          <w:noProof/>
        </w:rPr>
        <w:fldChar w:fldCharType="end"/>
      </w:r>
    </w:p>
    <w:p w14:paraId="2F9D304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3.10.2.</w:t>
      </w:r>
      <w:r>
        <w:rPr>
          <w:noProof/>
        </w:rPr>
        <w:t xml:space="preserve"> Biphasic Contact</w:t>
      </w:r>
      <w:r>
        <w:rPr>
          <w:noProof/>
        </w:rPr>
        <w:tab/>
      </w:r>
      <w:r>
        <w:rPr>
          <w:noProof/>
        </w:rPr>
        <w:fldChar w:fldCharType="begin"/>
      </w:r>
      <w:r>
        <w:rPr>
          <w:noProof/>
        </w:rPr>
        <w:instrText xml:space="preserve"> PAGEREF _Toc376446995 \h </w:instrText>
      </w:r>
      <w:r>
        <w:rPr>
          <w:noProof/>
        </w:rPr>
      </w:r>
      <w:r>
        <w:rPr>
          <w:noProof/>
        </w:rPr>
        <w:fldChar w:fldCharType="separate"/>
      </w:r>
      <w:r>
        <w:rPr>
          <w:noProof/>
        </w:rPr>
        <w:t>44</w:t>
      </w:r>
      <w:r>
        <w:rPr>
          <w:noProof/>
        </w:rPr>
        <w:fldChar w:fldCharType="end"/>
      </w:r>
    </w:p>
    <w:p w14:paraId="3C515D8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3.10.3.</w:t>
      </w:r>
      <w:r>
        <w:rPr>
          <w:noProof/>
        </w:rPr>
        <w:t xml:space="preserve"> Biphasic-Solute Contact</w:t>
      </w:r>
      <w:r>
        <w:rPr>
          <w:noProof/>
        </w:rPr>
        <w:tab/>
      </w:r>
      <w:r>
        <w:rPr>
          <w:noProof/>
        </w:rPr>
        <w:fldChar w:fldCharType="begin"/>
      </w:r>
      <w:r>
        <w:rPr>
          <w:noProof/>
        </w:rPr>
        <w:instrText xml:space="preserve"> PAGEREF _Toc376446996 \h </w:instrText>
      </w:r>
      <w:r>
        <w:rPr>
          <w:noProof/>
        </w:rPr>
      </w:r>
      <w:r>
        <w:rPr>
          <w:noProof/>
        </w:rPr>
        <w:fldChar w:fldCharType="separate"/>
      </w:r>
      <w:r>
        <w:rPr>
          <w:noProof/>
        </w:rPr>
        <w:t>45</w:t>
      </w:r>
      <w:r>
        <w:rPr>
          <w:noProof/>
        </w:rPr>
        <w:fldChar w:fldCharType="end"/>
      </w:r>
    </w:p>
    <w:p w14:paraId="187E8A3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3.10.4.</w:t>
      </w:r>
      <w:r>
        <w:rPr>
          <w:noProof/>
        </w:rPr>
        <w:t xml:space="preserve"> Rigid Wall Interfaces</w:t>
      </w:r>
      <w:r>
        <w:rPr>
          <w:noProof/>
        </w:rPr>
        <w:tab/>
      </w:r>
      <w:r>
        <w:rPr>
          <w:noProof/>
        </w:rPr>
        <w:fldChar w:fldCharType="begin"/>
      </w:r>
      <w:r>
        <w:rPr>
          <w:noProof/>
        </w:rPr>
        <w:instrText xml:space="preserve"> PAGEREF _Toc376446997 \h </w:instrText>
      </w:r>
      <w:r>
        <w:rPr>
          <w:noProof/>
        </w:rPr>
      </w:r>
      <w:r>
        <w:rPr>
          <w:noProof/>
        </w:rPr>
        <w:fldChar w:fldCharType="separate"/>
      </w:r>
      <w:r>
        <w:rPr>
          <w:noProof/>
        </w:rPr>
        <w:t>46</w:t>
      </w:r>
      <w:r>
        <w:rPr>
          <w:noProof/>
        </w:rPr>
        <w:fldChar w:fldCharType="end"/>
      </w:r>
    </w:p>
    <w:p w14:paraId="49894F53"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3.10.5.</w:t>
      </w:r>
      <w:r>
        <w:rPr>
          <w:noProof/>
        </w:rPr>
        <w:t xml:space="preserve"> Tied Interfaces</w:t>
      </w:r>
      <w:r>
        <w:rPr>
          <w:noProof/>
        </w:rPr>
        <w:tab/>
      </w:r>
      <w:r>
        <w:rPr>
          <w:noProof/>
        </w:rPr>
        <w:fldChar w:fldCharType="begin"/>
      </w:r>
      <w:r>
        <w:rPr>
          <w:noProof/>
        </w:rPr>
        <w:instrText xml:space="preserve"> PAGEREF _Toc376446998 \h </w:instrText>
      </w:r>
      <w:r>
        <w:rPr>
          <w:noProof/>
        </w:rPr>
      </w:r>
      <w:r>
        <w:rPr>
          <w:noProof/>
        </w:rPr>
        <w:fldChar w:fldCharType="separate"/>
      </w:r>
      <w:r>
        <w:rPr>
          <w:noProof/>
        </w:rPr>
        <w:t>47</w:t>
      </w:r>
      <w:r>
        <w:rPr>
          <w:noProof/>
        </w:rPr>
        <w:fldChar w:fldCharType="end"/>
      </w:r>
    </w:p>
    <w:p w14:paraId="33B4F9D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3.10.6.</w:t>
      </w:r>
      <w:r>
        <w:rPr>
          <w:noProof/>
        </w:rPr>
        <w:t xml:space="preserve"> Tied Biphasic Interfaces</w:t>
      </w:r>
      <w:r>
        <w:rPr>
          <w:noProof/>
        </w:rPr>
        <w:tab/>
      </w:r>
      <w:r>
        <w:rPr>
          <w:noProof/>
        </w:rPr>
        <w:fldChar w:fldCharType="begin"/>
      </w:r>
      <w:r>
        <w:rPr>
          <w:noProof/>
        </w:rPr>
        <w:instrText xml:space="preserve"> PAGEREF _Toc376446999 \h </w:instrText>
      </w:r>
      <w:r>
        <w:rPr>
          <w:noProof/>
        </w:rPr>
      </w:r>
      <w:r>
        <w:rPr>
          <w:noProof/>
        </w:rPr>
        <w:fldChar w:fldCharType="separate"/>
      </w:r>
      <w:r>
        <w:rPr>
          <w:noProof/>
        </w:rPr>
        <w:t>47</w:t>
      </w:r>
      <w:r>
        <w:rPr>
          <w:noProof/>
        </w:rPr>
        <w:fldChar w:fldCharType="end"/>
      </w:r>
    </w:p>
    <w:p w14:paraId="40E1B36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3.10.7.</w:t>
      </w:r>
      <w:r>
        <w:rPr>
          <w:noProof/>
        </w:rPr>
        <w:t xml:space="preserve"> Rigid Interfaces</w:t>
      </w:r>
      <w:r>
        <w:rPr>
          <w:noProof/>
        </w:rPr>
        <w:tab/>
      </w:r>
      <w:r>
        <w:rPr>
          <w:noProof/>
        </w:rPr>
        <w:fldChar w:fldCharType="begin"/>
      </w:r>
      <w:r>
        <w:rPr>
          <w:noProof/>
        </w:rPr>
        <w:instrText xml:space="preserve"> PAGEREF _Toc376447000 \h </w:instrText>
      </w:r>
      <w:r>
        <w:rPr>
          <w:noProof/>
        </w:rPr>
      </w:r>
      <w:r>
        <w:rPr>
          <w:noProof/>
        </w:rPr>
        <w:fldChar w:fldCharType="separate"/>
      </w:r>
      <w:r>
        <w:rPr>
          <w:noProof/>
        </w:rPr>
        <w:t>48</w:t>
      </w:r>
      <w:r>
        <w:rPr>
          <w:noProof/>
        </w:rPr>
        <w:fldChar w:fldCharType="end"/>
      </w:r>
    </w:p>
    <w:p w14:paraId="2DAB56E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3.10.8.</w:t>
      </w:r>
      <w:r>
        <w:rPr>
          <w:noProof/>
        </w:rPr>
        <w:t xml:space="preserve"> Rigid Joints</w:t>
      </w:r>
      <w:r>
        <w:rPr>
          <w:noProof/>
        </w:rPr>
        <w:tab/>
      </w:r>
      <w:r>
        <w:rPr>
          <w:noProof/>
        </w:rPr>
        <w:fldChar w:fldCharType="begin"/>
      </w:r>
      <w:r>
        <w:rPr>
          <w:noProof/>
        </w:rPr>
        <w:instrText xml:space="preserve"> PAGEREF _Toc376447001 \h </w:instrText>
      </w:r>
      <w:r>
        <w:rPr>
          <w:noProof/>
        </w:rPr>
      </w:r>
      <w:r>
        <w:rPr>
          <w:noProof/>
        </w:rPr>
        <w:fldChar w:fldCharType="separate"/>
      </w:r>
      <w:r>
        <w:rPr>
          <w:noProof/>
        </w:rPr>
        <w:t>48</w:t>
      </w:r>
      <w:r>
        <w:rPr>
          <w:noProof/>
        </w:rPr>
        <w:fldChar w:fldCharType="end"/>
      </w:r>
    </w:p>
    <w:p w14:paraId="2131740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3.10.9.</w:t>
      </w:r>
      <w:r>
        <w:rPr>
          <w:noProof/>
        </w:rPr>
        <w:t xml:space="preserve"> Spring Section</w:t>
      </w:r>
      <w:r>
        <w:rPr>
          <w:noProof/>
        </w:rPr>
        <w:tab/>
      </w:r>
      <w:r>
        <w:rPr>
          <w:noProof/>
        </w:rPr>
        <w:fldChar w:fldCharType="begin"/>
      </w:r>
      <w:r>
        <w:rPr>
          <w:noProof/>
        </w:rPr>
        <w:instrText xml:space="preserve"> PAGEREF _Toc376447002 \h </w:instrText>
      </w:r>
      <w:r>
        <w:rPr>
          <w:noProof/>
        </w:rPr>
      </w:r>
      <w:r>
        <w:rPr>
          <w:noProof/>
        </w:rPr>
        <w:fldChar w:fldCharType="separate"/>
      </w:r>
      <w:r>
        <w:rPr>
          <w:noProof/>
        </w:rPr>
        <w:t>48</w:t>
      </w:r>
      <w:r>
        <w:rPr>
          <w:noProof/>
        </w:rPr>
        <w:fldChar w:fldCharType="end"/>
      </w:r>
    </w:p>
    <w:p w14:paraId="013DB692"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_Toc376447003 \h </w:instrText>
      </w:r>
      <w:r>
        <w:rPr>
          <w:noProof/>
        </w:rPr>
      </w:r>
      <w:r>
        <w:rPr>
          <w:noProof/>
        </w:rPr>
        <w:fldChar w:fldCharType="separate"/>
      </w:r>
      <w:r>
        <w:rPr>
          <w:noProof/>
        </w:rPr>
        <w:t>50</w:t>
      </w:r>
      <w:r>
        <w:rPr>
          <w:noProof/>
        </w:rPr>
        <w:fldChar w:fldCharType="end"/>
      </w:r>
    </w:p>
    <w:p w14:paraId="3791BA1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3.11.1.</w:t>
      </w:r>
      <w:r>
        <w:rPr>
          <w:noProof/>
        </w:rPr>
        <w:t xml:space="preserve"> Rigid Body Constraints</w:t>
      </w:r>
      <w:r>
        <w:rPr>
          <w:noProof/>
        </w:rPr>
        <w:tab/>
      </w:r>
      <w:r>
        <w:rPr>
          <w:noProof/>
        </w:rPr>
        <w:fldChar w:fldCharType="begin"/>
      </w:r>
      <w:r>
        <w:rPr>
          <w:noProof/>
        </w:rPr>
        <w:instrText xml:space="preserve"> PAGEREF _Toc376447004 \h </w:instrText>
      </w:r>
      <w:r>
        <w:rPr>
          <w:noProof/>
        </w:rPr>
      </w:r>
      <w:r>
        <w:rPr>
          <w:noProof/>
        </w:rPr>
        <w:fldChar w:fldCharType="separate"/>
      </w:r>
      <w:r>
        <w:rPr>
          <w:noProof/>
        </w:rPr>
        <w:t>50</w:t>
      </w:r>
      <w:r>
        <w:rPr>
          <w:noProof/>
        </w:rPr>
        <w:fldChar w:fldCharType="end"/>
      </w:r>
    </w:p>
    <w:p w14:paraId="6C9C9690"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_Toc376447005 \h </w:instrText>
      </w:r>
      <w:r>
        <w:rPr>
          <w:noProof/>
        </w:rPr>
      </w:r>
      <w:r>
        <w:rPr>
          <w:noProof/>
        </w:rPr>
        <w:fldChar w:fldCharType="separate"/>
      </w:r>
      <w:r>
        <w:rPr>
          <w:noProof/>
        </w:rPr>
        <w:t>52</w:t>
      </w:r>
      <w:r>
        <w:rPr>
          <w:noProof/>
        </w:rPr>
        <w:fldChar w:fldCharType="end"/>
      </w:r>
    </w:p>
    <w:p w14:paraId="4E48FCEF"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3.12.1.</w:t>
      </w:r>
      <w:r>
        <w:rPr>
          <w:noProof/>
        </w:rPr>
        <w:t xml:space="preserve"> Constants</w:t>
      </w:r>
      <w:r>
        <w:rPr>
          <w:noProof/>
        </w:rPr>
        <w:tab/>
      </w:r>
      <w:r>
        <w:rPr>
          <w:noProof/>
        </w:rPr>
        <w:fldChar w:fldCharType="begin"/>
      </w:r>
      <w:r>
        <w:rPr>
          <w:noProof/>
        </w:rPr>
        <w:instrText xml:space="preserve"> PAGEREF _Toc376447006 \h </w:instrText>
      </w:r>
      <w:r>
        <w:rPr>
          <w:noProof/>
        </w:rPr>
      </w:r>
      <w:r>
        <w:rPr>
          <w:noProof/>
        </w:rPr>
        <w:fldChar w:fldCharType="separate"/>
      </w:r>
      <w:r>
        <w:rPr>
          <w:noProof/>
        </w:rPr>
        <w:t>52</w:t>
      </w:r>
      <w:r>
        <w:rPr>
          <w:noProof/>
        </w:rPr>
        <w:fldChar w:fldCharType="end"/>
      </w:r>
    </w:p>
    <w:p w14:paraId="611C48F2"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3.12.2.</w:t>
      </w:r>
      <w:r>
        <w:rPr>
          <w:noProof/>
        </w:rPr>
        <w:t xml:space="preserve"> Solutes</w:t>
      </w:r>
      <w:r>
        <w:rPr>
          <w:noProof/>
        </w:rPr>
        <w:tab/>
      </w:r>
      <w:r>
        <w:rPr>
          <w:noProof/>
        </w:rPr>
        <w:fldChar w:fldCharType="begin"/>
      </w:r>
      <w:r>
        <w:rPr>
          <w:noProof/>
        </w:rPr>
        <w:instrText xml:space="preserve"> PAGEREF _Toc376447007 \h </w:instrText>
      </w:r>
      <w:r>
        <w:rPr>
          <w:noProof/>
        </w:rPr>
      </w:r>
      <w:r>
        <w:rPr>
          <w:noProof/>
        </w:rPr>
        <w:fldChar w:fldCharType="separate"/>
      </w:r>
      <w:r>
        <w:rPr>
          <w:noProof/>
        </w:rPr>
        <w:t>52</w:t>
      </w:r>
      <w:r>
        <w:rPr>
          <w:noProof/>
        </w:rPr>
        <w:fldChar w:fldCharType="end"/>
      </w:r>
    </w:p>
    <w:p w14:paraId="152749E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3.12.3.</w:t>
      </w:r>
      <w:r>
        <w:rPr>
          <w:noProof/>
        </w:rPr>
        <w:t xml:space="preserve"> Solid-Bound Molecules</w:t>
      </w:r>
      <w:r>
        <w:rPr>
          <w:noProof/>
        </w:rPr>
        <w:tab/>
      </w:r>
      <w:r>
        <w:rPr>
          <w:noProof/>
        </w:rPr>
        <w:fldChar w:fldCharType="begin"/>
      </w:r>
      <w:r>
        <w:rPr>
          <w:noProof/>
        </w:rPr>
        <w:instrText xml:space="preserve"> PAGEREF _Toc376447008 \h </w:instrText>
      </w:r>
      <w:r>
        <w:rPr>
          <w:noProof/>
        </w:rPr>
      </w:r>
      <w:r>
        <w:rPr>
          <w:noProof/>
        </w:rPr>
        <w:fldChar w:fldCharType="separate"/>
      </w:r>
      <w:r>
        <w:rPr>
          <w:noProof/>
        </w:rPr>
        <w:t>53</w:t>
      </w:r>
      <w:r>
        <w:rPr>
          <w:noProof/>
        </w:rPr>
        <w:fldChar w:fldCharType="end"/>
      </w:r>
    </w:p>
    <w:p w14:paraId="1F49E7AD"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_Toc376447009 \h </w:instrText>
      </w:r>
      <w:r>
        <w:rPr>
          <w:noProof/>
        </w:rPr>
      </w:r>
      <w:r>
        <w:rPr>
          <w:noProof/>
        </w:rPr>
        <w:fldChar w:fldCharType="separate"/>
      </w:r>
      <w:r>
        <w:rPr>
          <w:noProof/>
        </w:rPr>
        <w:t>54</w:t>
      </w:r>
      <w:r>
        <w:rPr>
          <w:noProof/>
        </w:rPr>
        <w:fldChar w:fldCharType="end"/>
      </w:r>
    </w:p>
    <w:p w14:paraId="71498E65"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_Toc376447010 \h </w:instrText>
      </w:r>
      <w:r>
        <w:rPr>
          <w:noProof/>
        </w:rPr>
      </w:r>
      <w:r>
        <w:rPr>
          <w:noProof/>
        </w:rPr>
        <w:fldChar w:fldCharType="separate"/>
      </w:r>
      <w:r>
        <w:rPr>
          <w:noProof/>
        </w:rPr>
        <w:t>56</w:t>
      </w:r>
      <w:r>
        <w:rPr>
          <w:noProof/>
        </w:rPr>
        <w:fldChar w:fldCharType="end"/>
      </w:r>
    </w:p>
    <w:p w14:paraId="2DE89B8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3.14.1.</w:t>
      </w:r>
      <w:r>
        <w:rPr>
          <w:noProof/>
        </w:rPr>
        <w:t xml:space="preserve"> Logfile</w:t>
      </w:r>
      <w:r>
        <w:rPr>
          <w:noProof/>
        </w:rPr>
        <w:tab/>
      </w:r>
      <w:r>
        <w:rPr>
          <w:noProof/>
        </w:rPr>
        <w:fldChar w:fldCharType="begin"/>
      </w:r>
      <w:r>
        <w:rPr>
          <w:noProof/>
        </w:rPr>
        <w:instrText xml:space="preserve"> PAGEREF _Toc376447011 \h </w:instrText>
      </w:r>
      <w:r>
        <w:rPr>
          <w:noProof/>
        </w:rPr>
      </w:r>
      <w:r>
        <w:rPr>
          <w:noProof/>
        </w:rPr>
        <w:fldChar w:fldCharType="separate"/>
      </w:r>
      <w:r>
        <w:rPr>
          <w:noProof/>
        </w:rPr>
        <w:t>56</w:t>
      </w:r>
      <w:r>
        <w:rPr>
          <w:noProof/>
        </w:rPr>
        <w:fldChar w:fldCharType="end"/>
      </w:r>
    </w:p>
    <w:p w14:paraId="4FA32DA2"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_Toc376447012 \h </w:instrText>
      </w:r>
      <w:r>
        <w:rPr>
          <w:noProof/>
        </w:rPr>
      </w:r>
      <w:r>
        <w:rPr>
          <w:noProof/>
        </w:rPr>
        <w:fldChar w:fldCharType="separate"/>
      </w:r>
      <w:r>
        <w:rPr>
          <w:noProof/>
        </w:rPr>
        <w:t>58</w:t>
      </w:r>
      <w:r>
        <w:rPr>
          <w:noProof/>
        </w:rPr>
        <w:fldChar w:fldCharType="end"/>
      </w:r>
    </w:p>
    <w:p w14:paraId="421A846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_Toc376447013 \h </w:instrText>
      </w:r>
      <w:r>
        <w:rPr>
          <w:noProof/>
        </w:rPr>
      </w:r>
      <w:r>
        <w:rPr>
          <w:noProof/>
        </w:rPr>
        <w:fldChar w:fldCharType="separate"/>
      </w:r>
      <w:r>
        <w:rPr>
          <w:noProof/>
        </w:rPr>
        <w:t>59</w:t>
      </w:r>
      <w:r>
        <w:rPr>
          <w:noProof/>
        </w:rPr>
        <w:fldChar w:fldCharType="end"/>
      </w:r>
    </w:p>
    <w:p w14:paraId="0E565A7B"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_Toc376447014 \h </w:instrText>
      </w:r>
      <w:r>
        <w:rPr>
          <w:noProof/>
        </w:rPr>
      </w:r>
      <w:r>
        <w:rPr>
          <w:noProof/>
        </w:rPr>
        <w:fldChar w:fldCharType="separate"/>
      </w:r>
      <w:r>
        <w:rPr>
          <w:noProof/>
        </w:rPr>
        <w:t>60</w:t>
      </w:r>
      <w:r>
        <w:rPr>
          <w:noProof/>
        </w:rPr>
        <w:fldChar w:fldCharType="end"/>
      </w:r>
    </w:p>
    <w:p w14:paraId="21D9EC3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3.14.2.</w:t>
      </w:r>
      <w:r>
        <w:rPr>
          <w:noProof/>
        </w:rPr>
        <w:t xml:space="preserve"> Plotfile</w:t>
      </w:r>
      <w:r>
        <w:rPr>
          <w:noProof/>
        </w:rPr>
        <w:tab/>
      </w:r>
      <w:r>
        <w:rPr>
          <w:noProof/>
        </w:rPr>
        <w:fldChar w:fldCharType="begin"/>
      </w:r>
      <w:r>
        <w:rPr>
          <w:noProof/>
        </w:rPr>
        <w:instrText xml:space="preserve"> PAGEREF _Toc376447015 \h </w:instrText>
      </w:r>
      <w:r>
        <w:rPr>
          <w:noProof/>
        </w:rPr>
      </w:r>
      <w:r>
        <w:rPr>
          <w:noProof/>
        </w:rPr>
        <w:fldChar w:fldCharType="separate"/>
      </w:r>
      <w:r>
        <w:rPr>
          <w:noProof/>
        </w:rPr>
        <w:t>61</w:t>
      </w:r>
      <w:r>
        <w:rPr>
          <w:noProof/>
        </w:rPr>
        <w:fldChar w:fldCharType="end"/>
      </w:r>
    </w:p>
    <w:p w14:paraId="4047B10E"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4</w:t>
      </w:r>
      <w:r>
        <w:rPr>
          <w:noProof/>
        </w:rPr>
        <w:t xml:space="preserve"> Materials</w:t>
      </w:r>
      <w:r>
        <w:rPr>
          <w:noProof/>
        </w:rPr>
        <w:tab/>
      </w:r>
      <w:r>
        <w:rPr>
          <w:noProof/>
        </w:rPr>
        <w:fldChar w:fldCharType="begin"/>
      </w:r>
      <w:r>
        <w:rPr>
          <w:noProof/>
        </w:rPr>
        <w:instrText xml:space="preserve"> PAGEREF _Toc376447016 \h </w:instrText>
      </w:r>
      <w:r>
        <w:rPr>
          <w:noProof/>
        </w:rPr>
      </w:r>
      <w:r>
        <w:rPr>
          <w:noProof/>
        </w:rPr>
        <w:fldChar w:fldCharType="separate"/>
      </w:r>
      <w:r>
        <w:rPr>
          <w:noProof/>
        </w:rPr>
        <w:t>63</w:t>
      </w:r>
      <w:r>
        <w:rPr>
          <w:noProof/>
        </w:rPr>
        <w:fldChar w:fldCharType="end"/>
      </w:r>
    </w:p>
    <w:p w14:paraId="19602CF9"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_Toc376447017 \h </w:instrText>
      </w:r>
      <w:r>
        <w:rPr>
          <w:noProof/>
        </w:rPr>
      </w:r>
      <w:r>
        <w:rPr>
          <w:noProof/>
        </w:rPr>
        <w:fldChar w:fldCharType="separate"/>
      </w:r>
      <w:r>
        <w:rPr>
          <w:noProof/>
        </w:rPr>
        <w:t>63</w:t>
      </w:r>
      <w:r>
        <w:rPr>
          <w:noProof/>
        </w:rPr>
        <w:fldChar w:fldCharType="end"/>
      </w:r>
    </w:p>
    <w:p w14:paraId="19A9F97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4.1.1.</w:t>
      </w:r>
      <w:r>
        <w:rPr>
          <w:noProof/>
        </w:rPr>
        <w:t xml:space="preserve"> Specifying Fiber Orientation</w:t>
      </w:r>
      <w:r>
        <w:rPr>
          <w:noProof/>
        </w:rPr>
        <w:tab/>
      </w:r>
      <w:r>
        <w:rPr>
          <w:noProof/>
        </w:rPr>
        <w:fldChar w:fldCharType="begin"/>
      </w:r>
      <w:r>
        <w:rPr>
          <w:noProof/>
        </w:rPr>
        <w:instrText xml:space="preserve"> PAGEREF _Toc376447018 \h </w:instrText>
      </w:r>
      <w:r>
        <w:rPr>
          <w:noProof/>
        </w:rPr>
      </w:r>
      <w:r>
        <w:rPr>
          <w:noProof/>
        </w:rPr>
        <w:fldChar w:fldCharType="separate"/>
      </w:r>
      <w:r>
        <w:rPr>
          <w:noProof/>
        </w:rPr>
        <w:t>63</w:t>
      </w:r>
      <w:r>
        <w:rPr>
          <w:noProof/>
        </w:rPr>
        <w:fldChar w:fldCharType="end"/>
      </w:r>
    </w:p>
    <w:p w14:paraId="28D5109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_Toc376447019 \h </w:instrText>
      </w:r>
      <w:r>
        <w:rPr>
          <w:noProof/>
        </w:rPr>
      </w:r>
      <w:r>
        <w:rPr>
          <w:noProof/>
        </w:rPr>
        <w:fldChar w:fldCharType="separate"/>
      </w:r>
      <w:r>
        <w:rPr>
          <w:noProof/>
        </w:rPr>
        <w:t>63</w:t>
      </w:r>
      <w:r>
        <w:rPr>
          <w:noProof/>
        </w:rPr>
        <w:fldChar w:fldCharType="end"/>
      </w:r>
    </w:p>
    <w:p w14:paraId="10EB5FE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_Toc376447020 \h </w:instrText>
      </w:r>
      <w:r>
        <w:rPr>
          <w:noProof/>
        </w:rPr>
      </w:r>
      <w:r>
        <w:rPr>
          <w:noProof/>
        </w:rPr>
        <w:fldChar w:fldCharType="separate"/>
      </w:r>
      <w:r>
        <w:rPr>
          <w:noProof/>
        </w:rPr>
        <w:t>65</w:t>
      </w:r>
      <w:r>
        <w:rPr>
          <w:noProof/>
        </w:rPr>
        <w:fldChar w:fldCharType="end"/>
      </w:r>
    </w:p>
    <w:p w14:paraId="30CC01D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4.1.2.</w:t>
      </w:r>
      <w:r>
        <w:rPr>
          <w:noProof/>
        </w:rPr>
        <w:t xml:space="preserve"> Uncoupled Materials</w:t>
      </w:r>
      <w:r>
        <w:rPr>
          <w:noProof/>
        </w:rPr>
        <w:tab/>
      </w:r>
      <w:r>
        <w:rPr>
          <w:noProof/>
        </w:rPr>
        <w:fldChar w:fldCharType="begin"/>
      </w:r>
      <w:r>
        <w:rPr>
          <w:noProof/>
        </w:rPr>
        <w:instrText xml:space="preserve"> PAGEREF _Toc376447021 \h </w:instrText>
      </w:r>
      <w:r>
        <w:rPr>
          <w:noProof/>
        </w:rPr>
      </w:r>
      <w:r>
        <w:rPr>
          <w:noProof/>
        </w:rPr>
        <w:fldChar w:fldCharType="separate"/>
      </w:r>
      <w:r>
        <w:rPr>
          <w:noProof/>
        </w:rPr>
        <w:t>67</w:t>
      </w:r>
      <w:r>
        <w:rPr>
          <w:noProof/>
        </w:rPr>
        <w:fldChar w:fldCharType="end"/>
      </w:r>
    </w:p>
    <w:p w14:paraId="1D6F1016"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_Toc376447022 \h </w:instrText>
      </w:r>
      <w:r>
        <w:rPr>
          <w:noProof/>
        </w:rPr>
      </w:r>
      <w:r>
        <w:rPr>
          <w:noProof/>
        </w:rPr>
        <w:fldChar w:fldCharType="separate"/>
      </w:r>
      <w:r>
        <w:rPr>
          <w:noProof/>
        </w:rPr>
        <w:t>69</w:t>
      </w:r>
      <w:r>
        <w:rPr>
          <w:noProof/>
        </w:rPr>
        <w:fldChar w:fldCharType="end"/>
      </w:r>
    </w:p>
    <w:p w14:paraId="48C8EF50"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_Toc376447023 \h </w:instrText>
      </w:r>
      <w:r>
        <w:rPr>
          <w:noProof/>
        </w:rPr>
      </w:r>
      <w:r>
        <w:rPr>
          <w:noProof/>
        </w:rPr>
        <w:fldChar w:fldCharType="separate"/>
      </w:r>
      <w:r>
        <w:rPr>
          <w:noProof/>
        </w:rPr>
        <w:t>70</w:t>
      </w:r>
      <w:r>
        <w:rPr>
          <w:noProof/>
        </w:rPr>
        <w:fldChar w:fldCharType="end"/>
      </w:r>
    </w:p>
    <w:p w14:paraId="5F91A94D"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_Toc376447024 \h </w:instrText>
      </w:r>
      <w:r>
        <w:rPr>
          <w:noProof/>
        </w:rPr>
      </w:r>
      <w:r>
        <w:rPr>
          <w:noProof/>
        </w:rPr>
        <w:fldChar w:fldCharType="separate"/>
      </w:r>
      <w:r>
        <w:rPr>
          <w:noProof/>
        </w:rPr>
        <w:t>71</w:t>
      </w:r>
      <w:r>
        <w:rPr>
          <w:noProof/>
        </w:rPr>
        <w:fldChar w:fldCharType="end"/>
      </w:r>
    </w:p>
    <w:p w14:paraId="7218D59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_Toc376447025 \h </w:instrText>
      </w:r>
      <w:r>
        <w:rPr>
          <w:noProof/>
        </w:rPr>
      </w:r>
      <w:r>
        <w:rPr>
          <w:noProof/>
        </w:rPr>
        <w:fldChar w:fldCharType="separate"/>
      </w:r>
      <w:r>
        <w:rPr>
          <w:noProof/>
        </w:rPr>
        <w:t>72</w:t>
      </w:r>
      <w:r>
        <w:rPr>
          <w:noProof/>
        </w:rPr>
        <w:fldChar w:fldCharType="end"/>
      </w:r>
    </w:p>
    <w:p w14:paraId="3DC82F1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_Toc376447026 \h </w:instrText>
      </w:r>
      <w:r>
        <w:rPr>
          <w:noProof/>
        </w:rPr>
      </w:r>
      <w:r>
        <w:rPr>
          <w:noProof/>
        </w:rPr>
        <w:fldChar w:fldCharType="separate"/>
      </w:r>
      <w:r>
        <w:rPr>
          <w:noProof/>
        </w:rPr>
        <w:t>73</w:t>
      </w:r>
      <w:r>
        <w:rPr>
          <w:noProof/>
        </w:rPr>
        <w:fldChar w:fldCharType="end"/>
      </w:r>
    </w:p>
    <w:p w14:paraId="43C4839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_Toc376447027 \h </w:instrText>
      </w:r>
      <w:r>
        <w:rPr>
          <w:noProof/>
        </w:rPr>
      </w:r>
      <w:r>
        <w:rPr>
          <w:noProof/>
        </w:rPr>
        <w:fldChar w:fldCharType="separate"/>
      </w:r>
      <w:r>
        <w:rPr>
          <w:noProof/>
        </w:rPr>
        <w:t>75</w:t>
      </w:r>
      <w:r>
        <w:rPr>
          <w:noProof/>
        </w:rPr>
        <w:fldChar w:fldCharType="end"/>
      </w:r>
    </w:p>
    <w:p w14:paraId="64F81A34"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_Toc376447028 \h </w:instrText>
      </w:r>
      <w:r>
        <w:rPr>
          <w:noProof/>
        </w:rPr>
      </w:r>
      <w:r>
        <w:rPr>
          <w:noProof/>
        </w:rPr>
        <w:fldChar w:fldCharType="separate"/>
      </w:r>
      <w:r>
        <w:rPr>
          <w:noProof/>
        </w:rPr>
        <w:t>76</w:t>
      </w:r>
      <w:r>
        <w:rPr>
          <w:noProof/>
        </w:rPr>
        <w:fldChar w:fldCharType="end"/>
      </w:r>
    </w:p>
    <w:p w14:paraId="1D123680"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_Toc376447029 \h </w:instrText>
      </w:r>
      <w:r>
        <w:rPr>
          <w:noProof/>
        </w:rPr>
      </w:r>
      <w:r>
        <w:rPr>
          <w:noProof/>
        </w:rPr>
        <w:fldChar w:fldCharType="separate"/>
      </w:r>
      <w:r>
        <w:rPr>
          <w:noProof/>
        </w:rPr>
        <w:t>77</w:t>
      </w:r>
      <w:r>
        <w:rPr>
          <w:noProof/>
        </w:rPr>
        <w:fldChar w:fldCharType="end"/>
      </w:r>
    </w:p>
    <w:p w14:paraId="5EC19EC5"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_Toc376447030 \h </w:instrText>
      </w:r>
      <w:r>
        <w:rPr>
          <w:noProof/>
        </w:rPr>
      </w:r>
      <w:r>
        <w:rPr>
          <w:noProof/>
        </w:rPr>
        <w:fldChar w:fldCharType="separate"/>
      </w:r>
      <w:r>
        <w:rPr>
          <w:noProof/>
        </w:rPr>
        <w:t>79</w:t>
      </w:r>
      <w:r>
        <w:rPr>
          <w:noProof/>
        </w:rPr>
        <w:fldChar w:fldCharType="end"/>
      </w:r>
    </w:p>
    <w:p w14:paraId="44F4D65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_Toc376447031 \h </w:instrText>
      </w:r>
      <w:r>
        <w:rPr>
          <w:noProof/>
        </w:rPr>
      </w:r>
      <w:r>
        <w:rPr>
          <w:noProof/>
        </w:rPr>
        <w:fldChar w:fldCharType="separate"/>
      </w:r>
      <w:r>
        <w:rPr>
          <w:noProof/>
        </w:rPr>
        <w:t>80</w:t>
      </w:r>
      <w:r>
        <w:rPr>
          <w:noProof/>
        </w:rPr>
        <w:fldChar w:fldCharType="end"/>
      </w:r>
    </w:p>
    <w:p w14:paraId="7FCF9B39"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_Toc376447032 \h </w:instrText>
      </w:r>
      <w:r>
        <w:rPr>
          <w:noProof/>
        </w:rPr>
      </w:r>
      <w:r>
        <w:rPr>
          <w:noProof/>
        </w:rPr>
        <w:fldChar w:fldCharType="separate"/>
      </w:r>
      <w:r>
        <w:rPr>
          <w:noProof/>
        </w:rPr>
        <w:t>81</w:t>
      </w:r>
      <w:r>
        <w:rPr>
          <w:noProof/>
        </w:rPr>
        <w:fldChar w:fldCharType="end"/>
      </w:r>
    </w:p>
    <w:p w14:paraId="5A82CED2"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_Toc376447033 \h </w:instrText>
      </w:r>
      <w:r>
        <w:rPr>
          <w:noProof/>
        </w:rPr>
      </w:r>
      <w:r>
        <w:rPr>
          <w:noProof/>
        </w:rPr>
        <w:fldChar w:fldCharType="separate"/>
      </w:r>
      <w:r>
        <w:rPr>
          <w:noProof/>
        </w:rPr>
        <w:t>82</w:t>
      </w:r>
      <w:r>
        <w:rPr>
          <w:noProof/>
        </w:rPr>
        <w:fldChar w:fldCharType="end"/>
      </w:r>
    </w:p>
    <w:p w14:paraId="6745248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_Toc376447034 \h </w:instrText>
      </w:r>
      <w:r>
        <w:rPr>
          <w:noProof/>
        </w:rPr>
      </w:r>
      <w:r>
        <w:rPr>
          <w:noProof/>
        </w:rPr>
        <w:fldChar w:fldCharType="separate"/>
      </w:r>
      <w:r>
        <w:rPr>
          <w:noProof/>
        </w:rPr>
        <w:t>84</w:t>
      </w:r>
      <w:r>
        <w:rPr>
          <w:noProof/>
        </w:rPr>
        <w:fldChar w:fldCharType="end"/>
      </w:r>
    </w:p>
    <w:p w14:paraId="629751DE"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_Toc376447035 \h </w:instrText>
      </w:r>
      <w:r>
        <w:rPr>
          <w:noProof/>
        </w:rPr>
      </w:r>
      <w:r>
        <w:rPr>
          <w:noProof/>
        </w:rPr>
        <w:fldChar w:fldCharType="separate"/>
      </w:r>
      <w:r>
        <w:rPr>
          <w:noProof/>
        </w:rPr>
        <w:t>85</w:t>
      </w:r>
      <w:r>
        <w:rPr>
          <w:noProof/>
        </w:rPr>
        <w:fldChar w:fldCharType="end"/>
      </w:r>
    </w:p>
    <w:p w14:paraId="622C910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_Toc376447036 \h </w:instrText>
      </w:r>
      <w:r>
        <w:rPr>
          <w:noProof/>
        </w:rPr>
      </w:r>
      <w:r>
        <w:rPr>
          <w:noProof/>
        </w:rPr>
        <w:fldChar w:fldCharType="separate"/>
      </w:r>
      <w:r>
        <w:rPr>
          <w:noProof/>
        </w:rPr>
        <w:t>86</w:t>
      </w:r>
      <w:r>
        <w:rPr>
          <w:noProof/>
        </w:rPr>
        <w:fldChar w:fldCharType="end"/>
      </w:r>
    </w:p>
    <w:p w14:paraId="62C4C283"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_Toc376447037 \h </w:instrText>
      </w:r>
      <w:r>
        <w:rPr>
          <w:noProof/>
        </w:rPr>
      </w:r>
      <w:r>
        <w:rPr>
          <w:noProof/>
        </w:rPr>
        <w:fldChar w:fldCharType="separate"/>
      </w:r>
      <w:r>
        <w:rPr>
          <w:noProof/>
        </w:rPr>
        <w:t>87</w:t>
      </w:r>
      <w:r>
        <w:rPr>
          <w:noProof/>
        </w:rPr>
        <w:fldChar w:fldCharType="end"/>
      </w:r>
    </w:p>
    <w:p w14:paraId="3166F6E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4.1.3.</w:t>
      </w:r>
      <w:r>
        <w:rPr>
          <w:noProof/>
        </w:rPr>
        <w:t xml:space="preserve"> Compressible Materials</w:t>
      </w:r>
      <w:r>
        <w:rPr>
          <w:noProof/>
        </w:rPr>
        <w:tab/>
      </w:r>
      <w:r>
        <w:rPr>
          <w:noProof/>
        </w:rPr>
        <w:fldChar w:fldCharType="begin"/>
      </w:r>
      <w:r>
        <w:rPr>
          <w:noProof/>
        </w:rPr>
        <w:instrText xml:space="preserve"> PAGEREF _Toc376447038 \h </w:instrText>
      </w:r>
      <w:r>
        <w:rPr>
          <w:noProof/>
        </w:rPr>
      </w:r>
      <w:r>
        <w:rPr>
          <w:noProof/>
        </w:rPr>
        <w:fldChar w:fldCharType="separate"/>
      </w:r>
      <w:r>
        <w:rPr>
          <w:noProof/>
        </w:rPr>
        <w:t>90</w:t>
      </w:r>
      <w:r>
        <w:rPr>
          <w:noProof/>
        </w:rPr>
        <w:fldChar w:fldCharType="end"/>
      </w:r>
    </w:p>
    <w:p w14:paraId="561BCC0C"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_Toc376447039 \h </w:instrText>
      </w:r>
      <w:r>
        <w:rPr>
          <w:noProof/>
        </w:rPr>
      </w:r>
      <w:r>
        <w:rPr>
          <w:noProof/>
        </w:rPr>
        <w:fldChar w:fldCharType="separate"/>
      </w:r>
      <w:r>
        <w:rPr>
          <w:noProof/>
        </w:rPr>
        <w:t>90</w:t>
      </w:r>
      <w:r>
        <w:rPr>
          <w:noProof/>
        </w:rPr>
        <w:fldChar w:fldCharType="end"/>
      </w:r>
    </w:p>
    <w:p w14:paraId="036FBC0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_Toc376447040 \h </w:instrText>
      </w:r>
      <w:r>
        <w:rPr>
          <w:noProof/>
        </w:rPr>
      </w:r>
      <w:r>
        <w:rPr>
          <w:noProof/>
        </w:rPr>
        <w:fldChar w:fldCharType="separate"/>
      </w:r>
      <w:r>
        <w:rPr>
          <w:noProof/>
        </w:rPr>
        <w:t>92</w:t>
      </w:r>
      <w:r>
        <w:rPr>
          <w:noProof/>
        </w:rPr>
        <w:fldChar w:fldCharType="end"/>
      </w:r>
    </w:p>
    <w:p w14:paraId="708E3ACD"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_Toc376447041 \h </w:instrText>
      </w:r>
      <w:r>
        <w:rPr>
          <w:noProof/>
        </w:rPr>
      </w:r>
      <w:r>
        <w:rPr>
          <w:noProof/>
        </w:rPr>
        <w:fldChar w:fldCharType="separate"/>
      </w:r>
      <w:r>
        <w:rPr>
          <w:noProof/>
        </w:rPr>
        <w:t>94</w:t>
      </w:r>
      <w:r>
        <w:rPr>
          <w:noProof/>
        </w:rPr>
        <w:fldChar w:fldCharType="end"/>
      </w:r>
    </w:p>
    <w:p w14:paraId="1B72C2E3"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_Toc376447042 \h </w:instrText>
      </w:r>
      <w:r>
        <w:rPr>
          <w:noProof/>
        </w:rPr>
      </w:r>
      <w:r>
        <w:rPr>
          <w:noProof/>
        </w:rPr>
        <w:fldChar w:fldCharType="separate"/>
      </w:r>
      <w:r>
        <w:rPr>
          <w:noProof/>
        </w:rPr>
        <w:t>96</w:t>
      </w:r>
      <w:r>
        <w:rPr>
          <w:noProof/>
        </w:rPr>
        <w:fldChar w:fldCharType="end"/>
      </w:r>
    </w:p>
    <w:p w14:paraId="1CAB2E0C"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_Toc376447043 \h </w:instrText>
      </w:r>
      <w:r>
        <w:rPr>
          <w:noProof/>
        </w:rPr>
      </w:r>
      <w:r>
        <w:rPr>
          <w:noProof/>
        </w:rPr>
        <w:fldChar w:fldCharType="separate"/>
      </w:r>
      <w:r>
        <w:rPr>
          <w:noProof/>
        </w:rPr>
        <w:t>97</w:t>
      </w:r>
      <w:r>
        <w:rPr>
          <w:noProof/>
        </w:rPr>
        <w:fldChar w:fldCharType="end"/>
      </w:r>
    </w:p>
    <w:p w14:paraId="6E1242F2"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lastRenderedPageBreak/>
        <w:t>4.1.3.6. Ellipsoidal Fiber Distribution with Donnan Equilibrium Swelling</w:t>
      </w:r>
      <w:r>
        <w:rPr>
          <w:noProof/>
        </w:rPr>
        <w:tab/>
      </w:r>
      <w:r>
        <w:rPr>
          <w:noProof/>
        </w:rPr>
        <w:fldChar w:fldCharType="begin"/>
      </w:r>
      <w:r>
        <w:rPr>
          <w:noProof/>
        </w:rPr>
        <w:instrText xml:space="preserve"> PAGEREF _Toc376447044 \h </w:instrText>
      </w:r>
      <w:r>
        <w:rPr>
          <w:noProof/>
        </w:rPr>
      </w:r>
      <w:r>
        <w:rPr>
          <w:noProof/>
        </w:rPr>
        <w:fldChar w:fldCharType="separate"/>
      </w:r>
      <w:r>
        <w:rPr>
          <w:noProof/>
        </w:rPr>
        <w:t>98</w:t>
      </w:r>
      <w:r>
        <w:rPr>
          <w:noProof/>
        </w:rPr>
        <w:fldChar w:fldCharType="end"/>
      </w:r>
    </w:p>
    <w:p w14:paraId="4D9F2DC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_Toc376447045 \h </w:instrText>
      </w:r>
      <w:r>
        <w:rPr>
          <w:noProof/>
        </w:rPr>
      </w:r>
      <w:r>
        <w:rPr>
          <w:noProof/>
        </w:rPr>
        <w:fldChar w:fldCharType="separate"/>
      </w:r>
      <w:r>
        <w:rPr>
          <w:noProof/>
        </w:rPr>
        <w:t>99</w:t>
      </w:r>
      <w:r>
        <w:rPr>
          <w:noProof/>
        </w:rPr>
        <w:fldChar w:fldCharType="end"/>
      </w:r>
    </w:p>
    <w:p w14:paraId="6EAC32D6"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_Toc376447046 \h </w:instrText>
      </w:r>
      <w:r>
        <w:rPr>
          <w:noProof/>
        </w:rPr>
      </w:r>
      <w:r>
        <w:rPr>
          <w:noProof/>
        </w:rPr>
        <w:fldChar w:fldCharType="separate"/>
      </w:r>
      <w:r>
        <w:rPr>
          <w:noProof/>
        </w:rPr>
        <w:t>101</w:t>
      </w:r>
      <w:r>
        <w:rPr>
          <w:noProof/>
        </w:rPr>
        <w:fldChar w:fldCharType="end"/>
      </w:r>
    </w:p>
    <w:p w14:paraId="5F272C22"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_Toc376447047 \h </w:instrText>
      </w:r>
      <w:r>
        <w:rPr>
          <w:noProof/>
        </w:rPr>
      </w:r>
      <w:r>
        <w:rPr>
          <w:noProof/>
        </w:rPr>
        <w:fldChar w:fldCharType="separate"/>
      </w:r>
      <w:r>
        <w:rPr>
          <w:noProof/>
        </w:rPr>
        <w:t>102</w:t>
      </w:r>
      <w:r>
        <w:rPr>
          <w:noProof/>
        </w:rPr>
        <w:fldChar w:fldCharType="end"/>
      </w:r>
    </w:p>
    <w:p w14:paraId="7CD4FFD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_Toc376447048 \h </w:instrText>
      </w:r>
      <w:r>
        <w:rPr>
          <w:noProof/>
        </w:rPr>
      </w:r>
      <w:r>
        <w:rPr>
          <w:noProof/>
        </w:rPr>
        <w:fldChar w:fldCharType="separate"/>
      </w:r>
      <w:r>
        <w:rPr>
          <w:noProof/>
        </w:rPr>
        <w:t>103</w:t>
      </w:r>
      <w:r>
        <w:rPr>
          <w:noProof/>
        </w:rPr>
        <w:fldChar w:fldCharType="end"/>
      </w:r>
    </w:p>
    <w:p w14:paraId="126900F4"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_Toc376447049 \h </w:instrText>
      </w:r>
      <w:r>
        <w:rPr>
          <w:noProof/>
        </w:rPr>
      </w:r>
      <w:r>
        <w:rPr>
          <w:noProof/>
        </w:rPr>
        <w:fldChar w:fldCharType="separate"/>
      </w:r>
      <w:r>
        <w:rPr>
          <w:noProof/>
        </w:rPr>
        <w:t>104</w:t>
      </w:r>
      <w:r>
        <w:rPr>
          <w:noProof/>
        </w:rPr>
        <w:fldChar w:fldCharType="end"/>
      </w:r>
    </w:p>
    <w:p w14:paraId="61565CB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_Toc376447050 \h </w:instrText>
      </w:r>
      <w:r>
        <w:rPr>
          <w:noProof/>
        </w:rPr>
      </w:r>
      <w:r>
        <w:rPr>
          <w:noProof/>
        </w:rPr>
        <w:fldChar w:fldCharType="separate"/>
      </w:r>
      <w:r>
        <w:rPr>
          <w:noProof/>
        </w:rPr>
        <w:t>105</w:t>
      </w:r>
      <w:r>
        <w:rPr>
          <w:noProof/>
        </w:rPr>
        <w:fldChar w:fldCharType="end"/>
      </w:r>
    </w:p>
    <w:p w14:paraId="492EDA2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_Toc376447051 \h </w:instrText>
      </w:r>
      <w:r>
        <w:rPr>
          <w:noProof/>
        </w:rPr>
      </w:r>
      <w:r>
        <w:rPr>
          <w:noProof/>
        </w:rPr>
        <w:fldChar w:fldCharType="separate"/>
      </w:r>
      <w:r>
        <w:rPr>
          <w:noProof/>
        </w:rPr>
        <w:t>106</w:t>
      </w:r>
      <w:r>
        <w:rPr>
          <w:noProof/>
        </w:rPr>
        <w:fldChar w:fldCharType="end"/>
      </w:r>
    </w:p>
    <w:p w14:paraId="2573DA9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_Toc376447052 \h </w:instrText>
      </w:r>
      <w:r>
        <w:rPr>
          <w:noProof/>
        </w:rPr>
      </w:r>
      <w:r>
        <w:rPr>
          <w:noProof/>
        </w:rPr>
        <w:fldChar w:fldCharType="separate"/>
      </w:r>
      <w:r>
        <w:rPr>
          <w:noProof/>
        </w:rPr>
        <w:t>108</w:t>
      </w:r>
      <w:r>
        <w:rPr>
          <w:noProof/>
        </w:rPr>
        <w:fldChar w:fldCharType="end"/>
      </w:r>
    </w:p>
    <w:p w14:paraId="6894C2B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_Toc376447053 \h </w:instrText>
      </w:r>
      <w:r>
        <w:rPr>
          <w:noProof/>
        </w:rPr>
      </w:r>
      <w:r>
        <w:rPr>
          <w:noProof/>
        </w:rPr>
        <w:fldChar w:fldCharType="separate"/>
      </w:r>
      <w:r>
        <w:rPr>
          <w:noProof/>
        </w:rPr>
        <w:t>109</w:t>
      </w:r>
      <w:r>
        <w:rPr>
          <w:noProof/>
        </w:rPr>
        <w:fldChar w:fldCharType="end"/>
      </w:r>
    </w:p>
    <w:p w14:paraId="2DFDEE39"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_Toc376447054 \h </w:instrText>
      </w:r>
      <w:r>
        <w:rPr>
          <w:noProof/>
        </w:rPr>
      </w:r>
      <w:r>
        <w:rPr>
          <w:noProof/>
        </w:rPr>
        <w:fldChar w:fldCharType="separate"/>
      </w:r>
      <w:r>
        <w:rPr>
          <w:noProof/>
        </w:rPr>
        <w:t>111</w:t>
      </w:r>
      <w:r>
        <w:rPr>
          <w:noProof/>
        </w:rPr>
        <w:fldChar w:fldCharType="end"/>
      </w:r>
    </w:p>
    <w:p w14:paraId="01A8C61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_Toc376447055 \h </w:instrText>
      </w:r>
      <w:r>
        <w:rPr>
          <w:noProof/>
        </w:rPr>
      </w:r>
      <w:r>
        <w:rPr>
          <w:noProof/>
        </w:rPr>
        <w:fldChar w:fldCharType="separate"/>
      </w:r>
      <w:r>
        <w:rPr>
          <w:noProof/>
        </w:rPr>
        <w:t>113</w:t>
      </w:r>
      <w:r>
        <w:rPr>
          <w:noProof/>
        </w:rPr>
        <w:fldChar w:fldCharType="end"/>
      </w:r>
    </w:p>
    <w:p w14:paraId="42C441D6"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_Toc376447056 \h </w:instrText>
      </w:r>
      <w:r>
        <w:rPr>
          <w:noProof/>
        </w:rPr>
      </w:r>
      <w:r>
        <w:rPr>
          <w:noProof/>
        </w:rPr>
        <w:fldChar w:fldCharType="separate"/>
      </w:r>
      <w:r>
        <w:rPr>
          <w:noProof/>
        </w:rPr>
        <w:t>114</w:t>
      </w:r>
      <w:r>
        <w:rPr>
          <w:noProof/>
        </w:rPr>
        <w:fldChar w:fldCharType="end"/>
      </w:r>
    </w:p>
    <w:p w14:paraId="7E1E94A4"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_Toc376447057 \h </w:instrText>
      </w:r>
      <w:r>
        <w:rPr>
          <w:noProof/>
        </w:rPr>
      </w:r>
      <w:r>
        <w:rPr>
          <w:noProof/>
        </w:rPr>
        <w:fldChar w:fldCharType="separate"/>
      </w:r>
      <w:r>
        <w:rPr>
          <w:noProof/>
        </w:rPr>
        <w:t>115</w:t>
      </w:r>
      <w:r>
        <w:rPr>
          <w:noProof/>
        </w:rPr>
        <w:fldChar w:fldCharType="end"/>
      </w:r>
    </w:p>
    <w:p w14:paraId="7639647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4.2.1.</w:t>
      </w:r>
      <w:r>
        <w:rPr>
          <w:noProof/>
        </w:rPr>
        <w:t xml:space="preserve"> Uncoupled Viscoelastic Materials</w:t>
      </w:r>
      <w:r>
        <w:rPr>
          <w:noProof/>
        </w:rPr>
        <w:tab/>
      </w:r>
      <w:r>
        <w:rPr>
          <w:noProof/>
        </w:rPr>
        <w:fldChar w:fldCharType="begin"/>
      </w:r>
      <w:r>
        <w:rPr>
          <w:noProof/>
        </w:rPr>
        <w:instrText xml:space="preserve"> PAGEREF _Toc376447058 \h </w:instrText>
      </w:r>
      <w:r>
        <w:rPr>
          <w:noProof/>
        </w:rPr>
      </w:r>
      <w:r>
        <w:rPr>
          <w:noProof/>
        </w:rPr>
        <w:fldChar w:fldCharType="separate"/>
      </w:r>
      <w:r>
        <w:rPr>
          <w:noProof/>
        </w:rPr>
        <w:t>115</w:t>
      </w:r>
      <w:r>
        <w:rPr>
          <w:noProof/>
        </w:rPr>
        <w:fldChar w:fldCharType="end"/>
      </w:r>
    </w:p>
    <w:p w14:paraId="12CF2F7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4.2.2.</w:t>
      </w:r>
      <w:r>
        <w:rPr>
          <w:noProof/>
        </w:rPr>
        <w:t xml:space="preserve"> Compressible Viscoelastic Materials</w:t>
      </w:r>
      <w:r>
        <w:rPr>
          <w:noProof/>
        </w:rPr>
        <w:tab/>
      </w:r>
      <w:r>
        <w:rPr>
          <w:noProof/>
        </w:rPr>
        <w:fldChar w:fldCharType="begin"/>
      </w:r>
      <w:r>
        <w:rPr>
          <w:noProof/>
        </w:rPr>
        <w:instrText xml:space="preserve"> PAGEREF _Toc376447059 \h </w:instrText>
      </w:r>
      <w:r>
        <w:rPr>
          <w:noProof/>
        </w:rPr>
      </w:r>
      <w:r>
        <w:rPr>
          <w:noProof/>
        </w:rPr>
        <w:fldChar w:fldCharType="separate"/>
      </w:r>
      <w:r>
        <w:rPr>
          <w:noProof/>
        </w:rPr>
        <w:t>116</w:t>
      </w:r>
      <w:r>
        <w:rPr>
          <w:noProof/>
        </w:rPr>
        <w:fldChar w:fldCharType="end"/>
      </w:r>
    </w:p>
    <w:p w14:paraId="315D0881"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_Toc376447060 \h </w:instrText>
      </w:r>
      <w:r>
        <w:rPr>
          <w:noProof/>
        </w:rPr>
      </w:r>
      <w:r>
        <w:rPr>
          <w:noProof/>
        </w:rPr>
        <w:fldChar w:fldCharType="separate"/>
      </w:r>
      <w:r>
        <w:rPr>
          <w:noProof/>
        </w:rPr>
        <w:t>116</w:t>
      </w:r>
      <w:r>
        <w:rPr>
          <w:noProof/>
        </w:rPr>
        <w:fldChar w:fldCharType="end"/>
      </w:r>
    </w:p>
    <w:p w14:paraId="591C04A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_Toc376447061 \h </w:instrText>
      </w:r>
      <w:r>
        <w:rPr>
          <w:noProof/>
        </w:rPr>
      </w:r>
      <w:r>
        <w:rPr>
          <w:noProof/>
        </w:rPr>
        <w:fldChar w:fldCharType="separate"/>
      </w:r>
      <w:r>
        <w:rPr>
          <w:noProof/>
        </w:rPr>
        <w:t>117</w:t>
      </w:r>
      <w:r>
        <w:rPr>
          <w:noProof/>
        </w:rPr>
        <w:fldChar w:fldCharType="end"/>
      </w:r>
    </w:p>
    <w:p w14:paraId="22EB083B"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_Toc376447062 \h </w:instrText>
      </w:r>
      <w:r>
        <w:rPr>
          <w:noProof/>
        </w:rPr>
      </w:r>
      <w:r>
        <w:rPr>
          <w:noProof/>
        </w:rPr>
        <w:fldChar w:fldCharType="separate"/>
      </w:r>
      <w:r>
        <w:rPr>
          <w:noProof/>
        </w:rPr>
        <w:t>119</w:t>
      </w:r>
      <w:r>
        <w:rPr>
          <w:noProof/>
        </w:rPr>
        <w:fldChar w:fldCharType="end"/>
      </w:r>
    </w:p>
    <w:p w14:paraId="2DA7948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_Toc376447063 \h </w:instrText>
      </w:r>
      <w:r>
        <w:rPr>
          <w:noProof/>
        </w:rPr>
      </w:r>
      <w:r>
        <w:rPr>
          <w:noProof/>
        </w:rPr>
        <w:fldChar w:fldCharType="separate"/>
      </w:r>
      <w:r>
        <w:rPr>
          <w:noProof/>
        </w:rPr>
        <w:t>120</w:t>
      </w:r>
      <w:r>
        <w:rPr>
          <w:noProof/>
        </w:rPr>
        <w:fldChar w:fldCharType="end"/>
      </w:r>
    </w:p>
    <w:p w14:paraId="10FACC4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4.4.2.</w:t>
      </w:r>
      <w:r>
        <w:rPr>
          <w:noProof/>
        </w:rPr>
        <w:t xml:space="preserve"> Permeability Materials</w:t>
      </w:r>
      <w:r>
        <w:rPr>
          <w:noProof/>
        </w:rPr>
        <w:tab/>
      </w:r>
      <w:r>
        <w:rPr>
          <w:noProof/>
        </w:rPr>
        <w:fldChar w:fldCharType="begin"/>
      </w:r>
      <w:r>
        <w:rPr>
          <w:noProof/>
        </w:rPr>
        <w:instrText xml:space="preserve"> PAGEREF _Toc376447064 \h </w:instrText>
      </w:r>
      <w:r>
        <w:rPr>
          <w:noProof/>
        </w:rPr>
      </w:r>
      <w:r>
        <w:rPr>
          <w:noProof/>
        </w:rPr>
        <w:fldChar w:fldCharType="separate"/>
      </w:r>
      <w:r>
        <w:rPr>
          <w:noProof/>
        </w:rPr>
        <w:t>121</w:t>
      </w:r>
      <w:r>
        <w:rPr>
          <w:noProof/>
        </w:rPr>
        <w:fldChar w:fldCharType="end"/>
      </w:r>
    </w:p>
    <w:p w14:paraId="007A83BA"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_Toc376447065 \h </w:instrText>
      </w:r>
      <w:r>
        <w:rPr>
          <w:noProof/>
        </w:rPr>
      </w:r>
      <w:r>
        <w:rPr>
          <w:noProof/>
        </w:rPr>
        <w:fldChar w:fldCharType="separate"/>
      </w:r>
      <w:r>
        <w:rPr>
          <w:noProof/>
        </w:rPr>
        <w:t>122</w:t>
      </w:r>
      <w:r>
        <w:rPr>
          <w:noProof/>
        </w:rPr>
        <w:fldChar w:fldCharType="end"/>
      </w:r>
    </w:p>
    <w:p w14:paraId="771C2D3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_Toc376447066 \h </w:instrText>
      </w:r>
      <w:r>
        <w:rPr>
          <w:noProof/>
        </w:rPr>
      </w:r>
      <w:r>
        <w:rPr>
          <w:noProof/>
        </w:rPr>
        <w:fldChar w:fldCharType="separate"/>
      </w:r>
      <w:r>
        <w:rPr>
          <w:noProof/>
        </w:rPr>
        <w:t>123</w:t>
      </w:r>
      <w:r>
        <w:rPr>
          <w:noProof/>
        </w:rPr>
        <w:fldChar w:fldCharType="end"/>
      </w:r>
    </w:p>
    <w:p w14:paraId="0EFE9A9B"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_Toc376447067 \h </w:instrText>
      </w:r>
      <w:r>
        <w:rPr>
          <w:noProof/>
        </w:rPr>
      </w:r>
      <w:r>
        <w:rPr>
          <w:noProof/>
        </w:rPr>
        <w:fldChar w:fldCharType="separate"/>
      </w:r>
      <w:r>
        <w:rPr>
          <w:noProof/>
        </w:rPr>
        <w:t>124</w:t>
      </w:r>
      <w:r>
        <w:rPr>
          <w:noProof/>
        </w:rPr>
        <w:fldChar w:fldCharType="end"/>
      </w:r>
    </w:p>
    <w:p w14:paraId="587DD73E"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_Toc376447068 \h </w:instrText>
      </w:r>
      <w:r>
        <w:rPr>
          <w:noProof/>
        </w:rPr>
      </w:r>
      <w:r>
        <w:rPr>
          <w:noProof/>
        </w:rPr>
        <w:fldChar w:fldCharType="separate"/>
      </w:r>
      <w:r>
        <w:rPr>
          <w:noProof/>
        </w:rPr>
        <w:t>125</w:t>
      </w:r>
      <w:r>
        <w:rPr>
          <w:noProof/>
        </w:rPr>
        <w:fldChar w:fldCharType="end"/>
      </w:r>
    </w:p>
    <w:p w14:paraId="6EB7426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_Toc376447069 \h </w:instrText>
      </w:r>
      <w:r>
        <w:rPr>
          <w:noProof/>
        </w:rPr>
      </w:r>
      <w:r>
        <w:rPr>
          <w:noProof/>
        </w:rPr>
        <w:fldChar w:fldCharType="separate"/>
      </w:r>
      <w:r>
        <w:rPr>
          <w:noProof/>
        </w:rPr>
        <w:t>127</w:t>
      </w:r>
      <w:r>
        <w:rPr>
          <w:noProof/>
        </w:rPr>
        <w:fldChar w:fldCharType="end"/>
      </w:r>
    </w:p>
    <w:p w14:paraId="077C7F2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4.4.3.</w:t>
      </w:r>
      <w:r>
        <w:rPr>
          <w:noProof/>
        </w:rPr>
        <w:t xml:space="preserve"> Fluid Supply Materials</w:t>
      </w:r>
      <w:r>
        <w:rPr>
          <w:noProof/>
        </w:rPr>
        <w:tab/>
      </w:r>
      <w:r>
        <w:rPr>
          <w:noProof/>
        </w:rPr>
        <w:fldChar w:fldCharType="begin"/>
      </w:r>
      <w:r>
        <w:rPr>
          <w:noProof/>
        </w:rPr>
        <w:instrText xml:space="preserve"> PAGEREF _Toc376447070 \h </w:instrText>
      </w:r>
      <w:r>
        <w:rPr>
          <w:noProof/>
        </w:rPr>
      </w:r>
      <w:r>
        <w:rPr>
          <w:noProof/>
        </w:rPr>
        <w:fldChar w:fldCharType="separate"/>
      </w:r>
      <w:r>
        <w:rPr>
          <w:noProof/>
        </w:rPr>
        <w:t>129</w:t>
      </w:r>
      <w:r>
        <w:rPr>
          <w:noProof/>
        </w:rPr>
        <w:fldChar w:fldCharType="end"/>
      </w:r>
    </w:p>
    <w:p w14:paraId="4E26EB7C"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_Toc376447071 \h </w:instrText>
      </w:r>
      <w:r>
        <w:rPr>
          <w:noProof/>
        </w:rPr>
      </w:r>
      <w:r>
        <w:rPr>
          <w:noProof/>
        </w:rPr>
        <w:fldChar w:fldCharType="separate"/>
      </w:r>
      <w:r>
        <w:rPr>
          <w:noProof/>
        </w:rPr>
        <w:t>130</w:t>
      </w:r>
      <w:r>
        <w:rPr>
          <w:noProof/>
        </w:rPr>
        <w:fldChar w:fldCharType="end"/>
      </w:r>
    </w:p>
    <w:p w14:paraId="4624D89A"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_Toc376447072 \h </w:instrText>
      </w:r>
      <w:r>
        <w:rPr>
          <w:noProof/>
        </w:rPr>
      </w:r>
      <w:r>
        <w:rPr>
          <w:noProof/>
        </w:rPr>
        <w:fldChar w:fldCharType="separate"/>
      </w:r>
      <w:r>
        <w:rPr>
          <w:noProof/>
        </w:rPr>
        <w:t>131</w:t>
      </w:r>
      <w:r>
        <w:rPr>
          <w:noProof/>
        </w:rPr>
        <w:fldChar w:fldCharType="end"/>
      </w:r>
    </w:p>
    <w:p w14:paraId="0E965CA5"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_Toc376447073 \h </w:instrText>
      </w:r>
      <w:r>
        <w:rPr>
          <w:noProof/>
        </w:rPr>
      </w:r>
      <w:r>
        <w:rPr>
          <w:noProof/>
        </w:rPr>
        <w:fldChar w:fldCharType="separate"/>
      </w:r>
      <w:r>
        <w:rPr>
          <w:noProof/>
        </w:rPr>
        <w:t>133</w:t>
      </w:r>
      <w:r>
        <w:rPr>
          <w:noProof/>
        </w:rPr>
        <w:fldChar w:fldCharType="end"/>
      </w:r>
    </w:p>
    <w:p w14:paraId="396CF17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_Toc376447074 \h </w:instrText>
      </w:r>
      <w:r>
        <w:rPr>
          <w:noProof/>
        </w:rPr>
      </w:r>
      <w:r>
        <w:rPr>
          <w:noProof/>
        </w:rPr>
        <w:fldChar w:fldCharType="separate"/>
      </w:r>
      <w:r>
        <w:rPr>
          <w:noProof/>
        </w:rPr>
        <w:t>133</w:t>
      </w:r>
      <w:r>
        <w:rPr>
          <w:noProof/>
        </w:rPr>
        <w:fldChar w:fldCharType="end"/>
      </w:r>
    </w:p>
    <w:p w14:paraId="2378660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_Toc376447075 \h </w:instrText>
      </w:r>
      <w:r>
        <w:rPr>
          <w:noProof/>
        </w:rPr>
      </w:r>
      <w:r>
        <w:rPr>
          <w:noProof/>
        </w:rPr>
        <w:fldChar w:fldCharType="separate"/>
      </w:r>
      <w:r>
        <w:rPr>
          <w:noProof/>
        </w:rPr>
        <w:t>133</w:t>
      </w:r>
      <w:r>
        <w:rPr>
          <w:noProof/>
        </w:rPr>
        <w:fldChar w:fldCharType="end"/>
      </w:r>
    </w:p>
    <w:p w14:paraId="5CEF07C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_Toc376447076 \h </w:instrText>
      </w:r>
      <w:r>
        <w:rPr>
          <w:noProof/>
        </w:rPr>
      </w:r>
      <w:r>
        <w:rPr>
          <w:noProof/>
        </w:rPr>
        <w:fldChar w:fldCharType="separate"/>
      </w:r>
      <w:r>
        <w:rPr>
          <w:noProof/>
        </w:rPr>
        <w:t>134</w:t>
      </w:r>
      <w:r>
        <w:rPr>
          <w:noProof/>
        </w:rPr>
        <w:fldChar w:fldCharType="end"/>
      </w:r>
    </w:p>
    <w:p w14:paraId="590AA3C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4.5.3.</w:t>
      </w:r>
      <w:r>
        <w:rPr>
          <w:noProof/>
        </w:rPr>
        <w:t xml:space="preserve"> Diffusivity Materials</w:t>
      </w:r>
      <w:r>
        <w:rPr>
          <w:noProof/>
        </w:rPr>
        <w:tab/>
      </w:r>
      <w:r>
        <w:rPr>
          <w:noProof/>
        </w:rPr>
        <w:fldChar w:fldCharType="begin"/>
      </w:r>
      <w:r>
        <w:rPr>
          <w:noProof/>
        </w:rPr>
        <w:instrText xml:space="preserve"> PAGEREF _Toc376447077 \h </w:instrText>
      </w:r>
      <w:r>
        <w:rPr>
          <w:noProof/>
        </w:rPr>
      </w:r>
      <w:r>
        <w:rPr>
          <w:noProof/>
        </w:rPr>
        <w:fldChar w:fldCharType="separate"/>
      </w:r>
      <w:r>
        <w:rPr>
          <w:noProof/>
        </w:rPr>
        <w:t>136</w:t>
      </w:r>
      <w:r>
        <w:rPr>
          <w:noProof/>
        </w:rPr>
        <w:fldChar w:fldCharType="end"/>
      </w:r>
    </w:p>
    <w:p w14:paraId="0839E98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_Toc376447078 \h </w:instrText>
      </w:r>
      <w:r>
        <w:rPr>
          <w:noProof/>
        </w:rPr>
      </w:r>
      <w:r>
        <w:rPr>
          <w:noProof/>
        </w:rPr>
        <w:fldChar w:fldCharType="separate"/>
      </w:r>
      <w:r>
        <w:rPr>
          <w:noProof/>
        </w:rPr>
        <w:t>136</w:t>
      </w:r>
      <w:r>
        <w:rPr>
          <w:noProof/>
        </w:rPr>
        <w:fldChar w:fldCharType="end"/>
      </w:r>
    </w:p>
    <w:p w14:paraId="30BFB60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_Toc376447079 \h </w:instrText>
      </w:r>
      <w:r>
        <w:rPr>
          <w:noProof/>
        </w:rPr>
      </w:r>
      <w:r>
        <w:rPr>
          <w:noProof/>
        </w:rPr>
        <w:fldChar w:fldCharType="separate"/>
      </w:r>
      <w:r>
        <w:rPr>
          <w:noProof/>
        </w:rPr>
        <w:t>137</w:t>
      </w:r>
      <w:r>
        <w:rPr>
          <w:noProof/>
        </w:rPr>
        <w:fldChar w:fldCharType="end"/>
      </w:r>
    </w:p>
    <w:p w14:paraId="45B7254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_Toc376447080 \h </w:instrText>
      </w:r>
      <w:r>
        <w:rPr>
          <w:noProof/>
        </w:rPr>
      </w:r>
      <w:r>
        <w:rPr>
          <w:noProof/>
        </w:rPr>
        <w:fldChar w:fldCharType="separate"/>
      </w:r>
      <w:r>
        <w:rPr>
          <w:noProof/>
        </w:rPr>
        <w:t>138</w:t>
      </w:r>
      <w:r>
        <w:rPr>
          <w:noProof/>
        </w:rPr>
        <w:fldChar w:fldCharType="end"/>
      </w:r>
    </w:p>
    <w:p w14:paraId="1E1DDC80"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_Toc376447081 \h </w:instrText>
      </w:r>
      <w:r>
        <w:rPr>
          <w:noProof/>
        </w:rPr>
      </w:r>
      <w:r>
        <w:rPr>
          <w:noProof/>
        </w:rPr>
        <w:fldChar w:fldCharType="separate"/>
      </w:r>
      <w:r>
        <w:rPr>
          <w:noProof/>
        </w:rPr>
        <w:t>139</w:t>
      </w:r>
      <w:r>
        <w:rPr>
          <w:noProof/>
        </w:rPr>
        <w:fldChar w:fldCharType="end"/>
      </w:r>
    </w:p>
    <w:p w14:paraId="7AA0EDD1"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4.5.4.</w:t>
      </w:r>
      <w:r>
        <w:rPr>
          <w:noProof/>
        </w:rPr>
        <w:t xml:space="preserve"> Solubility Materials</w:t>
      </w:r>
      <w:r>
        <w:rPr>
          <w:noProof/>
        </w:rPr>
        <w:tab/>
      </w:r>
      <w:r>
        <w:rPr>
          <w:noProof/>
        </w:rPr>
        <w:fldChar w:fldCharType="begin"/>
      </w:r>
      <w:r>
        <w:rPr>
          <w:noProof/>
        </w:rPr>
        <w:instrText xml:space="preserve"> PAGEREF _Toc376447082 \h </w:instrText>
      </w:r>
      <w:r>
        <w:rPr>
          <w:noProof/>
        </w:rPr>
      </w:r>
      <w:r>
        <w:rPr>
          <w:noProof/>
        </w:rPr>
        <w:fldChar w:fldCharType="separate"/>
      </w:r>
      <w:r>
        <w:rPr>
          <w:noProof/>
        </w:rPr>
        <w:t>141</w:t>
      </w:r>
      <w:r>
        <w:rPr>
          <w:noProof/>
        </w:rPr>
        <w:fldChar w:fldCharType="end"/>
      </w:r>
    </w:p>
    <w:p w14:paraId="0AD06A88"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_Toc376447083 \h </w:instrText>
      </w:r>
      <w:r>
        <w:rPr>
          <w:noProof/>
        </w:rPr>
      </w:r>
      <w:r>
        <w:rPr>
          <w:noProof/>
        </w:rPr>
        <w:fldChar w:fldCharType="separate"/>
      </w:r>
      <w:r>
        <w:rPr>
          <w:noProof/>
        </w:rPr>
        <w:t>141</w:t>
      </w:r>
      <w:r>
        <w:rPr>
          <w:noProof/>
        </w:rPr>
        <w:fldChar w:fldCharType="end"/>
      </w:r>
    </w:p>
    <w:p w14:paraId="7893A3C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4.5.5.</w:t>
      </w:r>
      <w:r>
        <w:rPr>
          <w:noProof/>
        </w:rPr>
        <w:t xml:space="preserve"> Osmotic Coefficient Materials</w:t>
      </w:r>
      <w:r>
        <w:rPr>
          <w:noProof/>
        </w:rPr>
        <w:tab/>
      </w:r>
      <w:r>
        <w:rPr>
          <w:noProof/>
        </w:rPr>
        <w:fldChar w:fldCharType="begin"/>
      </w:r>
      <w:r>
        <w:rPr>
          <w:noProof/>
        </w:rPr>
        <w:instrText xml:space="preserve"> PAGEREF _Toc376447084 \h </w:instrText>
      </w:r>
      <w:r>
        <w:rPr>
          <w:noProof/>
        </w:rPr>
      </w:r>
      <w:r>
        <w:rPr>
          <w:noProof/>
        </w:rPr>
        <w:fldChar w:fldCharType="separate"/>
      </w:r>
      <w:r>
        <w:rPr>
          <w:noProof/>
        </w:rPr>
        <w:t>142</w:t>
      </w:r>
      <w:r>
        <w:rPr>
          <w:noProof/>
        </w:rPr>
        <w:fldChar w:fldCharType="end"/>
      </w:r>
    </w:p>
    <w:p w14:paraId="52FE978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_Toc376447085 \h </w:instrText>
      </w:r>
      <w:r>
        <w:rPr>
          <w:noProof/>
        </w:rPr>
      </w:r>
      <w:r>
        <w:rPr>
          <w:noProof/>
        </w:rPr>
        <w:fldChar w:fldCharType="separate"/>
      </w:r>
      <w:r>
        <w:rPr>
          <w:noProof/>
        </w:rPr>
        <w:t>142</w:t>
      </w:r>
      <w:r>
        <w:rPr>
          <w:noProof/>
        </w:rPr>
        <w:fldChar w:fldCharType="end"/>
      </w:r>
    </w:p>
    <w:p w14:paraId="0C0803AB"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_Toc376447086 \h </w:instrText>
      </w:r>
      <w:r>
        <w:rPr>
          <w:noProof/>
        </w:rPr>
      </w:r>
      <w:r>
        <w:rPr>
          <w:noProof/>
        </w:rPr>
        <w:fldChar w:fldCharType="separate"/>
      </w:r>
      <w:r>
        <w:rPr>
          <w:noProof/>
        </w:rPr>
        <w:t>143</w:t>
      </w:r>
      <w:r>
        <w:rPr>
          <w:noProof/>
        </w:rPr>
        <w:fldChar w:fldCharType="end"/>
      </w:r>
    </w:p>
    <w:p w14:paraId="2A8160A2"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_Toc376447087 \h </w:instrText>
      </w:r>
      <w:r>
        <w:rPr>
          <w:noProof/>
        </w:rPr>
      </w:r>
      <w:r>
        <w:rPr>
          <w:noProof/>
        </w:rPr>
        <w:fldChar w:fldCharType="separate"/>
      </w:r>
      <w:r>
        <w:rPr>
          <w:noProof/>
        </w:rPr>
        <w:t>146</w:t>
      </w:r>
      <w:r>
        <w:rPr>
          <w:noProof/>
        </w:rPr>
        <w:fldChar w:fldCharType="end"/>
      </w:r>
    </w:p>
    <w:p w14:paraId="4064F27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4.6.2.</w:t>
      </w:r>
      <w:r>
        <w:rPr>
          <w:noProof/>
        </w:rPr>
        <w:t xml:space="preserve"> Solvent Supply Materials</w:t>
      </w:r>
      <w:r>
        <w:rPr>
          <w:noProof/>
        </w:rPr>
        <w:tab/>
      </w:r>
      <w:r>
        <w:rPr>
          <w:noProof/>
        </w:rPr>
        <w:fldChar w:fldCharType="begin"/>
      </w:r>
      <w:r>
        <w:rPr>
          <w:noProof/>
        </w:rPr>
        <w:instrText xml:space="preserve"> PAGEREF _Toc376447088 \h </w:instrText>
      </w:r>
      <w:r>
        <w:rPr>
          <w:noProof/>
        </w:rPr>
      </w:r>
      <w:r>
        <w:rPr>
          <w:noProof/>
        </w:rPr>
        <w:fldChar w:fldCharType="separate"/>
      </w:r>
      <w:r>
        <w:rPr>
          <w:noProof/>
        </w:rPr>
        <w:t>150</w:t>
      </w:r>
      <w:r>
        <w:rPr>
          <w:noProof/>
        </w:rPr>
        <w:fldChar w:fldCharType="end"/>
      </w:r>
    </w:p>
    <w:p w14:paraId="7BB6308B"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_Toc376447089 \h </w:instrText>
      </w:r>
      <w:r>
        <w:rPr>
          <w:noProof/>
        </w:rPr>
      </w:r>
      <w:r>
        <w:rPr>
          <w:noProof/>
        </w:rPr>
        <w:fldChar w:fldCharType="separate"/>
      </w:r>
      <w:r>
        <w:rPr>
          <w:noProof/>
        </w:rPr>
        <w:t>151</w:t>
      </w:r>
      <w:r>
        <w:rPr>
          <w:noProof/>
        </w:rPr>
        <w:fldChar w:fldCharType="end"/>
      </w:r>
    </w:p>
    <w:p w14:paraId="17712DA0"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_Toc376447090 \h </w:instrText>
      </w:r>
      <w:r>
        <w:rPr>
          <w:noProof/>
        </w:rPr>
      </w:r>
      <w:r>
        <w:rPr>
          <w:noProof/>
        </w:rPr>
        <w:fldChar w:fldCharType="separate"/>
      </w:r>
      <w:r>
        <w:rPr>
          <w:noProof/>
        </w:rPr>
        <w:t>152</w:t>
      </w:r>
      <w:r>
        <w:rPr>
          <w:noProof/>
        </w:rPr>
        <w:fldChar w:fldCharType="end"/>
      </w:r>
    </w:p>
    <w:p w14:paraId="6BF0009B"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_Toc376447091 \h </w:instrText>
      </w:r>
      <w:r>
        <w:rPr>
          <w:noProof/>
        </w:rPr>
      </w:r>
      <w:r>
        <w:rPr>
          <w:noProof/>
        </w:rPr>
        <w:fldChar w:fldCharType="separate"/>
      </w:r>
      <w:r>
        <w:rPr>
          <w:noProof/>
        </w:rPr>
        <w:t>152</w:t>
      </w:r>
      <w:r>
        <w:rPr>
          <w:noProof/>
        </w:rPr>
        <w:fldChar w:fldCharType="end"/>
      </w:r>
    </w:p>
    <w:p w14:paraId="71541DF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_Toc376447092 \h </w:instrText>
      </w:r>
      <w:r>
        <w:rPr>
          <w:noProof/>
        </w:rPr>
      </w:r>
      <w:r>
        <w:rPr>
          <w:noProof/>
        </w:rPr>
        <w:fldChar w:fldCharType="separate"/>
      </w:r>
      <w:r>
        <w:rPr>
          <w:noProof/>
        </w:rPr>
        <w:t>155</w:t>
      </w:r>
      <w:r>
        <w:rPr>
          <w:noProof/>
        </w:rPr>
        <w:fldChar w:fldCharType="end"/>
      </w:r>
    </w:p>
    <w:p w14:paraId="430E56AF"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4.7.3.</w:t>
      </w:r>
      <w:r>
        <w:rPr>
          <w:noProof/>
        </w:rPr>
        <w:t xml:space="preserve"> Chemical Reaction Materials</w:t>
      </w:r>
      <w:r>
        <w:rPr>
          <w:noProof/>
        </w:rPr>
        <w:tab/>
      </w:r>
      <w:r>
        <w:rPr>
          <w:noProof/>
        </w:rPr>
        <w:fldChar w:fldCharType="begin"/>
      </w:r>
      <w:r>
        <w:rPr>
          <w:noProof/>
        </w:rPr>
        <w:instrText xml:space="preserve"> PAGEREF _Toc376447093 \h </w:instrText>
      </w:r>
      <w:r>
        <w:rPr>
          <w:noProof/>
        </w:rPr>
      </w:r>
      <w:r>
        <w:rPr>
          <w:noProof/>
        </w:rPr>
        <w:fldChar w:fldCharType="separate"/>
      </w:r>
      <w:r>
        <w:rPr>
          <w:noProof/>
        </w:rPr>
        <w:t>156</w:t>
      </w:r>
      <w:r>
        <w:rPr>
          <w:noProof/>
        </w:rPr>
        <w:fldChar w:fldCharType="end"/>
      </w:r>
    </w:p>
    <w:p w14:paraId="18205C35"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_Toc376447094 \h </w:instrText>
      </w:r>
      <w:r>
        <w:rPr>
          <w:noProof/>
        </w:rPr>
      </w:r>
      <w:r>
        <w:rPr>
          <w:noProof/>
        </w:rPr>
        <w:fldChar w:fldCharType="separate"/>
      </w:r>
      <w:r>
        <w:rPr>
          <w:noProof/>
        </w:rPr>
        <w:t>156</w:t>
      </w:r>
      <w:r>
        <w:rPr>
          <w:noProof/>
        </w:rPr>
        <w:fldChar w:fldCharType="end"/>
      </w:r>
    </w:p>
    <w:p w14:paraId="2C7E0E8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_Toc376447095 \h </w:instrText>
      </w:r>
      <w:r>
        <w:rPr>
          <w:noProof/>
        </w:rPr>
      </w:r>
      <w:r>
        <w:rPr>
          <w:noProof/>
        </w:rPr>
        <w:fldChar w:fldCharType="separate"/>
      </w:r>
      <w:r>
        <w:rPr>
          <w:noProof/>
        </w:rPr>
        <w:t>157</w:t>
      </w:r>
      <w:r>
        <w:rPr>
          <w:noProof/>
        </w:rPr>
        <w:fldChar w:fldCharType="end"/>
      </w:r>
    </w:p>
    <w:p w14:paraId="7B014B5A"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_Toc376447096 \h </w:instrText>
      </w:r>
      <w:r>
        <w:rPr>
          <w:noProof/>
        </w:rPr>
      </w:r>
      <w:r>
        <w:rPr>
          <w:noProof/>
        </w:rPr>
        <w:fldChar w:fldCharType="separate"/>
      </w:r>
      <w:r>
        <w:rPr>
          <w:noProof/>
        </w:rPr>
        <w:t>158</w:t>
      </w:r>
      <w:r>
        <w:rPr>
          <w:noProof/>
        </w:rPr>
        <w:fldChar w:fldCharType="end"/>
      </w:r>
    </w:p>
    <w:p w14:paraId="7BB4BFD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4.7.4.</w:t>
      </w:r>
      <w:r>
        <w:rPr>
          <w:noProof/>
        </w:rPr>
        <w:t xml:space="preserve"> Specific Reaction Rate Materials</w:t>
      </w:r>
      <w:r>
        <w:rPr>
          <w:noProof/>
        </w:rPr>
        <w:tab/>
      </w:r>
      <w:r>
        <w:rPr>
          <w:noProof/>
        </w:rPr>
        <w:fldChar w:fldCharType="begin"/>
      </w:r>
      <w:r>
        <w:rPr>
          <w:noProof/>
        </w:rPr>
        <w:instrText xml:space="preserve"> PAGEREF _Toc376447097 \h </w:instrText>
      </w:r>
      <w:r>
        <w:rPr>
          <w:noProof/>
        </w:rPr>
      </w:r>
      <w:r>
        <w:rPr>
          <w:noProof/>
        </w:rPr>
        <w:fldChar w:fldCharType="separate"/>
      </w:r>
      <w:r>
        <w:rPr>
          <w:noProof/>
        </w:rPr>
        <w:t>159</w:t>
      </w:r>
      <w:r>
        <w:rPr>
          <w:noProof/>
        </w:rPr>
        <w:fldChar w:fldCharType="end"/>
      </w:r>
    </w:p>
    <w:p w14:paraId="6031915F"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_Toc376447098 \h </w:instrText>
      </w:r>
      <w:r>
        <w:rPr>
          <w:noProof/>
        </w:rPr>
      </w:r>
      <w:r>
        <w:rPr>
          <w:noProof/>
        </w:rPr>
        <w:fldChar w:fldCharType="separate"/>
      </w:r>
      <w:r>
        <w:rPr>
          <w:noProof/>
        </w:rPr>
        <w:t>160</w:t>
      </w:r>
      <w:r>
        <w:rPr>
          <w:noProof/>
        </w:rPr>
        <w:fldChar w:fldCharType="end"/>
      </w:r>
    </w:p>
    <w:p w14:paraId="68A2CEBD"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_Toc376447099 \h </w:instrText>
      </w:r>
      <w:r>
        <w:rPr>
          <w:noProof/>
        </w:rPr>
      </w:r>
      <w:r>
        <w:rPr>
          <w:noProof/>
        </w:rPr>
        <w:fldChar w:fldCharType="separate"/>
      </w:r>
      <w:r>
        <w:rPr>
          <w:noProof/>
        </w:rPr>
        <w:t>161</w:t>
      </w:r>
      <w:r>
        <w:rPr>
          <w:noProof/>
        </w:rPr>
        <w:fldChar w:fldCharType="end"/>
      </w:r>
    </w:p>
    <w:p w14:paraId="48E211B6"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_Toc376447100 \h </w:instrText>
      </w:r>
      <w:r>
        <w:rPr>
          <w:noProof/>
        </w:rPr>
      </w:r>
      <w:r>
        <w:rPr>
          <w:noProof/>
        </w:rPr>
        <w:fldChar w:fldCharType="separate"/>
      </w:r>
      <w:r>
        <w:rPr>
          <w:noProof/>
        </w:rPr>
        <w:t>162</w:t>
      </w:r>
      <w:r>
        <w:rPr>
          <w:noProof/>
        </w:rPr>
        <w:fldChar w:fldCharType="end"/>
      </w:r>
    </w:p>
    <w:p w14:paraId="23CE3FEC"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5</w:t>
      </w:r>
      <w:r>
        <w:rPr>
          <w:noProof/>
        </w:rPr>
        <w:t xml:space="preserve"> Restart Input file</w:t>
      </w:r>
      <w:r>
        <w:rPr>
          <w:noProof/>
        </w:rPr>
        <w:tab/>
      </w:r>
      <w:r>
        <w:rPr>
          <w:noProof/>
        </w:rPr>
        <w:fldChar w:fldCharType="begin"/>
      </w:r>
      <w:r>
        <w:rPr>
          <w:noProof/>
        </w:rPr>
        <w:instrText xml:space="preserve"> PAGEREF _Toc376447101 \h </w:instrText>
      </w:r>
      <w:r>
        <w:rPr>
          <w:noProof/>
        </w:rPr>
      </w:r>
      <w:r>
        <w:rPr>
          <w:noProof/>
        </w:rPr>
        <w:fldChar w:fldCharType="separate"/>
      </w:r>
      <w:r>
        <w:rPr>
          <w:noProof/>
        </w:rPr>
        <w:t>163</w:t>
      </w:r>
      <w:r>
        <w:rPr>
          <w:noProof/>
        </w:rPr>
        <w:fldChar w:fldCharType="end"/>
      </w:r>
    </w:p>
    <w:p w14:paraId="3A76FB2E"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5.1. The Archive Section</w:t>
      </w:r>
      <w:r>
        <w:rPr>
          <w:noProof/>
        </w:rPr>
        <w:tab/>
      </w:r>
      <w:r>
        <w:rPr>
          <w:noProof/>
        </w:rPr>
        <w:fldChar w:fldCharType="begin"/>
      </w:r>
      <w:r>
        <w:rPr>
          <w:noProof/>
        </w:rPr>
        <w:instrText xml:space="preserve"> PAGEREF _Toc376447102 \h </w:instrText>
      </w:r>
      <w:r>
        <w:rPr>
          <w:noProof/>
        </w:rPr>
      </w:r>
      <w:r>
        <w:rPr>
          <w:noProof/>
        </w:rPr>
        <w:fldChar w:fldCharType="separate"/>
      </w:r>
      <w:r>
        <w:rPr>
          <w:noProof/>
        </w:rPr>
        <w:t>163</w:t>
      </w:r>
      <w:r>
        <w:rPr>
          <w:noProof/>
        </w:rPr>
        <w:fldChar w:fldCharType="end"/>
      </w:r>
    </w:p>
    <w:p w14:paraId="018EE144"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_Toc376447103 \h </w:instrText>
      </w:r>
      <w:r>
        <w:rPr>
          <w:noProof/>
        </w:rPr>
      </w:r>
      <w:r>
        <w:rPr>
          <w:noProof/>
        </w:rPr>
        <w:fldChar w:fldCharType="separate"/>
      </w:r>
      <w:r>
        <w:rPr>
          <w:noProof/>
        </w:rPr>
        <w:t>164</w:t>
      </w:r>
      <w:r>
        <w:rPr>
          <w:noProof/>
        </w:rPr>
        <w:fldChar w:fldCharType="end"/>
      </w:r>
    </w:p>
    <w:p w14:paraId="6164A11A"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_Toc376447104 \h </w:instrText>
      </w:r>
      <w:r>
        <w:rPr>
          <w:noProof/>
        </w:rPr>
      </w:r>
      <w:r>
        <w:rPr>
          <w:noProof/>
        </w:rPr>
        <w:fldChar w:fldCharType="separate"/>
      </w:r>
      <w:r>
        <w:rPr>
          <w:noProof/>
        </w:rPr>
        <w:t>164</w:t>
      </w:r>
      <w:r>
        <w:rPr>
          <w:noProof/>
        </w:rPr>
        <w:fldChar w:fldCharType="end"/>
      </w:r>
    </w:p>
    <w:p w14:paraId="6C855383"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_Toc376447105 \h </w:instrText>
      </w:r>
      <w:r>
        <w:rPr>
          <w:noProof/>
        </w:rPr>
      </w:r>
      <w:r>
        <w:rPr>
          <w:noProof/>
        </w:rPr>
        <w:fldChar w:fldCharType="separate"/>
      </w:r>
      <w:r>
        <w:rPr>
          <w:noProof/>
        </w:rPr>
        <w:t>164</w:t>
      </w:r>
      <w:r>
        <w:rPr>
          <w:noProof/>
        </w:rPr>
        <w:fldChar w:fldCharType="end"/>
      </w:r>
    </w:p>
    <w:p w14:paraId="51E1B190"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6</w:t>
      </w:r>
      <w:r>
        <w:rPr>
          <w:noProof/>
        </w:rPr>
        <w:t xml:space="preserve"> Multi-step Analysis</w:t>
      </w:r>
      <w:r>
        <w:rPr>
          <w:noProof/>
        </w:rPr>
        <w:tab/>
      </w:r>
      <w:r>
        <w:rPr>
          <w:noProof/>
        </w:rPr>
        <w:fldChar w:fldCharType="begin"/>
      </w:r>
      <w:r>
        <w:rPr>
          <w:noProof/>
        </w:rPr>
        <w:instrText xml:space="preserve"> PAGEREF _Toc376447106 \h </w:instrText>
      </w:r>
      <w:r>
        <w:rPr>
          <w:noProof/>
        </w:rPr>
      </w:r>
      <w:r>
        <w:rPr>
          <w:noProof/>
        </w:rPr>
        <w:fldChar w:fldCharType="separate"/>
      </w:r>
      <w:r>
        <w:rPr>
          <w:noProof/>
        </w:rPr>
        <w:t>165</w:t>
      </w:r>
      <w:r>
        <w:rPr>
          <w:noProof/>
        </w:rPr>
        <w:fldChar w:fldCharType="end"/>
      </w:r>
    </w:p>
    <w:p w14:paraId="5A65CD95"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_Toc376447107 \h </w:instrText>
      </w:r>
      <w:r>
        <w:rPr>
          <w:noProof/>
        </w:rPr>
      </w:r>
      <w:r>
        <w:rPr>
          <w:noProof/>
        </w:rPr>
        <w:fldChar w:fldCharType="separate"/>
      </w:r>
      <w:r>
        <w:rPr>
          <w:noProof/>
        </w:rPr>
        <w:t>165</w:t>
      </w:r>
      <w:r>
        <w:rPr>
          <w:noProof/>
        </w:rPr>
        <w:fldChar w:fldCharType="end"/>
      </w:r>
    </w:p>
    <w:p w14:paraId="0E8CB90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6.1.1.</w:t>
      </w:r>
      <w:r>
        <w:rPr>
          <w:noProof/>
        </w:rPr>
        <w:t xml:space="preserve"> Control Settings</w:t>
      </w:r>
      <w:r>
        <w:rPr>
          <w:noProof/>
        </w:rPr>
        <w:tab/>
      </w:r>
      <w:r>
        <w:rPr>
          <w:noProof/>
        </w:rPr>
        <w:fldChar w:fldCharType="begin"/>
      </w:r>
      <w:r>
        <w:rPr>
          <w:noProof/>
        </w:rPr>
        <w:instrText xml:space="preserve"> PAGEREF _Toc376447108 \h </w:instrText>
      </w:r>
      <w:r>
        <w:rPr>
          <w:noProof/>
        </w:rPr>
      </w:r>
      <w:r>
        <w:rPr>
          <w:noProof/>
        </w:rPr>
        <w:fldChar w:fldCharType="separate"/>
      </w:r>
      <w:r>
        <w:rPr>
          <w:noProof/>
        </w:rPr>
        <w:t>166</w:t>
      </w:r>
      <w:r>
        <w:rPr>
          <w:noProof/>
        </w:rPr>
        <w:fldChar w:fldCharType="end"/>
      </w:r>
    </w:p>
    <w:p w14:paraId="47A30A9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6.1.2.</w:t>
      </w:r>
      <w:r>
        <w:rPr>
          <w:noProof/>
        </w:rPr>
        <w:t xml:space="preserve"> Boundary Conditions</w:t>
      </w:r>
      <w:r>
        <w:rPr>
          <w:noProof/>
        </w:rPr>
        <w:tab/>
      </w:r>
      <w:r>
        <w:rPr>
          <w:noProof/>
        </w:rPr>
        <w:fldChar w:fldCharType="begin"/>
      </w:r>
      <w:r>
        <w:rPr>
          <w:noProof/>
        </w:rPr>
        <w:instrText xml:space="preserve"> PAGEREF _Toc376447109 \h </w:instrText>
      </w:r>
      <w:r>
        <w:rPr>
          <w:noProof/>
        </w:rPr>
      </w:r>
      <w:r>
        <w:rPr>
          <w:noProof/>
        </w:rPr>
        <w:fldChar w:fldCharType="separate"/>
      </w:r>
      <w:r>
        <w:rPr>
          <w:noProof/>
        </w:rPr>
        <w:t>166</w:t>
      </w:r>
      <w:r>
        <w:rPr>
          <w:noProof/>
        </w:rPr>
        <w:fldChar w:fldCharType="end"/>
      </w:r>
    </w:p>
    <w:p w14:paraId="54DA6D3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6.1.3.</w:t>
      </w:r>
      <w:r>
        <w:rPr>
          <w:noProof/>
        </w:rPr>
        <w:t xml:space="preserve"> Relative Boundary Conditions</w:t>
      </w:r>
      <w:r>
        <w:rPr>
          <w:noProof/>
        </w:rPr>
        <w:tab/>
      </w:r>
      <w:r>
        <w:rPr>
          <w:noProof/>
        </w:rPr>
        <w:fldChar w:fldCharType="begin"/>
      </w:r>
      <w:r>
        <w:rPr>
          <w:noProof/>
        </w:rPr>
        <w:instrText xml:space="preserve"> PAGEREF _Toc376447110 \h </w:instrText>
      </w:r>
      <w:r>
        <w:rPr>
          <w:noProof/>
        </w:rPr>
      </w:r>
      <w:r>
        <w:rPr>
          <w:noProof/>
        </w:rPr>
        <w:fldChar w:fldCharType="separate"/>
      </w:r>
      <w:r>
        <w:rPr>
          <w:noProof/>
        </w:rPr>
        <w:t>166</w:t>
      </w:r>
      <w:r>
        <w:rPr>
          <w:noProof/>
        </w:rPr>
        <w:fldChar w:fldCharType="end"/>
      </w:r>
    </w:p>
    <w:p w14:paraId="5A9DBF4F"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_Toc376447111 \h </w:instrText>
      </w:r>
      <w:r>
        <w:rPr>
          <w:noProof/>
        </w:rPr>
      </w:r>
      <w:r>
        <w:rPr>
          <w:noProof/>
        </w:rPr>
        <w:fldChar w:fldCharType="separate"/>
      </w:r>
      <w:r>
        <w:rPr>
          <w:noProof/>
        </w:rPr>
        <w:t>166</w:t>
      </w:r>
      <w:r>
        <w:rPr>
          <w:noProof/>
        </w:rPr>
        <w:fldChar w:fldCharType="end"/>
      </w:r>
    </w:p>
    <w:p w14:paraId="70C12718"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7</w:t>
      </w:r>
      <w:r>
        <w:rPr>
          <w:noProof/>
        </w:rPr>
        <w:t xml:space="preserve"> Parameter Optimization</w:t>
      </w:r>
      <w:r>
        <w:rPr>
          <w:noProof/>
        </w:rPr>
        <w:tab/>
      </w:r>
      <w:r>
        <w:rPr>
          <w:noProof/>
        </w:rPr>
        <w:fldChar w:fldCharType="begin"/>
      </w:r>
      <w:r>
        <w:rPr>
          <w:noProof/>
        </w:rPr>
        <w:instrText xml:space="preserve"> PAGEREF _Toc376447112 \h </w:instrText>
      </w:r>
      <w:r>
        <w:rPr>
          <w:noProof/>
        </w:rPr>
      </w:r>
      <w:r>
        <w:rPr>
          <w:noProof/>
        </w:rPr>
        <w:fldChar w:fldCharType="separate"/>
      </w:r>
      <w:r>
        <w:rPr>
          <w:noProof/>
        </w:rPr>
        <w:t>169</w:t>
      </w:r>
      <w:r>
        <w:rPr>
          <w:noProof/>
        </w:rPr>
        <w:fldChar w:fldCharType="end"/>
      </w:r>
    </w:p>
    <w:p w14:paraId="3D05A50D"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_Toc376447113 \h </w:instrText>
      </w:r>
      <w:r>
        <w:rPr>
          <w:noProof/>
        </w:rPr>
      </w:r>
      <w:r>
        <w:rPr>
          <w:noProof/>
        </w:rPr>
        <w:fldChar w:fldCharType="separate"/>
      </w:r>
      <w:r>
        <w:rPr>
          <w:noProof/>
        </w:rPr>
        <w:t>169</w:t>
      </w:r>
      <w:r>
        <w:rPr>
          <w:noProof/>
        </w:rPr>
        <w:fldChar w:fldCharType="end"/>
      </w:r>
    </w:p>
    <w:p w14:paraId="1C99BBC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7.1.1.</w:t>
      </w:r>
      <w:r>
        <w:rPr>
          <w:noProof/>
        </w:rPr>
        <w:t xml:space="preserve"> Model Section</w:t>
      </w:r>
      <w:r>
        <w:rPr>
          <w:noProof/>
        </w:rPr>
        <w:tab/>
      </w:r>
      <w:r>
        <w:rPr>
          <w:noProof/>
        </w:rPr>
        <w:fldChar w:fldCharType="begin"/>
      </w:r>
      <w:r>
        <w:rPr>
          <w:noProof/>
        </w:rPr>
        <w:instrText xml:space="preserve"> PAGEREF _Toc376447114 \h </w:instrText>
      </w:r>
      <w:r>
        <w:rPr>
          <w:noProof/>
        </w:rPr>
      </w:r>
      <w:r>
        <w:rPr>
          <w:noProof/>
        </w:rPr>
        <w:fldChar w:fldCharType="separate"/>
      </w:r>
      <w:r>
        <w:rPr>
          <w:noProof/>
        </w:rPr>
        <w:t>169</w:t>
      </w:r>
      <w:r>
        <w:rPr>
          <w:noProof/>
        </w:rPr>
        <w:fldChar w:fldCharType="end"/>
      </w:r>
    </w:p>
    <w:p w14:paraId="50C5121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7.1.2.</w:t>
      </w:r>
      <w:r>
        <w:rPr>
          <w:noProof/>
        </w:rPr>
        <w:t xml:space="preserve"> Options Section</w:t>
      </w:r>
      <w:r>
        <w:rPr>
          <w:noProof/>
        </w:rPr>
        <w:tab/>
      </w:r>
      <w:r>
        <w:rPr>
          <w:noProof/>
        </w:rPr>
        <w:fldChar w:fldCharType="begin"/>
      </w:r>
      <w:r>
        <w:rPr>
          <w:noProof/>
        </w:rPr>
        <w:instrText xml:space="preserve"> PAGEREF _Toc376447115 \h </w:instrText>
      </w:r>
      <w:r>
        <w:rPr>
          <w:noProof/>
        </w:rPr>
      </w:r>
      <w:r>
        <w:rPr>
          <w:noProof/>
        </w:rPr>
        <w:fldChar w:fldCharType="separate"/>
      </w:r>
      <w:r>
        <w:rPr>
          <w:noProof/>
        </w:rPr>
        <w:t>169</w:t>
      </w:r>
      <w:r>
        <w:rPr>
          <w:noProof/>
        </w:rPr>
        <w:fldChar w:fldCharType="end"/>
      </w:r>
    </w:p>
    <w:p w14:paraId="3353C59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7.1.3.</w:t>
      </w:r>
      <w:r>
        <w:rPr>
          <w:noProof/>
        </w:rPr>
        <w:t xml:space="preserve"> Function Section</w:t>
      </w:r>
      <w:r>
        <w:rPr>
          <w:noProof/>
        </w:rPr>
        <w:tab/>
      </w:r>
      <w:r>
        <w:rPr>
          <w:noProof/>
        </w:rPr>
        <w:fldChar w:fldCharType="begin"/>
      </w:r>
      <w:r>
        <w:rPr>
          <w:noProof/>
        </w:rPr>
        <w:instrText xml:space="preserve"> PAGEREF _Toc376447116 \h </w:instrText>
      </w:r>
      <w:r>
        <w:rPr>
          <w:noProof/>
        </w:rPr>
      </w:r>
      <w:r>
        <w:rPr>
          <w:noProof/>
        </w:rPr>
        <w:fldChar w:fldCharType="separate"/>
      </w:r>
      <w:r>
        <w:rPr>
          <w:noProof/>
        </w:rPr>
        <w:t>170</w:t>
      </w:r>
      <w:r>
        <w:rPr>
          <w:noProof/>
        </w:rPr>
        <w:fldChar w:fldCharType="end"/>
      </w:r>
    </w:p>
    <w:p w14:paraId="2FCEEA8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7.1.4.</w:t>
      </w:r>
      <w:r>
        <w:rPr>
          <w:noProof/>
        </w:rPr>
        <w:t xml:space="preserve"> Parameters Section</w:t>
      </w:r>
      <w:r>
        <w:rPr>
          <w:noProof/>
        </w:rPr>
        <w:tab/>
      </w:r>
      <w:r>
        <w:rPr>
          <w:noProof/>
        </w:rPr>
        <w:fldChar w:fldCharType="begin"/>
      </w:r>
      <w:r>
        <w:rPr>
          <w:noProof/>
        </w:rPr>
        <w:instrText xml:space="preserve"> PAGEREF _Toc376447117 \h </w:instrText>
      </w:r>
      <w:r>
        <w:rPr>
          <w:noProof/>
        </w:rPr>
      </w:r>
      <w:r>
        <w:rPr>
          <w:noProof/>
        </w:rPr>
        <w:fldChar w:fldCharType="separate"/>
      </w:r>
      <w:r>
        <w:rPr>
          <w:noProof/>
        </w:rPr>
        <w:t>171</w:t>
      </w:r>
      <w:r>
        <w:rPr>
          <w:noProof/>
        </w:rPr>
        <w:fldChar w:fldCharType="end"/>
      </w:r>
    </w:p>
    <w:p w14:paraId="3008D06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7.1.5.</w:t>
      </w:r>
      <w:r>
        <w:rPr>
          <w:noProof/>
        </w:rPr>
        <w:t xml:space="preserve"> Load Data Section</w:t>
      </w:r>
      <w:r>
        <w:rPr>
          <w:noProof/>
        </w:rPr>
        <w:tab/>
      </w:r>
      <w:r>
        <w:rPr>
          <w:noProof/>
        </w:rPr>
        <w:fldChar w:fldCharType="begin"/>
      </w:r>
      <w:r>
        <w:rPr>
          <w:noProof/>
        </w:rPr>
        <w:instrText xml:space="preserve"> PAGEREF _Toc376447118 \h </w:instrText>
      </w:r>
      <w:r>
        <w:rPr>
          <w:noProof/>
        </w:rPr>
      </w:r>
      <w:r>
        <w:rPr>
          <w:noProof/>
        </w:rPr>
        <w:fldChar w:fldCharType="separate"/>
      </w:r>
      <w:r>
        <w:rPr>
          <w:noProof/>
        </w:rPr>
        <w:t>173</w:t>
      </w:r>
      <w:r>
        <w:rPr>
          <w:noProof/>
        </w:rPr>
        <w:fldChar w:fldCharType="end"/>
      </w:r>
    </w:p>
    <w:p w14:paraId="5D2FED90"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_Toc376447119 \h </w:instrText>
      </w:r>
      <w:r>
        <w:rPr>
          <w:noProof/>
        </w:rPr>
      </w:r>
      <w:r>
        <w:rPr>
          <w:noProof/>
        </w:rPr>
        <w:fldChar w:fldCharType="separate"/>
      </w:r>
      <w:r>
        <w:rPr>
          <w:noProof/>
        </w:rPr>
        <w:t>173</w:t>
      </w:r>
      <w:r>
        <w:rPr>
          <w:noProof/>
        </w:rPr>
        <w:fldChar w:fldCharType="end"/>
      </w:r>
    </w:p>
    <w:p w14:paraId="12B9879B"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_Toc376447120 \h </w:instrText>
      </w:r>
      <w:r>
        <w:rPr>
          <w:noProof/>
        </w:rPr>
      </w:r>
      <w:r>
        <w:rPr>
          <w:noProof/>
        </w:rPr>
        <w:fldChar w:fldCharType="separate"/>
      </w:r>
      <w:r>
        <w:rPr>
          <w:noProof/>
        </w:rPr>
        <w:t>174</w:t>
      </w:r>
      <w:r>
        <w:rPr>
          <w:noProof/>
        </w:rPr>
        <w:fldChar w:fldCharType="end"/>
      </w:r>
    </w:p>
    <w:p w14:paraId="7293F410"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sidRPr="00CC5375">
        <w:rPr>
          <w:noProof/>
          <w:color w:val="000000"/>
        </w:rPr>
        <w:t>Chapter 8</w:t>
      </w:r>
      <w:r>
        <w:rPr>
          <w:noProof/>
        </w:rPr>
        <w:t xml:space="preserve"> Troubleshooting</w:t>
      </w:r>
      <w:r>
        <w:rPr>
          <w:noProof/>
        </w:rPr>
        <w:tab/>
      </w:r>
      <w:r>
        <w:rPr>
          <w:noProof/>
        </w:rPr>
        <w:fldChar w:fldCharType="begin"/>
      </w:r>
      <w:r>
        <w:rPr>
          <w:noProof/>
        </w:rPr>
        <w:instrText xml:space="preserve"> PAGEREF _Toc376447121 \h </w:instrText>
      </w:r>
      <w:r>
        <w:rPr>
          <w:noProof/>
        </w:rPr>
      </w:r>
      <w:r>
        <w:rPr>
          <w:noProof/>
        </w:rPr>
        <w:fldChar w:fldCharType="separate"/>
      </w:r>
      <w:r>
        <w:rPr>
          <w:noProof/>
        </w:rPr>
        <w:t>175</w:t>
      </w:r>
      <w:r>
        <w:rPr>
          <w:noProof/>
        </w:rPr>
        <w:fldChar w:fldCharType="end"/>
      </w:r>
    </w:p>
    <w:p w14:paraId="3106F0D7"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_Toc376447122 \h </w:instrText>
      </w:r>
      <w:r>
        <w:rPr>
          <w:noProof/>
        </w:rPr>
      </w:r>
      <w:r>
        <w:rPr>
          <w:noProof/>
        </w:rPr>
        <w:fldChar w:fldCharType="separate"/>
      </w:r>
      <w:r>
        <w:rPr>
          <w:noProof/>
        </w:rPr>
        <w:t>175</w:t>
      </w:r>
      <w:r>
        <w:rPr>
          <w:noProof/>
        </w:rPr>
        <w:fldChar w:fldCharType="end"/>
      </w:r>
    </w:p>
    <w:p w14:paraId="725238A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8.1.1.</w:t>
      </w:r>
      <w:r>
        <w:rPr>
          <w:noProof/>
        </w:rPr>
        <w:t xml:space="preserve"> The Finite Element Mesh</w:t>
      </w:r>
      <w:r>
        <w:rPr>
          <w:noProof/>
        </w:rPr>
        <w:tab/>
      </w:r>
      <w:r>
        <w:rPr>
          <w:noProof/>
        </w:rPr>
        <w:fldChar w:fldCharType="begin"/>
      </w:r>
      <w:r>
        <w:rPr>
          <w:noProof/>
        </w:rPr>
        <w:instrText xml:space="preserve"> PAGEREF _Toc376447123 \h </w:instrText>
      </w:r>
      <w:r>
        <w:rPr>
          <w:noProof/>
        </w:rPr>
      </w:r>
      <w:r>
        <w:rPr>
          <w:noProof/>
        </w:rPr>
        <w:fldChar w:fldCharType="separate"/>
      </w:r>
      <w:r>
        <w:rPr>
          <w:noProof/>
        </w:rPr>
        <w:t>175</w:t>
      </w:r>
      <w:r>
        <w:rPr>
          <w:noProof/>
        </w:rPr>
        <w:fldChar w:fldCharType="end"/>
      </w:r>
    </w:p>
    <w:p w14:paraId="5754429F"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8.1.2.</w:t>
      </w:r>
      <w:r>
        <w:rPr>
          <w:noProof/>
        </w:rPr>
        <w:t xml:space="preserve"> Materials</w:t>
      </w:r>
      <w:r>
        <w:rPr>
          <w:noProof/>
        </w:rPr>
        <w:tab/>
      </w:r>
      <w:r>
        <w:rPr>
          <w:noProof/>
        </w:rPr>
        <w:fldChar w:fldCharType="begin"/>
      </w:r>
      <w:r>
        <w:rPr>
          <w:noProof/>
        </w:rPr>
        <w:instrText xml:space="preserve"> PAGEREF _Toc376447124 \h </w:instrText>
      </w:r>
      <w:r>
        <w:rPr>
          <w:noProof/>
        </w:rPr>
      </w:r>
      <w:r>
        <w:rPr>
          <w:noProof/>
        </w:rPr>
        <w:fldChar w:fldCharType="separate"/>
      </w:r>
      <w:r>
        <w:rPr>
          <w:noProof/>
        </w:rPr>
        <w:t>176</w:t>
      </w:r>
      <w:r>
        <w:rPr>
          <w:noProof/>
        </w:rPr>
        <w:fldChar w:fldCharType="end"/>
      </w:r>
    </w:p>
    <w:p w14:paraId="568CB39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8.1.3.</w:t>
      </w:r>
      <w:r>
        <w:rPr>
          <w:noProof/>
        </w:rPr>
        <w:t xml:space="preserve"> Boundary Conditions</w:t>
      </w:r>
      <w:r>
        <w:rPr>
          <w:noProof/>
        </w:rPr>
        <w:tab/>
      </w:r>
      <w:r>
        <w:rPr>
          <w:noProof/>
        </w:rPr>
        <w:fldChar w:fldCharType="begin"/>
      </w:r>
      <w:r>
        <w:rPr>
          <w:noProof/>
        </w:rPr>
        <w:instrText xml:space="preserve"> PAGEREF _Toc376447125 \h </w:instrText>
      </w:r>
      <w:r>
        <w:rPr>
          <w:noProof/>
        </w:rPr>
      </w:r>
      <w:r>
        <w:rPr>
          <w:noProof/>
        </w:rPr>
        <w:fldChar w:fldCharType="separate"/>
      </w:r>
      <w:r>
        <w:rPr>
          <w:noProof/>
        </w:rPr>
        <w:t>176</w:t>
      </w:r>
      <w:r>
        <w:rPr>
          <w:noProof/>
        </w:rPr>
        <w:fldChar w:fldCharType="end"/>
      </w:r>
    </w:p>
    <w:p w14:paraId="6ED27BEC"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_Toc376447126 \h </w:instrText>
      </w:r>
      <w:r>
        <w:rPr>
          <w:noProof/>
        </w:rPr>
      </w:r>
      <w:r>
        <w:rPr>
          <w:noProof/>
        </w:rPr>
        <w:fldChar w:fldCharType="separate"/>
      </w:r>
      <w:r>
        <w:rPr>
          <w:noProof/>
        </w:rPr>
        <w:t>177</w:t>
      </w:r>
      <w:r>
        <w:rPr>
          <w:noProof/>
        </w:rPr>
        <w:fldChar w:fldCharType="end"/>
      </w:r>
    </w:p>
    <w:p w14:paraId="1BE9054C"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_Toc376447127 \h </w:instrText>
      </w:r>
      <w:r>
        <w:rPr>
          <w:noProof/>
        </w:rPr>
      </w:r>
      <w:r>
        <w:rPr>
          <w:noProof/>
        </w:rPr>
        <w:fldChar w:fldCharType="separate"/>
      </w:r>
      <w:r>
        <w:rPr>
          <w:noProof/>
        </w:rPr>
        <w:t>177</w:t>
      </w:r>
      <w:r>
        <w:rPr>
          <w:noProof/>
        </w:rPr>
        <w:fldChar w:fldCharType="end"/>
      </w:r>
    </w:p>
    <w:p w14:paraId="557CF22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8.3.1.</w:t>
      </w:r>
      <w:r>
        <w:rPr>
          <w:noProof/>
        </w:rPr>
        <w:t xml:space="preserve"> Inverted elements</w:t>
      </w:r>
      <w:r>
        <w:rPr>
          <w:noProof/>
        </w:rPr>
        <w:tab/>
      </w:r>
      <w:r>
        <w:rPr>
          <w:noProof/>
        </w:rPr>
        <w:fldChar w:fldCharType="begin"/>
      </w:r>
      <w:r>
        <w:rPr>
          <w:noProof/>
        </w:rPr>
        <w:instrText xml:space="preserve"> PAGEREF _Toc376447128 \h </w:instrText>
      </w:r>
      <w:r>
        <w:rPr>
          <w:noProof/>
        </w:rPr>
      </w:r>
      <w:r>
        <w:rPr>
          <w:noProof/>
        </w:rPr>
        <w:fldChar w:fldCharType="separate"/>
      </w:r>
      <w:r>
        <w:rPr>
          <w:noProof/>
        </w:rPr>
        <w:t>177</w:t>
      </w:r>
      <w:r>
        <w:rPr>
          <w:noProof/>
        </w:rPr>
        <w:fldChar w:fldCharType="end"/>
      </w:r>
    </w:p>
    <w:p w14:paraId="35619456"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_Toc376447129 \h </w:instrText>
      </w:r>
      <w:r>
        <w:rPr>
          <w:noProof/>
        </w:rPr>
      </w:r>
      <w:r>
        <w:rPr>
          <w:noProof/>
        </w:rPr>
        <w:fldChar w:fldCharType="separate"/>
      </w:r>
      <w:r>
        <w:rPr>
          <w:noProof/>
        </w:rPr>
        <w:t>178</w:t>
      </w:r>
      <w:r>
        <w:rPr>
          <w:noProof/>
        </w:rPr>
        <w:fldChar w:fldCharType="end"/>
      </w:r>
    </w:p>
    <w:p w14:paraId="7B84717E"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_Toc376447130 \h </w:instrText>
      </w:r>
      <w:r>
        <w:rPr>
          <w:noProof/>
        </w:rPr>
      </w:r>
      <w:r>
        <w:rPr>
          <w:noProof/>
        </w:rPr>
        <w:fldChar w:fldCharType="separate"/>
      </w:r>
      <w:r>
        <w:rPr>
          <w:noProof/>
        </w:rPr>
        <w:t>178</w:t>
      </w:r>
      <w:r>
        <w:rPr>
          <w:noProof/>
        </w:rPr>
        <w:fldChar w:fldCharType="end"/>
      </w:r>
    </w:p>
    <w:p w14:paraId="2302EF34"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_Toc376447131 \h </w:instrText>
      </w:r>
      <w:r>
        <w:rPr>
          <w:noProof/>
        </w:rPr>
      </w:r>
      <w:r>
        <w:rPr>
          <w:noProof/>
        </w:rPr>
        <w:fldChar w:fldCharType="separate"/>
      </w:r>
      <w:r>
        <w:rPr>
          <w:noProof/>
        </w:rPr>
        <w:t>178</w:t>
      </w:r>
      <w:r>
        <w:rPr>
          <w:noProof/>
        </w:rPr>
        <w:fldChar w:fldCharType="end"/>
      </w:r>
    </w:p>
    <w:p w14:paraId="429F5E41"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_Toc376447132 \h </w:instrText>
      </w:r>
      <w:r>
        <w:rPr>
          <w:noProof/>
        </w:rPr>
      </w:r>
      <w:r>
        <w:rPr>
          <w:noProof/>
        </w:rPr>
        <w:fldChar w:fldCharType="separate"/>
      </w:r>
      <w:r>
        <w:rPr>
          <w:noProof/>
        </w:rPr>
        <w:t>178</w:t>
      </w:r>
      <w:r>
        <w:rPr>
          <w:noProof/>
        </w:rPr>
        <w:fldChar w:fldCharType="end"/>
      </w:r>
    </w:p>
    <w:p w14:paraId="76EFBE93"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_Toc376447133 \h </w:instrText>
      </w:r>
      <w:r>
        <w:rPr>
          <w:noProof/>
        </w:rPr>
      </w:r>
      <w:r>
        <w:rPr>
          <w:noProof/>
        </w:rPr>
        <w:fldChar w:fldCharType="separate"/>
      </w:r>
      <w:r>
        <w:rPr>
          <w:noProof/>
        </w:rPr>
        <w:t>178</w:t>
      </w:r>
      <w:r>
        <w:rPr>
          <w:noProof/>
        </w:rPr>
        <w:fldChar w:fldCharType="end"/>
      </w:r>
    </w:p>
    <w:p w14:paraId="666EFADF"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8.3.2.</w:t>
      </w:r>
      <w:r>
        <w:rPr>
          <w:noProof/>
        </w:rPr>
        <w:t xml:space="preserve"> Failure to converge</w:t>
      </w:r>
      <w:r>
        <w:rPr>
          <w:noProof/>
        </w:rPr>
        <w:tab/>
      </w:r>
      <w:r>
        <w:rPr>
          <w:noProof/>
        </w:rPr>
        <w:fldChar w:fldCharType="begin"/>
      </w:r>
      <w:r>
        <w:rPr>
          <w:noProof/>
        </w:rPr>
        <w:instrText xml:space="preserve"> PAGEREF _Toc376447134 \h </w:instrText>
      </w:r>
      <w:r>
        <w:rPr>
          <w:noProof/>
        </w:rPr>
      </w:r>
      <w:r>
        <w:rPr>
          <w:noProof/>
        </w:rPr>
        <w:fldChar w:fldCharType="separate"/>
      </w:r>
      <w:r>
        <w:rPr>
          <w:noProof/>
        </w:rPr>
        <w:t>178</w:t>
      </w:r>
      <w:r>
        <w:rPr>
          <w:noProof/>
        </w:rPr>
        <w:fldChar w:fldCharType="end"/>
      </w:r>
    </w:p>
    <w:p w14:paraId="4A9B2563"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_Toc376447135 \h </w:instrText>
      </w:r>
      <w:r>
        <w:rPr>
          <w:noProof/>
        </w:rPr>
      </w:r>
      <w:r>
        <w:rPr>
          <w:noProof/>
        </w:rPr>
        <w:fldChar w:fldCharType="separate"/>
      </w:r>
      <w:r>
        <w:rPr>
          <w:noProof/>
        </w:rPr>
        <w:t>179</w:t>
      </w:r>
      <w:r>
        <w:rPr>
          <w:noProof/>
        </w:rPr>
        <w:fldChar w:fldCharType="end"/>
      </w:r>
    </w:p>
    <w:p w14:paraId="3CF621C7"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_Toc376447136 \h </w:instrText>
      </w:r>
      <w:r>
        <w:rPr>
          <w:noProof/>
        </w:rPr>
      </w:r>
      <w:r>
        <w:rPr>
          <w:noProof/>
        </w:rPr>
        <w:fldChar w:fldCharType="separate"/>
      </w:r>
      <w:r>
        <w:rPr>
          <w:noProof/>
        </w:rPr>
        <w:t>179</w:t>
      </w:r>
      <w:r>
        <w:rPr>
          <w:noProof/>
        </w:rPr>
        <w:fldChar w:fldCharType="end"/>
      </w:r>
    </w:p>
    <w:p w14:paraId="497AAED4"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_Toc376447137 \h </w:instrText>
      </w:r>
      <w:r>
        <w:rPr>
          <w:noProof/>
        </w:rPr>
      </w:r>
      <w:r>
        <w:rPr>
          <w:noProof/>
        </w:rPr>
        <w:fldChar w:fldCharType="separate"/>
      </w:r>
      <w:r>
        <w:rPr>
          <w:noProof/>
        </w:rPr>
        <w:t>179</w:t>
      </w:r>
      <w:r>
        <w:rPr>
          <w:noProof/>
        </w:rPr>
        <w:fldChar w:fldCharType="end"/>
      </w:r>
    </w:p>
    <w:p w14:paraId="0291C533" w14:textId="77777777" w:rsidR="00FE00A6" w:rsidRDefault="00FE00A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_Toc376447138 \h </w:instrText>
      </w:r>
      <w:r>
        <w:rPr>
          <w:noProof/>
        </w:rPr>
      </w:r>
      <w:r>
        <w:rPr>
          <w:noProof/>
        </w:rPr>
        <w:fldChar w:fldCharType="separate"/>
      </w:r>
      <w:r>
        <w:rPr>
          <w:noProof/>
        </w:rPr>
        <w:t>180</w:t>
      </w:r>
      <w:r>
        <w:rPr>
          <w:noProof/>
        </w:rPr>
        <w:fldChar w:fldCharType="end"/>
      </w:r>
    </w:p>
    <w:p w14:paraId="2D46E243"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_Toc376447139 \h </w:instrText>
      </w:r>
      <w:r>
        <w:rPr>
          <w:noProof/>
        </w:rPr>
      </w:r>
      <w:r>
        <w:rPr>
          <w:noProof/>
        </w:rPr>
        <w:fldChar w:fldCharType="separate"/>
      </w:r>
      <w:r>
        <w:rPr>
          <w:noProof/>
        </w:rPr>
        <w:t>180</w:t>
      </w:r>
      <w:r>
        <w:rPr>
          <w:noProof/>
        </w:rPr>
        <w:fldChar w:fldCharType="end"/>
      </w:r>
    </w:p>
    <w:p w14:paraId="1362E8A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8.4.1.</w:t>
      </w:r>
      <w:r>
        <w:rPr>
          <w:noProof/>
        </w:rPr>
        <w:t xml:space="preserve"> The penalty method</w:t>
      </w:r>
      <w:r>
        <w:rPr>
          <w:noProof/>
        </w:rPr>
        <w:tab/>
      </w:r>
      <w:r>
        <w:rPr>
          <w:noProof/>
        </w:rPr>
        <w:fldChar w:fldCharType="begin"/>
      </w:r>
      <w:r>
        <w:rPr>
          <w:noProof/>
        </w:rPr>
        <w:instrText xml:space="preserve"> PAGEREF _Toc376447140 \h </w:instrText>
      </w:r>
      <w:r>
        <w:rPr>
          <w:noProof/>
        </w:rPr>
      </w:r>
      <w:r>
        <w:rPr>
          <w:noProof/>
        </w:rPr>
        <w:fldChar w:fldCharType="separate"/>
      </w:r>
      <w:r>
        <w:rPr>
          <w:noProof/>
        </w:rPr>
        <w:t>180</w:t>
      </w:r>
      <w:r>
        <w:rPr>
          <w:noProof/>
        </w:rPr>
        <w:fldChar w:fldCharType="end"/>
      </w:r>
    </w:p>
    <w:p w14:paraId="54851880"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8.4.2.</w:t>
      </w:r>
      <w:r>
        <w:rPr>
          <w:noProof/>
        </w:rPr>
        <w:t xml:space="preserve"> Augmented Lagrangian Method</w:t>
      </w:r>
      <w:r>
        <w:rPr>
          <w:noProof/>
        </w:rPr>
        <w:tab/>
      </w:r>
      <w:r>
        <w:rPr>
          <w:noProof/>
        </w:rPr>
        <w:fldChar w:fldCharType="begin"/>
      </w:r>
      <w:r>
        <w:rPr>
          <w:noProof/>
        </w:rPr>
        <w:instrText xml:space="preserve"> PAGEREF _Toc376447141 \h </w:instrText>
      </w:r>
      <w:r>
        <w:rPr>
          <w:noProof/>
        </w:rPr>
      </w:r>
      <w:r>
        <w:rPr>
          <w:noProof/>
        </w:rPr>
        <w:fldChar w:fldCharType="separate"/>
      </w:r>
      <w:r>
        <w:rPr>
          <w:noProof/>
        </w:rPr>
        <w:t>180</w:t>
      </w:r>
      <w:r>
        <w:rPr>
          <w:noProof/>
        </w:rPr>
        <w:fldChar w:fldCharType="end"/>
      </w:r>
    </w:p>
    <w:p w14:paraId="1109D6A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8.4.3.</w:t>
      </w:r>
      <w:r>
        <w:rPr>
          <w:noProof/>
        </w:rPr>
        <w:t xml:space="preserve"> Initial Separation</w:t>
      </w:r>
      <w:r>
        <w:rPr>
          <w:noProof/>
        </w:rPr>
        <w:tab/>
      </w:r>
      <w:r>
        <w:rPr>
          <w:noProof/>
        </w:rPr>
        <w:fldChar w:fldCharType="begin"/>
      </w:r>
      <w:r>
        <w:rPr>
          <w:noProof/>
        </w:rPr>
        <w:instrText xml:space="preserve"> PAGEREF _Toc376447142 \h </w:instrText>
      </w:r>
      <w:r>
        <w:rPr>
          <w:noProof/>
        </w:rPr>
      </w:r>
      <w:r>
        <w:rPr>
          <w:noProof/>
        </w:rPr>
        <w:fldChar w:fldCharType="separate"/>
      </w:r>
      <w:r>
        <w:rPr>
          <w:noProof/>
        </w:rPr>
        <w:t>181</w:t>
      </w:r>
      <w:r>
        <w:rPr>
          <w:noProof/>
        </w:rPr>
        <w:fldChar w:fldCharType="end"/>
      </w:r>
    </w:p>
    <w:p w14:paraId="417D34BD"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_Toc376447143 \h </w:instrText>
      </w:r>
      <w:r>
        <w:rPr>
          <w:noProof/>
        </w:rPr>
      </w:r>
      <w:r>
        <w:rPr>
          <w:noProof/>
        </w:rPr>
        <w:fldChar w:fldCharType="separate"/>
      </w:r>
      <w:r>
        <w:rPr>
          <w:noProof/>
        </w:rPr>
        <w:t>181</w:t>
      </w:r>
      <w:r>
        <w:rPr>
          <w:noProof/>
        </w:rPr>
        <w:fldChar w:fldCharType="end"/>
      </w:r>
    </w:p>
    <w:p w14:paraId="7B5D0F9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8.5.1.</w:t>
      </w:r>
      <w:r>
        <w:rPr>
          <w:noProof/>
        </w:rPr>
        <w:t xml:space="preserve"> Initial State of Swelling</w:t>
      </w:r>
      <w:r>
        <w:rPr>
          <w:noProof/>
        </w:rPr>
        <w:tab/>
      </w:r>
      <w:r>
        <w:rPr>
          <w:noProof/>
        </w:rPr>
        <w:fldChar w:fldCharType="begin"/>
      </w:r>
      <w:r>
        <w:rPr>
          <w:noProof/>
        </w:rPr>
        <w:instrText xml:space="preserve"> PAGEREF _Toc376447144 \h </w:instrText>
      </w:r>
      <w:r>
        <w:rPr>
          <w:noProof/>
        </w:rPr>
      </w:r>
      <w:r>
        <w:rPr>
          <w:noProof/>
        </w:rPr>
        <w:fldChar w:fldCharType="separate"/>
      </w:r>
      <w:r>
        <w:rPr>
          <w:noProof/>
        </w:rPr>
        <w:t>181</w:t>
      </w:r>
      <w:r>
        <w:rPr>
          <w:noProof/>
        </w:rPr>
        <w:fldChar w:fldCharType="end"/>
      </w:r>
    </w:p>
    <w:p w14:paraId="3C2C51B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8.5.2.</w:t>
      </w:r>
      <w:r>
        <w:rPr>
          <w:noProof/>
        </w:rPr>
        <w:t xml:space="preserve"> Prescribed Boundary Conditions</w:t>
      </w:r>
      <w:r>
        <w:rPr>
          <w:noProof/>
        </w:rPr>
        <w:tab/>
      </w:r>
      <w:r>
        <w:rPr>
          <w:noProof/>
        </w:rPr>
        <w:fldChar w:fldCharType="begin"/>
      </w:r>
      <w:r>
        <w:rPr>
          <w:noProof/>
        </w:rPr>
        <w:instrText xml:space="preserve"> PAGEREF _Toc376447145 \h </w:instrText>
      </w:r>
      <w:r>
        <w:rPr>
          <w:noProof/>
        </w:rPr>
      </w:r>
      <w:r>
        <w:rPr>
          <w:noProof/>
        </w:rPr>
        <w:fldChar w:fldCharType="separate"/>
      </w:r>
      <w:r>
        <w:rPr>
          <w:noProof/>
        </w:rPr>
        <w:t>182</w:t>
      </w:r>
      <w:r>
        <w:rPr>
          <w:noProof/>
        </w:rPr>
        <w:fldChar w:fldCharType="end"/>
      </w:r>
    </w:p>
    <w:p w14:paraId="0B480AD7"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8.5.3.</w:t>
      </w:r>
      <w:r>
        <w:rPr>
          <w:noProof/>
        </w:rPr>
        <w:t xml:space="preserve"> Prescribed Initial Conditions</w:t>
      </w:r>
      <w:r>
        <w:rPr>
          <w:noProof/>
        </w:rPr>
        <w:tab/>
      </w:r>
      <w:r>
        <w:rPr>
          <w:noProof/>
        </w:rPr>
        <w:fldChar w:fldCharType="begin"/>
      </w:r>
      <w:r>
        <w:rPr>
          <w:noProof/>
        </w:rPr>
        <w:instrText xml:space="preserve"> PAGEREF _Toc376447146 \h </w:instrText>
      </w:r>
      <w:r>
        <w:rPr>
          <w:noProof/>
        </w:rPr>
      </w:r>
      <w:r>
        <w:rPr>
          <w:noProof/>
        </w:rPr>
        <w:fldChar w:fldCharType="separate"/>
      </w:r>
      <w:r>
        <w:rPr>
          <w:noProof/>
        </w:rPr>
        <w:t>183</w:t>
      </w:r>
      <w:r>
        <w:rPr>
          <w:noProof/>
        </w:rPr>
        <w:fldChar w:fldCharType="end"/>
      </w:r>
    </w:p>
    <w:p w14:paraId="65D48B6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8.5.4.</w:t>
      </w:r>
      <w:r>
        <w:rPr>
          <w:noProof/>
        </w:rPr>
        <w:t xml:space="preserve"> Prescribed Effective Solute Flux</w:t>
      </w:r>
      <w:r>
        <w:rPr>
          <w:noProof/>
        </w:rPr>
        <w:tab/>
      </w:r>
      <w:r>
        <w:rPr>
          <w:noProof/>
        </w:rPr>
        <w:fldChar w:fldCharType="begin"/>
      </w:r>
      <w:r>
        <w:rPr>
          <w:noProof/>
        </w:rPr>
        <w:instrText xml:space="preserve"> PAGEREF _Toc376447147 \h </w:instrText>
      </w:r>
      <w:r>
        <w:rPr>
          <w:noProof/>
        </w:rPr>
      </w:r>
      <w:r>
        <w:rPr>
          <w:noProof/>
        </w:rPr>
        <w:fldChar w:fldCharType="separate"/>
      </w:r>
      <w:r>
        <w:rPr>
          <w:noProof/>
        </w:rPr>
        <w:t>183</w:t>
      </w:r>
      <w:r>
        <w:rPr>
          <w:noProof/>
        </w:rPr>
        <w:fldChar w:fldCharType="end"/>
      </w:r>
    </w:p>
    <w:p w14:paraId="25F5028E"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8.5.5.</w:t>
      </w:r>
      <w:r>
        <w:rPr>
          <w:noProof/>
        </w:rPr>
        <w:t xml:space="preserve"> Prescribed Electric Current Density</w:t>
      </w:r>
      <w:r>
        <w:rPr>
          <w:noProof/>
        </w:rPr>
        <w:tab/>
      </w:r>
      <w:r>
        <w:rPr>
          <w:noProof/>
        </w:rPr>
        <w:fldChar w:fldCharType="begin"/>
      </w:r>
      <w:r>
        <w:rPr>
          <w:noProof/>
        </w:rPr>
        <w:instrText xml:space="preserve"> PAGEREF _Toc376447148 \h </w:instrText>
      </w:r>
      <w:r>
        <w:rPr>
          <w:noProof/>
        </w:rPr>
      </w:r>
      <w:r>
        <w:rPr>
          <w:noProof/>
        </w:rPr>
        <w:fldChar w:fldCharType="separate"/>
      </w:r>
      <w:r>
        <w:rPr>
          <w:noProof/>
        </w:rPr>
        <w:t>183</w:t>
      </w:r>
      <w:r>
        <w:rPr>
          <w:noProof/>
        </w:rPr>
        <w:fldChar w:fldCharType="end"/>
      </w:r>
    </w:p>
    <w:p w14:paraId="436FB908"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8.5.6.</w:t>
      </w:r>
      <w:r>
        <w:rPr>
          <w:noProof/>
        </w:rPr>
        <w:t xml:space="preserve"> Electrical Grounding</w:t>
      </w:r>
      <w:r>
        <w:rPr>
          <w:noProof/>
        </w:rPr>
        <w:tab/>
      </w:r>
      <w:r>
        <w:rPr>
          <w:noProof/>
        </w:rPr>
        <w:fldChar w:fldCharType="begin"/>
      </w:r>
      <w:r>
        <w:rPr>
          <w:noProof/>
        </w:rPr>
        <w:instrText xml:space="preserve"> PAGEREF _Toc376447149 \h </w:instrText>
      </w:r>
      <w:r>
        <w:rPr>
          <w:noProof/>
        </w:rPr>
      </w:r>
      <w:r>
        <w:rPr>
          <w:noProof/>
        </w:rPr>
        <w:fldChar w:fldCharType="separate"/>
      </w:r>
      <w:r>
        <w:rPr>
          <w:noProof/>
        </w:rPr>
        <w:t>184</w:t>
      </w:r>
      <w:r>
        <w:rPr>
          <w:noProof/>
        </w:rPr>
        <w:fldChar w:fldCharType="end"/>
      </w:r>
    </w:p>
    <w:p w14:paraId="301A51A2"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_Toc376447150 \h </w:instrText>
      </w:r>
      <w:r>
        <w:rPr>
          <w:noProof/>
        </w:rPr>
      </w:r>
      <w:r>
        <w:rPr>
          <w:noProof/>
        </w:rPr>
        <w:fldChar w:fldCharType="separate"/>
      </w:r>
      <w:r>
        <w:rPr>
          <w:noProof/>
        </w:rPr>
        <w:t>184</w:t>
      </w:r>
      <w:r>
        <w:rPr>
          <w:noProof/>
        </w:rPr>
        <w:fldChar w:fldCharType="end"/>
      </w:r>
    </w:p>
    <w:p w14:paraId="7CBA72A3"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8.6.1.</w:t>
      </w:r>
      <w:r>
        <w:rPr>
          <w:noProof/>
        </w:rPr>
        <w:t xml:space="preserve"> Mesh convergence</w:t>
      </w:r>
      <w:r>
        <w:rPr>
          <w:noProof/>
        </w:rPr>
        <w:tab/>
      </w:r>
      <w:r>
        <w:rPr>
          <w:noProof/>
        </w:rPr>
        <w:fldChar w:fldCharType="begin"/>
      </w:r>
      <w:r>
        <w:rPr>
          <w:noProof/>
        </w:rPr>
        <w:instrText xml:space="preserve"> PAGEREF _Toc376447151 \h </w:instrText>
      </w:r>
      <w:r>
        <w:rPr>
          <w:noProof/>
        </w:rPr>
      </w:r>
      <w:r>
        <w:rPr>
          <w:noProof/>
        </w:rPr>
        <w:fldChar w:fldCharType="separate"/>
      </w:r>
      <w:r>
        <w:rPr>
          <w:noProof/>
        </w:rPr>
        <w:t>184</w:t>
      </w:r>
      <w:r>
        <w:rPr>
          <w:noProof/>
        </w:rPr>
        <w:fldChar w:fldCharType="end"/>
      </w:r>
    </w:p>
    <w:p w14:paraId="17CCDFA9"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8.6.2.</w:t>
      </w:r>
      <w:r>
        <w:rPr>
          <w:noProof/>
        </w:rPr>
        <w:t xml:space="preserve"> Constraint enforcement</w:t>
      </w:r>
      <w:r>
        <w:rPr>
          <w:noProof/>
        </w:rPr>
        <w:tab/>
      </w:r>
      <w:r>
        <w:rPr>
          <w:noProof/>
        </w:rPr>
        <w:fldChar w:fldCharType="begin"/>
      </w:r>
      <w:r>
        <w:rPr>
          <w:noProof/>
        </w:rPr>
        <w:instrText xml:space="preserve"> PAGEREF _Toc376447152 \h </w:instrText>
      </w:r>
      <w:r>
        <w:rPr>
          <w:noProof/>
        </w:rPr>
      </w:r>
      <w:r>
        <w:rPr>
          <w:noProof/>
        </w:rPr>
        <w:fldChar w:fldCharType="separate"/>
      </w:r>
      <w:r>
        <w:rPr>
          <w:noProof/>
        </w:rPr>
        <w:t>184</w:t>
      </w:r>
      <w:r>
        <w:rPr>
          <w:noProof/>
        </w:rPr>
        <w:fldChar w:fldCharType="end"/>
      </w:r>
    </w:p>
    <w:p w14:paraId="29AD2765"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_Toc376447154 \h </w:instrText>
      </w:r>
      <w:r>
        <w:rPr>
          <w:noProof/>
        </w:rPr>
      </w:r>
      <w:r>
        <w:rPr>
          <w:noProof/>
        </w:rPr>
        <w:fldChar w:fldCharType="separate"/>
      </w:r>
      <w:r>
        <w:rPr>
          <w:noProof/>
        </w:rPr>
        <w:t>185</w:t>
      </w:r>
      <w:r>
        <w:rPr>
          <w:noProof/>
        </w:rPr>
        <w:fldChar w:fldCharType="end"/>
      </w:r>
    </w:p>
    <w:p w14:paraId="72CD0EBA"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8.7.1.</w:t>
      </w:r>
      <w:r>
        <w:rPr>
          <w:noProof/>
        </w:rPr>
        <w:t xml:space="preserve"> Geometrical instabilities</w:t>
      </w:r>
      <w:r>
        <w:rPr>
          <w:noProof/>
        </w:rPr>
        <w:tab/>
      </w:r>
      <w:r>
        <w:rPr>
          <w:noProof/>
        </w:rPr>
        <w:fldChar w:fldCharType="begin"/>
      </w:r>
      <w:r>
        <w:rPr>
          <w:noProof/>
        </w:rPr>
        <w:instrText xml:space="preserve"> PAGEREF _Toc376447155 \h </w:instrText>
      </w:r>
      <w:r>
        <w:rPr>
          <w:noProof/>
        </w:rPr>
      </w:r>
      <w:r>
        <w:rPr>
          <w:noProof/>
        </w:rPr>
        <w:fldChar w:fldCharType="separate"/>
      </w:r>
      <w:r>
        <w:rPr>
          <w:noProof/>
        </w:rPr>
        <w:t>185</w:t>
      </w:r>
      <w:r>
        <w:rPr>
          <w:noProof/>
        </w:rPr>
        <w:fldChar w:fldCharType="end"/>
      </w:r>
    </w:p>
    <w:p w14:paraId="3FBAE8E3"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8.7.2.</w:t>
      </w:r>
      <w:r>
        <w:rPr>
          <w:noProof/>
        </w:rPr>
        <w:t xml:space="preserve"> Material instabilities</w:t>
      </w:r>
      <w:r>
        <w:rPr>
          <w:noProof/>
        </w:rPr>
        <w:tab/>
      </w:r>
      <w:r>
        <w:rPr>
          <w:noProof/>
        </w:rPr>
        <w:fldChar w:fldCharType="begin"/>
      </w:r>
      <w:r>
        <w:rPr>
          <w:noProof/>
        </w:rPr>
        <w:instrText xml:space="preserve"> PAGEREF _Toc376447156 \h </w:instrText>
      </w:r>
      <w:r>
        <w:rPr>
          <w:noProof/>
        </w:rPr>
      </w:r>
      <w:r>
        <w:rPr>
          <w:noProof/>
        </w:rPr>
        <w:fldChar w:fldCharType="separate"/>
      </w:r>
      <w:r>
        <w:rPr>
          <w:noProof/>
        </w:rPr>
        <w:t>185</w:t>
      </w:r>
      <w:r>
        <w:rPr>
          <w:noProof/>
        </w:rPr>
        <w:fldChar w:fldCharType="end"/>
      </w:r>
    </w:p>
    <w:p w14:paraId="008514ED"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Pr>
          <w:noProof/>
        </w:rPr>
        <w:lastRenderedPageBreak/>
        <w:t xml:space="preserve"> Remeshing</w:t>
      </w:r>
      <w:r>
        <w:rPr>
          <w:noProof/>
        </w:rPr>
        <w:tab/>
      </w:r>
      <w:r>
        <w:rPr>
          <w:noProof/>
        </w:rPr>
        <w:fldChar w:fldCharType="begin"/>
      </w:r>
      <w:r>
        <w:rPr>
          <w:noProof/>
        </w:rPr>
        <w:instrText xml:space="preserve"> PAGEREF _Toc376447157 \h </w:instrText>
      </w:r>
      <w:r>
        <w:rPr>
          <w:noProof/>
        </w:rPr>
      </w:r>
      <w:r>
        <w:rPr>
          <w:noProof/>
        </w:rPr>
        <w:fldChar w:fldCharType="separate"/>
      </w:r>
      <w:r>
        <w:rPr>
          <w:noProof/>
        </w:rPr>
        <w:t>185</w:t>
      </w:r>
      <w:r>
        <w:rPr>
          <w:noProof/>
        </w:rPr>
        <w:fldChar w:fldCharType="end"/>
      </w:r>
    </w:p>
    <w:p w14:paraId="0C806E04"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8.7.3.</w:t>
      </w:r>
      <w:r>
        <w:rPr>
          <w:noProof/>
        </w:rPr>
        <w:tab/>
      </w:r>
      <w:r>
        <w:rPr>
          <w:noProof/>
        </w:rPr>
        <w:fldChar w:fldCharType="begin"/>
      </w:r>
      <w:r>
        <w:rPr>
          <w:noProof/>
        </w:rPr>
        <w:instrText xml:space="preserve"> PAGEREF _Toc376447158 \h </w:instrText>
      </w:r>
      <w:r>
        <w:rPr>
          <w:noProof/>
        </w:rPr>
      </w:r>
      <w:r>
        <w:rPr>
          <w:noProof/>
        </w:rPr>
        <w:fldChar w:fldCharType="separate"/>
      </w:r>
      <w:r>
        <w:rPr>
          <w:noProof/>
        </w:rPr>
        <w:t>185</w:t>
      </w:r>
      <w:r>
        <w:rPr>
          <w:noProof/>
        </w:rPr>
        <w:fldChar w:fldCharType="end"/>
      </w:r>
    </w:p>
    <w:p w14:paraId="36093F7C"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8.7.4.</w:t>
      </w:r>
      <w:r>
        <w:rPr>
          <w:noProof/>
        </w:rPr>
        <w:t xml:space="preserve"> Force-driven Problems</w:t>
      </w:r>
      <w:r>
        <w:rPr>
          <w:noProof/>
        </w:rPr>
        <w:tab/>
      </w:r>
      <w:r>
        <w:rPr>
          <w:noProof/>
        </w:rPr>
        <w:fldChar w:fldCharType="begin"/>
      </w:r>
      <w:r>
        <w:rPr>
          <w:noProof/>
        </w:rPr>
        <w:instrText xml:space="preserve"> PAGEREF _Toc376447159 \h </w:instrText>
      </w:r>
      <w:r>
        <w:rPr>
          <w:noProof/>
        </w:rPr>
      </w:r>
      <w:r>
        <w:rPr>
          <w:noProof/>
        </w:rPr>
        <w:fldChar w:fldCharType="separate"/>
      </w:r>
      <w:r>
        <w:rPr>
          <w:noProof/>
        </w:rPr>
        <w:t>186</w:t>
      </w:r>
      <w:r>
        <w:rPr>
          <w:noProof/>
        </w:rPr>
        <w:fldChar w:fldCharType="end"/>
      </w:r>
    </w:p>
    <w:p w14:paraId="1BD54796" w14:textId="77777777" w:rsidR="00FE00A6" w:rsidRDefault="00FE00A6">
      <w:pPr>
        <w:pStyle w:val="TOC3"/>
        <w:tabs>
          <w:tab w:val="right" w:leader="dot" w:pos="9350"/>
        </w:tabs>
        <w:rPr>
          <w:rFonts w:asciiTheme="minorHAnsi" w:eastAsiaTheme="minorEastAsia" w:hAnsiTheme="minorHAnsi" w:cstheme="minorBidi"/>
          <w:i w:val="0"/>
          <w:iCs w:val="0"/>
          <w:noProof/>
          <w:sz w:val="22"/>
          <w:szCs w:val="22"/>
        </w:rPr>
      </w:pPr>
      <w:r w:rsidRPr="00CC5375">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_Toc376447160 \h </w:instrText>
      </w:r>
      <w:r>
        <w:rPr>
          <w:noProof/>
        </w:rPr>
      </w:r>
      <w:r>
        <w:rPr>
          <w:noProof/>
        </w:rPr>
        <w:fldChar w:fldCharType="separate"/>
      </w:r>
      <w:r>
        <w:rPr>
          <w:noProof/>
        </w:rPr>
        <w:t>186</w:t>
      </w:r>
      <w:r>
        <w:rPr>
          <w:noProof/>
        </w:rPr>
        <w:fldChar w:fldCharType="end"/>
      </w:r>
    </w:p>
    <w:p w14:paraId="602804E1" w14:textId="77777777" w:rsidR="00FE00A6" w:rsidRDefault="00FE00A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_Toc376447161 \h </w:instrText>
      </w:r>
      <w:r>
        <w:rPr>
          <w:noProof/>
        </w:rPr>
      </w:r>
      <w:r>
        <w:rPr>
          <w:noProof/>
        </w:rPr>
        <w:fldChar w:fldCharType="separate"/>
      </w:r>
      <w:r>
        <w:rPr>
          <w:noProof/>
        </w:rPr>
        <w:t>186</w:t>
      </w:r>
      <w:r>
        <w:rPr>
          <w:noProof/>
        </w:rPr>
        <w:fldChar w:fldCharType="end"/>
      </w:r>
    </w:p>
    <w:p w14:paraId="7A501F33"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_Toc376447162 \h </w:instrText>
      </w:r>
      <w:r>
        <w:rPr>
          <w:noProof/>
        </w:rPr>
      </w:r>
      <w:r>
        <w:rPr>
          <w:noProof/>
        </w:rPr>
        <w:fldChar w:fldCharType="separate"/>
      </w:r>
      <w:r>
        <w:rPr>
          <w:noProof/>
        </w:rPr>
        <w:t>188</w:t>
      </w:r>
      <w:r>
        <w:rPr>
          <w:noProof/>
        </w:rPr>
        <w:fldChar w:fldCharType="end"/>
      </w:r>
    </w:p>
    <w:p w14:paraId="6EC9E435"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_Toc376447163 \h </w:instrText>
      </w:r>
      <w:r>
        <w:rPr>
          <w:noProof/>
        </w:rPr>
      </w:r>
      <w:r>
        <w:rPr>
          <w:noProof/>
        </w:rPr>
        <w:fldChar w:fldCharType="separate"/>
      </w:r>
      <w:r>
        <w:rPr>
          <w:noProof/>
        </w:rPr>
        <w:t>189</w:t>
      </w:r>
      <w:r>
        <w:rPr>
          <w:noProof/>
        </w:rPr>
        <w:fldChar w:fldCharType="end"/>
      </w:r>
    </w:p>
    <w:p w14:paraId="5244A8AF" w14:textId="77777777" w:rsidR="00FE00A6" w:rsidRDefault="00FE00A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_Toc376447164 \h </w:instrText>
      </w:r>
      <w:r>
        <w:rPr>
          <w:noProof/>
        </w:rPr>
      </w:r>
      <w:r>
        <w:rPr>
          <w:noProof/>
        </w:rPr>
        <w:fldChar w:fldCharType="separate"/>
      </w:r>
      <w:r>
        <w:rPr>
          <w:noProof/>
        </w:rPr>
        <w:t>190</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76446937"/>
      <w:r>
        <w:lastRenderedPageBreak/>
        <w:t>Introduction</w:t>
      </w:r>
      <w:bookmarkEnd w:id="1"/>
    </w:p>
    <w:p w14:paraId="497FD52E" w14:textId="77777777" w:rsidR="006A0BC1" w:rsidRPr="00070A8D" w:rsidRDefault="006A0BC1" w:rsidP="006A0BC1">
      <w:pPr>
        <w:pStyle w:val="Heading2"/>
      </w:pPr>
      <w:bookmarkStart w:id="2" w:name="_Toc376446938"/>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5791FCC5"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76446939"/>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76446940"/>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76446941"/>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76446942"/>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76446943"/>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76446944"/>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76446945"/>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76446946"/>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7"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Steve Maas" w:date="2014-01-02T13:04:00Z">
        <w:r w:rsidR="00873D59">
          <w:t>3.4.1</w:t>
        </w:r>
      </w:ins>
      <w:del w:id="19"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0"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76446947"/>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76446948"/>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76446949"/>
      <w:r>
        <w:t xml:space="preserve">Using </w:t>
      </w:r>
      <w:r w:rsidR="00D153DC">
        <w:t>M</w:t>
      </w:r>
      <w:r>
        <w:t xml:space="preserve">ultiple </w:t>
      </w:r>
      <w:r w:rsidR="00D153DC">
        <w:t>P</w:t>
      </w:r>
      <w:r>
        <w:t>rocessors</w:t>
      </w:r>
      <w:bookmarkEnd w:id="24"/>
      <w:bookmarkEnd w:id="25"/>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6" w:name="_Ref250284432"/>
      <w:bookmarkStart w:id="27" w:name="_Ref250285226"/>
      <w:bookmarkStart w:id="28" w:name="_Toc376446950"/>
      <w:r>
        <w:lastRenderedPageBreak/>
        <w:t xml:space="preserve">FEBio </w:t>
      </w:r>
      <w:r w:rsidR="00D153DC">
        <w:t>O</w:t>
      </w:r>
      <w:r>
        <w:t>utput</w:t>
      </w:r>
      <w:bookmarkEnd w:id="26"/>
      <w:bookmarkEnd w:id="27"/>
      <w:bookmarkEnd w:id="28"/>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29" w:name="_Toc376446951"/>
      <w:r>
        <w:t>Advanced Options</w:t>
      </w:r>
      <w:bookmarkEnd w:id="29"/>
    </w:p>
    <w:p w14:paraId="123FE510" w14:textId="43FCB63B" w:rsidR="006A0BC1" w:rsidRDefault="006A0BC1" w:rsidP="006A0BC1">
      <w:pPr>
        <w:pStyle w:val="Heading3"/>
      </w:pPr>
      <w:bookmarkStart w:id="30" w:name="_Ref278195084"/>
      <w:bookmarkStart w:id="31" w:name="_Toc376446952"/>
      <w:r>
        <w:t xml:space="preserve">Interrupting a </w:t>
      </w:r>
      <w:r w:rsidR="00D153DC">
        <w:t>R</w:t>
      </w:r>
      <w:r>
        <w:t>un</w:t>
      </w:r>
      <w:r>
        <w:rPr>
          <w:rStyle w:val="FootnoteReference"/>
        </w:rPr>
        <w:footnoteReference w:id="2"/>
      </w:r>
      <w:bookmarkEnd w:id="30"/>
      <w:bookmarkEnd w:id="31"/>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2" w:name="_Ref230422001"/>
      <w:bookmarkStart w:id="33" w:name="_Toc376446953"/>
      <w:r>
        <w:t xml:space="preserve">Debugging a </w:t>
      </w:r>
      <w:r w:rsidR="00D153DC">
        <w:t>R</w:t>
      </w:r>
      <w:r>
        <w:t>un</w:t>
      </w:r>
      <w:bookmarkEnd w:id="32"/>
      <w:bookmarkEnd w:id="3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4" w:name="_Ref254341727"/>
      <w:bookmarkStart w:id="35" w:name="_Ref254341812"/>
      <w:bookmarkStart w:id="36" w:name="_Toc376446954"/>
      <w:r>
        <w:t xml:space="preserve">Restarting a </w:t>
      </w:r>
      <w:r w:rsidR="00D153DC">
        <w:t>R</w:t>
      </w:r>
      <w:r>
        <w:t>un</w:t>
      </w:r>
      <w:bookmarkEnd w:id="34"/>
      <w:bookmarkEnd w:id="35"/>
      <w:bookmarkEnd w:id="3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7" w:name="_Ref250285572"/>
      <w:bookmarkStart w:id="38" w:name="_Toc376446955"/>
      <w:r>
        <w:lastRenderedPageBreak/>
        <w:t xml:space="preserve">Input </w:t>
      </w:r>
      <w:r w:rsidR="00D153DC">
        <w:t>F</w:t>
      </w:r>
      <w:r>
        <w:t xml:space="preserve">ile </w:t>
      </w:r>
      <w:r w:rsidR="00D153DC">
        <w:t>C</w:t>
      </w:r>
      <w:r>
        <w:t>hecking</w:t>
      </w:r>
      <w:bookmarkEnd w:id="37"/>
      <w:bookmarkEnd w:id="3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9" w:name="_Ref293568180"/>
      <w:bookmarkStart w:id="40" w:name="_Ref293568311"/>
      <w:bookmarkStart w:id="41" w:name="_Toc376446956"/>
      <w:r>
        <w:lastRenderedPageBreak/>
        <w:t>Free Format Input</w:t>
      </w:r>
      <w:bookmarkEnd w:id="39"/>
      <w:bookmarkEnd w:id="40"/>
      <w:bookmarkEnd w:id="4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2" w:name="_Toc376446957"/>
      <w:r>
        <w:lastRenderedPageBreak/>
        <w:t xml:space="preserve">Free </w:t>
      </w:r>
      <w:r w:rsidR="00D153DC">
        <w:t>F</w:t>
      </w:r>
      <w:r>
        <w:t xml:space="preserve">ormat </w:t>
      </w:r>
      <w:r w:rsidR="00D153DC">
        <w:t>O</w:t>
      </w:r>
      <w:r>
        <w:t>verview</w:t>
      </w:r>
      <w:bookmarkEnd w:id="4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5" w:author="Steve Maas" w:date="2013-12-14T22:03:00Z"/>
        </w:rPr>
      </w:pPr>
      <w:bookmarkStart w:id="46" w:name="_Ref374797496"/>
      <w:bookmarkStart w:id="47" w:name="_Toc376446958"/>
      <w:ins w:id="48" w:author="Steve Maas" w:date="2013-12-14T22:03:00Z">
        <w:r>
          <w:t>Format Specification Versions</w:t>
        </w:r>
        <w:bookmarkEnd w:id="46"/>
        <w:bookmarkEnd w:id="47"/>
      </w:ins>
    </w:p>
    <w:p w14:paraId="24787915" w14:textId="39A1C1C9" w:rsidR="00EB23E8" w:rsidRDefault="00EB23E8" w:rsidP="00EB23E8">
      <w:pPr>
        <w:rPr>
          <w:ins w:id="49" w:author="Steve Maas" w:date="2013-12-14T22:03:00Z"/>
        </w:rPr>
      </w:pPr>
      <w:ins w:id="5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1" w:author="Steve Maas" w:date="2013-12-14T22:03:00Z"/>
        </w:rPr>
      </w:pPr>
    </w:p>
    <w:p w14:paraId="3D159959" w14:textId="748E094D" w:rsidR="00891956" w:rsidRDefault="00EB23E8" w:rsidP="00EB23E8">
      <w:pPr>
        <w:pStyle w:val="ListParagraph"/>
        <w:numPr>
          <w:ilvl w:val="0"/>
          <w:numId w:val="59"/>
        </w:numPr>
        <w:rPr>
          <w:ins w:id="52" w:author="Steve Maas" w:date="2013-12-15T09:14:00Z"/>
        </w:rPr>
      </w:pPr>
      <w:ins w:id="53" w:author="Steve Maas" w:date="2013-12-14T22:03:00Z">
        <w:r w:rsidRPr="00181CF0">
          <w:rPr>
            <w:b/>
          </w:rPr>
          <w:lastRenderedPageBreak/>
          <w:t>Version 2.0</w:t>
        </w:r>
        <w:r>
          <w:t>: The latest and recommended version of the FEBio input specification</w:t>
        </w:r>
      </w:ins>
      <w:ins w:id="54" w:author="Steve Maas" w:date="2013-12-14T22:08:00Z">
        <w:r>
          <w:t xml:space="preserve"> described in this document.</w:t>
        </w:r>
      </w:ins>
      <w:ins w:id="55" w:author="Steve Maas" w:date="2013-12-14T22:03:00Z">
        <w:r>
          <w:t xml:space="preserve"> </w:t>
        </w:r>
      </w:ins>
      <w:ins w:id="56" w:author="Steve Maas" w:date="2013-12-16T10:25:00Z">
        <w:r w:rsidR="00BC30CE">
          <w:t xml:space="preserve">This is the first major revision of the input file format and redefines many of the file sections: The </w:t>
        </w:r>
      </w:ins>
      <w:ins w:id="57" w:author="Steve Maas" w:date="2013-12-16T10:26:00Z">
        <w:r w:rsidR="00BC30CE">
          <w:rPr>
            <w:i/>
          </w:rPr>
          <w:t xml:space="preserve">Elements </w:t>
        </w:r>
        <w:r w:rsidR="00BC30CE">
          <w:t xml:space="preserve">section uses a different organization. </w:t>
        </w:r>
      </w:ins>
      <w:ins w:id="58" w:author="Steve Maas" w:date="2013-12-14T22:03:00Z">
        <w:r>
          <w:t xml:space="preserve">Elements are </w:t>
        </w:r>
      </w:ins>
      <w:ins w:id="59" w:author="Steve Maas" w:date="2013-12-16T10:26:00Z">
        <w:r w:rsidR="00BC30CE">
          <w:t xml:space="preserve">now </w:t>
        </w:r>
      </w:ins>
      <w:ins w:id="60" w:author="Steve Maas" w:date="2013-12-14T22:03:00Z">
        <w:r>
          <w:t>grouped by material and element type.</w:t>
        </w:r>
      </w:ins>
      <w:ins w:id="61" w:author="Steve Maas" w:date="2013-12-16T10:26:00Z">
        <w:r w:rsidR="00BC30CE">
          <w:t xml:space="preserve"> Multiple </w:t>
        </w:r>
        <w:r w:rsidR="00BC30CE">
          <w:rPr>
            <w:i/>
          </w:rPr>
          <w:t>Elemen</w:t>
        </w:r>
      </w:ins>
      <w:ins w:id="62" w:author="Steve Maas" w:date="2013-12-16T10:29:00Z">
        <w:r w:rsidR="00BC30CE">
          <w:rPr>
            <w:i/>
          </w:rPr>
          <w:t>t</w:t>
        </w:r>
      </w:ins>
      <w:ins w:id="63" w:author="Steve Maas" w:date="2013-12-16T10:26:00Z">
        <w:r w:rsidR="00BC30CE">
          <w:rPr>
            <w:i/>
          </w:rPr>
          <w:t xml:space="preserve">s </w:t>
        </w:r>
        <w:r w:rsidR="00BC30CE">
          <w:t>sections can now be defined to create multiple parts.</w:t>
        </w:r>
      </w:ins>
      <w:ins w:id="6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5" w:author="Steve Maas" w:date="2013-12-14T22:03:00Z">
        <w:r>
          <w:t xml:space="preserve">A new </w:t>
        </w:r>
        <w:r w:rsidRPr="00181CF0">
          <w:rPr>
            <w:i/>
          </w:rPr>
          <w:t>Contact</w:t>
        </w:r>
        <w:r>
          <w:t xml:space="preserve"> section contains all the contact definitions.</w:t>
        </w:r>
      </w:ins>
      <w:ins w:id="66" w:author="Steve Maas" w:date="2013-12-15T09:15:00Z">
        <w:r w:rsidR="00B82B9F">
          <w:t xml:space="preserve"> A new </w:t>
        </w:r>
      </w:ins>
      <w:ins w:id="67" w:author="Steve Maas" w:date="2013-12-15T09:16:00Z">
        <w:r w:rsidR="00B82B9F">
          <w:rPr>
            <w:i/>
          </w:rPr>
          <w:t xml:space="preserve">Discrete </w:t>
        </w:r>
        <w:r w:rsidR="00B82B9F">
          <w:t xml:space="preserve">section was defined that contains all the materials and definitions of the discrete elements (e.g. springs). </w:t>
        </w:r>
      </w:ins>
      <w:ins w:id="6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69" w:author="Steve Maas" w:date="2013-12-14T22:03:00Z"/>
        </w:rPr>
      </w:pPr>
      <w:ins w:id="7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1" w:author="Steve Maas" w:date="2013-12-15T09:15:00Z">
        <w:r>
          <w:t>version</w:t>
        </w:r>
      </w:ins>
      <w:ins w:id="72" w:author="Steve Maas" w:date="2013-12-15T09:14:00Z">
        <w:r>
          <w:t xml:space="preserve"> 2.0</w:t>
        </w:r>
      </w:ins>
      <w:ins w:id="73" w:author="Steve Maas" w:date="2013-12-15T09:15:00Z">
        <w:r>
          <w:t>.</w:t>
        </w:r>
        <w:r w:rsidR="00B82B9F">
          <w:t xml:space="preserve"> This version is </w:t>
        </w:r>
        <w:r w:rsidR="00B82B9F" w:rsidRPr="005F474E">
          <w:rPr>
            <w:b/>
            <w:rPrChange w:id="7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5" w:author="Steve Maas" w:date="2013-12-14T22:03:00Z"/>
        </w:rPr>
      </w:pPr>
      <w:ins w:id="7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7" w:author="Steve Maas" w:date="2013-12-15T11:37:00Z">
        <w:r w:rsidR="006E42CB">
          <w:t xml:space="preserve"> This version is </w:t>
        </w:r>
        <w:r w:rsidR="006E42CB" w:rsidRPr="005F474E">
          <w:rPr>
            <w:b/>
            <w:rPrChange w:id="7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79" w:author="Steve Maas" w:date="2013-12-14T22:03:00Z"/>
        </w:rPr>
      </w:pPr>
      <w:ins w:id="8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2" w:author="Steve Maas" w:date="2013-12-14T22:03:00Z"/>
        </w:rPr>
      </w:pPr>
      <w:ins w:id="83" w:author="Steve Maas" w:date="2013-12-14T22:03:00Z">
        <w:r>
          <w:rPr>
            <w:b/>
          </w:rPr>
          <w:t>Version 1.0</w:t>
        </w:r>
        <w:r>
          <w:t xml:space="preserve">: The original input format specification. This version is </w:t>
        </w:r>
        <w:r w:rsidRPr="005F474E">
          <w:rPr>
            <w:b/>
            <w:rPrChange w:id="84" w:author="Steve Maas" w:date="2013-12-30T14:16:00Z">
              <w:rPr/>
            </w:rPrChange>
          </w:rPr>
          <w:t>no longer supported</w:t>
        </w:r>
        <w:r>
          <w:t>.</w:t>
        </w:r>
      </w:ins>
    </w:p>
    <w:p w14:paraId="70E2D220" w14:textId="77777777" w:rsidR="00EB23E8" w:rsidRDefault="00EB23E8" w:rsidP="00EB23E8">
      <w:pPr>
        <w:rPr>
          <w:ins w:id="85" w:author="Steve Maas" w:date="2013-12-14T22:03:00Z"/>
        </w:rPr>
      </w:pPr>
    </w:p>
    <w:p w14:paraId="72F2EA3D" w14:textId="3E5181AA" w:rsidR="00EB23E8" w:rsidRDefault="00EB23E8" w:rsidP="00EB23E8">
      <w:pPr>
        <w:rPr>
          <w:ins w:id="86" w:author="Steve Maas" w:date="2013-12-14T22:05:00Z"/>
        </w:rPr>
      </w:pPr>
      <w:ins w:id="87" w:author="Steve Maas" w:date="2013-12-14T22:03:00Z">
        <w:r>
          <w:t>As of FEBio 2.0, only versions 1.2, 2.0 and up are supported. Version 1.2 is considered obsolete and it is highly recommended to convert older files to the new 2.0 specification</w:t>
        </w:r>
      </w:ins>
      <w:ins w:id="88" w:author="Steve Maas" w:date="2013-12-14T22:08:00Z">
        <w:r>
          <w:t xml:space="preserve"> for use with newer versions of FEBio</w:t>
        </w:r>
      </w:ins>
      <w:ins w:id="89" w:author="Steve Maas" w:date="2013-12-14T22:03:00Z">
        <w:r>
          <w:t xml:space="preserve">. This can be done for instance using PreView. </w:t>
        </w:r>
      </w:ins>
    </w:p>
    <w:p w14:paraId="66F9E68D" w14:textId="77777777" w:rsidR="00EB23E8" w:rsidRDefault="00EB23E8" w:rsidP="00EB23E8">
      <w:pPr>
        <w:rPr>
          <w:ins w:id="9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1" w:name="_Toc376446959"/>
      <w:r>
        <w:lastRenderedPageBreak/>
        <w:t>Module Section</w:t>
      </w:r>
      <w:bookmarkEnd w:id="9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2" w:author="Steve Maas" w:date="2013-12-30T14:47:00Z">
        <w:r w:rsidR="002D1B6A">
          <w:t>[</w:t>
        </w:r>
      </w:ins>
      <w:del w:id="93" w:author="Steve Maas" w:date="2013-12-30T14:47:00Z">
        <w:r w:rsidDel="002D1B6A">
          <w:delText>&lt;</w:delText>
        </w:r>
      </w:del>
      <w:r>
        <w:t>type</w:t>
      </w:r>
      <w:ins w:id="94" w:author="Steve Maas" w:date="2013-12-30T14:47:00Z">
        <w:r w:rsidR="002D1B6A">
          <w:t>]</w:t>
        </w:r>
      </w:ins>
      <w:del w:id="9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96" w:author="Steve Maas" w:date="2013-12-30T14:47:00Z">
        <w:r w:rsidRPr="002D1B6A" w:rsidDel="002D1B6A">
          <w:rPr>
            <w:i/>
            <w:rPrChange w:id="97" w:author="Steve Maas" w:date="2013-12-30T14:47:00Z">
              <w:rPr/>
            </w:rPrChange>
          </w:rPr>
          <w:delText>&lt;</w:delText>
        </w:r>
      </w:del>
      <w:r w:rsidRPr="002D1B6A">
        <w:rPr>
          <w:i/>
          <w:rPrChange w:id="98" w:author="Steve Maas" w:date="2013-12-30T14:47:00Z">
            <w:rPr/>
          </w:rPrChange>
        </w:rPr>
        <w:t>type</w:t>
      </w:r>
      <w:del w:id="99" w:author="Steve Maas" w:date="2013-12-30T14:47:00Z">
        <w:r w:rsidRPr="002D1B6A" w:rsidDel="002D1B6A">
          <w:rPr>
            <w:i/>
            <w:rPrChange w:id="10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1" w:author="Steve Maas" w:date="2013-12-15T16:39:00Z">
              <w:r w:rsidDel="009541D3">
                <w:delText>poro</w:delText>
              </w:r>
            </w:del>
            <w:ins w:id="10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3" w:author="Steve Maas" w:date="2013-12-15T16:39:00Z">
              <w:r w:rsidDel="009541D3">
                <w:delText xml:space="preserve">Multiphasic </w:delText>
              </w:r>
            </w:del>
            <w:ins w:id="10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5" w:author="Steve Maas" w:date="2013-12-15T16:39:00Z">
              <w:r w:rsidDel="009541D3">
                <w:delText>heat</w:delText>
              </w:r>
            </w:del>
            <w:ins w:id="106" w:author="Steve Maas" w:date="2013-12-15T16:39:00Z">
              <w:r w:rsidR="009541D3">
                <w:t>multiphasic</w:t>
              </w:r>
            </w:ins>
          </w:p>
        </w:tc>
        <w:tc>
          <w:tcPr>
            <w:tcW w:w="8208" w:type="dxa"/>
            <w:shd w:val="clear" w:color="auto" w:fill="auto"/>
          </w:tcPr>
          <w:p w14:paraId="60EF5467" w14:textId="23E639E4" w:rsidR="006A0BC1" w:rsidRDefault="006A0BC1" w:rsidP="006A0BC1">
            <w:del w:id="107" w:author="Steve Maas" w:date="2013-12-15T16:40:00Z">
              <w:r w:rsidDel="009541D3">
                <w:delText>Heat transfer analysis: steady-state or transient</w:delText>
              </w:r>
            </w:del>
            <w:ins w:id="108" w:author="Steve Maas" w:date="2013-12-15T16:40:00Z">
              <w:r w:rsidR="009541D3">
                <w:t>Multiphasic analysis including solute transport and chemical reactions.</w:t>
              </w:r>
            </w:ins>
          </w:p>
        </w:tc>
      </w:tr>
      <w:tr w:rsidR="009541D3" w14:paraId="6503E84C" w14:textId="77777777">
        <w:trPr>
          <w:ins w:id="109" w:author="Steve Maas" w:date="2013-12-15T16:39:00Z"/>
        </w:trPr>
        <w:tc>
          <w:tcPr>
            <w:tcW w:w="1368" w:type="dxa"/>
            <w:shd w:val="clear" w:color="auto" w:fill="auto"/>
          </w:tcPr>
          <w:p w14:paraId="597ED790" w14:textId="23998194" w:rsidR="009541D3" w:rsidRDefault="009541D3" w:rsidP="006A0BC1">
            <w:pPr>
              <w:pStyle w:val="PlainText"/>
              <w:rPr>
                <w:ins w:id="110" w:author="Steve Maas" w:date="2013-12-15T16:39:00Z"/>
              </w:rPr>
            </w:pPr>
            <w:ins w:id="111" w:author="Steve Maas" w:date="2013-12-15T16:39:00Z">
              <w:r>
                <w:t>heat</w:t>
              </w:r>
            </w:ins>
          </w:p>
        </w:tc>
        <w:tc>
          <w:tcPr>
            <w:tcW w:w="8208" w:type="dxa"/>
            <w:shd w:val="clear" w:color="auto" w:fill="auto"/>
          </w:tcPr>
          <w:p w14:paraId="722087BA" w14:textId="587384B0" w:rsidR="009541D3" w:rsidRDefault="009541D3" w:rsidP="006A0BC1">
            <w:pPr>
              <w:rPr>
                <w:ins w:id="112" w:author="Steve Maas" w:date="2013-12-15T16:39:00Z"/>
              </w:rPr>
            </w:pPr>
            <w:ins w:id="113" w:author="Steve Maas" w:date="2013-12-15T16:39:00Z">
              <w:r>
                <w:t>Heat transfer analysis: steady-state or transient</w:t>
              </w:r>
            </w:ins>
          </w:p>
        </w:tc>
      </w:tr>
    </w:tbl>
    <w:p w14:paraId="2195DDD7" w14:textId="77777777" w:rsidR="006A0BC1" w:rsidRDefault="006A0BC1" w:rsidP="006A0BC1">
      <w:pPr>
        <w:rPr>
          <w:ins w:id="114" w:author="Steve Maas" w:date="2013-12-15T16:40:00Z"/>
        </w:rPr>
      </w:pPr>
    </w:p>
    <w:p w14:paraId="617B5D7A" w14:textId="1A17DA56" w:rsidR="00F2162C" w:rsidRDefault="00F2162C" w:rsidP="006A0BC1">
      <w:pPr>
        <w:rPr>
          <w:ins w:id="115" w:author="Steve Maas" w:date="2013-12-15T16:40:00Z"/>
        </w:rPr>
      </w:pPr>
      <w:ins w:id="116" w:author="Steve Maas" w:date="2013-12-15T16:40:00Z">
        <w:r>
          <w:t>For example:</w:t>
        </w:r>
      </w:ins>
    </w:p>
    <w:p w14:paraId="54BE0D7A" w14:textId="77777777" w:rsidR="00F2162C" w:rsidRDefault="00F2162C" w:rsidP="006A0BC1">
      <w:pPr>
        <w:rPr>
          <w:ins w:id="117" w:author="Steve Maas" w:date="2013-12-15T16:41:00Z"/>
        </w:rPr>
      </w:pPr>
    </w:p>
    <w:p w14:paraId="4CDD2CFE" w14:textId="77777777" w:rsidR="00F2162C" w:rsidRDefault="00F2162C" w:rsidP="00F2162C">
      <w:pPr>
        <w:pStyle w:val="code"/>
        <w:rPr>
          <w:ins w:id="118" w:author="Steve Maas" w:date="2013-12-15T16:41:00Z"/>
        </w:rPr>
      </w:pPr>
      <w:ins w:id="119" w:author="Steve Maas" w:date="2013-12-15T16:41:00Z">
        <w:r>
          <w:t>&lt;febio_spec version="2.0"&gt;</w:t>
        </w:r>
      </w:ins>
    </w:p>
    <w:p w14:paraId="615E2C34" w14:textId="538F8222" w:rsidR="00F2162C" w:rsidRDefault="00F2162C" w:rsidP="00F2162C">
      <w:pPr>
        <w:pStyle w:val="code"/>
        <w:rPr>
          <w:ins w:id="120" w:author="Steve Maas" w:date="2013-12-15T16:41:00Z"/>
        </w:rPr>
      </w:pPr>
      <w:ins w:id="121" w:author="Steve Maas" w:date="2013-12-15T16:41:00Z">
        <w:r>
          <w:tab/>
          <w:t>&lt;Module type="solid"/&gt;</w:t>
        </w:r>
      </w:ins>
    </w:p>
    <w:p w14:paraId="7C3D37B8" w14:textId="09E35445" w:rsidR="00F2162C" w:rsidRDefault="00F2162C" w:rsidP="00F2162C">
      <w:pPr>
        <w:pStyle w:val="code"/>
        <w:rPr>
          <w:ins w:id="122" w:author="Steve Maas" w:date="2013-12-15T16:41:00Z"/>
        </w:rPr>
      </w:pPr>
      <w:ins w:id="123" w:author="Steve Maas" w:date="2013-12-15T16:41:00Z">
        <w:r>
          <w:tab/>
          <w:t>&lt;!</w:t>
        </w:r>
      </w:ins>
      <w:ins w:id="124" w:author="Steve Maas" w:date="2013-12-16T10:30:00Z">
        <w:r w:rsidR="00BC30CE">
          <w:t xml:space="preserve">-- </w:t>
        </w:r>
      </w:ins>
      <w:ins w:id="125" w:author="Steve Maas" w:date="2013-12-15T16:41:00Z">
        <w:r>
          <w:t>rest of file --&gt;</w:t>
        </w:r>
      </w:ins>
    </w:p>
    <w:p w14:paraId="08BD7FB0" w14:textId="483982DD" w:rsidR="00F2162C" w:rsidRDefault="00F2162C" w:rsidP="00F2162C">
      <w:pPr>
        <w:pStyle w:val="code"/>
        <w:rPr>
          <w:ins w:id="126" w:author="Steve Maas" w:date="2013-12-15T16:41:00Z"/>
        </w:rPr>
      </w:pPr>
      <w:ins w:id="12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8" w:author="Steve Maas" w:date="2013-12-16T10:31:00Z"/>
        </w:rPr>
      </w:pPr>
      <w:ins w:id="12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0" w:author="Steve Maas" w:date="2013-12-16T10:31:00Z"/>
        </w:rPr>
      </w:pPr>
      <w:del w:id="13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2" w:author="Steve Maas" w:date="2013-12-16T10:31:00Z">
        <w:r w:rsidDel="004D4718">
          <w:rPr>
            <w:b/>
          </w:rPr>
          <w:delText xml:space="preserve">Important </w:delText>
        </w:r>
      </w:del>
      <w:r>
        <w:rPr>
          <w:b/>
        </w:rPr>
        <w:t>Note</w:t>
      </w:r>
      <w:ins w:id="13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4" w:author="Steve Maas" w:date="2013-12-15T16:40:00Z">
        <w:r w:rsidDel="009541D3">
          <w:delText>1.</w:delText>
        </w:r>
      </w:del>
      <w:r w:rsidR="0041246E">
        <w:t>2</w:t>
      </w:r>
      <w:ins w:id="13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6" w:author="Steve Maas" w:date="2013-12-15T16:40:00Z">
        <w:r w:rsidDel="009541D3">
          <w:delText>poro</w:delText>
        </w:r>
      </w:del>
      <w:ins w:id="137"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8" w:name="_Toc376446960"/>
      <w:r>
        <w:lastRenderedPageBreak/>
        <w:t>Control Section</w:t>
      </w:r>
      <w:bookmarkEnd w:id="13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9" w:name="_Toc293572196"/>
      <w:bookmarkStart w:id="140" w:name="_Toc293572206"/>
      <w:bookmarkStart w:id="141" w:name="_Toc293572208"/>
      <w:bookmarkStart w:id="142" w:name="_Ref250285979"/>
      <w:bookmarkStart w:id="143" w:name="_Ref292527008"/>
      <w:bookmarkStart w:id="144" w:name="_Toc376446961"/>
      <w:bookmarkEnd w:id="139"/>
      <w:bookmarkEnd w:id="140"/>
      <w:bookmarkEnd w:id="141"/>
      <w:r>
        <w:t>Common Parameters</w:t>
      </w:r>
      <w:bookmarkEnd w:id="142"/>
      <w:bookmarkEnd w:id="143"/>
      <w:bookmarkEnd w:id="144"/>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19.15pt" o:ole="">
            <v:imagedata r:id="rId29" o:title=""/>
          </v:shape>
          <o:OLEObject Type="Embed" ProgID="Equation.DSMT4" ShapeID="_x0000_i1025" DrawAspect="Content" ObjectID="_1450207211"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pt;height:18.25pt" o:ole="">
            <v:imagedata r:id="rId31" o:title=""/>
          </v:shape>
          <o:OLEObject Type="Embed" ProgID="Equation.DSMT4" ShapeID="_x0000_i1026" DrawAspect="Content" ObjectID="_1450207212"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35pt;height:37.4pt" o:ole="">
            <v:imagedata r:id="rId33" o:title=""/>
          </v:shape>
          <o:OLEObject Type="Embed" ProgID="Equation.DSMT4" ShapeID="_x0000_i1027" DrawAspect="Content" ObjectID="_1450207213"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1CEC84DD"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031F52">
        <w:instrText xml:space="preserve"> ADDIN EN.CITE &lt;EndNote&gt;&lt;Cite&gt;&lt;Author&gt;Gee&lt;/Author&gt;&lt;Year&gt;2009&lt;/Year&gt;&lt;RecNum&gt;66&lt;/RecNum&gt;&lt;DisplayText&gt;[2]&lt;/DisplayText&gt;&lt;record&gt;&lt;rec-number&gt;66&lt;/rec-number&gt;&lt;foreign-keys&gt;&lt;key app="EN" db-id="zd2va5xeewaftqeavxmxsr5azr59zd9tf92v"&gt;66&lt;/key&gt;&lt;/foreign-keys&gt;&lt;ref-type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031F52">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5" w:name="_Toc376446962"/>
      <w:r>
        <w:t xml:space="preserve">Parameters for </w:t>
      </w:r>
      <w:r w:rsidR="00D153DC">
        <w:rPr>
          <w:i/>
        </w:rPr>
        <w:t>B</w:t>
      </w:r>
      <w:r w:rsidR="00EA184D">
        <w:rPr>
          <w:i/>
        </w:rPr>
        <w:t>iphasic</w:t>
      </w:r>
      <w:r w:rsidR="00EA184D">
        <w:t xml:space="preserve"> </w:t>
      </w:r>
      <w:r w:rsidR="00D153DC">
        <w:t>A</w:t>
      </w:r>
      <w:r>
        <w:t>nalysis</w:t>
      </w:r>
      <w:bookmarkEnd w:id="14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6" w:name="_Toc376446963"/>
      <w:r>
        <w:t xml:space="preserve">Parameters for </w:t>
      </w:r>
      <w:r w:rsidR="00D153DC">
        <w:rPr>
          <w:i/>
        </w:rPr>
        <w:t>S</w:t>
      </w:r>
      <w:r w:rsidRPr="007D6F0D">
        <w:rPr>
          <w:i/>
        </w:rPr>
        <w:t>olute</w:t>
      </w:r>
      <w:r>
        <w:t xml:space="preserve"> </w:t>
      </w:r>
      <w:r w:rsidR="00D153DC">
        <w:t>A</w:t>
      </w:r>
      <w:r>
        <w:t>nalysis</w:t>
      </w:r>
      <w:bookmarkEnd w:id="14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7" w:name="_Toc376446964"/>
      <w:r>
        <w:t xml:space="preserve">Parameters for </w:t>
      </w:r>
      <w:r w:rsidR="00D153DC">
        <w:rPr>
          <w:i/>
        </w:rPr>
        <w:t>H</w:t>
      </w:r>
      <w:r w:rsidRPr="007D6F0D">
        <w:rPr>
          <w:i/>
        </w:rPr>
        <w:t>eat</w:t>
      </w:r>
      <w:r>
        <w:t xml:space="preserve"> </w:t>
      </w:r>
      <w:r w:rsidR="00D153DC">
        <w:t>A</w:t>
      </w:r>
      <w:r>
        <w:t>nalysis</w:t>
      </w:r>
      <w:bookmarkEnd w:id="147"/>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8" w:author="Steve Maas" w:date="2014-01-02T13:04:00Z">
        <w:r w:rsidR="00873D59">
          <w:t>3.4.1</w:t>
        </w:r>
      </w:ins>
      <w:del w:id="14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50" w:name="_Ref174185715"/>
      <w:bookmarkStart w:id="151" w:name="_Toc376446965"/>
      <w:r>
        <w:lastRenderedPageBreak/>
        <w:t>Material Section</w:t>
      </w:r>
      <w:bookmarkEnd w:id="150"/>
      <w:bookmarkEnd w:id="151"/>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2" w:name="_Ref178490824"/>
      <w:bookmarkStart w:id="153" w:name="_Ref178491142"/>
      <w:bookmarkStart w:id="154" w:name="_Toc376446966"/>
      <w:r>
        <w:lastRenderedPageBreak/>
        <w:t>Geometry Section</w:t>
      </w:r>
      <w:bookmarkEnd w:id="152"/>
      <w:bookmarkEnd w:id="153"/>
      <w:bookmarkEnd w:id="154"/>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5" w:name="_Toc376446967"/>
      <w:r>
        <w:t>Nodes Section</w:t>
      </w:r>
      <w:bookmarkEnd w:id="155"/>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6" w:name="_Ref376432008"/>
      <w:bookmarkStart w:id="157" w:name="_Toc376446968"/>
      <w:r w:rsidRPr="00EF5020">
        <w:t>Elements</w:t>
      </w:r>
      <w:r>
        <w:t xml:space="preserve"> Section</w:t>
      </w:r>
      <w:bookmarkEnd w:id="156"/>
      <w:bookmarkEnd w:id="157"/>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8"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59" w:name="_Toc350354842"/>
      <w:bookmarkStart w:id="160" w:name="_Toc350439800"/>
      <w:bookmarkStart w:id="161" w:name="_Toc352596206"/>
      <w:bookmarkStart w:id="162" w:name="_Toc363724979"/>
      <w:bookmarkStart w:id="163" w:name="_Toc376446969"/>
      <w:bookmarkEnd w:id="159"/>
      <w:bookmarkEnd w:id="160"/>
      <w:bookmarkEnd w:id="161"/>
      <w:bookmarkEnd w:id="162"/>
      <w:r>
        <w:t>Solid Elements</w:t>
      </w:r>
      <w:bookmarkEnd w:id="16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F4453" w:rsidRDefault="00AF4453"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F4453" w:rsidRDefault="00AF4453"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F4453" w:rsidRDefault="00AF4453"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F4453" w:rsidRDefault="00AF4453"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F4453" w:rsidRDefault="00AF4453"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F4453" w:rsidRDefault="00AF4453"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F4453" w:rsidRDefault="00AF4453"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F4453" w:rsidRDefault="00AF4453"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F4453" w:rsidRDefault="00AF4453"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F4453" w:rsidRDefault="00AF4453"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F4453" w:rsidRDefault="00AF4453"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F4453" w:rsidRDefault="00AF4453"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F4453" w:rsidRDefault="00AF4453"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F4453" w:rsidRDefault="00AF4453"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F4453" w:rsidRDefault="00AF4453"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F4453" w:rsidRDefault="00AF4453"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F4453" w:rsidRDefault="00AF4453"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F4453" w:rsidRDefault="00AF4453"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F4453" w:rsidRDefault="00AF4453"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F4453" w:rsidRDefault="00AF4453"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F4453" w:rsidRDefault="00AF4453"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F4453" w:rsidRDefault="00AF4453"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F4453" w:rsidRDefault="00AF4453"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F4453" w:rsidRDefault="00AF4453"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F4453" w:rsidRDefault="00AF4453"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F4453" w:rsidRDefault="00AF4453"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F4453" w:rsidRDefault="00AF4453"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F4453" w:rsidRDefault="00AF4453"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F4453" w:rsidRDefault="00AF4453"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F4453" w:rsidRDefault="00AF4453"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F4453" w:rsidRDefault="00AF4453"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F4453" w:rsidRDefault="00AF4453"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F4453" w:rsidRDefault="00AF4453"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F4453" w:rsidRDefault="00AF4453"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F4453" w:rsidRDefault="00AF4453"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F4453" w:rsidRDefault="00AF4453"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F4453" w:rsidRDefault="00AF4453"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F4453" w:rsidRDefault="00AF4453"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F4453" w:rsidRDefault="00AF4453"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F4453" w:rsidRDefault="00AF4453"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F4453" w:rsidRDefault="00AF4453"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F4453" w:rsidRDefault="00AF4453"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4" w:name="_Toc376446970"/>
      <w:r>
        <w:t>Shell Elements</w:t>
      </w:r>
      <w:bookmarkEnd w:id="16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F4453" w:rsidRDefault="00AF4453"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F4453" w:rsidRDefault="00AF4453"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F4453" w:rsidRDefault="00AF4453"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F4453" w:rsidRDefault="00AF4453"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F4453" w:rsidRDefault="00AF4453"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F4453" w:rsidRDefault="00AF4453"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F4453" w:rsidRDefault="00AF4453"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F4453" w:rsidRDefault="00AF4453"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F4453" w:rsidRDefault="00AF4453"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F4453" w:rsidRDefault="00AF4453"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F4453" w:rsidRDefault="00AF4453"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F4453" w:rsidRDefault="00AF4453"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F4453" w:rsidRDefault="00AF4453"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F4453" w:rsidRDefault="00AF4453"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5" w:name="_Ref376174920"/>
      <w:bookmarkStart w:id="166" w:name="_Toc376446971"/>
      <w:r w:rsidRPr="007A75DE">
        <w:lastRenderedPageBreak/>
        <w:t>Surface Elements</w:t>
      </w:r>
      <w:bookmarkEnd w:id="165"/>
      <w:bookmarkEnd w:id="166"/>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7" w:author="Steve Maas" w:date="2013-12-30T13:56:00Z">
        <w:r w:rsidDel="00884C42">
          <w:delText>w</w:delText>
        </w:r>
      </w:del>
      <w:ins w:id="168" w:author="Steve Maas" w:date="2013-12-30T13:56:00Z">
        <w:r w:rsidR="00884C42">
          <w:t>he</w:t>
        </w:r>
      </w:ins>
      <w:del w:id="169" w:author="Steve Maas" w:date="2013-12-30T13:56:00Z">
        <w:r w:rsidDel="00884C42">
          <w:delText>o</w:delText>
        </w:r>
      </w:del>
      <w:ins w:id="170"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1" w:author="Steve Maas" w:date="2013-12-30T13:56:00Z"/>
        </w:rPr>
      </w:pPr>
      <w:r>
        <w:rPr>
          <w:i/>
        </w:rPr>
        <w:t>quad4</w:t>
      </w:r>
      <w:r>
        <w:t>: 4-node quadrilateral element</w:t>
      </w:r>
    </w:p>
    <w:p w14:paraId="2BF6AEA1" w14:textId="5FDC3215" w:rsidR="00884C42" w:rsidRDefault="00884C42" w:rsidP="006A0BC1">
      <w:pPr>
        <w:numPr>
          <w:ilvl w:val="0"/>
          <w:numId w:val="13"/>
        </w:numPr>
      </w:pPr>
      <w:ins w:id="172"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3"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4" w:author="Steve Maas" w:date="2013-12-30T13:56:00Z">
        <w:r>
          <w:rPr>
            <w:i/>
          </w:rPr>
          <w:t>tri6</w:t>
        </w:r>
        <w:r w:rsidRPr="00884C42">
          <w:rPr>
            <w:rPrChange w:id="175"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6" w:name="_Ref230518438"/>
      <w:bookmarkStart w:id="177" w:name="_Toc376446972"/>
      <w:r>
        <w:t>Element</w:t>
      </w:r>
      <w:r w:rsidR="00D153DC">
        <w:t xml:space="preserve"> </w:t>
      </w:r>
      <w:r>
        <w:t>Data Section</w:t>
      </w:r>
      <w:bookmarkEnd w:id="176"/>
      <w:bookmarkEnd w:id="177"/>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78"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79"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80" w:author="Steve Maas" w:date="2013-12-30T13:49:00Z"/>
        </w:rPr>
      </w:pPr>
    </w:p>
    <w:p w14:paraId="5760EC2F" w14:textId="458E94C2" w:rsidR="00AE6184" w:rsidRDefault="00AE6184">
      <w:pPr>
        <w:pStyle w:val="Heading3"/>
        <w:rPr>
          <w:ins w:id="181" w:author="Steve Maas" w:date="2013-12-30T13:49:00Z"/>
        </w:rPr>
        <w:pPrChange w:id="182" w:author="Steve Maas" w:date="2013-12-30T13:49:00Z">
          <w:pPr/>
        </w:pPrChange>
      </w:pPr>
      <w:bookmarkStart w:id="183" w:name="_Ref376175517"/>
      <w:bookmarkStart w:id="184" w:name="_Toc376446973"/>
      <w:ins w:id="185" w:author="Steve Maas" w:date="2013-12-30T13:49:00Z">
        <w:r>
          <w:t>Surface Section</w:t>
        </w:r>
        <w:bookmarkEnd w:id="183"/>
        <w:bookmarkEnd w:id="184"/>
      </w:ins>
    </w:p>
    <w:p w14:paraId="3E1BA4D0" w14:textId="65EE2763" w:rsidR="00AE6184" w:rsidRDefault="00AE6184">
      <w:pPr>
        <w:rPr>
          <w:ins w:id="186" w:author="Steve Maas" w:date="2013-12-30T13:54:00Z"/>
        </w:rPr>
      </w:pPr>
      <w:ins w:id="187"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8" w:author="Steve Maas" w:date="2013-12-30T13:51:00Z">
        <w:r>
          <w:t xml:space="preserve"> </w:t>
        </w:r>
      </w:ins>
      <w:ins w:id="189" w:author="Steve Maas" w:date="2013-12-30T13:52:00Z">
        <w:r>
          <w:t xml:space="preserve">A surface definition is followed by a list of surface elements, following the format described in section </w:t>
        </w:r>
      </w:ins>
      <w:ins w:id="190" w:author="Steve Maas" w:date="2013-12-30T13:53:00Z">
        <w:r>
          <w:fldChar w:fldCharType="begin"/>
        </w:r>
        <w:r>
          <w:instrText xml:space="preserve"> REF _Ref376174920 \r \h </w:instrText>
        </w:r>
      </w:ins>
      <w:r>
        <w:fldChar w:fldCharType="separate"/>
      </w:r>
      <w:ins w:id="191" w:author="Steve Maas" w:date="2014-01-02T13:04:00Z">
        <w:r w:rsidR="00873D59">
          <w:t xml:space="preserve">3.6.2.3. </w:t>
        </w:r>
      </w:ins>
      <w:ins w:id="192" w:author="Steve Maas" w:date="2013-12-30T13:53:00Z">
        <w:r>
          <w:fldChar w:fldCharType="end"/>
        </w:r>
      </w:ins>
      <w:ins w:id="193" w:author="Steve Maas" w:date="2013-12-30T13:52:00Z">
        <w:r>
          <w:t>.</w:t>
        </w:r>
      </w:ins>
    </w:p>
    <w:p w14:paraId="7C69F76C" w14:textId="77777777" w:rsidR="00AE6184" w:rsidRDefault="00AE6184">
      <w:pPr>
        <w:rPr>
          <w:ins w:id="194" w:author="Steve Maas" w:date="2013-12-30T13:54:00Z"/>
        </w:rPr>
      </w:pPr>
    </w:p>
    <w:p w14:paraId="18520E2B" w14:textId="7DC48CEE" w:rsidR="00AE6184" w:rsidRDefault="00AE6184" w:rsidP="00AE6184">
      <w:pPr>
        <w:pStyle w:val="code"/>
        <w:rPr>
          <w:ins w:id="195" w:author="Steve Maas" w:date="2013-12-30T13:54:00Z"/>
        </w:rPr>
      </w:pPr>
      <w:ins w:id="196" w:author="Steve Maas" w:date="2013-12-30T13:54:00Z">
        <w:r>
          <w:t>&lt;Surface name="named_surface"&gt;</w:t>
        </w:r>
      </w:ins>
    </w:p>
    <w:p w14:paraId="785F7A00" w14:textId="32C99888" w:rsidR="00AE6184" w:rsidRDefault="00AE6184" w:rsidP="00AE6184">
      <w:pPr>
        <w:pStyle w:val="code"/>
        <w:rPr>
          <w:ins w:id="197" w:author="Steve Maas" w:date="2013-12-30T13:54:00Z"/>
        </w:rPr>
      </w:pPr>
      <w:ins w:id="198" w:author="Steve Maas" w:date="2013-12-30T13:54:00Z">
        <w:r>
          <w:tab/>
          <w:t>&lt;quad4 id="1"&gt;1,2,3,4&lt;/quad4&gt;</w:t>
        </w:r>
      </w:ins>
    </w:p>
    <w:p w14:paraId="1EF65660" w14:textId="6C78EE70" w:rsidR="00AE6184" w:rsidRPr="0097532C" w:rsidRDefault="00AE6184" w:rsidP="00AE6184">
      <w:pPr>
        <w:rPr>
          <w:ins w:id="199" w:author="Steve Maas" w:date="2013-12-30T13:54:00Z"/>
        </w:rPr>
      </w:pPr>
      <w:ins w:id="200" w:author="Steve Maas" w:date="2013-12-30T13:54:00Z">
        <w:r w:rsidRPr="0097532C">
          <w:tab/>
        </w:r>
        <w:r>
          <w:rPr>
            <w:rFonts w:ascii="Courier New" w:hAnsi="Courier New"/>
            <w:sz w:val="22"/>
          </w:rPr>
          <w:t>&lt;...</w:t>
        </w:r>
      </w:ins>
      <w:ins w:id="201" w:author="Steve Maas" w:date="2013-12-30T13:55:00Z">
        <w:r>
          <w:rPr>
            <w:rFonts w:ascii="Courier New" w:hAnsi="Courier New"/>
            <w:sz w:val="22"/>
          </w:rPr>
          <w:t>&gt;</w:t>
        </w:r>
      </w:ins>
    </w:p>
    <w:p w14:paraId="6B5C50AD" w14:textId="00E57C9E" w:rsidR="00AE6184" w:rsidRDefault="00AE6184" w:rsidP="00AE6184">
      <w:pPr>
        <w:pStyle w:val="code"/>
        <w:rPr>
          <w:ins w:id="202" w:author="Steve Maas" w:date="2013-12-30T13:54:00Z"/>
        </w:rPr>
      </w:pPr>
      <w:ins w:id="203" w:author="Steve Maas" w:date="2013-12-30T13:54:00Z">
        <w:r>
          <w:t>&lt;/</w:t>
        </w:r>
      </w:ins>
      <w:ins w:id="204" w:author="Steve Maas" w:date="2013-12-30T13:55:00Z">
        <w:r>
          <w:t>Surface</w:t>
        </w:r>
      </w:ins>
      <w:ins w:id="205" w:author="Steve Maas" w:date="2013-12-30T13:54:00Z">
        <w:r>
          <w:t>&gt;</w:t>
        </w:r>
      </w:ins>
    </w:p>
    <w:p w14:paraId="3E8A31FC" w14:textId="77777777" w:rsidR="00AE6184" w:rsidRDefault="00AE6184" w:rsidP="00C72BAD">
      <w:pPr>
        <w:rPr>
          <w:ins w:id="206" w:author="Steve Maas" w:date="2013-12-30T13:54:00Z"/>
        </w:rPr>
      </w:pPr>
    </w:p>
    <w:p w14:paraId="0845F11C" w14:textId="3944D9E1" w:rsidR="00AE6184" w:rsidRDefault="00AE6184" w:rsidP="00BB02DD">
      <w:pPr>
        <w:rPr>
          <w:ins w:id="207" w:author="Steve Maas" w:date="2013-12-30T13:55:00Z"/>
        </w:rPr>
      </w:pPr>
      <w:ins w:id="20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09" w:name="_Toc376446974"/>
      <w:r>
        <w:lastRenderedPageBreak/>
        <w:t>Initial Section</w:t>
      </w:r>
      <w:bookmarkEnd w:id="20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10" w:name="_Toc376446975"/>
      <w:r>
        <w:t>Initial Nodal Velocities</w:t>
      </w:r>
      <w:bookmarkEnd w:id="21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1" w:author="Steve Maas" w:date="2014-01-02T13:04:00Z">
        <w:r w:rsidR="00873D59">
          <w:t>3.4.1</w:t>
        </w:r>
      </w:ins>
      <w:del w:id="21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3" w:name="_Toc376446976"/>
      <w:r>
        <w:t>Initial Nodal Effective Fluid Pressure</w:t>
      </w:r>
      <w:bookmarkEnd w:id="21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4" w:name="_Toc376446977"/>
      <w:r>
        <w:t>Initial Nodal Effective Concentration</w:t>
      </w:r>
      <w:bookmarkEnd w:id="21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5" w:author="Steve Maas" w:date="2014-01-02T13:04:00Z">
        <w:r w:rsidR="00873D59">
          <w:t>3.12.2</w:t>
        </w:r>
      </w:ins>
      <w:del w:id="21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7" w:name="_Ref172095122"/>
      <w:bookmarkStart w:id="218" w:name="_Toc376446978"/>
      <w:r>
        <w:lastRenderedPageBreak/>
        <w:t>Boundary Section</w:t>
      </w:r>
      <w:bookmarkEnd w:id="217"/>
      <w:bookmarkEnd w:id="218"/>
    </w:p>
    <w:p w14:paraId="72C5517E" w14:textId="176A54EC" w:rsidR="006A0BC1" w:rsidRDefault="006A0BC1" w:rsidP="006A0BC1">
      <w:r>
        <w:t xml:space="preserve">The </w:t>
      </w:r>
      <w:r>
        <w:rPr>
          <w:i/>
        </w:rPr>
        <w:t>Boundary</w:t>
      </w:r>
      <w:r>
        <w:t xml:space="preserve"> section defines all </w:t>
      </w:r>
      <w:r w:rsidR="0098023B">
        <w:t>fixed</w:t>
      </w:r>
      <w:ins w:id="219" w:author="Steve Maas" w:date="2013-12-16T10:05:00Z">
        <w:r w:rsidR="00C80F4A">
          <w:t xml:space="preserve"> and</w:t>
        </w:r>
      </w:ins>
      <w:del w:id="220" w:author="Steve Maas" w:date="2013-12-16T10:05:00Z">
        <w:r w:rsidR="0098023B" w:rsidDel="00C80F4A">
          <w:delText>,</w:delText>
        </w:r>
      </w:del>
      <w:r w:rsidR="0098023B">
        <w:t xml:space="preserve"> prescribed </w:t>
      </w:r>
      <w:ins w:id="221" w:author="Steve Maas" w:date="2013-12-16T10:05:00Z">
        <w:r w:rsidR="00C80F4A">
          <w:t xml:space="preserve">boundary conditions </w:t>
        </w:r>
      </w:ins>
      <w:del w:id="22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3" w:name="_Ref172095051"/>
      <w:bookmarkStart w:id="224" w:name="_Toc376446979"/>
      <w:r>
        <w:t>Prescribed Nodal Degrees of Freedom</w:t>
      </w:r>
      <w:bookmarkEnd w:id="223"/>
      <w:bookmarkEnd w:id="224"/>
    </w:p>
    <w:p w14:paraId="16E2CAE1" w14:textId="5055D971" w:rsidR="006A0BC1" w:rsidRDefault="006A0BC1" w:rsidP="006A0BC1">
      <w:r>
        <w:t xml:space="preserve">Nodal degrees of freedom (dof) can be prescribed using the </w:t>
      </w:r>
      <w:r>
        <w:rPr>
          <w:i/>
        </w:rPr>
        <w:t>prescribe</w:t>
      </w:r>
      <w:r>
        <w:t xml:space="preserve"> sub-element.</w:t>
      </w:r>
      <w:ins w:id="225" w:author="Steve Maas" w:date="2013-12-16T10:07:00Z">
        <w:r w:rsidR="00C80F4A">
          <w:t xml:space="preserve"> This element has two required attributes (</w:t>
        </w:r>
        <w:r w:rsidR="00C80F4A" w:rsidRPr="00C80F4A">
          <w:rPr>
            <w:i/>
            <w:rPrChange w:id="226" w:author="Steve Maas" w:date="2013-12-16T10:08:00Z">
              <w:rPr/>
            </w:rPrChange>
          </w:rPr>
          <w:t>bc</w:t>
        </w:r>
        <w:r w:rsidR="00C80F4A">
          <w:t xml:space="preserve"> and </w:t>
        </w:r>
        <w:r w:rsidR="00C80F4A" w:rsidRPr="00C80F4A">
          <w:rPr>
            <w:i/>
            <w:rPrChange w:id="227" w:author="Steve Maas" w:date="2013-12-16T10:08:00Z">
              <w:rPr/>
            </w:rPrChange>
          </w:rPr>
          <w:t>lc</w:t>
        </w:r>
        <w:r w:rsidR="00C80F4A">
          <w:t>) and one optional attribute (</w:t>
        </w:r>
        <w:r w:rsidR="00C80F4A">
          <w:rPr>
            <w:i/>
          </w:rPr>
          <w:t>relative</w:t>
        </w:r>
      </w:ins>
      <w:ins w:id="228" w:author="Steve Maas" w:date="2013-12-16T10:08:00Z">
        <w:r w:rsidR="00C80F4A">
          <w:t>)</w:t>
        </w:r>
      </w:ins>
      <w:ins w:id="229" w:author="Steve Maas" w:date="2013-12-16T10:07:00Z">
        <w:r w:rsidR="00C80F4A">
          <w:t>.</w:t>
        </w:r>
      </w:ins>
      <w:ins w:id="230"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ins w:id="231" w:author="Steve Maas" w:date="2013-12-16T10:06:00Z">
        <w:r w:rsidR="00C80F4A">
          <w:t xml:space="preserve">bc="x"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3" w:author="Steve Maas" w:date="2013-12-16T10:08:00Z"/>
        </w:rPr>
      </w:pPr>
    </w:p>
    <w:p w14:paraId="6EE2AFDB" w14:textId="1222FCB3" w:rsidR="00C80F4A" w:rsidRDefault="00C80F4A" w:rsidP="00C80F4A">
      <w:moveToRangeStart w:id="234" w:author="Steve Maas" w:date="2013-12-16T10:08:00Z" w:name="move374951847"/>
      <w:moveTo w:id="235" w:author="Steve Maas" w:date="2013-12-16T10:08:00Z">
        <w:r>
          <w:t xml:space="preserve">The </w:t>
        </w:r>
        <w:r>
          <w:rPr>
            <w:i/>
          </w:rPr>
          <w:t>bc</w:t>
        </w:r>
        <w:r>
          <w:t xml:space="preserve"> attribute </w:t>
        </w:r>
        <w:del w:id="23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37"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38"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39" w:author="Steve Maas" w:date="2013-12-16T10:09:00Z"/>
        </w:rPr>
      </w:pPr>
      <w:moveTo w:id="240"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1" w:author="Steve Maas" w:date="2013-12-16T10:09:00Z"/>
        </w:rPr>
      </w:pPr>
      <w:ins w:id="242"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43" w:author="Steve Maas" w:date="2013-12-16T10:09:00Z"/>
        </w:rPr>
      </w:pPr>
      <w:ins w:id="244" w:author="Steve Maas" w:date="2013-12-16T10:09:00Z">
        <w:r>
          <w:rPr>
            <w:rStyle w:val="codeChar"/>
          </w:rPr>
          <w:t>v</w:t>
        </w:r>
        <w:r w:rsidRPr="0015798D">
          <w:t>:</w:t>
        </w:r>
        <w:r>
          <w:t xml:space="preserve"> apply </w:t>
        </w:r>
      </w:ins>
      <w:ins w:id="245" w:author="Steve Maas" w:date="2013-12-16T10:10:00Z">
        <w:r>
          <w:t>rotation about y</w:t>
        </w:r>
      </w:ins>
      <w:ins w:id="246" w:author="Steve Maas" w:date="2013-12-16T10:09:00Z">
        <w:r>
          <w:t>-direction</w:t>
        </w:r>
      </w:ins>
    </w:p>
    <w:p w14:paraId="013CCC55" w14:textId="3614221C" w:rsidR="00C80F4A" w:rsidRDefault="00C80F4A" w:rsidP="00C80F4A">
      <w:pPr>
        <w:tabs>
          <w:tab w:val="num" w:pos="720"/>
        </w:tabs>
        <w:ind w:left="720" w:hanging="360"/>
        <w:rPr>
          <w:ins w:id="247" w:author="Steve Maas" w:date="2013-12-16T10:10:00Z"/>
        </w:rPr>
      </w:pPr>
      <w:ins w:id="248"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49" w:author="Steve Maas" w:date="2013-12-16T10:09:00Z"/>
        </w:rPr>
      </w:pPr>
    </w:p>
    <w:p w14:paraId="0656D8BA" w14:textId="77777777" w:rsidR="00C80F4A" w:rsidRDefault="00C80F4A" w:rsidP="00C80F4A">
      <w:pPr>
        <w:tabs>
          <w:tab w:val="num" w:pos="720"/>
        </w:tabs>
        <w:ind w:left="720" w:hanging="360"/>
        <w:rPr>
          <w:ins w:id="250" w:author="Steve Maas" w:date="2013-12-16T10:10:00Z"/>
        </w:rPr>
      </w:pPr>
      <w:moveTo w:id="251"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2" w:author="Steve Maas" w:date="2013-12-16T10:10:00Z"/>
        </w:rPr>
      </w:pPr>
      <w:ins w:id="253"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54"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55" w:author="Steve Maas" w:date="2013-12-16T10:08:00Z">
        <w:r w:rsidRPr="00B27FE9">
          <w:rPr>
            <w:rStyle w:val="codeChar"/>
          </w:rPr>
          <w:t>c</w:t>
        </w:r>
      </w:moveTo>
      <w:ins w:id="256" w:author="Steve Maas" w:date="2013-12-16T10:10:00Z">
        <w:r>
          <w:rPr>
            <w:rStyle w:val="codeChar"/>
          </w:rPr>
          <w:t>[</w:t>
        </w:r>
      </w:ins>
      <w:moveTo w:id="257" w:author="Steve Maas" w:date="2013-12-16T10:08:00Z">
        <w:r w:rsidRPr="00C849CE">
          <w:rPr>
            <w:rStyle w:val="codeChar"/>
            <w:i/>
          </w:rPr>
          <w:t>n</w:t>
        </w:r>
      </w:moveTo>
      <w:ins w:id="258" w:author="Steve Maas" w:date="2013-12-16T10:10:00Z">
        <w:r w:rsidRPr="00C80F4A">
          <w:rPr>
            <w:rStyle w:val="codeChar"/>
            <w:rPrChange w:id="259" w:author="Steve Maas" w:date="2013-12-16T10:10:00Z">
              <w:rPr>
                <w:rStyle w:val="codeChar"/>
                <w:i/>
              </w:rPr>
            </w:rPrChange>
          </w:rPr>
          <w:t>]</w:t>
        </w:r>
      </w:ins>
      <w:moveTo w:id="26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1" w:author="Steve Maas" w:date="2013-12-16T10:08:00Z">
        <w:del w:id="26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3" w:author="Steve Maas" w:date="2013-12-16T10:11:00Z"/>
        </w:rPr>
      </w:pPr>
      <w:moveTo w:id="26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5" w:author="Steve Maas" w:date="2013-12-16T10:08:00Z">
        <w:r>
          <w:fldChar w:fldCharType="separate"/>
        </w:r>
      </w:moveTo>
      <w:ins w:id="266" w:author="Steve Maas" w:date="2014-01-02T13:04:00Z">
        <w:r w:rsidR="00873D59">
          <w:t>3.12.2</w:t>
        </w:r>
      </w:ins>
      <w:moveTo w:id="267" w:author="Steve Maas" w:date="2013-12-16T10:08:00Z">
        <w:del w:id="26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69" w:author="Steve Maas" w:date="2013-12-16T10:11:00Z"/>
        </w:rPr>
      </w:pPr>
    </w:p>
    <w:p w14:paraId="1F8CFD03" w14:textId="3364BFCA" w:rsidR="00C80F4A" w:rsidRDefault="00C80F4A" w:rsidP="00C80F4A">
      <w:ins w:id="270" w:author="Steve Maas" w:date="2013-12-16T10:11:00Z">
        <w:r>
          <w:t>The</w:t>
        </w:r>
      </w:ins>
      <w:moveTo w:id="271" w:author="Steve Maas" w:date="2013-12-16T10:08:00Z">
        <w:del w:id="272" w:author="Steve Maas" w:date="2013-12-16T10:11:00Z">
          <w:r w:rsidDel="00C80F4A">
            <w:delText>An</w:delText>
          </w:r>
        </w:del>
        <w:r>
          <w:t xml:space="preserve"> </w:t>
        </w:r>
        <w:del w:id="273" w:author="Steve Maas" w:date="2013-12-16T10:11:00Z">
          <w:r w:rsidDel="00C80F4A">
            <w:delText xml:space="preserve">optional </w:delText>
          </w:r>
        </w:del>
        <w:r>
          <w:t xml:space="preserve">loadcurve </w:t>
        </w:r>
        <w:del w:id="274" w:author="Steve Maas" w:date="2013-12-16T10:11:00Z">
          <w:r w:rsidDel="00C80F4A">
            <w:delText>can</w:delText>
          </w:r>
        </w:del>
      </w:moveTo>
      <w:ins w:id="275" w:author="Steve Maas" w:date="2013-12-16T10:11:00Z">
        <w:r>
          <w:t>is</w:t>
        </w:r>
      </w:ins>
      <w:moveTo w:id="276" w:author="Steve Maas" w:date="2013-12-16T10:08:00Z">
        <w:r>
          <w:t xml:space="preserve"> </w:t>
        </w:r>
        <w:del w:id="277" w:author="Steve Maas" w:date="2013-12-16T10:11:00Z">
          <w:r w:rsidDel="00C80F4A">
            <w:delText xml:space="preserve">be </w:delText>
          </w:r>
        </w:del>
        <w:r>
          <w:t xml:space="preserve">specified with the </w:t>
        </w:r>
        <w:r>
          <w:rPr>
            <w:i/>
          </w:rPr>
          <w:t>lc</w:t>
        </w:r>
        <w:r>
          <w:t xml:space="preserve"> attribute</w:t>
        </w:r>
        <w:del w:id="27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7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4"/>
    <w:p w14:paraId="3E9ED874" w14:textId="77777777" w:rsidR="00C80F4A" w:rsidRDefault="00C80F4A" w:rsidP="006A0BC1">
      <w:pPr>
        <w:pStyle w:val="code"/>
        <w:rPr>
          <w:ins w:id="280" w:author="Steve Maas" w:date="2013-12-16T10:08:00Z"/>
        </w:rPr>
      </w:pPr>
    </w:p>
    <w:p w14:paraId="088399C6" w14:textId="3BAF039E" w:rsidR="00C80F4A" w:rsidDel="00C80F4A" w:rsidRDefault="00C80F4A" w:rsidP="006A0BC1">
      <w:pPr>
        <w:pStyle w:val="code"/>
        <w:rPr>
          <w:del w:id="28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2" w:author="Steve Maas" w:date="2013-12-16T10:08:00Z" w:name="move374951847"/>
      <w:moveFrom w:id="283"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4" w:author="Steve Maas" w:date="2013-12-16T10:08:00Z">
        <w:r w:rsidRPr="00B27FE9" w:rsidDel="00C80F4A">
          <w:rPr>
            <w:rStyle w:val="codeChar"/>
          </w:rPr>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5"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6"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7"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8"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89"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90"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1" w:author="Steve Maas" w:date="2013-12-16T10:08:00Z"/>
      <w:moveFrom w:id="292"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2"/>
    <w:p w14:paraId="61543F60" w14:textId="2D5C07AA" w:rsidR="006A0BC1" w:rsidDel="00C80F4A" w:rsidRDefault="006A0BC1" w:rsidP="006A0BC1">
      <w:pPr>
        <w:rPr>
          <w:del w:id="293"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4"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5" w:name="_Toc376446980"/>
      <w:r>
        <w:t>Fixed Nodal Degrees of Freedom</w:t>
      </w:r>
      <w:bookmarkEnd w:id="29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6" w:author="Steve Maas" w:date="2013-12-16T10:12:00Z">
        <w:r w:rsidR="00C80F4A">
          <w:t xml:space="preserve"> bc="</w:t>
        </w:r>
      </w:ins>
      <w:ins w:id="297"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299" w:author="Steve Maas" w:date="2013-12-16T10:13:00Z">
        <w:r w:rsidR="00C80F4A">
          <w:t xml:space="preserve">This results in fewer equations that need to be solved for and </w:t>
        </w:r>
      </w:ins>
      <w:del w:id="300" w:author="Steve Maas" w:date="2013-12-16T10:13:00Z">
        <w:r w:rsidDel="00C80F4A">
          <w:delText>T</w:delText>
        </w:r>
      </w:del>
      <w:ins w:id="301" w:author="Steve Maas" w:date="2013-12-16T10:13:00Z">
        <w:r w:rsidR="00C80F4A">
          <w:t>t</w:t>
        </w:r>
      </w:ins>
      <w:r>
        <w:t>h</w:t>
      </w:r>
      <w:del w:id="302" w:author="Steve Maas" w:date="2013-12-16T10:13:00Z">
        <w:r w:rsidDel="00C80F4A">
          <w:delText>i</w:delText>
        </w:r>
      </w:del>
      <w:ins w:id="303" w:author="Steve Maas" w:date="2013-12-16T10:13:00Z">
        <w:r w:rsidR="00C80F4A">
          <w:t>u</w:t>
        </w:r>
      </w:ins>
      <w:r>
        <w:t>s reduces the run time of the FE analysis.</w:t>
      </w:r>
    </w:p>
    <w:p w14:paraId="656106C2" w14:textId="77777777" w:rsidR="00602A42" w:rsidRDefault="00602A42">
      <w:pPr>
        <w:jc w:val="left"/>
        <w:rPr>
          <w:ins w:id="304" w:author="Steve Maas" w:date="2013-12-16T10:16:00Z"/>
          <w:rFonts w:cs="Arial"/>
          <w:b/>
          <w:bCs/>
          <w:iCs/>
          <w:sz w:val="36"/>
          <w:szCs w:val="28"/>
        </w:rPr>
      </w:pPr>
      <w:bookmarkStart w:id="305" w:name="_Toc315942749"/>
      <w:bookmarkStart w:id="306" w:name="_Toc315943013"/>
      <w:bookmarkStart w:id="307" w:name="_Toc315943277"/>
      <w:bookmarkStart w:id="308" w:name="_Toc315942751"/>
      <w:bookmarkStart w:id="309" w:name="_Toc315943015"/>
      <w:bookmarkStart w:id="310" w:name="_Toc315943279"/>
      <w:bookmarkStart w:id="311" w:name="_Toc315942753"/>
      <w:bookmarkStart w:id="312" w:name="_Toc315943017"/>
      <w:bookmarkStart w:id="313" w:name="_Toc315943281"/>
      <w:bookmarkStart w:id="314" w:name="_Toc315942755"/>
      <w:bookmarkStart w:id="315" w:name="_Toc315943019"/>
      <w:bookmarkStart w:id="316" w:name="_Toc315943283"/>
      <w:bookmarkStart w:id="317" w:name="_Toc315942758"/>
      <w:bookmarkStart w:id="318" w:name="_Toc315943022"/>
      <w:bookmarkStart w:id="319" w:name="_Toc315943286"/>
      <w:bookmarkStart w:id="320" w:name="_Toc315942763"/>
      <w:bookmarkStart w:id="321" w:name="_Toc315943027"/>
      <w:bookmarkStart w:id="322" w:name="_Toc315943291"/>
      <w:bookmarkStart w:id="323" w:name="_Toc315942764"/>
      <w:bookmarkStart w:id="324" w:name="_Toc315943028"/>
      <w:bookmarkStart w:id="325" w:name="_Toc315943292"/>
      <w:bookmarkStart w:id="326" w:name="_Toc315942765"/>
      <w:bookmarkStart w:id="327" w:name="_Toc315943029"/>
      <w:bookmarkStart w:id="328" w:name="_Toc315943293"/>
      <w:bookmarkStart w:id="329" w:name="_Toc315942768"/>
      <w:bookmarkStart w:id="330" w:name="_Toc315943032"/>
      <w:bookmarkStart w:id="331" w:name="_Toc315943296"/>
      <w:bookmarkStart w:id="332" w:name="_Toc315942770"/>
      <w:bookmarkStart w:id="333" w:name="_Toc315943034"/>
      <w:bookmarkStart w:id="334" w:name="_Toc315943298"/>
      <w:bookmarkStart w:id="335" w:name="_Toc315942775"/>
      <w:bookmarkStart w:id="336" w:name="_Toc315943039"/>
      <w:bookmarkStart w:id="337" w:name="_Toc315943303"/>
      <w:bookmarkStart w:id="338" w:name="_Toc315942777"/>
      <w:bookmarkStart w:id="339" w:name="_Toc315943041"/>
      <w:bookmarkStart w:id="340" w:name="_Toc315943305"/>
      <w:bookmarkStart w:id="341" w:name="_Toc315942782"/>
      <w:bookmarkStart w:id="342" w:name="_Toc315943046"/>
      <w:bookmarkStart w:id="343" w:name="_Toc315943310"/>
      <w:bookmarkStart w:id="344" w:name="_Toc315942784"/>
      <w:bookmarkStart w:id="345" w:name="_Toc315943048"/>
      <w:bookmarkStart w:id="346" w:name="_Toc315943312"/>
      <w:bookmarkStart w:id="347" w:name="_Toc315942786"/>
      <w:bookmarkStart w:id="348" w:name="_Toc315943050"/>
      <w:bookmarkStart w:id="349" w:name="_Toc315943314"/>
      <w:bookmarkStart w:id="350" w:name="_Toc315942806"/>
      <w:bookmarkStart w:id="351" w:name="_Toc315943070"/>
      <w:bookmarkStart w:id="352" w:name="_Toc315943334"/>
      <w:bookmarkStart w:id="353" w:name="_Toc315942809"/>
      <w:bookmarkStart w:id="354" w:name="_Toc315943073"/>
      <w:bookmarkStart w:id="355" w:name="_Toc315943337"/>
      <w:bookmarkStart w:id="356" w:name="_Toc315942810"/>
      <w:bookmarkStart w:id="357" w:name="_Toc315943074"/>
      <w:bookmarkStart w:id="358" w:name="_Toc315943338"/>
      <w:bookmarkStart w:id="359" w:name="_Toc315942811"/>
      <w:bookmarkStart w:id="360" w:name="_Toc315943075"/>
      <w:bookmarkStart w:id="361" w:name="_Toc315943339"/>
      <w:bookmarkStart w:id="362" w:name="_Toc315942816"/>
      <w:bookmarkStart w:id="363" w:name="_Toc315943080"/>
      <w:bookmarkStart w:id="364" w:name="_Toc315943344"/>
      <w:bookmarkStart w:id="365" w:name="_Toc315942818"/>
      <w:bookmarkStart w:id="366" w:name="_Toc315943082"/>
      <w:bookmarkStart w:id="367" w:name="_Toc315943346"/>
      <w:bookmarkStart w:id="368" w:name="_Toc315942820"/>
      <w:bookmarkStart w:id="369" w:name="_Toc315943084"/>
      <w:bookmarkStart w:id="370" w:name="_Toc315943348"/>
      <w:bookmarkStart w:id="371" w:name="_Toc315942822"/>
      <w:bookmarkStart w:id="372" w:name="_Toc315943086"/>
      <w:bookmarkStart w:id="373" w:name="_Toc315943350"/>
      <w:bookmarkStart w:id="374" w:name="_Toc315942824"/>
      <w:bookmarkStart w:id="375" w:name="_Toc315943088"/>
      <w:bookmarkStart w:id="376" w:name="_Toc315943352"/>
      <w:bookmarkStart w:id="377" w:name="_Toc315942829"/>
      <w:bookmarkStart w:id="378" w:name="_Toc315943093"/>
      <w:bookmarkStart w:id="379" w:name="_Toc315943357"/>
      <w:bookmarkStart w:id="380" w:name="_Toc315942831"/>
      <w:bookmarkStart w:id="381" w:name="_Toc315943095"/>
      <w:bookmarkStart w:id="382" w:name="_Toc315943359"/>
      <w:bookmarkStart w:id="383" w:name="_Toc315942833"/>
      <w:bookmarkStart w:id="384" w:name="_Toc315943097"/>
      <w:bookmarkStart w:id="385" w:name="_Toc315943361"/>
      <w:bookmarkStart w:id="386" w:name="_Toc315942834"/>
      <w:bookmarkStart w:id="387" w:name="_Toc315943098"/>
      <w:bookmarkStart w:id="388" w:name="_Toc315943362"/>
      <w:bookmarkStart w:id="389" w:name="_Toc315942839"/>
      <w:bookmarkStart w:id="390" w:name="_Toc315943103"/>
      <w:bookmarkStart w:id="391" w:name="_Toc315943367"/>
      <w:bookmarkStart w:id="392" w:name="_Toc315942840"/>
      <w:bookmarkStart w:id="393" w:name="_Toc315943104"/>
      <w:bookmarkStart w:id="394" w:name="_Toc315943368"/>
      <w:bookmarkStart w:id="395" w:name="_Toc315942841"/>
      <w:bookmarkStart w:id="396" w:name="_Toc315943105"/>
      <w:bookmarkStart w:id="397" w:name="_Toc315943369"/>
      <w:bookmarkStart w:id="398" w:name="_Toc315942843"/>
      <w:bookmarkStart w:id="399" w:name="_Toc315943107"/>
      <w:bookmarkStart w:id="400" w:name="_Toc315943371"/>
      <w:bookmarkStart w:id="401" w:name="_Toc315942845"/>
      <w:bookmarkStart w:id="402" w:name="_Toc315943109"/>
      <w:bookmarkStart w:id="403" w:name="_Toc31594337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ins w:id="404" w:author="Steve Maas" w:date="2013-12-16T10:16:00Z">
        <w:r>
          <w:br w:type="page"/>
        </w:r>
      </w:ins>
    </w:p>
    <w:p w14:paraId="4FC9CF1B" w14:textId="38A0E96E" w:rsidR="006A0BC1" w:rsidRDefault="0098023B" w:rsidP="0098023B">
      <w:pPr>
        <w:pStyle w:val="Heading2"/>
      </w:pPr>
      <w:bookmarkStart w:id="405" w:name="_Toc376446981"/>
      <w:r>
        <w:lastRenderedPageBreak/>
        <w:t>Loads Section</w:t>
      </w:r>
      <w:bookmarkEnd w:id="40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6" w:name="_Toc376446982"/>
      <w:r>
        <w:t>Nodal Loads</w:t>
      </w:r>
      <w:bookmarkEnd w:id="406"/>
    </w:p>
    <w:p w14:paraId="343663AC" w14:textId="7DCC6CA5" w:rsidR="00525EB6" w:rsidRDefault="00525EB6" w:rsidP="00525EB6">
      <w:r>
        <w:t xml:space="preserve">Nodal loads are applied by the </w:t>
      </w:r>
      <w:del w:id="407" w:author="Steve Maas" w:date="2013-12-16T17:56:00Z">
        <w:r w:rsidDel="00DB09C5">
          <w:rPr>
            <w:i/>
          </w:rPr>
          <w:delText xml:space="preserve">force </w:delText>
        </w:r>
      </w:del>
      <w:ins w:id="40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09" w:author="Steve Maas" w:date="2013-12-16T17:57:00Z">
        <w:r w:rsidDel="00DB09C5">
          <w:delText>force</w:delText>
        </w:r>
      </w:del>
      <w:ins w:id="410"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2" w:author="Steve Maas" w:date="2014-01-02T13:04:00Z">
        <w:r w:rsidR="00873D59">
          <w:t>3.12.2</w:t>
        </w:r>
      </w:ins>
      <w:del w:id="41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49F56567" w14:textId="422DEBC9" w:rsidR="00525EB6" w:rsidRDefault="00525EB6" w:rsidP="00525EB6">
      <w:pPr>
        <w:pStyle w:val="Heading3"/>
      </w:pPr>
      <w:bookmarkStart w:id="414" w:name="_Toc376446983"/>
      <w:r>
        <w:t xml:space="preserve">Pressure </w:t>
      </w:r>
      <w:r w:rsidR="00D153DC">
        <w:t>F</w:t>
      </w:r>
      <w:r>
        <w:t>orces</w:t>
      </w:r>
      <w:bookmarkEnd w:id="414"/>
    </w:p>
    <w:p w14:paraId="663FF250" w14:textId="766004DC" w:rsidR="00525EB6" w:rsidRDefault="00525EB6" w:rsidP="00525EB6">
      <w:r>
        <w:t xml:space="preserve">Pressure forces are applied to the surface of the geometry and are defined by the </w:t>
      </w:r>
      <w:del w:id="415" w:author="Steve Maas" w:date="2013-12-16T17:58:00Z">
        <w:r w:rsidDel="001E58E6">
          <w:rPr>
            <w:i/>
          </w:rPr>
          <w:delText xml:space="preserve">pressure </w:delText>
        </w:r>
      </w:del>
      <w:ins w:id="416" w:author="Steve Maas" w:date="2013-12-16T17:58:00Z">
        <w:r w:rsidR="001E58E6">
          <w:rPr>
            <w:i/>
          </w:rPr>
          <w:t xml:space="preserve">surface_load </w:t>
        </w:r>
      </w:ins>
      <w:r>
        <w:t>element</w:t>
      </w:r>
      <w:ins w:id="417"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18" w:author="Steve Maas" w:date="2013-12-16T17:58:00Z"/>
        </w:rPr>
      </w:pPr>
      <w:r>
        <w:t>&lt;</w:t>
      </w:r>
      <w:del w:id="419" w:author="Steve Maas" w:date="2013-12-16T17:58:00Z">
        <w:r w:rsidDel="001E58E6">
          <w:delText>pressure</w:delText>
        </w:r>
      </w:del>
      <w:ins w:id="420" w:author="Steve Maas" w:date="2013-12-16T17:58:00Z">
        <w:r w:rsidR="001E58E6">
          <w:t>surface_load type="pressure"</w:t>
        </w:r>
      </w:ins>
      <w:r>
        <w:t>&gt;</w:t>
      </w:r>
    </w:p>
    <w:p w14:paraId="3BF286E8" w14:textId="219EBBCD" w:rsidR="00DE723C" w:rsidRDefault="00DE723C" w:rsidP="00525EB6">
      <w:pPr>
        <w:pStyle w:val="code"/>
      </w:pPr>
      <w:ins w:id="421" w:author="Steve Maas" w:date="2013-12-16T17:58:00Z">
        <w:r>
          <w:tab/>
          <w:t>&lt;surface&gt;</w:t>
        </w:r>
      </w:ins>
    </w:p>
    <w:p w14:paraId="4FBD7965" w14:textId="61977EC3" w:rsidR="00525EB6" w:rsidRDefault="00DE723C" w:rsidP="00525EB6">
      <w:pPr>
        <w:pStyle w:val="code"/>
      </w:pPr>
      <w:ins w:id="422" w:author="Steve Maas" w:date="2013-12-16T17:58:00Z">
        <w:r>
          <w:tab/>
        </w:r>
      </w:ins>
      <w:r w:rsidR="00525EB6">
        <w:tab/>
        <w:t>&lt;quad4 id=</w:t>
      </w:r>
      <w:r w:rsidR="00B52E82">
        <w:t>"</w:t>
      </w:r>
      <w:r w:rsidR="00525EB6">
        <w:t>n</w:t>
      </w:r>
      <w:r w:rsidR="00B52E82">
        <w:t>"</w:t>
      </w:r>
      <w:r w:rsidR="00525EB6">
        <w:t xml:space="preserve"> [lc=</w:t>
      </w:r>
      <w:r w:rsidR="00B52E82">
        <w:t>"</w:t>
      </w:r>
      <w:r w:rsidR="00525EB6">
        <w:t>l</w:t>
      </w:r>
      <w:r w:rsidR="00B52E82">
        <w:t>"</w:t>
      </w:r>
      <w:r w:rsidR="00525EB6">
        <w:t xml:space="preserve"> scale=</w:t>
      </w:r>
      <w:r w:rsidR="00B52E82">
        <w:t>"</w:t>
      </w:r>
      <w:r w:rsidR="00525EB6">
        <w:t>1.0</w:t>
      </w:r>
      <w:r w:rsidR="00B52E82">
        <w:t>"</w:t>
      </w:r>
      <w:r w:rsidR="00525EB6">
        <w:t>]&gt;n1,n2,n3,n4&lt;/quad4&gt;</w:t>
      </w:r>
    </w:p>
    <w:p w14:paraId="32E6FF78" w14:textId="0BE6F023" w:rsidR="00525EB6" w:rsidRDefault="00525EB6" w:rsidP="00525EB6">
      <w:pPr>
        <w:pStyle w:val="code"/>
        <w:rPr>
          <w:ins w:id="423" w:author="Steve Maas" w:date="2013-12-16T17:58:00Z"/>
        </w:rPr>
      </w:pPr>
      <w:r>
        <w:tab/>
      </w:r>
      <w:ins w:id="424" w:author="Steve Maas" w:date="2013-12-16T17:58:00Z">
        <w:r w:rsidR="00DE723C">
          <w:tab/>
        </w:r>
      </w:ins>
      <w:r>
        <w:t>...</w:t>
      </w:r>
    </w:p>
    <w:p w14:paraId="35971468" w14:textId="32AF7677" w:rsidR="00DE723C" w:rsidRDefault="00DE723C" w:rsidP="00525EB6">
      <w:pPr>
        <w:pStyle w:val="code"/>
      </w:pPr>
      <w:ins w:id="425" w:author="Steve Maas" w:date="2013-12-16T17:58:00Z">
        <w:r>
          <w:tab/>
        </w:r>
      </w:ins>
      <w:ins w:id="426" w:author="Steve Maas" w:date="2013-12-16T17:59:00Z">
        <w:r>
          <w:t>&lt;/surface&gt;</w:t>
        </w:r>
      </w:ins>
    </w:p>
    <w:p w14:paraId="62E36806" w14:textId="4FDCE72F" w:rsidR="00525EB6" w:rsidRDefault="00525EB6" w:rsidP="00525EB6">
      <w:pPr>
        <w:pStyle w:val="code"/>
      </w:pPr>
      <w:r>
        <w:t>&lt;/</w:t>
      </w:r>
      <w:del w:id="427" w:author="Steve Maas" w:date="2013-12-16T17:58:00Z">
        <w:r w:rsidDel="001E58E6">
          <w:delText>pressure</w:delText>
        </w:r>
      </w:del>
      <w:ins w:id="428" w:author="Steve Maas" w:date="2013-12-16T17:58:00Z">
        <w:r w:rsidR="001E58E6">
          <w:t>surface_load</w:t>
        </w:r>
      </w:ins>
      <w:r>
        <w:t>&gt;</w:t>
      </w:r>
    </w:p>
    <w:p w14:paraId="491A8851" w14:textId="77777777" w:rsidR="00525EB6" w:rsidRDefault="00525EB6" w:rsidP="00525EB6">
      <w:pPr>
        <w:pStyle w:val="code"/>
      </w:pPr>
    </w:p>
    <w:p w14:paraId="19EC78F9" w14:textId="0A76EB7A" w:rsidR="00525EB6" w:rsidRPr="009B7F62" w:rsidRDefault="00525EB6" w:rsidP="00525EB6">
      <w:r>
        <w:lastRenderedPageBreak/>
        <w:t>The sub-elements</w:t>
      </w:r>
      <w:ins w:id="429" w:author="Steve Maas" w:date="2013-12-16T17:59:00Z">
        <w:r w:rsidR="00DE723C">
          <w:t xml:space="preserve"> of the </w:t>
        </w:r>
        <w:r w:rsidR="00DE723C" w:rsidRPr="00DE723C">
          <w:rPr>
            <w:i/>
            <w:rPrChange w:id="430" w:author="Steve Maas" w:date="2013-12-16T17:59:00Z">
              <w:rPr/>
            </w:rPrChange>
          </w:rPr>
          <w:t>surface</w:t>
        </w:r>
        <w:r w:rsidR="00DE723C">
          <w:t xml:space="preserve"> element</w:t>
        </w:r>
      </w:ins>
      <w:r>
        <w:t xml:space="preserve"> define the geometry of the pressure boundary surface. Each element must be either </w:t>
      </w:r>
      <w:r>
        <w:rPr>
          <w:i/>
        </w:rPr>
        <w:t xml:space="preserve">quad4 </w:t>
      </w:r>
      <w:r>
        <w:t xml:space="preserve">for a four-node quadrilateral or </w:t>
      </w:r>
      <w:r>
        <w:rPr>
          <w:i/>
        </w:rPr>
        <w:t xml:space="preserve">tri3 </w:t>
      </w:r>
      <w:r>
        <w:t xml:space="preserve">for a 3-noded triangular element. The id </w:t>
      </w:r>
      <w:r>
        <w:rPr>
          <w:i/>
        </w:rPr>
        <w:t>n</w:t>
      </w:r>
      <w:r>
        <w:t xml:space="preserve"> references the surface element. 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The optional parameter </w:t>
      </w:r>
      <w:r>
        <w:rPr>
          <w:i/>
        </w:rPr>
        <w:t>lc</w:t>
      </w:r>
      <w:r>
        <w:t xml:space="preserve"> defines a loadcurve for the pressure evolution and </w:t>
      </w:r>
      <w:r>
        <w:rPr>
          <w:i/>
        </w:rPr>
        <w:t xml:space="preserve">scale </w:t>
      </w:r>
      <w:r>
        <w:t xml:space="preserve">defines a scale factor. The default scale factor is 1.0 and if </w:t>
      </w:r>
      <w:r>
        <w:rPr>
          <w:i/>
        </w:rPr>
        <w:t>lc</w:t>
      </w:r>
      <w:r>
        <w:t xml:space="preserve"> is not defined the scale factor is automatically ramped from 0 at time </w:t>
      </w:r>
      <w:r w:rsidRPr="003353AC">
        <w:rPr>
          <w:i/>
        </w:rPr>
        <w:t>t</w:t>
      </w:r>
      <w:r>
        <w:t>=0 to the value specified here.</w:t>
      </w:r>
    </w:p>
    <w:p w14:paraId="1FE9B15D" w14:textId="77777777" w:rsidR="00525EB6" w:rsidRDefault="00525EB6" w:rsidP="00525EB6"/>
    <w:p w14:paraId="63460C82" w14:textId="77777777" w:rsidR="00525EB6" w:rsidRDefault="00525EB6" w:rsidP="00525EB6">
      <w:pPr>
        <w:pStyle w:val="Heading3"/>
      </w:pPr>
      <w:r>
        <w:t xml:space="preserve"> </w:t>
      </w:r>
      <w:bookmarkStart w:id="431" w:name="_Ref194576511"/>
      <w:bookmarkStart w:id="432" w:name="_Ref194576545"/>
      <w:bookmarkStart w:id="433" w:name="_Toc376446984"/>
      <w:r>
        <w:t>Mixture Normal Traction</w:t>
      </w:r>
      <w:bookmarkEnd w:id="431"/>
      <w:bookmarkEnd w:id="432"/>
      <w:bookmarkEnd w:id="433"/>
    </w:p>
    <w:p w14:paraId="115ABB42" w14:textId="77777777" w:rsidR="00525EB6" w:rsidRPr="00C64641" w:rsidRDefault="00525EB6" w:rsidP="00525EB6">
      <w:r>
        <w:t xml:space="preserve">This section applies to biphasic, biphasic-solute and triphasic analyses.  </w:t>
      </w:r>
      <w:r w:rsidRPr="00C64641">
        <w:t>In a mixture of intrinsically incompressible solid and fluid constituents, the formulation adopted in FEBio implies that the total traction is a natural boundary condition</w:t>
      </w:r>
      <w:r>
        <w:t xml:space="preserve"> (</w:t>
      </w:r>
      <w:hyperlink r:id="rId35"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Pr="00C64641"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7.95pt;height:13.1pt" o:ole="">
            <v:imagedata r:id="rId36" o:title=""/>
          </v:shape>
          <o:OLEObject Type="Embed" ProgID="Equation.DSMT4" ShapeID="_x0000_i1028" DrawAspect="Content" ObjectID="_1450207214" r:id="rId37"/>
        </w:object>
      </w:r>
      <w:r w:rsidRPr="00C64641">
        <w:t xml:space="preserve"> is the traction vector corresponding to the mixture (or total) stress </w:t>
      </w:r>
      <w:r w:rsidR="00AF2221" w:rsidRPr="00AF2221">
        <w:rPr>
          <w:position w:val="-6"/>
        </w:rPr>
        <w:object w:dxaOrig="220" w:dyaOrig="220" w14:anchorId="42946939">
          <v:shape id="_x0000_i1029" type="#_x0000_t75" style="width:10.75pt;height:10.75pt" o:ole="">
            <v:imagedata r:id="rId38" o:title=""/>
          </v:shape>
          <o:OLEObject Type="Embed" ProgID="Equation.DSMT4" ShapeID="_x0000_i1029" DrawAspect="Content" ObjectID="_1450207215" r:id="rId39"/>
        </w:object>
      </w:r>
      <w:r w:rsidRPr="00C64641">
        <w:t xml:space="preserve">; thus </w:t>
      </w:r>
      <w:r w:rsidR="00AF2221" w:rsidRPr="00AF2221">
        <w:rPr>
          <w:position w:val="-6"/>
        </w:rPr>
        <w:object w:dxaOrig="800" w:dyaOrig="260" w14:anchorId="499B6833">
          <v:shape id="_x0000_i1030" type="#_x0000_t75" style="width:40.2pt;height:13.1pt" o:ole="">
            <v:imagedata r:id="rId40" o:title=""/>
          </v:shape>
          <o:OLEObject Type="Embed" ProgID="Equation.DSMT4" ShapeID="_x0000_i1030" DrawAspect="Content" ObjectID="_1450207216" r:id="rId41"/>
        </w:object>
      </w:r>
      <w:r w:rsidRPr="00C64641">
        <w:t xml:space="preserve">, where </w:t>
      </w:r>
      <w:r w:rsidR="00AF2221" w:rsidRPr="00AF2221">
        <w:rPr>
          <w:position w:val="-4"/>
        </w:rPr>
        <w:object w:dxaOrig="200" w:dyaOrig="200" w14:anchorId="3915C5C7">
          <v:shape id="_x0000_i1031" type="#_x0000_t75" style="width:10.3pt;height:10.3pt" o:ole="">
            <v:imagedata r:id="rId42" o:title=""/>
          </v:shape>
          <o:OLEObject Type="Embed" ProgID="Equation.DSMT4" ShapeID="_x0000_i1031" DrawAspect="Content" ObjectID="_1450207217" r:id="rId43"/>
        </w:object>
      </w:r>
      <w:r w:rsidRPr="00C64641">
        <w:t xml:space="preserve"> is the outward unit normal to the boundary surface.  Since </w:t>
      </w:r>
      <w:r w:rsidR="00AF2221" w:rsidRPr="00AF2221">
        <w:rPr>
          <w:position w:val="-10"/>
        </w:rPr>
        <w:object w:dxaOrig="1280" w:dyaOrig="360" w14:anchorId="571BEE29">
          <v:shape id="_x0000_i1032" type="#_x0000_t75" style="width:64.05pt;height:18.25pt" o:ole="">
            <v:imagedata r:id="rId44" o:title=""/>
          </v:shape>
          <o:OLEObject Type="Embed" ProgID="Equation.DSMT4" ShapeID="_x0000_i1032" DrawAspect="Content" ObjectID="_1450207218" r:id="rId45"/>
        </w:object>
      </w:r>
      <w:r w:rsidRPr="00C64641">
        <w:t xml:space="preserve">, where </w:t>
      </w:r>
      <w:r w:rsidR="00AF2221" w:rsidRPr="00AF2221">
        <w:rPr>
          <w:position w:val="-10"/>
        </w:rPr>
        <w:object w:dxaOrig="240" w:dyaOrig="260" w14:anchorId="07F75263">
          <v:shape id="_x0000_i1033" type="#_x0000_t75" style="width:11.7pt;height:13.1pt" o:ole="">
            <v:imagedata r:id="rId46" o:title=""/>
          </v:shape>
          <o:OLEObject Type="Embed" ProgID="Equation.DSMT4" ShapeID="_x0000_i1033" DrawAspect="Content" ObjectID="_1450207219" r:id="rId47"/>
        </w:object>
      </w:r>
      <w:r w:rsidRPr="00C64641">
        <w:t xml:space="preserve"> is the fluid pressure and </w:t>
      </w:r>
      <w:r w:rsidR="00AF2221" w:rsidRPr="00AF2221">
        <w:rPr>
          <w:position w:val="-6"/>
        </w:rPr>
        <w:object w:dxaOrig="300" w:dyaOrig="320" w14:anchorId="7271B9E3">
          <v:shape id="_x0000_i1034" type="#_x0000_t75" style="width:14.05pt;height:16.35pt" o:ole="">
            <v:imagedata r:id="rId48" o:title=""/>
          </v:shape>
          <o:OLEObject Type="Embed" ProgID="Equation.DSMT4" ShapeID="_x0000_i1034" DrawAspect="Content" ObjectID="_1450207220" r:id="rId4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3pt;height:18.25pt" o:ole="">
            <v:imagedata r:id="rId50" o:title=""/>
          </v:shape>
          <o:OLEObject Type="Embed" ProgID="Equation.DSMT4" ShapeID="_x0000_i1035" DrawAspect="Content" ObjectID="_1450207221" r:id="rId51"/>
        </w:object>
      </w:r>
      <w:r w:rsidRPr="00C64641">
        <w:t xml:space="preserve">, where </w:t>
      </w:r>
      <w:r w:rsidR="00AF2221" w:rsidRPr="00AF2221">
        <w:rPr>
          <w:position w:val="-6"/>
        </w:rPr>
        <w:object w:dxaOrig="980" w:dyaOrig="320" w14:anchorId="4874D414">
          <v:shape id="_x0000_i1036" type="#_x0000_t75" style="width:49.1pt;height:16.35pt" o:ole="">
            <v:imagedata r:id="rId52" o:title=""/>
          </v:shape>
          <o:OLEObject Type="Embed" ProgID="Equation.DSMT4" ShapeID="_x0000_i1036" DrawAspect="Content" ObjectID="_1450207222" r:id="rId5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7pt;height:18.25pt" o:ole="">
            <v:imagedata r:id="rId54" o:title=""/>
          </v:shape>
          <o:OLEObject Type="Embed" ProgID="Equation.DSMT4" ShapeID="_x0000_i1037" DrawAspect="Content" ObjectID="_1450207223" r:id="rId55"/>
        </w:object>
      </w:r>
      <w:r w:rsidRPr="00C64641">
        <w:t xml:space="preserve"> (the normal component of the mixture traction) or </w:t>
      </w:r>
      <w:r w:rsidR="00AF2221" w:rsidRPr="00AF2221">
        <w:rPr>
          <w:position w:val="-12"/>
        </w:rPr>
        <w:object w:dxaOrig="920" w:dyaOrig="380" w14:anchorId="6ABE2B52">
          <v:shape id="_x0000_i1038" type="#_x0000_t75" style="width:45.35pt;height:19.15pt" o:ole="">
            <v:imagedata r:id="rId56" o:title=""/>
          </v:shape>
          <o:OLEObject Type="Embed" ProgID="Equation.DSMT4" ShapeID="_x0000_i1038" DrawAspect="Content" ObjectID="_1450207224" r:id="rId57"/>
        </w:object>
      </w:r>
      <w:r w:rsidRPr="00C64641">
        <w:t xml:space="preserve"> (the normal component of the effective traction):</w:t>
      </w:r>
    </w:p>
    <w:p w14:paraId="04D59483" w14:textId="77777777" w:rsidR="00525EB6" w:rsidRPr="00C64641" w:rsidRDefault="00525EB6" w:rsidP="00525EB6"/>
    <w:p w14:paraId="10AF1EC3" w14:textId="1091668D" w:rsidR="00525EB6" w:rsidRDefault="00525EB6" w:rsidP="00525EB6">
      <w:pPr>
        <w:pStyle w:val="code"/>
      </w:pPr>
      <w:r>
        <w:t>&lt;normal_traction traction=</w:t>
      </w:r>
      <w:r w:rsidR="00C90979">
        <w:t>"</w:t>
      </w:r>
      <w:r>
        <w:t>mixture</w:t>
      </w:r>
      <w:r w:rsidR="00C90979">
        <w:t>"</w:t>
      </w:r>
      <w:r>
        <w:t>&gt;</w:t>
      </w:r>
    </w:p>
    <w:p w14:paraId="293BE905" w14:textId="3EB4EB7F" w:rsidR="00525EB6" w:rsidRDefault="00525EB6" w:rsidP="00525EB6">
      <w:pPr>
        <w:pStyle w:val="code"/>
      </w:pPr>
      <w:r>
        <w:tab/>
        <w:t>&lt;quad4 id=</w:t>
      </w:r>
      <w:r w:rsidR="00C90979">
        <w:t>"</w:t>
      </w:r>
      <w:r>
        <w:t>n</w:t>
      </w:r>
      <w:r w:rsidR="00C90979">
        <w:t>"</w:t>
      </w:r>
      <w:r>
        <w:t xml:space="preserve"> [lc=</w:t>
      </w:r>
      <w:r w:rsidR="00C90979">
        <w:t>"</w:t>
      </w:r>
      <w:r>
        <w:t>l</w:t>
      </w:r>
      <w:r w:rsidR="00C90979">
        <w:t>"</w:t>
      </w:r>
      <w:r>
        <w:t xml:space="preserve"> scale=</w:t>
      </w:r>
      <w:r w:rsidR="00C90979">
        <w:t>"</w:t>
      </w:r>
      <w:r>
        <w:t>1.0</w:t>
      </w:r>
      <w:r w:rsidR="00C90979">
        <w:t>"</w:t>
      </w:r>
      <w:r>
        <w:t>]&gt;n1,n2,n3,n4&lt;/quad4&gt;</w:t>
      </w:r>
    </w:p>
    <w:p w14:paraId="7A6737E9" w14:textId="77777777" w:rsidR="00525EB6" w:rsidRDefault="00525EB6" w:rsidP="00525EB6">
      <w:pPr>
        <w:pStyle w:val="code"/>
      </w:pPr>
      <w:r>
        <w:tab/>
        <w:t>...</w:t>
      </w:r>
    </w:p>
    <w:p w14:paraId="64D8D057" w14:textId="77777777" w:rsidR="00525EB6" w:rsidRDefault="00525EB6" w:rsidP="00525EB6">
      <w:pPr>
        <w:pStyle w:val="code"/>
      </w:pPr>
      <w:r>
        <w:t>&lt;/normal_traction&gt;</w:t>
      </w:r>
    </w:p>
    <w:p w14:paraId="6CBD8C9E" w14:textId="77777777" w:rsidR="00525EB6" w:rsidRPr="00C64641" w:rsidRDefault="00525EB6" w:rsidP="00525EB6"/>
    <w:p w14:paraId="3EC882A2" w14:textId="77777777" w:rsidR="00525EB6" w:rsidRPr="00C64641" w:rsidRDefault="00525EB6" w:rsidP="00525EB6">
      <w:r w:rsidRPr="00C64641">
        <w:t>or</w:t>
      </w:r>
    </w:p>
    <w:p w14:paraId="2D4856CC" w14:textId="77777777" w:rsidR="00525EB6" w:rsidRPr="00C64641" w:rsidRDefault="00525EB6" w:rsidP="00525EB6"/>
    <w:p w14:paraId="4B3690B2" w14:textId="523A39B1" w:rsidR="00525EB6" w:rsidRDefault="00525EB6" w:rsidP="00525EB6">
      <w:pPr>
        <w:pStyle w:val="code"/>
      </w:pPr>
      <w:r>
        <w:t>&lt;normal_traction traction=</w:t>
      </w:r>
      <w:r w:rsidR="00512033">
        <w:t>"</w:t>
      </w:r>
      <w:r>
        <w:t>effective</w:t>
      </w:r>
      <w:r w:rsidR="00512033">
        <w:t>"</w:t>
      </w:r>
      <w:r>
        <w:t>&gt;</w:t>
      </w:r>
    </w:p>
    <w:p w14:paraId="0759EC89" w14:textId="1BA9293E" w:rsidR="00525EB6" w:rsidRDefault="00525EB6" w:rsidP="00525EB6">
      <w:pPr>
        <w:pStyle w:val="code"/>
      </w:pPr>
      <w:r>
        <w:tab/>
        <w:t>&lt;quad4 id=</w:t>
      </w:r>
      <w:r w:rsidR="00512033">
        <w:t>"</w:t>
      </w:r>
      <w:r>
        <w:t>n</w:t>
      </w:r>
      <w:r w:rsidR="00512033">
        <w:t>"</w:t>
      </w:r>
      <w:r>
        <w:t xml:space="preserve"> [lc=</w:t>
      </w:r>
      <w:r w:rsidR="00512033">
        <w:t>"</w:t>
      </w:r>
      <w:r>
        <w:t>l</w:t>
      </w:r>
      <w:r w:rsidR="00512033">
        <w:t>"</w:t>
      </w:r>
      <w:r>
        <w:t xml:space="preserve"> scale=</w:t>
      </w:r>
      <w:r w:rsidR="00512033">
        <w:t>"</w:t>
      </w:r>
      <w:r>
        <w:t>1.0</w:t>
      </w:r>
      <w:r w:rsidR="00512033">
        <w:t>"</w:t>
      </w:r>
      <w:r>
        <w:t>]&gt;n1,n2,n3,n4&lt;/quad4&gt;</w:t>
      </w:r>
    </w:p>
    <w:p w14:paraId="1FD3FE84" w14:textId="77777777" w:rsidR="00525EB6" w:rsidRDefault="00525EB6" w:rsidP="00525EB6">
      <w:pPr>
        <w:pStyle w:val="code"/>
      </w:pPr>
      <w:r>
        <w:tab/>
        <w:t>...</w:t>
      </w:r>
    </w:p>
    <w:p w14:paraId="22D7D104" w14:textId="77777777" w:rsidR="00525EB6" w:rsidRDefault="00525EB6" w:rsidP="00525EB6">
      <w:pPr>
        <w:pStyle w:val="code"/>
      </w:pPr>
      <w:r>
        <w:t>&lt;/normal_traction&gt;</w:t>
      </w:r>
    </w:p>
    <w:p w14:paraId="4C7A4FBC" w14:textId="77777777" w:rsidR="00525EB6" w:rsidRPr="00C64641" w:rsidRDefault="00525EB6" w:rsidP="00525EB6"/>
    <w:p w14:paraId="0B51AB81" w14:textId="77777777" w:rsidR="00525EB6" w:rsidRDefault="00525EB6" w:rsidP="00525EB6">
      <w:r>
        <w:t xml:space="preserve">The optional parameter </w:t>
      </w:r>
      <w:r>
        <w:rPr>
          <w:i/>
        </w:rPr>
        <w:t>lc</w:t>
      </w:r>
      <w:r>
        <w:t xml:space="preserve"> defines a loadcurve for the normal traction evolution and </w:t>
      </w:r>
      <w:r>
        <w:rPr>
          <w:i/>
        </w:rPr>
        <w:t xml:space="preserve">scale </w:t>
      </w:r>
      <w:r>
        <w:t xml:space="preserve">defines a scale factor. The default scale factor is 1.0, and if </w:t>
      </w:r>
      <w:r>
        <w:rPr>
          <w:i/>
        </w:rPr>
        <w:t>lc</w:t>
      </w:r>
      <w:r>
        <w:t xml:space="preserve"> is not defined the scale factor is automatically ramped from 0 at time </w:t>
      </w:r>
      <w:r w:rsidRPr="003353AC">
        <w:rPr>
          <w:i/>
        </w:rPr>
        <w:t>t</w:t>
      </w:r>
      <w:r>
        <w:t>=0 to the value specified here.</w:t>
      </w:r>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39" type="#_x0000_t75" style="width:11.7pt;height:13.1pt" o:ole="">
            <v:imagedata r:id="rId58" o:title=""/>
          </v:shape>
          <o:OLEObject Type="Embed" ProgID="Equation.DSMT4" ShapeID="_x0000_i1039" DrawAspect="Content" ObjectID="_1450207225" r:id="rId59"/>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w:t>
      </w:r>
      <w:r w:rsidRPr="00C64641">
        <w:lastRenderedPageBreak/>
        <w:t xml:space="preserve">biphasic surface is subjected to a non-zero fluid pressure </w:t>
      </w:r>
      <w:r w:rsidR="00AF2221" w:rsidRPr="00AF2221">
        <w:rPr>
          <w:position w:val="-12"/>
        </w:rPr>
        <w:object w:dxaOrig="300" w:dyaOrig="360" w14:anchorId="1AFAE88F">
          <v:shape id="_x0000_i1040" type="#_x0000_t75" style="width:14.05pt;height:18.25pt" o:ole="">
            <v:imagedata r:id="rId60" o:title=""/>
          </v:shape>
          <o:OLEObject Type="Embed" ProgID="Equation.DSMT4" ShapeID="_x0000_i1040" DrawAspect="Content" ObjectID="_1450207226" r:id="rId61"/>
        </w:object>
      </w:r>
      <w:r w:rsidRPr="00C64641">
        <w:t xml:space="preserve">, the corresponding boundary conditions are </w:t>
      </w:r>
      <w:r w:rsidR="00AF2221" w:rsidRPr="00AF2221">
        <w:rPr>
          <w:position w:val="-12"/>
        </w:rPr>
        <w:object w:dxaOrig="700" w:dyaOrig="360" w14:anchorId="5F7F4F31">
          <v:shape id="_x0000_i1041" type="#_x0000_t75" style="width:34.6pt;height:18.25pt" o:ole="">
            <v:imagedata r:id="rId62" o:title=""/>
          </v:shape>
          <o:OLEObject Type="Embed" ProgID="Equation.DSMT4" ShapeID="_x0000_i1041" DrawAspect="Content" ObjectID="_1450207227" r:id="rId63"/>
        </w:object>
      </w:r>
      <w:r w:rsidRPr="00C64641">
        <w:t xml:space="preserve"> and </w:t>
      </w:r>
      <w:r w:rsidR="00AF2221" w:rsidRPr="00AF2221">
        <w:rPr>
          <w:position w:val="-12"/>
        </w:rPr>
        <w:object w:dxaOrig="840" w:dyaOrig="360" w14:anchorId="7B048D93">
          <v:shape id="_x0000_i1042" type="#_x0000_t75" style="width:42.1pt;height:18.25pt" o:ole="">
            <v:imagedata r:id="rId64" o:title=""/>
          </v:shape>
          <o:OLEObject Type="Embed" ProgID="Equation.DSMT4" ShapeID="_x0000_i1042" DrawAspect="Content" ObjectID="_1450207228" r:id="rId65"/>
        </w:object>
      </w:r>
      <w:r w:rsidRPr="00C64641">
        <w:t xml:space="preserve"> (or </w:t>
      </w:r>
      <w:r w:rsidR="00AF2221" w:rsidRPr="00AF2221">
        <w:rPr>
          <w:position w:val="-12"/>
        </w:rPr>
        <w:object w:dxaOrig="600" w:dyaOrig="380" w14:anchorId="03F9E89C">
          <v:shape id="_x0000_i1043" type="#_x0000_t75" style="width:29.9pt;height:19.15pt" o:ole="">
            <v:imagedata r:id="rId66" o:title=""/>
          </v:shape>
          <o:OLEObject Type="Embed" ProgID="Equation.DSMT4" ShapeID="_x0000_i1043" DrawAspect="Content" ObjectID="_1450207229" r:id="rId6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77777777" w:rsidR="00525EB6" w:rsidRPr="004A4869" w:rsidRDefault="00525EB6" w:rsidP="00525EB6">
      <w:pPr>
        <w:pStyle w:val="code"/>
      </w:pPr>
      <w:r w:rsidRPr="00B92C1F">
        <w:tab/>
      </w:r>
      <w:r w:rsidRPr="004A4869">
        <w:t>&lt;fix&gt;</w:t>
      </w:r>
    </w:p>
    <w:p w14:paraId="1C35C456" w14:textId="36A6F7C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4A4869">
        <w:t xml:space="preserve"> bc=</w:t>
      </w:r>
      <w:r w:rsidR="00093595" w:rsidRPr="004A4869">
        <w:t>"</w:t>
      </w:r>
      <w:r w:rsidRPr="004A4869">
        <w:t>p</w:t>
      </w:r>
      <w:r w:rsidR="00093595" w:rsidRPr="004A4869">
        <w:t>"</w:t>
      </w:r>
      <w:r w:rsidRPr="004A4869">
        <w:t xml:space="preserve"> lc=</w:t>
      </w:r>
      <w:r w:rsidR="00093595" w:rsidRPr="004A4869">
        <w:t>"</w:t>
      </w:r>
      <w:r w:rsidRPr="004A4869">
        <w:t>1</w:t>
      </w:r>
      <w:r w:rsidR="00093595" w:rsidRPr="00CF7269">
        <w:t>"</w:t>
      </w:r>
      <w:r w:rsidRPr="00572F41">
        <w:t>&gt;1.0&lt;/node&gt;</w:t>
      </w:r>
    </w:p>
    <w:p w14:paraId="55B9DAAD" w14:textId="6E58F4E7"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56070AF8" w14:textId="3E10FD4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673CAA0D" w14:textId="74BCF70B"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77777777" w:rsidR="00525EB6" w:rsidRPr="004A4869" w:rsidRDefault="00525EB6" w:rsidP="00525EB6">
      <w:pPr>
        <w:pStyle w:val="code"/>
      </w:pPr>
      <w:r w:rsidRPr="004A4869">
        <w:tab/>
        <w:t>&lt;/fix&gt;</w:t>
      </w:r>
    </w:p>
    <w:p w14:paraId="69616C6B" w14:textId="0CB016B6" w:rsidR="00525EB6" w:rsidRDefault="00525EB6" w:rsidP="00525EB6">
      <w:pPr>
        <w:pStyle w:val="code"/>
      </w:pPr>
      <w:r>
        <w:tab/>
        <w:t>&lt;normal_traction traction=</w:t>
      </w:r>
      <w:r w:rsidR="00DD233C">
        <w:t>"</w:t>
      </w:r>
      <w:r>
        <w:t>mixture</w:t>
      </w:r>
      <w:r w:rsidR="00DD233C">
        <w:t>"</w:t>
      </w:r>
      <w:r>
        <w:t>&gt;</w:t>
      </w:r>
    </w:p>
    <w:p w14:paraId="5989351D" w14:textId="3A7A8ED0" w:rsidR="00525EB6" w:rsidRDefault="00525EB6" w:rsidP="00525EB6">
      <w:pPr>
        <w:pStyle w:val="code"/>
      </w:pPr>
      <w:r>
        <w:tab/>
      </w:r>
      <w:r>
        <w:tab/>
        <w:t>&lt;quad4 id=</w:t>
      </w:r>
      <w:r w:rsidR="00DD233C">
        <w:t>"</w:t>
      </w:r>
      <w:r>
        <w:t>n</w:t>
      </w:r>
      <w:r w:rsidR="00DD233C">
        <w:t>"</w:t>
      </w:r>
      <w:r>
        <w:t xml:space="preserve"> lc=</w:t>
      </w:r>
      <w:r w:rsidR="00DD233C">
        <w:t>"</w:t>
      </w:r>
      <w:r>
        <w:t>l</w:t>
      </w:r>
      <w:r w:rsidR="00DD233C">
        <w:t>"</w:t>
      </w:r>
      <w:r>
        <w:t xml:space="preserve"> scale=</w:t>
      </w:r>
      <w:r w:rsidR="00DD233C">
        <w:t>"</w:t>
      </w:r>
      <w:r>
        <w:t>-1.0</w:t>
      </w:r>
      <w:r w:rsidR="00DD233C">
        <w:t>"</w:t>
      </w:r>
      <w:r>
        <w:t xml:space="preserve"> &gt;n1,n2,n3,n4&lt;/quad4&gt;</w:t>
      </w:r>
    </w:p>
    <w:p w14:paraId="7FC7771E" w14:textId="77777777" w:rsidR="00525EB6" w:rsidRDefault="00525EB6" w:rsidP="00525EB6">
      <w:pPr>
        <w:pStyle w:val="code"/>
      </w:pPr>
      <w:r>
        <w:tab/>
      </w:r>
      <w:r>
        <w:tab/>
        <w:t>...</w:t>
      </w:r>
    </w:p>
    <w:p w14:paraId="2231B515" w14:textId="77777777" w:rsidR="00525EB6" w:rsidRDefault="00525EB6" w:rsidP="00525EB6">
      <w:pPr>
        <w:pStyle w:val="code"/>
      </w:pPr>
      <w:r>
        <w:tab/>
        <w:t>&lt;/normal_traction&gt;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525EB6">
      <w:pPr>
        <w:pStyle w:val="Heading3"/>
      </w:pPr>
      <w:bookmarkStart w:id="434" w:name="_Toc376446985"/>
      <w:r w:rsidRPr="00C64641">
        <w:t>Fluid Flux</w:t>
      </w:r>
      <w:bookmarkEnd w:id="434"/>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72AA2EE5"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44" type="#_x0000_t75" style="width:13.1pt;height:10.75pt" o:ole="">
            <v:imagedata r:id="rId68" o:title=""/>
          </v:shape>
          <o:OLEObject Type="Embed" ProgID="Equation.DSMT4" ShapeID="_x0000_i1044" DrawAspect="Content" ObjectID="_1450207230" r:id="rId6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1pt;height:10.75pt" o:ole="">
            <v:imagedata r:id="rId70" o:title=""/>
          </v:shape>
          <o:OLEObject Type="Embed" ProgID="Equation.DSMT4" ShapeID="_x0000_i1045" DrawAspect="Content" ObjectID="_1450207231" r:id="rId71"/>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46" type="#_x0000_t75" style="width:50.05pt;height:18.25pt" o:ole="">
            <v:imagedata r:id="rId72" o:title=""/>
          </v:shape>
          <o:OLEObject Type="Embed" ProgID="Equation.DSMT4" ShapeID="_x0000_i1046" DrawAspect="Content" ObjectID="_1450207232" r:id="rId73"/>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05pt;height:18.25pt" o:ole="">
            <v:imagedata r:id="rId74" o:title=""/>
          </v:shape>
          <o:OLEObject Type="Embed" ProgID="Equation.DSMT4" ShapeID="_x0000_i1047" DrawAspect="Content" ObjectID="_1450207233" r:id="rId75"/>
        </w:object>
      </w:r>
      <w:r w:rsidRPr="00C64641">
        <w:t xml:space="preserve"> on a surface, use</w:t>
      </w:r>
      <w:r>
        <w:t>:</w:t>
      </w:r>
    </w:p>
    <w:p w14:paraId="2A35CAD9" w14:textId="77777777" w:rsidR="00525EB6" w:rsidRPr="00C64641" w:rsidRDefault="00525EB6" w:rsidP="00525EB6"/>
    <w:p w14:paraId="6CB3B6B4" w14:textId="21C648CC" w:rsidR="00525EB6" w:rsidRDefault="00525EB6" w:rsidP="00525EB6">
      <w:pPr>
        <w:pStyle w:val="code"/>
      </w:pPr>
      <w:r>
        <w:t>&lt;fluidflux type=</w:t>
      </w:r>
      <w:r w:rsidR="004C4F02">
        <w:t>"</w:t>
      </w:r>
      <w:r>
        <w:t>nonlinear/nonlinear</w:t>
      </w:r>
      <w:r w:rsidR="004C4F02">
        <w:t>"</w:t>
      </w:r>
      <w:r>
        <w:t xml:space="preserve"> flux=</w:t>
      </w:r>
      <w:r w:rsidR="004C4F02">
        <w:t>"</w:t>
      </w:r>
      <w:r>
        <w:t>fluid</w:t>
      </w:r>
      <w:r w:rsidR="004C4F02">
        <w:t>"</w:t>
      </w:r>
      <w:r>
        <w:t>&gt;</w:t>
      </w:r>
    </w:p>
    <w:p w14:paraId="4575095B" w14:textId="66E843EB" w:rsidR="00525EB6" w:rsidRDefault="00525EB6" w:rsidP="00525EB6">
      <w:pPr>
        <w:pStyle w:val="code"/>
      </w:pPr>
      <w:r>
        <w:tab/>
        <w:t>&lt;quad4 id=</w:t>
      </w:r>
      <w:r w:rsidR="004C4F02">
        <w:t>"</w:t>
      </w:r>
      <w:r>
        <w:t>n</w:t>
      </w:r>
      <w:r w:rsidR="004C4F02">
        <w:t>"</w:t>
      </w:r>
      <w:r>
        <w:t xml:space="preserve"> [lc=</w:t>
      </w:r>
      <w:r w:rsidR="004C4F02">
        <w:t>"</w:t>
      </w:r>
      <w:r>
        <w:t>l</w:t>
      </w:r>
      <w:r w:rsidR="004C4F02">
        <w:t>"</w:t>
      </w:r>
      <w:r>
        <w:t xml:space="preserve"> scale=</w:t>
      </w:r>
      <w:r w:rsidR="004C4F02">
        <w:t>"</w:t>
      </w:r>
      <w:r>
        <w:t>1.0</w:t>
      </w:r>
      <w:r w:rsidR="004C4F02">
        <w:t>"</w:t>
      </w:r>
      <w:r>
        <w:t>]&gt;n1,n2,n3,n4&lt;/quad4&gt;</w:t>
      </w:r>
    </w:p>
    <w:p w14:paraId="35F4CC8A" w14:textId="77777777" w:rsidR="00525EB6" w:rsidRDefault="00525EB6" w:rsidP="00525EB6">
      <w:pPr>
        <w:pStyle w:val="code"/>
      </w:pPr>
      <w:r>
        <w:tab/>
        <w:t>...</w:t>
      </w:r>
    </w:p>
    <w:p w14:paraId="0B5793DE" w14:textId="77777777" w:rsidR="00525EB6" w:rsidRDefault="00525EB6" w:rsidP="00525EB6">
      <w:pPr>
        <w:pStyle w:val="code"/>
      </w:pPr>
      <w:r>
        <w:t>&lt;/fluidflux&gt;</w:t>
      </w:r>
    </w:p>
    <w:p w14:paraId="39D054EF" w14:textId="77777777" w:rsidR="00525EB6" w:rsidRPr="00C64641" w:rsidRDefault="00525EB6" w:rsidP="00525EB6"/>
    <w:p w14:paraId="085731E4" w14:textId="77777777" w:rsidR="00525EB6" w:rsidRDefault="00525EB6" w:rsidP="00525EB6">
      <w:r>
        <w:t xml:space="preserve">The optional parameter </w:t>
      </w:r>
      <w:r>
        <w:rPr>
          <w:i/>
        </w:rPr>
        <w:t>lc</w:t>
      </w:r>
      <w:r>
        <w:t xml:space="preserve"> defines a loadcurve for the normal flux evolution, and </w:t>
      </w:r>
      <w:r>
        <w:rPr>
          <w:i/>
        </w:rPr>
        <w:t xml:space="preserve">scale </w:t>
      </w:r>
      <w:r>
        <w:t xml:space="preserve">defines a scale factor. The default scale factor is 1.0, and if </w:t>
      </w:r>
      <w:r>
        <w:rPr>
          <w:i/>
        </w:rPr>
        <w:t>lc</w:t>
      </w:r>
      <w:r>
        <w:t xml:space="preserve"> is not defined the scale factor is automatically ramped from 0 at time </w:t>
      </w:r>
      <w:r w:rsidRPr="003353AC">
        <w:rPr>
          <w:i/>
        </w:rPr>
        <w:t>t</w:t>
      </w:r>
      <w:r>
        <w:t>=0 to the value specified here.</w:t>
      </w:r>
    </w:p>
    <w:p w14:paraId="14219BDF" w14:textId="77777777" w:rsidR="00525EB6" w:rsidRPr="00C64641" w:rsidRDefault="00525EB6" w:rsidP="00525EB6"/>
    <w:p w14:paraId="68657BA6" w14:textId="77777777" w:rsidR="00525EB6" w:rsidRPr="00C64641" w:rsidRDefault="00525EB6" w:rsidP="00525EB6">
      <w:r w:rsidRPr="00C64641">
        <w:rPr>
          <w:i/>
        </w:rPr>
        <w:lastRenderedPageBreak/>
        <w:t>type="nonlinear"</w:t>
      </w:r>
      <w:r w:rsidRPr="00C64641">
        <w:t xml:space="preserve"> (default) means that the flux matches the prescribed value even if the surface on which it is applied changes in area as it deforms. Therefore</w:t>
      </w:r>
      <w:r>
        <w:t>,</w:t>
      </w:r>
      <w:r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77777777" w:rsidR="00525EB6" w:rsidRPr="00C64641" w:rsidRDefault="00525EB6" w:rsidP="00525EB6">
      <w:r w:rsidRPr="00C64641">
        <w:rPr>
          <w:i/>
        </w:rPr>
        <w:t>type="linear"</w:t>
      </w:r>
      <w:r w:rsidRPr="00C64641">
        <w:t xml:space="preserve"> means that the prescribed flux produces a volumetric flow rate based on the undeformed surface area in the reference configuration. Therefore</w:t>
      </w:r>
      <w:r>
        <w:t>,</w:t>
      </w:r>
      <w:r w:rsidRPr="00C64641">
        <w:t xml:space="preserve"> the flux in the current configuration does not match the prescribed value. This type of boundary condition is useful if the net volumetric flow rate across the surface is known. For example: Let </w:t>
      </w:r>
      <w:r w:rsidRPr="00C64641">
        <w:rPr>
          <w:i/>
        </w:rPr>
        <w:t>Q</w:t>
      </w:r>
      <w:r w:rsidRPr="00C64641">
        <w:t xml:space="preserve"> be the known volumetric flow rate, let </w:t>
      </w:r>
      <w:r w:rsidRPr="00C64641">
        <w:rPr>
          <w:i/>
        </w:rPr>
        <w:t>A</w:t>
      </w:r>
      <w:r w:rsidRPr="00C64641">
        <w:rPr>
          <w:vertAlign w:val="subscript"/>
        </w:rPr>
        <w:t>0</w:t>
      </w:r>
      <w:r w:rsidRPr="00C64641">
        <w:t xml:space="preserve"> be the surface area in the reference configuration (a constant). Using </w:t>
      </w:r>
      <w:r w:rsidRPr="00C64641">
        <w:rPr>
          <w:i/>
        </w:rPr>
        <w:t>“linear”</w:t>
      </w:r>
      <w:r w:rsidRPr="00C64641">
        <w:t xml:space="preserve"> means that the user prescribes </w:t>
      </w:r>
      <w:r w:rsidRPr="00C64641">
        <w:rPr>
          <w:i/>
        </w:rPr>
        <w:t>Q</w:t>
      </w:r>
      <w:r w:rsidRPr="00C64641">
        <w:t>/</w:t>
      </w:r>
      <w:r w:rsidRPr="00C64641">
        <w:rPr>
          <w:i/>
        </w:rPr>
        <w:t>A</w:t>
      </w:r>
      <w:r w:rsidRPr="00C64641">
        <w:rPr>
          <w:vertAlign w:val="subscript"/>
        </w:rPr>
        <w:t>0</w:t>
      </w:r>
      <w:r w:rsidRPr="00C64641">
        <w:t xml:space="preserve"> as the flux boundary condition. (However, regardless of the </w:t>
      </w:r>
      <w:r w:rsidRPr="00C64641">
        <w:rPr>
          <w:i/>
        </w:rPr>
        <w:t>type</w:t>
      </w:r>
      <w:r w:rsidRPr="00C64641">
        <w:t xml:space="preserve">, the fluid flux saved in the output file has a normal component equal to </w:t>
      </w:r>
      <w:r w:rsidRPr="00C64641">
        <w:rPr>
          <w:i/>
        </w:rPr>
        <w:t>Q</w:t>
      </w:r>
      <w:r w:rsidRPr="00C64641">
        <w:t>/</w:t>
      </w:r>
      <w:r w:rsidRPr="00C64641">
        <w:rPr>
          <w:i/>
        </w:rPr>
        <w:t>A</w:t>
      </w:r>
      <w:r w:rsidRPr="00C64641">
        <w:t xml:space="preserve">, where </w:t>
      </w:r>
      <w:r w:rsidRPr="00C64641">
        <w:rPr>
          <w:i/>
        </w:rPr>
        <w:t>A</w:t>
      </w:r>
      <w:r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48" type="#_x0000_t75" style="width:14.05pt;height:18.25pt" o:ole="">
            <v:imagedata r:id="rId76" o:title=""/>
          </v:shape>
          <o:OLEObject Type="Embed" ProgID="Equation.DSMT4" ShapeID="_x0000_i1048" DrawAspect="Content" ObjectID="_1450207234" r:id="rId77"/>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49" type="#_x0000_t75" style="width:79pt;height:21.95pt" o:ole="">
            <v:imagedata r:id="rId78" o:title=""/>
          </v:shape>
          <o:OLEObject Type="Embed" ProgID="Equation.DSMT4" ShapeID="_x0000_i1049" DrawAspect="Content" ObjectID="_1450207235" r:id="rId79"/>
        </w:object>
      </w:r>
      <w:r w:rsidRPr="00C64641">
        <w:t xml:space="preserve">.  To prescribe the value of </w:t>
      </w:r>
      <w:r w:rsidR="00AF2221" w:rsidRPr="00AF2221">
        <w:rPr>
          <w:position w:val="-12"/>
        </w:rPr>
        <w:object w:dxaOrig="260" w:dyaOrig="360" w14:anchorId="7E423749">
          <v:shape id="_x0000_i1050" type="#_x0000_t75" style="width:13.1pt;height:18.25pt" o:ole="">
            <v:imagedata r:id="rId80" o:title=""/>
          </v:shape>
          <o:OLEObject Type="Embed" ProgID="Equation.DSMT4" ShapeID="_x0000_i1050" DrawAspect="Content" ObjectID="_1450207236" r:id="rId81"/>
        </w:object>
      </w:r>
      <w:r w:rsidRPr="00C64641">
        <w:t xml:space="preserve"> on a surface, use</w:t>
      </w:r>
    </w:p>
    <w:p w14:paraId="1B1F830C" w14:textId="77777777" w:rsidR="00525EB6" w:rsidRPr="00C64641" w:rsidRDefault="00525EB6" w:rsidP="00525EB6"/>
    <w:p w14:paraId="22F326A6" w14:textId="6D5E3255" w:rsidR="00525EB6" w:rsidRDefault="00525EB6" w:rsidP="00525EB6">
      <w:pPr>
        <w:pStyle w:val="code"/>
      </w:pPr>
      <w:r>
        <w:t>&lt;fluidflux type=</w:t>
      </w:r>
      <w:r w:rsidR="00B0716D">
        <w:t>"</w:t>
      </w:r>
      <w:r>
        <w:t>linear/nonlinear</w:t>
      </w:r>
      <w:r w:rsidR="00B0716D">
        <w:t>"</w:t>
      </w:r>
      <w:r>
        <w:t xml:space="preserve"> flux=</w:t>
      </w:r>
      <w:r w:rsidR="00B0716D">
        <w:t>"</w:t>
      </w:r>
      <w:r>
        <w:t>mixture</w:t>
      </w:r>
      <w:r w:rsidR="00B0716D">
        <w:t>"</w:t>
      </w:r>
      <w:r>
        <w:t>&gt;</w:t>
      </w:r>
    </w:p>
    <w:p w14:paraId="651E6620" w14:textId="5CC9220D" w:rsidR="00525EB6" w:rsidRDefault="00525EB6" w:rsidP="00525EB6">
      <w:pPr>
        <w:pStyle w:val="code"/>
      </w:pPr>
      <w:r>
        <w:tab/>
        <w:t>&lt;quad4 id=</w:t>
      </w:r>
      <w:r w:rsidR="00B0716D">
        <w:t>"</w:t>
      </w:r>
      <w:r>
        <w:t>n</w:t>
      </w:r>
      <w:r w:rsidR="00B0716D">
        <w:t>"</w:t>
      </w:r>
      <w:r>
        <w:t xml:space="preserve"> [lc=</w:t>
      </w:r>
      <w:r w:rsidR="00B0716D">
        <w:t>"</w:t>
      </w:r>
      <w:r>
        <w:t>l</w:t>
      </w:r>
      <w:r w:rsidR="00B0716D">
        <w:t>"</w:t>
      </w:r>
      <w:r>
        <w:t xml:space="preserve"> scale=</w:t>
      </w:r>
      <w:r w:rsidR="00B0716D">
        <w:t>"</w:t>
      </w:r>
      <w:r>
        <w:t>1.0</w:t>
      </w:r>
      <w:r w:rsidR="00B0716D">
        <w:t>"</w:t>
      </w:r>
      <w:r>
        <w:t>]&gt;n1,n2,n3,n4&lt;/quad4&gt;</w:t>
      </w:r>
    </w:p>
    <w:p w14:paraId="5A40BFD3" w14:textId="77777777" w:rsidR="00525EB6" w:rsidRDefault="00525EB6" w:rsidP="00525EB6">
      <w:pPr>
        <w:pStyle w:val="code"/>
      </w:pPr>
      <w:r>
        <w:tab/>
        <w:t>...</w:t>
      </w:r>
    </w:p>
    <w:p w14:paraId="010BF891" w14:textId="77777777" w:rsidR="00525EB6" w:rsidRDefault="00525EB6" w:rsidP="00525EB6">
      <w:pPr>
        <w:pStyle w:val="code"/>
      </w:pPr>
      <w:r>
        <w:t>&lt;/fluidflux&gt;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1" type="#_x0000_t75" style="width:34.15pt;height:18.25pt" o:ole="">
            <v:imagedata r:id="rId82" o:title=""/>
          </v:shape>
          <o:OLEObject Type="Embed" ProgID="Equation.DSMT4" ShapeID="_x0000_i1051" DrawAspect="Content" ObjectID="_1450207237" r:id="rId83"/>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29.9pt;height:19.15pt" o:ole="">
            <v:imagedata r:id="rId84" o:title=""/>
          </v:shape>
          <o:OLEObject Type="Embed" ProgID="Equation.DSMT4" ShapeID="_x0000_i1052" DrawAspect="Content" ObjectID="_1450207238" r:id="rId8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525EB6">
      <w:pPr>
        <w:pStyle w:val="Heading3"/>
      </w:pPr>
      <w:bookmarkStart w:id="435" w:name="_Toc376446986"/>
      <w:r w:rsidRPr="00C64641">
        <w:t>Solute Flux</w:t>
      </w:r>
      <w:bookmarkEnd w:id="435"/>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3" type="#_x0000_t75" style="width:7.95pt;height:16.35pt" o:ole="">
            <v:imagedata r:id="rId86" o:title=""/>
          </v:shape>
          <o:OLEObject Type="Embed" ProgID="Equation.DSMT4" ShapeID="_x0000_i1053" DrawAspect="Content" ObjectID="_1450207239" r:id="rId8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7.95pt;height:16.35pt" o:ole="">
            <v:imagedata r:id="rId88" o:title=""/>
          </v:shape>
          <o:OLEObject Type="Embed" ProgID="Equation.DSMT4" ShapeID="_x0000_i1054" DrawAspect="Content" ObjectID="_1450207240" r:id="rId89"/>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55" type="#_x0000_t75" style="width:43pt;height:18.25pt" o:ole="">
            <v:imagedata r:id="rId90" o:title=""/>
          </v:shape>
          <o:OLEObject Type="Embed" ProgID="Equation.DSMT4" ShapeID="_x0000_i1055" DrawAspect="Content" ObjectID="_1450207241" r:id="rId91"/>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1pt;height:18.25pt" o:ole="">
            <v:imagedata r:id="rId92" o:title=""/>
          </v:shape>
          <o:OLEObject Type="Embed" ProgID="Equation.DSMT4" ShapeID="_x0000_i1056" DrawAspect="Content" ObjectID="_1450207242" r:id="rId93"/>
        </w:object>
      </w:r>
      <w:r w:rsidRPr="00C64641">
        <w:t xml:space="preserve"> on a surface, use</w:t>
      </w:r>
      <w:r>
        <w:t>:</w:t>
      </w:r>
    </w:p>
    <w:p w14:paraId="5CD70280" w14:textId="77777777" w:rsidR="00525EB6" w:rsidRPr="00C64641" w:rsidRDefault="00525EB6" w:rsidP="00525EB6"/>
    <w:p w14:paraId="3F87DE5D" w14:textId="1C58A284" w:rsidR="00525EB6" w:rsidRDefault="00525EB6" w:rsidP="00525EB6">
      <w:pPr>
        <w:pStyle w:val="code"/>
      </w:pPr>
      <w:r>
        <w:t>&lt;soluteflux type=</w:t>
      </w:r>
      <w:r w:rsidR="00B0716D">
        <w:t>"</w:t>
      </w:r>
      <w:r>
        <w:t>linear/nonlinear</w:t>
      </w:r>
      <w:r w:rsidR="00B0716D">
        <w:t>"</w:t>
      </w:r>
      <w:r>
        <w:t xml:space="preserve"> [sol=</w:t>
      </w:r>
      <w:r w:rsidR="00B0716D">
        <w:t>"</w:t>
      </w:r>
      <w:r>
        <w:t>1</w:t>
      </w:r>
      <w:r w:rsidR="00B0716D">
        <w:t>"</w:t>
      </w:r>
      <w:r>
        <w:t>]&gt;</w:t>
      </w:r>
    </w:p>
    <w:p w14:paraId="5A6A64E8" w14:textId="625B98AD" w:rsidR="00525EB6" w:rsidRDefault="00525EB6" w:rsidP="00525EB6">
      <w:pPr>
        <w:pStyle w:val="code"/>
      </w:pPr>
      <w:r>
        <w:tab/>
        <w:t>&lt;quad4 id=</w:t>
      </w:r>
      <w:r w:rsidR="00B0716D">
        <w:t>"</w:t>
      </w:r>
      <w:r>
        <w:t>n</w:t>
      </w:r>
      <w:r w:rsidR="00B0716D">
        <w:t>"</w:t>
      </w:r>
      <w:r>
        <w:t xml:space="preserve"> [lc=</w:t>
      </w:r>
      <w:r w:rsidR="00B0716D">
        <w:t>"</w:t>
      </w:r>
      <w:r>
        <w:t>l</w:t>
      </w:r>
      <w:r w:rsidR="00B0716D">
        <w:t>"</w:t>
      </w:r>
      <w:r>
        <w:t xml:space="preserve"> scale=</w:t>
      </w:r>
      <w:r w:rsidR="00B0716D">
        <w:t>"</w:t>
      </w:r>
      <w:r>
        <w:t>1.0</w:t>
      </w:r>
      <w:r w:rsidR="00B0716D">
        <w:t>"</w:t>
      </w:r>
      <w:r>
        <w:t>]&gt;n1,n2,n3,n4&lt;/quad4&gt;</w:t>
      </w:r>
    </w:p>
    <w:p w14:paraId="3EAE114A" w14:textId="77777777" w:rsidR="00525EB6" w:rsidRDefault="00525EB6" w:rsidP="00525EB6">
      <w:pPr>
        <w:pStyle w:val="code"/>
      </w:pPr>
      <w:r>
        <w:tab/>
        <w:t>...</w:t>
      </w:r>
    </w:p>
    <w:p w14:paraId="36DA2B23" w14:textId="77777777" w:rsidR="00525EB6" w:rsidRDefault="00525EB6" w:rsidP="00525EB6">
      <w:pPr>
        <w:pStyle w:val="code"/>
      </w:pPr>
      <w:r>
        <w:t>&lt;/soluteflux&gt;</w:t>
      </w:r>
    </w:p>
    <w:p w14:paraId="6AB59CBA" w14:textId="77777777" w:rsidR="00525EB6" w:rsidRPr="00C64641" w:rsidRDefault="00525EB6" w:rsidP="00525EB6"/>
    <w:p w14:paraId="544A828E" w14:textId="77777777" w:rsidR="00525EB6" w:rsidRPr="003B58FB" w:rsidRDefault="00525EB6" w:rsidP="00525EB6">
      <w:r>
        <w:t xml:space="preserve">The optional parameter </w:t>
      </w:r>
      <w:r>
        <w:rPr>
          <w:i/>
        </w:rPr>
        <w:t>sol</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436" w:author="Steve Maas" w:date="2014-01-02T13:04:00Z">
        <w:r w:rsidR="00873D59">
          <w:t>3.12.2</w:t>
        </w:r>
      </w:ins>
      <w:del w:id="437" w:author="Steve Maas" w:date="2014-01-02T13:04:00Z">
        <w:r w:rsidR="00B951E2" w:rsidDel="00873D59">
          <w:delText>3.10.2</w:delText>
        </w:r>
      </w:del>
      <w:r>
        <w:fldChar w:fldCharType="end"/>
      </w:r>
      <w:r>
        <w:t xml:space="preserve">).  If </w:t>
      </w:r>
      <w:r>
        <w:rPr>
          <w:i/>
        </w:rPr>
        <w:t>sol</w:t>
      </w:r>
      <w:r>
        <w:t xml:space="preserve"> is not defined, the default </w:t>
      </w:r>
      <w:r>
        <w:lastRenderedPageBreak/>
        <w:t xml:space="preserve">value is 1.  The optional parameter </w:t>
      </w:r>
      <w:r>
        <w:rPr>
          <w:i/>
        </w:rPr>
        <w:t>lc</w:t>
      </w:r>
      <w:r>
        <w:t xml:space="preserve"> defines a loadcurve for the normal flux evolution; </w:t>
      </w:r>
      <w:r>
        <w:rPr>
          <w:i/>
        </w:rPr>
        <w:t xml:space="preserve">scale </w:t>
      </w:r>
      <w:r>
        <w:t xml:space="preserve">defines a scale factor. The default scale factor is 1.0.  If </w:t>
      </w:r>
      <w:r>
        <w:rPr>
          <w:i/>
        </w:rPr>
        <w:t>lc</w:t>
      </w:r>
      <w:r>
        <w:t xml:space="preserve"> is not defined, the scale factor is automatically ramped from 0 at time </w:t>
      </w:r>
      <w:r w:rsidRPr="003353AC">
        <w:rPr>
          <w:i/>
        </w:rPr>
        <w:t>t</w:t>
      </w:r>
      <w:r>
        <w:t>=0 to the value specified here.</w:t>
      </w:r>
    </w:p>
    <w:p w14:paraId="497F6C82" w14:textId="77777777" w:rsidR="00525EB6" w:rsidRPr="00C64641" w:rsidRDefault="00525EB6" w:rsidP="00525EB6"/>
    <w:p w14:paraId="387298C9" w14:textId="77777777" w:rsidR="00525EB6" w:rsidRPr="00C64641" w:rsidRDefault="00525EB6" w:rsidP="00525EB6">
      <w:r w:rsidRPr="00C64641">
        <w:rPr>
          <w:i/>
        </w:rPr>
        <w:t>type="nonlinear"</w:t>
      </w:r>
      <w:r w:rsidRPr="00C64641">
        <w:t xml:space="preserve"> (default) means that the flux matches the prescribed value even if the surface on which it is applied changes in area as it deforms. Therefore</w:t>
      </w:r>
      <w:r>
        <w:t>,</w:t>
      </w:r>
      <w:r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77777777" w:rsidR="00525EB6" w:rsidRDefault="00525EB6" w:rsidP="00525EB6">
      <w:r w:rsidRPr="00C64641">
        <w:rPr>
          <w:i/>
        </w:rPr>
        <w:t>type="linear"</w:t>
      </w:r>
      <w:r w:rsidRPr="00C64641">
        <w:t xml:space="preserve"> means that the prescribed flux produces a molar flow rate based on the undeformed surface area in the reference configuration. Therefore</w:t>
      </w:r>
      <w:r>
        <w:t>,</w:t>
      </w:r>
      <w:r w:rsidRPr="00C64641">
        <w:t xml:space="preserve"> the flux in the current configuration does not match the prescribed value. This type of boundary condition is useful if the net molar flow rate across the surface is known. For example: Let </w:t>
      </w:r>
      <w:r w:rsidRPr="00C64641">
        <w:rPr>
          <w:i/>
        </w:rPr>
        <w:t>Q</w:t>
      </w:r>
      <w:r w:rsidRPr="00C64641">
        <w:t xml:space="preserve"> be the known molar flow rate (in units of moles per time), let </w:t>
      </w:r>
      <w:r w:rsidRPr="00C64641">
        <w:rPr>
          <w:i/>
        </w:rPr>
        <w:t>A</w:t>
      </w:r>
      <w:r w:rsidRPr="00C64641">
        <w:rPr>
          <w:vertAlign w:val="subscript"/>
        </w:rPr>
        <w:t>0</w:t>
      </w:r>
      <w:r w:rsidRPr="00C64641">
        <w:t xml:space="preserve"> be the surface area in the reference configuration (a constant). Using </w:t>
      </w:r>
      <w:r w:rsidRPr="00C64641">
        <w:rPr>
          <w:i/>
        </w:rPr>
        <w:t>“linear”</w:t>
      </w:r>
      <w:r w:rsidRPr="00C64641">
        <w:t xml:space="preserve"> means that the user prescribes </w:t>
      </w:r>
      <w:r w:rsidRPr="00C64641">
        <w:rPr>
          <w:i/>
        </w:rPr>
        <w:t>Q</w:t>
      </w:r>
      <w:r w:rsidRPr="00C64641">
        <w:t>/</w:t>
      </w:r>
      <w:r w:rsidRPr="00C64641">
        <w:rPr>
          <w:i/>
        </w:rPr>
        <w:t>A</w:t>
      </w:r>
      <w:r w:rsidRPr="00C64641">
        <w:rPr>
          <w:vertAlign w:val="subscript"/>
        </w:rPr>
        <w:t>0</w:t>
      </w:r>
      <w:r w:rsidRPr="00C64641">
        <w:t xml:space="preserve"> as the flux boundary condition (in units of moles per area per time). However, regardless of the </w:t>
      </w:r>
      <w:r w:rsidRPr="00C64641">
        <w:rPr>
          <w:i/>
        </w:rPr>
        <w:t>type</w:t>
      </w:r>
      <w:r w:rsidRPr="00C64641">
        <w:t xml:space="preserve">, the solute molar flux saved in the output file has a normal component equal to </w:t>
      </w:r>
      <w:r w:rsidRPr="00C64641">
        <w:rPr>
          <w:i/>
        </w:rPr>
        <w:t>Q</w:t>
      </w:r>
      <w:r w:rsidRPr="00C64641">
        <w:t>/</w:t>
      </w:r>
      <w:r w:rsidRPr="00C64641">
        <w:rPr>
          <w:i/>
        </w:rPr>
        <w:t>A</w:t>
      </w:r>
      <w:r w:rsidRPr="00C64641">
        <w:t xml:space="preserve">, where </w:t>
      </w:r>
      <w:r w:rsidRPr="00C64641">
        <w:rPr>
          <w:i/>
        </w:rPr>
        <w:t>A</w:t>
      </w:r>
      <w:r w:rsidRPr="00C64641">
        <w:t>=area in current configuration.</w:t>
      </w:r>
    </w:p>
    <w:p w14:paraId="7CECD214" w14:textId="77777777" w:rsidR="004A4869" w:rsidRDefault="004A4869" w:rsidP="00525EB6"/>
    <w:p w14:paraId="2444553C" w14:textId="7FDA2DB1" w:rsidR="004A4869" w:rsidRDefault="004A4869" w:rsidP="007D6F0D">
      <w:pPr>
        <w:pStyle w:val="Heading3"/>
      </w:pPr>
      <w:bookmarkStart w:id="438" w:name="_Toc376446987"/>
      <w:r>
        <w:t>Heat Flux</w:t>
      </w:r>
      <w:bookmarkEnd w:id="438"/>
    </w:p>
    <w:p w14:paraId="415BF531" w14:textId="1CE2FC1C" w:rsidR="004A4869" w:rsidRDefault="004A4869">
      <w:r>
        <w:t xml:space="preserve">A heat flux can be defined for heat transfer analyses using the </w:t>
      </w:r>
      <w:r>
        <w:rPr>
          <w:i/>
        </w:rPr>
        <w:t xml:space="preserve">heatflux </w:t>
      </w:r>
      <w:r>
        <w:t xml:space="preserve">element. </w:t>
      </w:r>
    </w:p>
    <w:p w14:paraId="4AEE70E6" w14:textId="77777777" w:rsidR="004A4869" w:rsidRDefault="004A4869"/>
    <w:p w14:paraId="4995DC17" w14:textId="3837EBD3" w:rsidR="00F97DD9" w:rsidRPr="0097532C" w:rsidRDefault="00F97DD9" w:rsidP="00F97DD9">
      <w:pPr>
        <w:pStyle w:val="code"/>
      </w:pPr>
      <w:r w:rsidRPr="0097532C">
        <w:t>&lt;</w:t>
      </w:r>
      <w:r>
        <w:t>heatflux</w:t>
      </w:r>
      <w:r w:rsidRPr="0097532C">
        <w:t>&gt;</w:t>
      </w:r>
    </w:p>
    <w:p w14:paraId="15293E0B" w14:textId="49E04664" w:rsidR="00F97DD9" w:rsidRDefault="00F97DD9" w:rsidP="00F97DD9">
      <w:pPr>
        <w:pStyle w:val="code"/>
      </w:pPr>
      <w:r>
        <w:tab/>
        <w:t>&lt;quad4 [lc="1" scale="1"]&gt;1,2,3,4&lt;/quad4&gt;</w:t>
      </w:r>
    </w:p>
    <w:p w14:paraId="1E58D465" w14:textId="3D875EA5" w:rsidR="00F97DD9" w:rsidRDefault="00F97DD9" w:rsidP="00F97DD9">
      <w:pPr>
        <w:pStyle w:val="code"/>
      </w:pPr>
      <w:r>
        <w:t>&lt;/heatflux&gt;</w:t>
      </w:r>
    </w:p>
    <w:p w14:paraId="22769DD2" w14:textId="77777777" w:rsidR="001A7B22" w:rsidRDefault="001A7B22" w:rsidP="001A7B22"/>
    <w:p w14:paraId="39F365D1" w14:textId="771A381B" w:rsidR="00F97DD9" w:rsidRDefault="00F97DD9" w:rsidP="007D6F0D">
      <w:pPr>
        <w:pStyle w:val="Heading3"/>
      </w:pPr>
      <w:bookmarkStart w:id="439" w:name="_Toc376446988"/>
      <w:r>
        <w:t>Convective Heat Flux</w:t>
      </w:r>
      <w:bookmarkEnd w:id="439"/>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14764F67" w:rsidR="00F97DD9" w:rsidRPr="0097532C" w:rsidRDefault="00F97DD9" w:rsidP="00F97DD9">
      <w:pPr>
        <w:pStyle w:val="code"/>
      </w:pPr>
      <w:r w:rsidRPr="0097532C">
        <w:t>&lt;</w:t>
      </w:r>
      <w:r>
        <w:t>convective_heatflux</w:t>
      </w:r>
      <w:r w:rsidRPr="0097532C">
        <w:t>&gt;</w:t>
      </w:r>
    </w:p>
    <w:p w14:paraId="2763B9BA" w14:textId="70FD8B92" w:rsidR="00F97DD9" w:rsidRDefault="00F97DD9" w:rsidP="00F97DD9">
      <w:pPr>
        <w:pStyle w:val="code"/>
      </w:pPr>
      <w:r>
        <w:tab/>
        <w:t>&lt;quad4 hc="1.0" lc="1" [scale="1"]&gt;1,2,3,4&lt;/quad4&gt;</w:t>
      </w:r>
    </w:p>
    <w:p w14:paraId="37D8D529" w14:textId="203FAE12" w:rsidR="00F97DD9" w:rsidRDefault="00F97DD9" w:rsidP="00F97DD9">
      <w:pPr>
        <w:pStyle w:val="code"/>
      </w:pPr>
      <w:r>
        <w:t>&lt;/</w:t>
      </w:r>
      <w:r w:rsidRPr="00F97DD9">
        <w:t xml:space="preserve"> </w:t>
      </w:r>
      <w:r>
        <w:t>convective_heatflux&gt;</w:t>
      </w:r>
    </w:p>
    <w:p w14:paraId="19DAB330" w14:textId="77777777" w:rsidR="00F97DD9" w:rsidRPr="00F97DD9" w:rsidRDefault="00F97DD9" w:rsidP="00F97DD9"/>
    <w:p w14:paraId="6B3597A4" w14:textId="767F5E87" w:rsidR="00F97DD9" w:rsidRPr="00F97DD9" w:rsidRDefault="00F97DD9" w:rsidP="001A7B22">
      <w:r>
        <w:t xml:space="preserve">The </w:t>
      </w:r>
      <w:r>
        <w:rPr>
          <w:i/>
        </w:rPr>
        <w:t xml:space="preserve">hc </w:t>
      </w:r>
      <w:r>
        <w:t xml:space="preserve">parameter defines the heat transfer coefficient. The ambient temperature is controlled by the load curve define through the </w:t>
      </w:r>
      <w:r>
        <w:rPr>
          <w:i/>
        </w:rPr>
        <w:t xml:space="preserve">lc </w:t>
      </w:r>
      <w:r>
        <w:t xml:space="preserve">attribute and the </w:t>
      </w:r>
      <w:r>
        <w:rPr>
          <w:i/>
        </w:rPr>
        <w:t xml:space="preserve">scale </w:t>
      </w:r>
      <w:r>
        <w:t xml:space="preserve">parameter. </w:t>
      </w:r>
    </w:p>
    <w:p w14:paraId="3B913B95" w14:textId="77777777" w:rsidR="001A7B22" w:rsidRDefault="001A7B22" w:rsidP="001A7B22">
      <w:pPr>
        <w:pStyle w:val="Heading3"/>
      </w:pPr>
      <w:bookmarkStart w:id="440" w:name="_Toc376446989"/>
      <w:r>
        <w:t>Body Force</w:t>
      </w:r>
      <w:bookmarkEnd w:id="440"/>
    </w:p>
    <w:p w14:paraId="4DA7A91B" w14:textId="6B79A1A8" w:rsidR="001A7B22" w:rsidRDefault="001A7B22" w:rsidP="001A7B22">
      <w:r>
        <w:t>The body force is defined as a 3D vector. Each component can be associated with a load curve to define a time dependent body force. Only the non-zero components need to be defined</w:t>
      </w:r>
      <w:r w:rsidR="00073C1F">
        <w:t>.</w:t>
      </w:r>
    </w:p>
    <w:p w14:paraId="340F52D1" w14:textId="77777777" w:rsidR="00073C1F" w:rsidRDefault="00073C1F" w:rsidP="007D6F0D">
      <w:pPr>
        <w:pStyle w:val="Heading4"/>
      </w:pPr>
      <w:bookmarkStart w:id="441" w:name="_Toc376446990"/>
      <w:r>
        <w:t>Constant Body Force</w:t>
      </w:r>
      <w:bookmarkEnd w:id="441"/>
    </w:p>
    <w:p w14:paraId="4AE8E5E1" w14:textId="77777777" w:rsidR="00073C1F" w:rsidRDefault="00073C1F" w:rsidP="00073C1F">
      <w:r>
        <w:t>This type of body force is spatially homogeneous, though it may vary with time when associated with a load curve:</w:t>
      </w:r>
    </w:p>
    <w:p w14:paraId="63C7CD4A" w14:textId="77777777" w:rsidR="00073C1F" w:rsidRPr="00073C1F" w:rsidRDefault="00073C1F" w:rsidP="00327967"/>
    <w:p w14:paraId="5214BD71" w14:textId="6F2CBB0F" w:rsidR="001A7B22" w:rsidRPr="0097532C" w:rsidRDefault="001A7B22" w:rsidP="001A7B22">
      <w:pPr>
        <w:pStyle w:val="code"/>
      </w:pPr>
      <w:r w:rsidRPr="0097532C">
        <w:lastRenderedPageBreak/>
        <w:t>&lt;body_force</w:t>
      </w:r>
      <w:r w:rsidR="00073C1F">
        <w:t xml:space="preserve"> 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3F0A0CE7" w:rsidR="001A7B22" w:rsidRDefault="001A7B22" w:rsidP="001A7B22">
      <w:pPr>
        <w:pStyle w:val="code"/>
      </w:pPr>
      <w:r>
        <w:t>&lt;/body_force&gt;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442" w:name="_Toc376446991"/>
      <w:r>
        <w:t>Non-Constant Body Force</w:t>
      </w:r>
      <w:bookmarkEnd w:id="44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56B871A6" w:rsidR="00073C1F" w:rsidRDefault="00073C1F" w:rsidP="00073C1F">
      <w:pPr>
        <w:pStyle w:val="code"/>
      </w:pPr>
      <w:r w:rsidRPr="0097532C">
        <w:t>&lt;body_force</w:t>
      </w:r>
      <w:r>
        <w:t xml:space="preserve"> 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77777777" w:rsidR="00073C1F" w:rsidRDefault="00073C1F" w:rsidP="00073C1F">
      <w:pPr>
        <w:pStyle w:val="code"/>
      </w:pPr>
      <w:r>
        <w:t>&lt;/body_force&gt;</w:t>
      </w:r>
    </w:p>
    <w:p w14:paraId="5930B14C" w14:textId="77777777" w:rsidR="00073C1F" w:rsidRDefault="00073C1F" w:rsidP="00073C1F">
      <w:pPr>
        <w:pStyle w:val="code"/>
      </w:pPr>
    </w:p>
    <w:p w14:paraId="1286D6A6" w14:textId="77777777" w:rsidR="00073C1F" w:rsidRDefault="00073C1F" w:rsidP="00073C1F">
      <w:pPr>
        <w:pStyle w:val="Heading4"/>
      </w:pPr>
      <w:bookmarkStart w:id="443" w:name="_Toc337555754"/>
      <w:bookmarkStart w:id="444" w:name="_Toc350246989"/>
      <w:bookmarkStart w:id="445" w:name="_Toc350354875"/>
      <w:bookmarkStart w:id="446" w:name="_Toc350439833"/>
      <w:bookmarkStart w:id="447" w:name="_Toc352596239"/>
      <w:bookmarkStart w:id="448" w:name="_Toc363725012"/>
      <w:bookmarkStart w:id="449" w:name="_Toc337555755"/>
      <w:bookmarkStart w:id="450" w:name="_Toc350246990"/>
      <w:bookmarkStart w:id="451" w:name="_Toc350354876"/>
      <w:bookmarkStart w:id="452" w:name="_Toc350439834"/>
      <w:bookmarkStart w:id="453" w:name="_Toc352596240"/>
      <w:bookmarkStart w:id="454" w:name="_Toc363725013"/>
      <w:bookmarkStart w:id="455" w:name="_Toc376446992"/>
      <w:bookmarkEnd w:id="443"/>
      <w:bookmarkEnd w:id="444"/>
      <w:bookmarkEnd w:id="445"/>
      <w:bookmarkEnd w:id="446"/>
      <w:bookmarkEnd w:id="447"/>
      <w:bookmarkEnd w:id="448"/>
      <w:bookmarkEnd w:id="449"/>
      <w:bookmarkEnd w:id="450"/>
      <w:bookmarkEnd w:id="451"/>
      <w:bookmarkEnd w:id="452"/>
      <w:bookmarkEnd w:id="453"/>
      <w:bookmarkEnd w:id="454"/>
      <w:r>
        <w:t>Centrifugal Force</w:t>
      </w:r>
      <w:bookmarkEnd w:id="455"/>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1.7pt;height:10.75pt" o:ole="">
            <v:imagedata r:id="rId94" o:title=""/>
          </v:shape>
          <o:OLEObject Type="Embed" ProgID="Equation.DSMT4" ShapeID="_x0000_i1057" DrawAspect="Content" ObjectID="_1450207243" r:id="rId95"/>
        </w:object>
      </w:r>
      <w:r>
        <w:t xml:space="preserve"> about a rotation axis directed along </w:t>
      </w:r>
      <w:r w:rsidR="00AF2221" w:rsidRPr="00AF2221">
        <w:rPr>
          <w:position w:val="-4"/>
        </w:rPr>
        <w:object w:dxaOrig="200" w:dyaOrig="200" w14:anchorId="5FC73536">
          <v:shape id="_x0000_i1058" type="#_x0000_t75" style="width:10.3pt;height:10.3pt" o:ole="">
            <v:imagedata r:id="rId96" o:title=""/>
          </v:shape>
          <o:OLEObject Type="Embed" ProgID="Equation.DSMT4" ShapeID="_x0000_i1058" DrawAspect="Content" ObjectID="_1450207244" r:id="rId97"/>
        </w:object>
      </w:r>
      <w:r>
        <w:t xml:space="preserve"> and passing through the rotation center </w:t>
      </w:r>
      <w:r w:rsidR="00AF2221" w:rsidRPr="00AF2221">
        <w:rPr>
          <w:position w:val="-6"/>
        </w:rPr>
        <w:object w:dxaOrig="180" w:dyaOrig="220" w14:anchorId="7BD26EE0">
          <v:shape id="_x0000_i1059" type="#_x0000_t75" style="width:8.9pt;height:10.75pt" o:ole="">
            <v:imagedata r:id="rId98" o:title=""/>
          </v:shape>
          <o:OLEObject Type="Embed" ProgID="Equation.DSMT4" ShapeID="_x0000_i1059" DrawAspect="Content" ObjectID="_1450207245" r:id="rId99"/>
        </w:object>
      </w:r>
      <w:r w:rsidR="00FA2E2E">
        <w:rPr>
          <w:rStyle w:val="CommentReference"/>
        </w:rPr>
        <w:commentReference w:id="456"/>
      </w:r>
      <w:r>
        <w:t>.</w:t>
      </w:r>
    </w:p>
    <w:p w14:paraId="4F6AC136" w14:textId="77777777" w:rsidR="00073C1F" w:rsidRPr="00073C1F" w:rsidRDefault="00073C1F" w:rsidP="00073C1F"/>
    <w:p w14:paraId="4D832635" w14:textId="45A5C2B7" w:rsidR="00073C1F" w:rsidRPr="0097532C" w:rsidRDefault="00073C1F" w:rsidP="00073C1F">
      <w:pPr>
        <w:pStyle w:val="code"/>
      </w:pPr>
      <w:r w:rsidRPr="0097532C">
        <w:t>&lt;body_force</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7777777" w:rsidR="00073C1F" w:rsidRDefault="00073C1F" w:rsidP="00073C1F">
      <w:pPr>
        <w:pStyle w:val="code"/>
      </w:pPr>
      <w:r>
        <w:t>&lt;/body_force&gt;</w:t>
      </w:r>
    </w:p>
    <w:p w14:paraId="60D972A2" w14:textId="77777777" w:rsidR="002D70D0" w:rsidRPr="002D70D0" w:rsidRDefault="002D70D0" w:rsidP="0098023B"/>
    <w:p w14:paraId="5C8BB1FF" w14:textId="77777777" w:rsidR="00602A42" w:rsidRDefault="0098023B">
      <w:pPr>
        <w:pStyle w:val="Heading2"/>
        <w:pPrChange w:id="457" w:author="Steve Maas" w:date="2013-12-16T10:14:00Z">
          <w:pPr>
            <w:pStyle w:val="Heading3"/>
          </w:pPr>
        </w:pPrChange>
      </w:pPr>
      <w:r>
        <w:br w:type="page"/>
      </w:r>
      <w:bookmarkStart w:id="458" w:name="_Toc376446993"/>
      <w:r w:rsidR="00602A42">
        <w:lastRenderedPageBreak/>
        <w:t>Contact Interfaces</w:t>
      </w:r>
      <w:bookmarkEnd w:id="458"/>
    </w:p>
    <w:p w14:paraId="763861E5" w14:textId="77777777" w:rsidR="00602A42" w:rsidRDefault="00602A42" w:rsidP="00602A42">
      <w:ins w:id="45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46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77777777" w:rsidR="00602A42" w:rsidRDefault="00602A42" w:rsidP="00C72BAD">
            <w:pPr>
              <w:pStyle w:val="code"/>
            </w:pPr>
            <w:r>
              <w:t>sliding2, sliding3</w:t>
            </w:r>
          </w:p>
        </w:tc>
        <w:tc>
          <w:tcPr>
            <w:tcW w:w="6120" w:type="dxa"/>
            <w:shd w:val="clear" w:color="auto" w:fill="auto"/>
          </w:tcPr>
          <w:p w14:paraId="2543F7E3" w14:textId="77777777" w:rsidR="00602A42" w:rsidRPr="00465008" w:rsidRDefault="00602A42" w:rsidP="00C72BAD">
            <w:r>
              <w:t xml:space="preserve">A sliding interface that may separate (with biphasic contact for </w:t>
            </w:r>
            <w:r w:rsidRPr="000B272C">
              <w:rPr>
                <w:i/>
              </w:rPr>
              <w:t>sliding2</w:t>
            </w:r>
            <w:r>
              <w:t xml:space="preserve">, and biphasic-solute contact for </w:t>
            </w:r>
            <w:r w:rsidRPr="007D6F0D">
              <w:rPr>
                <w:i/>
              </w:rPr>
              <w:t>sliding3</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461" w:author="Steve Maas" w:date="2013-12-16T10:14:00Z">
          <w:pPr>
            <w:pStyle w:val="Heading4"/>
          </w:pPr>
        </w:pPrChange>
      </w:pPr>
      <w:bookmarkStart w:id="462" w:name="_Toc376446994"/>
      <w:r>
        <w:t>Sliding Interfaces</w:t>
      </w:r>
      <w:bookmarkEnd w:id="462"/>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77777777"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instrText xml:space="preserve"> ADDIN EN.CITE &lt;EndNote&gt;&lt;Cite&gt;&lt;Author&gt;Laursen&lt;/Author&gt;&lt;Year&gt;1995&lt;/Year&gt;&lt;RecNum&gt;3&lt;/RecNum&gt;&lt;DisplayText&gt;[3]&lt;/DisplayText&gt;&lt;record&gt;&lt;rec-number&gt;3&lt;/rec-number&gt;&lt;foreign-keys&gt;&lt;key app="EN" db-id="zd2va5xeewaftqeavxmxsr5azr59zd9tf92v"&gt;3&lt;/key&gt;&lt;/foreign-keys&gt;&lt;ref-type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Pr>
            <w:noProof/>
          </w:rPr>
          <w:t>3</w:t>
        </w:r>
      </w:hyperlink>
      <w:r>
        <w:rPr>
          <w:noProof/>
        </w:rPr>
        <w:t>]</w:t>
      </w:r>
      <w:r>
        <w:fldChar w:fldCharType="end"/>
      </w:r>
      <w:r>
        <w:t xml:space="preserve"> which poses the contact problem as a nonlinear constrained optimization problem. In FEBio, the </w:t>
      </w:r>
      <w:del w:id="463" w:author="Steve Maas" w:date="2013-12-16T10:18:00Z">
        <w:r w:rsidDel="00602A42">
          <w:delText>lagrange</w:delText>
        </w:r>
      </w:del>
      <w:ins w:id="464"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77777777"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Pr="00D74A7E"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77777777" w:rsidR="00602A42" w:rsidRPr="000B272C" w:rsidRDefault="00602A42" w:rsidP="00C72BAD">
            <w:pPr>
              <w:rPr>
                <w:b/>
                <w:sz w:val="20"/>
                <w:szCs w:val="20"/>
              </w:rPr>
            </w:pPr>
            <w:r w:rsidRPr="000B272C">
              <w:rPr>
                <w:b/>
                <w:sz w:val="20"/>
                <w:szCs w:val="20"/>
              </w:rPr>
              <w:t>S2</w:t>
            </w:r>
            <w:r>
              <w:rPr>
                <w:b/>
                <w:sz w:val="20"/>
                <w:szCs w:val="20"/>
              </w:rPr>
              <w:t>/S3</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465" w:author="Steve Maas" w:date="2013-12-30T14:00:00Z"/>
        </w:rPr>
      </w:pPr>
      <w:del w:id="466" w:author="Steve Maas" w:date="2013-12-30T13:59:00Z">
        <w:r w:rsidDel="00BB02DD">
          <w:delText>Both quadrilateral surface elements (quad4) and triangular elements (tri3) can be used to define the master and/or slave surfaces</w:delText>
        </w:r>
      </w:del>
      <w:ins w:id="467" w:author="Steve Maas" w:date="2013-12-30T13:59:00Z">
        <w:r w:rsidR="00BB02DD">
          <w:t xml:space="preserve">The supported surface elements are </w:t>
        </w:r>
      </w:ins>
      <w:ins w:id="468" w:author="Steve Maas" w:date="2013-12-30T14:03:00Z">
        <w:r w:rsidR="00C44CEE">
          <w:t>described</w:t>
        </w:r>
      </w:ins>
      <w:ins w:id="469" w:author="Steve Maas" w:date="2013-12-30T13:59:00Z">
        <w:r w:rsidR="00BB02DD">
          <w:t xml:space="preserve"> in section </w:t>
        </w:r>
      </w:ins>
      <w:ins w:id="470" w:author="Steve Maas" w:date="2013-12-30T14:00:00Z">
        <w:r w:rsidR="00BB02DD">
          <w:fldChar w:fldCharType="begin"/>
        </w:r>
        <w:r w:rsidR="00BB02DD">
          <w:instrText xml:space="preserve"> REF _Ref376174920 \r \h </w:instrText>
        </w:r>
      </w:ins>
      <w:r w:rsidR="00BB02DD">
        <w:fldChar w:fldCharType="separate"/>
      </w:r>
      <w:ins w:id="471" w:author="Steve Maas" w:date="2014-01-02T13:04:00Z">
        <w:r w:rsidR="00873D59">
          <w:t xml:space="preserve">3.6.2.3. </w:t>
        </w:r>
      </w:ins>
      <w:ins w:id="472" w:author="Steve Maas" w:date="2013-12-30T14:00:00Z">
        <w:r w:rsidR="00BB02DD">
          <w:fldChar w:fldCharType="end"/>
        </w:r>
      </w:ins>
      <w:del w:id="473" w:author="Steve Maas" w:date="2013-12-30T14:00:00Z">
        <w:r w:rsidDel="00BB02DD">
          <w:delText>.</w:delText>
        </w:r>
      </w:del>
    </w:p>
    <w:p w14:paraId="1EC8BA4E" w14:textId="77777777" w:rsidR="00BB02DD" w:rsidRDefault="00BB02DD" w:rsidP="00602A42">
      <w:pPr>
        <w:rPr>
          <w:ins w:id="474" w:author="Steve Maas" w:date="2013-12-30T14:00:00Z"/>
        </w:rPr>
      </w:pPr>
    </w:p>
    <w:p w14:paraId="15A00806" w14:textId="5B6EB426" w:rsidR="00BB02DD" w:rsidRDefault="00BB02DD" w:rsidP="00602A42">
      <w:pPr>
        <w:rPr>
          <w:ins w:id="475" w:author="Steve Maas" w:date="2013-12-30T14:01:00Z"/>
        </w:rPr>
      </w:pPr>
      <w:ins w:id="476" w:author="Steve Maas" w:date="2013-12-30T14:00:00Z">
        <w:r>
          <w:t xml:space="preserve">If surfaces are defined in the input file using the </w:t>
        </w:r>
        <w:r w:rsidRPr="00BB02DD">
          <w:rPr>
            <w:i/>
            <w:rPrChange w:id="477" w:author="Steve Maas" w:date="2013-12-30T14:01:00Z">
              <w:rPr/>
            </w:rPrChange>
          </w:rPr>
          <w:t>Geometry/Surface</w:t>
        </w:r>
        <w:r>
          <w:t xml:space="preserve"> section, then the contact surface definition can be defined by referring to the surfaces defined in the </w:t>
        </w:r>
        <w:r w:rsidRPr="00BB02DD">
          <w:rPr>
            <w:i/>
            <w:rPrChange w:id="478" w:author="Steve Maas" w:date="2013-12-30T14:01:00Z">
              <w:rPr/>
            </w:rPrChange>
          </w:rPr>
          <w:t>Geometry/Surface</w:t>
        </w:r>
        <w:r>
          <w:t xml:space="preserve"> section and this can be done using the </w:t>
        </w:r>
      </w:ins>
      <w:ins w:id="479" w:author="Steve Maas" w:date="2013-12-30T14:01:00Z">
        <w:r>
          <w:rPr>
            <w:i/>
          </w:rPr>
          <w:t xml:space="preserve">set </w:t>
        </w:r>
        <w:r>
          <w:t>attribute.</w:t>
        </w:r>
      </w:ins>
      <w:ins w:id="480" w:author="Steve Maas" w:date="2013-12-30T14:02:00Z">
        <w:r w:rsidR="00C44CEE">
          <w:t xml:space="preserve"> For example:</w:t>
        </w:r>
      </w:ins>
    </w:p>
    <w:p w14:paraId="4CF88E71" w14:textId="77777777" w:rsidR="00BB02DD" w:rsidRDefault="00BB02DD" w:rsidP="00602A42">
      <w:pPr>
        <w:rPr>
          <w:ins w:id="481" w:author="Steve Maas" w:date="2013-12-30T14:02:00Z"/>
        </w:rPr>
      </w:pPr>
    </w:p>
    <w:p w14:paraId="40320ECD" w14:textId="5EAB2B4E" w:rsidR="00C44CEE" w:rsidRDefault="00C44CEE" w:rsidP="00C44CEE">
      <w:pPr>
        <w:pStyle w:val="code"/>
        <w:rPr>
          <w:ins w:id="482" w:author="Steve Maas" w:date="2013-12-30T14:02:00Z"/>
        </w:rPr>
      </w:pPr>
      <w:ins w:id="483" w:author="Steve Maas" w:date="2013-12-30T14:02:00Z">
        <w:r>
          <w:t>&lt;surface type="master" set="Surface01"/&gt;</w:t>
        </w:r>
      </w:ins>
    </w:p>
    <w:p w14:paraId="264856AE" w14:textId="77777777" w:rsidR="00C44CEE" w:rsidRDefault="00C44CEE" w:rsidP="00602A42">
      <w:pPr>
        <w:rPr>
          <w:ins w:id="484" w:author="Steve Maas" w:date="2013-12-30T14:01:00Z"/>
        </w:rPr>
      </w:pPr>
    </w:p>
    <w:p w14:paraId="4177B078" w14:textId="404BE351" w:rsidR="00BB02DD" w:rsidRPr="005F474E" w:rsidRDefault="00C44CEE" w:rsidP="00602A42">
      <w:pPr>
        <w:rPr>
          <w:ins w:id="485" w:author="Steve Maas" w:date="2013-12-30T14:01:00Z"/>
        </w:rPr>
      </w:pPr>
      <w:ins w:id="486"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487" w:author="Steve Maas" w:date="2013-12-30T14:03:00Z">
        <w:r>
          <w:fldChar w:fldCharType="begin"/>
        </w:r>
        <w:r>
          <w:instrText xml:space="preserve"> REF _Ref376175517 \r \h </w:instrText>
        </w:r>
      </w:ins>
      <w:r>
        <w:fldChar w:fldCharType="separate"/>
      </w:r>
      <w:ins w:id="488" w:author="Steve Maas" w:date="2014-01-02T13:04:00Z">
        <w:r w:rsidR="00873D59">
          <w:t>3.6.4</w:t>
        </w:r>
      </w:ins>
      <w:ins w:id="489" w:author="Steve Maas" w:date="2013-12-30T14:03:00Z">
        <w:r>
          <w:fldChar w:fldCharType="end"/>
        </w:r>
        <w:r>
          <w:t xml:space="preserve"> </w:t>
        </w:r>
      </w:ins>
      <w:ins w:id="490"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1.7pt;height:18.25pt" o:ole="">
            <v:imagedata r:id="rId101" o:title=""/>
          </v:shape>
          <o:OLEObject Type="Embed" ProgID="Equation.DSMT4" ShapeID="_x0000_i1060" DrawAspect="Content" ObjectID="_1450207246" r:id="rId10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7pt;height:31.3pt" o:ole="">
            <v:imagedata r:id="rId103" o:title=""/>
          </v:shape>
          <o:OLEObject Type="Embed" ProgID="Equation.DSMT4" ShapeID="_x0000_i1061" DrawAspect="Content" ObjectID="_1450207247" r:id="rId10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lastRenderedPageBreak/>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w:t>
      </w:r>
      <w:r>
        <w:lastRenderedPageBreak/>
        <w:t xml:space="preserve">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3pt;height:23.85pt" o:ole="">
            <v:imagedata r:id="rId105" o:title=""/>
          </v:shape>
          <o:OLEObject Type="Embed" ProgID="Equation.DSMT4" ShapeID="_x0000_i1062" DrawAspect="Content" ObjectID="_1450207248" r:id="rId106"/>
        </w:object>
      </w:r>
      <w:r>
        <w:t xml:space="preserve">, </w:t>
      </w:r>
      <w:r w:rsidRPr="00AF2221">
        <w:rPr>
          <w:position w:val="-4"/>
        </w:rPr>
        <w:object w:dxaOrig="420" w:dyaOrig="200" w14:anchorId="6960DD08">
          <v:shape id="_x0000_i1063" type="#_x0000_t75" style="width:21.05pt;height:10.3pt" o:ole="">
            <v:imagedata r:id="rId107" o:title=""/>
          </v:shape>
          <o:OLEObject Type="Embed" ProgID="Equation.DSMT4" ShapeID="_x0000_i1063" DrawAspect="Content" ObjectID="_1450207249" r:id="rId10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lastRenderedPageBreak/>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7777777" w:rsidR="00602A42" w:rsidRDefault="00602A42" w:rsidP="00602A42">
      <w:pPr>
        <w:numPr>
          <w:ilvl w:val="0"/>
          <w:numId w:val="19"/>
        </w:numPr>
      </w:pPr>
      <w:r>
        <w:t xml:space="preserve">The </w:t>
      </w:r>
      <w:r>
        <w:rPr>
          <w:i/>
        </w:rPr>
        <w:t>sliding2</w:t>
      </w:r>
      <w:r>
        <w:t xml:space="preserve"> and </w:t>
      </w:r>
      <w:r w:rsidRPr="00A92C16">
        <w:rPr>
          <w:i/>
        </w:rPr>
        <w:t>sliding3</w:t>
      </w:r>
      <w:r>
        <w:t xml:space="preserve"> 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491" w:author="Steve Maas" w:date="2013-12-16T10:14:00Z">
          <w:pPr>
            <w:pStyle w:val="Heading4"/>
          </w:pPr>
        </w:pPrChange>
      </w:pPr>
      <w:bookmarkStart w:id="492" w:name="_Toc376446995"/>
      <w:r>
        <w:t>Biphasic Contact</w:t>
      </w:r>
      <w:bookmarkEnd w:id="492"/>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1pt;height:31.3pt" o:ole="">
            <v:imagedata r:id="rId109" o:title=""/>
          </v:shape>
          <o:OLEObject Type="Embed" ProgID="Equation.DSMT4" ShapeID="_x0000_i1064" DrawAspect="Content" ObjectID="_1450207250" r:id="rId110"/>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77777777" w:rsidR="00602A42" w:rsidRDefault="00602A42">
      <w:pPr>
        <w:pStyle w:val="Heading3"/>
        <w:pPrChange w:id="493" w:author="Steve Maas" w:date="2013-12-16T10:14:00Z">
          <w:pPr>
            <w:pStyle w:val="Heading4"/>
          </w:pPr>
        </w:pPrChange>
      </w:pPr>
      <w:bookmarkStart w:id="494" w:name="_Toc376446996"/>
      <w:r>
        <w:t>Biphasic-Solute Contact</w:t>
      </w:r>
      <w:bookmarkEnd w:id="494"/>
    </w:p>
    <w:p w14:paraId="24B919C0" w14:textId="77777777"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 It allows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77777777" w:rsidR="00602A42" w:rsidRDefault="00602A42" w:rsidP="00602A42">
      <w:pPr>
        <w:pStyle w:val="code"/>
      </w:pPr>
      <w:r w:rsidRPr="00B7277A">
        <w:t>&lt;ambient_concentration&gt;0&lt;/ambient_concentration&gt;</w:t>
      </w:r>
    </w:p>
    <w:p w14:paraId="0B836463" w14:textId="77777777" w:rsidR="00602A42" w:rsidRPr="00927459" w:rsidRDefault="00602A42" w:rsidP="00602A42">
      <w:pPr>
        <w:pStyle w:val="code"/>
      </w:pPr>
    </w:p>
    <w:p w14:paraId="4AAECFA7" w14:textId="77777777" w:rsidR="00602A42" w:rsidRDefault="00602A42" w:rsidP="00602A42">
      <w:r>
        <w:t xml:space="preserve">In the same way that the </w:t>
      </w:r>
      <w:r>
        <w:rPr>
          <w:i/>
        </w:rPr>
        <w:t xml:space="preserve">penalty </w:t>
      </w:r>
      <w:r>
        <w:t xml:space="preserve">parameter controls the contact tractions, these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05pt;height:31.3pt" o:ole="">
            <v:imagedata r:id="rId111" o:title=""/>
          </v:shape>
          <o:OLEObject Type="Embed" ProgID="Equation.DSMT4" ShapeID="_x0000_i1065" DrawAspect="Content" ObjectID="_1450207251" r:id="rId11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3pt;height:14.05pt" o:ole="">
            <v:imagedata r:id="rId113" o:title=""/>
          </v:shape>
          <o:OLEObject Type="Embed" ProgID="Equation.DSMT4" ShapeID="_x0000_i1066" DrawAspect="Content" ObjectID="_1450207252" r:id="rId114"/>
        </w:object>
      </w:r>
      <w:r>
        <w:rPr>
          <w:i/>
        </w:rPr>
        <w:t xml:space="preserve"> </w:t>
      </w:r>
      <w:r>
        <w:t xml:space="preserve">is a measure of the fluid permeability which is defined as one third of the trace of the material’s initial permeability </w:t>
      </w:r>
      <w:r>
        <w:lastRenderedPageBreak/>
        <w:t xml:space="preserve">tensor, and </w:t>
      </w:r>
      <w:r w:rsidRPr="00AF2221">
        <w:rPr>
          <w:position w:val="-6"/>
        </w:rPr>
        <w:object w:dxaOrig="220" w:dyaOrig="279" w14:anchorId="17E9C266">
          <v:shape id="_x0000_i1067" type="#_x0000_t75" style="width:10.75pt;height:14.05pt" o:ole="">
            <v:imagedata r:id="rId115" o:title=""/>
          </v:shape>
          <o:OLEObject Type="Embed" ProgID="Equation.DSMT4" ShapeID="_x0000_i1067" DrawAspect="Content" ObjectID="_1450207253" r:id="rId11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77777777" w:rsidR="00602A42" w:rsidRDefault="00602A42" w:rsidP="00602A42">
      <w:r>
        <w:t xml:space="preserve">When either contact surface is biphasic-solute,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77777777" w:rsidR="00602A42" w:rsidRDefault="00602A42" w:rsidP="00602A42">
      <w:r>
        <w:t>When performing biphasic-solute-on-rigid contact, a two-pass analysis should not be used; the biphasic-solute surface should be the slave surface.</w:t>
      </w:r>
    </w:p>
    <w:p w14:paraId="16AAB562" w14:textId="77777777" w:rsidR="00602A42" w:rsidRDefault="00602A42" w:rsidP="00602A42"/>
    <w:p w14:paraId="2DFD3157" w14:textId="77777777" w:rsidR="00602A42" w:rsidRPr="00793EA8" w:rsidRDefault="00602A42">
      <w:pPr>
        <w:pStyle w:val="Heading3"/>
        <w:pPrChange w:id="495" w:author="Steve Maas" w:date="2013-12-16T10:15:00Z">
          <w:pPr>
            <w:pStyle w:val="Heading4"/>
          </w:pPr>
        </w:pPrChange>
      </w:pPr>
      <w:bookmarkStart w:id="496" w:name="_Toc376446997"/>
      <w:r w:rsidRPr="00793EA8">
        <w:t>Rigid Wall Interfaces</w:t>
      </w:r>
      <w:bookmarkEnd w:id="496"/>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497" w:author="Steve Maas" w:date="2013-12-16T10:20:00Z">
                  <w:rPr>
                    <w:b/>
                  </w:rPr>
                </w:rPrChange>
              </w:rPr>
            </w:pPr>
            <w:r w:rsidRPr="00602A42">
              <w:rPr>
                <w:rFonts w:ascii="Times New Roman" w:hAnsi="Times New Roman"/>
                <w:b/>
                <w:rPrChange w:id="498"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68" type="#_x0000_t75" style="width:43.95pt;height:18.25pt" o:ole="">
            <v:imagedata r:id="rId117" o:title=""/>
          </v:shape>
          <o:OLEObject Type="Embed" ProgID="Equation.DSMT4" ShapeID="_x0000_i1068" DrawAspect="Content" ObjectID="_1450207254" r:id="rId118"/>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15pt;height:19.65pt" o:ole="">
            <v:imagedata r:id="rId119" o:title=""/>
          </v:shape>
          <o:OLEObject Type="Embed" ProgID="Equation.DSMT4" ShapeID="_x0000_i1069" DrawAspect="Content" ObjectID="_1450207255" r:id="rId12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lastRenderedPageBreak/>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499" w:author="Steve Maas" w:date="2013-12-16T10:15:00Z">
          <w:pPr>
            <w:pStyle w:val="Heading4"/>
          </w:pPr>
        </w:pPrChange>
      </w:pPr>
      <w:bookmarkStart w:id="500" w:name="_Toc376446998"/>
      <w:r>
        <w:t>Tied Interfaces</w:t>
      </w:r>
      <w:bookmarkEnd w:id="500"/>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501" w:author="Steve Maas" w:date="2013-12-16T10:15:00Z">
          <w:pPr>
            <w:pStyle w:val="Heading4"/>
          </w:pPr>
        </w:pPrChange>
      </w:pPr>
      <w:bookmarkStart w:id="502" w:name="_Toc376446999"/>
      <w:r>
        <w:t>Tied Biphasic Interfaces</w:t>
      </w:r>
      <w:bookmarkEnd w:id="502"/>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503" w:author="Steve Maas" w:date="2013-12-16T10:15:00Z">
          <w:pPr>
            <w:pStyle w:val="Heading4"/>
          </w:pPr>
        </w:pPrChange>
      </w:pPr>
      <w:bookmarkStart w:id="504" w:name="_Toc376447000"/>
      <w:r>
        <w:lastRenderedPageBreak/>
        <w:t>Rigid Interfaces</w:t>
      </w:r>
      <w:bookmarkEnd w:id="504"/>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505" w:author="Steve Maas" w:date="2013-12-16T10:15:00Z">
          <w:pPr>
            <w:pStyle w:val="Heading4"/>
          </w:pPr>
        </w:pPrChange>
      </w:pPr>
      <w:bookmarkStart w:id="506" w:name="_Toc376447001"/>
      <w:r>
        <w:t>Rigid Joints</w:t>
      </w:r>
      <w:bookmarkEnd w:id="506"/>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507" w:name="_Toc376447002"/>
      <w:r>
        <w:t>Spring Section</w:t>
      </w:r>
      <w:bookmarkEnd w:id="507"/>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lastRenderedPageBreak/>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&lt;node&gt;2,4&lt;/node&gt;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508" w:name="_Toc376447003"/>
      <w:r>
        <w:lastRenderedPageBreak/>
        <w:t>Constraints Section</w:t>
      </w:r>
      <w:bookmarkEnd w:id="50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509" w:name="_Ref275247132"/>
      <w:bookmarkStart w:id="510" w:name="_Toc376447004"/>
      <w:r>
        <w:t>Rigid Body Constraints</w:t>
      </w:r>
      <w:bookmarkEnd w:id="509"/>
      <w:bookmarkEnd w:id="51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511" w:author="Steve Maas" w:date="2013-12-30T14:13:00Z"/>
        </w:rPr>
      </w:pPr>
      <w:ins w:id="512"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513"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514" w:author="Steve Maas" w:date="2013-12-30T14:13:00Z"/>
        </w:trPr>
        <w:tc>
          <w:tcPr>
            <w:tcW w:w="1417" w:type="dxa"/>
            <w:shd w:val="clear" w:color="auto" w:fill="auto"/>
          </w:tcPr>
          <w:p w14:paraId="72D52CD1" w14:textId="77777777" w:rsidR="005F474E" w:rsidRPr="000B272C" w:rsidRDefault="005F474E" w:rsidP="00470C94">
            <w:pPr>
              <w:rPr>
                <w:ins w:id="515" w:author="Steve Maas" w:date="2013-12-30T14:13:00Z"/>
                <w:b/>
              </w:rPr>
            </w:pPr>
            <w:ins w:id="516" w:author="Steve Maas" w:date="2013-12-30T14:13:00Z">
              <w:r>
                <w:rPr>
                  <w:b/>
                </w:rPr>
                <w:t>Tag</w:t>
              </w:r>
            </w:ins>
          </w:p>
        </w:tc>
        <w:tc>
          <w:tcPr>
            <w:tcW w:w="8231" w:type="dxa"/>
            <w:shd w:val="clear" w:color="auto" w:fill="auto"/>
          </w:tcPr>
          <w:p w14:paraId="7725389F" w14:textId="77777777" w:rsidR="005F474E" w:rsidRPr="000B272C" w:rsidRDefault="005F474E" w:rsidP="00470C94">
            <w:pPr>
              <w:rPr>
                <w:ins w:id="517" w:author="Steve Maas" w:date="2013-12-30T14:13:00Z"/>
                <w:b/>
              </w:rPr>
            </w:pPr>
            <w:ins w:id="518" w:author="Steve Maas" w:date="2013-12-30T14:13:00Z">
              <w:r w:rsidRPr="000B272C">
                <w:rPr>
                  <w:b/>
                </w:rPr>
                <w:t>Description</w:t>
              </w:r>
            </w:ins>
          </w:p>
        </w:tc>
      </w:tr>
      <w:tr w:rsidR="005F474E" w14:paraId="54CD55A1" w14:textId="77777777" w:rsidTr="00470C94">
        <w:trPr>
          <w:ins w:id="519" w:author="Steve Maas" w:date="2013-12-30T14:13:00Z"/>
        </w:trPr>
        <w:tc>
          <w:tcPr>
            <w:tcW w:w="1417" w:type="dxa"/>
            <w:shd w:val="clear" w:color="auto" w:fill="auto"/>
          </w:tcPr>
          <w:p w14:paraId="3B7B8B3D" w14:textId="77777777" w:rsidR="005F474E" w:rsidRDefault="005F474E" w:rsidP="00470C94">
            <w:pPr>
              <w:pStyle w:val="code"/>
              <w:rPr>
                <w:ins w:id="520" w:author="Steve Maas" w:date="2013-12-30T14:13:00Z"/>
              </w:rPr>
            </w:pPr>
            <w:ins w:id="521" w:author="Steve Maas" w:date="2013-12-30T14:13:00Z">
              <w:r>
                <w:t>fixed</w:t>
              </w:r>
            </w:ins>
          </w:p>
        </w:tc>
        <w:tc>
          <w:tcPr>
            <w:tcW w:w="8231" w:type="dxa"/>
            <w:shd w:val="clear" w:color="auto" w:fill="auto"/>
          </w:tcPr>
          <w:p w14:paraId="0D997FED" w14:textId="77777777" w:rsidR="005F474E" w:rsidRDefault="005F474E" w:rsidP="00470C94">
            <w:pPr>
              <w:rPr>
                <w:ins w:id="522" w:author="Steve Maas" w:date="2013-12-30T14:13:00Z"/>
              </w:rPr>
            </w:pPr>
            <w:ins w:id="523" w:author="Steve Maas" w:date="2013-12-30T14:13:00Z">
              <w:r>
                <w:t>Degree of freedom is fixed</w:t>
              </w:r>
            </w:ins>
          </w:p>
        </w:tc>
      </w:tr>
      <w:tr w:rsidR="005F474E" w14:paraId="1E6F2B17" w14:textId="77777777" w:rsidTr="00470C94">
        <w:trPr>
          <w:ins w:id="524" w:author="Steve Maas" w:date="2013-12-30T14:13:00Z"/>
        </w:trPr>
        <w:tc>
          <w:tcPr>
            <w:tcW w:w="1417" w:type="dxa"/>
            <w:shd w:val="clear" w:color="auto" w:fill="auto"/>
          </w:tcPr>
          <w:p w14:paraId="645AD39C" w14:textId="77777777" w:rsidR="005F474E" w:rsidRDefault="005F474E" w:rsidP="00470C94">
            <w:pPr>
              <w:pStyle w:val="code"/>
              <w:rPr>
                <w:ins w:id="525" w:author="Steve Maas" w:date="2013-12-30T14:13:00Z"/>
              </w:rPr>
            </w:pPr>
            <w:ins w:id="526" w:author="Steve Maas" w:date="2013-12-30T14:13:00Z">
              <w:r>
                <w:t>prescribed</w:t>
              </w:r>
            </w:ins>
          </w:p>
        </w:tc>
        <w:tc>
          <w:tcPr>
            <w:tcW w:w="8231" w:type="dxa"/>
            <w:shd w:val="clear" w:color="auto" w:fill="auto"/>
          </w:tcPr>
          <w:p w14:paraId="0B74E483" w14:textId="77777777" w:rsidR="005F474E" w:rsidRDefault="005F474E" w:rsidP="00470C94">
            <w:pPr>
              <w:rPr>
                <w:ins w:id="527" w:author="Steve Maas" w:date="2013-12-30T14:13:00Z"/>
              </w:rPr>
            </w:pPr>
            <w:ins w:id="528" w:author="Steve Maas" w:date="2013-12-30T14:13:00Z">
              <w:r>
                <w:t>Degree of freedom is prescribed by user</w:t>
              </w:r>
            </w:ins>
          </w:p>
        </w:tc>
      </w:tr>
      <w:tr w:rsidR="005F474E" w14:paraId="447DC668" w14:textId="77777777" w:rsidTr="00470C94">
        <w:trPr>
          <w:ins w:id="529" w:author="Steve Maas" w:date="2013-12-30T14:13:00Z"/>
        </w:trPr>
        <w:tc>
          <w:tcPr>
            <w:tcW w:w="1417" w:type="dxa"/>
            <w:shd w:val="clear" w:color="auto" w:fill="auto"/>
          </w:tcPr>
          <w:p w14:paraId="29D4DF5C" w14:textId="77777777" w:rsidR="005F474E" w:rsidRDefault="005F474E" w:rsidP="00470C94">
            <w:pPr>
              <w:pStyle w:val="code"/>
              <w:rPr>
                <w:ins w:id="530" w:author="Steve Maas" w:date="2013-12-30T14:13:00Z"/>
              </w:rPr>
            </w:pPr>
            <w:ins w:id="531" w:author="Steve Maas" w:date="2013-12-30T14:13:00Z">
              <w:r>
                <w:t>force</w:t>
              </w:r>
            </w:ins>
          </w:p>
        </w:tc>
        <w:tc>
          <w:tcPr>
            <w:tcW w:w="8231" w:type="dxa"/>
            <w:shd w:val="clear" w:color="auto" w:fill="auto"/>
          </w:tcPr>
          <w:p w14:paraId="66898344" w14:textId="77777777" w:rsidR="005F474E" w:rsidRDefault="005F474E" w:rsidP="00470C94">
            <w:pPr>
              <w:rPr>
                <w:ins w:id="532" w:author="Steve Maas" w:date="2013-12-30T14:13:00Z"/>
              </w:rPr>
            </w:pPr>
            <w:ins w:id="533" w:author="Steve Maas" w:date="2013-12-30T14:13:00Z">
              <w:r>
                <w:t>A force is applied in direction of degree of freedom</w:t>
              </w:r>
            </w:ins>
          </w:p>
        </w:tc>
      </w:tr>
    </w:tbl>
    <w:p w14:paraId="2831638B" w14:textId="77777777" w:rsidR="005F474E" w:rsidRDefault="005F474E" w:rsidP="005F474E">
      <w:pPr>
        <w:pStyle w:val="code"/>
        <w:rPr>
          <w:ins w:id="534" w:author="Steve Maas" w:date="2013-12-30T14:13:00Z"/>
        </w:rPr>
      </w:pPr>
    </w:p>
    <w:p w14:paraId="09C48438" w14:textId="77777777" w:rsidR="005F474E" w:rsidRDefault="005F474E" w:rsidP="005F474E">
      <w:pPr>
        <w:rPr>
          <w:ins w:id="535" w:author="Steve Maas" w:date="2013-12-30T14:13:00Z"/>
        </w:rPr>
      </w:pPr>
      <w:ins w:id="536"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537"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538" w:author="Steve Maas" w:date="2013-12-30T14:13:00Z"/>
        </w:trPr>
        <w:tc>
          <w:tcPr>
            <w:tcW w:w="2137" w:type="dxa"/>
            <w:shd w:val="clear" w:color="auto" w:fill="auto"/>
          </w:tcPr>
          <w:p w14:paraId="52E207B9" w14:textId="77777777" w:rsidR="005F474E" w:rsidRPr="00890FDC" w:rsidRDefault="005F474E" w:rsidP="00470C94">
            <w:pPr>
              <w:pStyle w:val="code"/>
              <w:rPr>
                <w:ins w:id="539" w:author="Steve Maas" w:date="2013-12-30T14:13:00Z"/>
                <w:rFonts w:ascii="Times New Roman" w:hAnsi="Times New Roman"/>
                <w:b/>
              </w:rPr>
            </w:pPr>
            <w:ins w:id="540"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541" w:author="Steve Maas" w:date="2013-12-30T14:13:00Z"/>
                <w:b/>
              </w:rPr>
            </w:pPr>
            <w:ins w:id="542" w:author="Steve Maas" w:date="2013-12-30T14:13:00Z">
              <w:r>
                <w:rPr>
                  <w:b/>
                </w:rPr>
                <w:t>Description</w:t>
              </w:r>
            </w:ins>
          </w:p>
        </w:tc>
      </w:tr>
      <w:tr w:rsidR="005F474E" w14:paraId="2E06B773" w14:textId="77777777" w:rsidTr="00470C94">
        <w:trPr>
          <w:trHeight w:val="220"/>
          <w:ins w:id="543" w:author="Steve Maas" w:date="2013-12-30T14:13:00Z"/>
        </w:trPr>
        <w:tc>
          <w:tcPr>
            <w:tcW w:w="2137" w:type="dxa"/>
            <w:shd w:val="clear" w:color="auto" w:fill="auto"/>
          </w:tcPr>
          <w:p w14:paraId="07B8A8FB" w14:textId="77777777" w:rsidR="005F474E" w:rsidRDefault="005F474E" w:rsidP="00470C94">
            <w:pPr>
              <w:pStyle w:val="code"/>
              <w:rPr>
                <w:ins w:id="544" w:author="Steve Maas" w:date="2013-12-30T14:13:00Z"/>
              </w:rPr>
            </w:pPr>
            <w:ins w:id="545" w:author="Steve Maas" w:date="2013-12-30T14:13:00Z">
              <w:r>
                <w:t>X</w:t>
              </w:r>
            </w:ins>
          </w:p>
        </w:tc>
        <w:tc>
          <w:tcPr>
            <w:tcW w:w="7440" w:type="dxa"/>
            <w:shd w:val="clear" w:color="auto" w:fill="auto"/>
          </w:tcPr>
          <w:p w14:paraId="52374960" w14:textId="77777777" w:rsidR="005F474E" w:rsidRPr="00890FDC" w:rsidRDefault="005F474E" w:rsidP="00470C94">
            <w:pPr>
              <w:rPr>
                <w:ins w:id="546" w:author="Steve Maas" w:date="2013-12-30T14:13:00Z"/>
              </w:rPr>
            </w:pPr>
            <w:ins w:id="547" w:author="Steve Maas" w:date="2013-12-30T14:13:00Z">
              <w:r>
                <w:t xml:space="preserve">Constrain the </w:t>
              </w:r>
              <w:r>
                <w:rPr>
                  <w:i/>
                </w:rPr>
                <w:t xml:space="preserve">x </w:t>
              </w:r>
              <w:r>
                <w:t>degree of freedom</w:t>
              </w:r>
            </w:ins>
          </w:p>
        </w:tc>
      </w:tr>
      <w:tr w:rsidR="005F474E" w14:paraId="7DA41064" w14:textId="77777777" w:rsidTr="00470C94">
        <w:trPr>
          <w:trHeight w:val="120"/>
          <w:ins w:id="548" w:author="Steve Maas" w:date="2013-12-30T14:13:00Z"/>
        </w:trPr>
        <w:tc>
          <w:tcPr>
            <w:tcW w:w="2137" w:type="dxa"/>
            <w:shd w:val="clear" w:color="auto" w:fill="auto"/>
          </w:tcPr>
          <w:p w14:paraId="52B88CDE" w14:textId="77777777" w:rsidR="005F474E" w:rsidRDefault="005F474E" w:rsidP="00470C94">
            <w:pPr>
              <w:pStyle w:val="code"/>
              <w:rPr>
                <w:ins w:id="549" w:author="Steve Maas" w:date="2013-12-30T14:13:00Z"/>
              </w:rPr>
            </w:pPr>
            <w:ins w:id="550" w:author="Steve Maas" w:date="2013-12-30T14:13:00Z">
              <w:r>
                <w:t>Y</w:t>
              </w:r>
            </w:ins>
          </w:p>
        </w:tc>
        <w:tc>
          <w:tcPr>
            <w:tcW w:w="7440" w:type="dxa"/>
            <w:shd w:val="clear" w:color="auto" w:fill="auto"/>
          </w:tcPr>
          <w:p w14:paraId="0D01158A" w14:textId="77777777" w:rsidR="005F474E" w:rsidRDefault="005F474E" w:rsidP="00470C94">
            <w:pPr>
              <w:rPr>
                <w:ins w:id="551" w:author="Steve Maas" w:date="2013-12-30T14:13:00Z"/>
              </w:rPr>
            </w:pPr>
            <w:ins w:id="552"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553" w:author="Steve Maas" w:date="2013-12-30T14:13:00Z"/>
        </w:trPr>
        <w:tc>
          <w:tcPr>
            <w:tcW w:w="2137" w:type="dxa"/>
            <w:shd w:val="clear" w:color="auto" w:fill="auto"/>
          </w:tcPr>
          <w:p w14:paraId="1A15D48D" w14:textId="77777777" w:rsidR="005F474E" w:rsidRDefault="005F474E" w:rsidP="00470C94">
            <w:pPr>
              <w:pStyle w:val="code"/>
              <w:rPr>
                <w:ins w:id="554" w:author="Steve Maas" w:date="2013-12-30T14:13:00Z"/>
              </w:rPr>
            </w:pPr>
            <w:ins w:id="555" w:author="Steve Maas" w:date="2013-12-30T14:13:00Z">
              <w:r>
                <w:t>Z</w:t>
              </w:r>
            </w:ins>
          </w:p>
        </w:tc>
        <w:tc>
          <w:tcPr>
            <w:tcW w:w="7440" w:type="dxa"/>
            <w:shd w:val="clear" w:color="auto" w:fill="auto"/>
          </w:tcPr>
          <w:p w14:paraId="5287E164" w14:textId="77777777" w:rsidR="005F474E" w:rsidRDefault="005F474E" w:rsidP="00470C94">
            <w:pPr>
              <w:rPr>
                <w:ins w:id="556" w:author="Steve Maas" w:date="2013-12-30T14:13:00Z"/>
              </w:rPr>
            </w:pPr>
            <w:ins w:id="557"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558" w:author="Steve Maas" w:date="2013-12-30T14:13:00Z"/>
        </w:trPr>
        <w:tc>
          <w:tcPr>
            <w:tcW w:w="2137" w:type="dxa"/>
            <w:shd w:val="clear" w:color="auto" w:fill="auto"/>
          </w:tcPr>
          <w:p w14:paraId="11EED3BD" w14:textId="77777777" w:rsidR="005F474E" w:rsidRDefault="005F474E" w:rsidP="00470C94">
            <w:pPr>
              <w:pStyle w:val="code"/>
              <w:rPr>
                <w:ins w:id="559" w:author="Steve Maas" w:date="2013-12-30T14:13:00Z"/>
              </w:rPr>
            </w:pPr>
            <w:ins w:id="560" w:author="Steve Maas" w:date="2013-12-30T14:13:00Z">
              <w:r>
                <w:t>Rx</w:t>
              </w:r>
            </w:ins>
          </w:p>
        </w:tc>
        <w:tc>
          <w:tcPr>
            <w:tcW w:w="7440" w:type="dxa"/>
            <w:shd w:val="clear" w:color="auto" w:fill="auto"/>
          </w:tcPr>
          <w:p w14:paraId="123DA69F" w14:textId="77777777" w:rsidR="005F474E" w:rsidRPr="00890FDC" w:rsidRDefault="005F474E" w:rsidP="00470C94">
            <w:pPr>
              <w:rPr>
                <w:ins w:id="561" w:author="Steve Maas" w:date="2013-12-30T14:13:00Z"/>
              </w:rPr>
            </w:pPr>
            <w:ins w:id="562"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563" w:author="Steve Maas" w:date="2013-12-30T14:13:00Z"/>
        </w:trPr>
        <w:tc>
          <w:tcPr>
            <w:tcW w:w="2137" w:type="dxa"/>
            <w:shd w:val="clear" w:color="auto" w:fill="auto"/>
          </w:tcPr>
          <w:p w14:paraId="134357DF" w14:textId="77777777" w:rsidR="005F474E" w:rsidRDefault="005F474E" w:rsidP="00470C94">
            <w:pPr>
              <w:pStyle w:val="code"/>
              <w:rPr>
                <w:ins w:id="564" w:author="Steve Maas" w:date="2013-12-30T14:13:00Z"/>
              </w:rPr>
            </w:pPr>
            <w:ins w:id="565" w:author="Steve Maas" w:date="2013-12-30T14:13:00Z">
              <w:r>
                <w:t>Ry</w:t>
              </w:r>
            </w:ins>
          </w:p>
        </w:tc>
        <w:tc>
          <w:tcPr>
            <w:tcW w:w="7440" w:type="dxa"/>
            <w:shd w:val="clear" w:color="auto" w:fill="auto"/>
          </w:tcPr>
          <w:p w14:paraId="198EB3A5" w14:textId="77777777" w:rsidR="005F474E" w:rsidRDefault="005F474E" w:rsidP="00470C94">
            <w:pPr>
              <w:rPr>
                <w:ins w:id="566" w:author="Steve Maas" w:date="2013-12-30T14:13:00Z"/>
              </w:rPr>
            </w:pPr>
            <w:ins w:id="567"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568" w:author="Steve Maas" w:date="2013-12-30T14:13:00Z"/>
        </w:trPr>
        <w:tc>
          <w:tcPr>
            <w:tcW w:w="2137" w:type="dxa"/>
            <w:shd w:val="clear" w:color="auto" w:fill="auto"/>
          </w:tcPr>
          <w:p w14:paraId="01A4358D" w14:textId="77777777" w:rsidR="005F474E" w:rsidRDefault="005F474E" w:rsidP="00470C94">
            <w:pPr>
              <w:pStyle w:val="code"/>
              <w:rPr>
                <w:ins w:id="569" w:author="Steve Maas" w:date="2013-12-30T14:13:00Z"/>
              </w:rPr>
            </w:pPr>
            <w:ins w:id="570" w:author="Steve Maas" w:date="2013-12-30T14:13:00Z">
              <w:r>
                <w:t>Rz</w:t>
              </w:r>
            </w:ins>
          </w:p>
        </w:tc>
        <w:tc>
          <w:tcPr>
            <w:tcW w:w="7440" w:type="dxa"/>
            <w:shd w:val="clear" w:color="auto" w:fill="auto"/>
          </w:tcPr>
          <w:p w14:paraId="13A7133B" w14:textId="77777777" w:rsidR="005F474E" w:rsidRDefault="005F474E" w:rsidP="00470C94">
            <w:pPr>
              <w:rPr>
                <w:ins w:id="571" w:author="Steve Maas" w:date="2013-12-30T14:13:00Z"/>
              </w:rPr>
            </w:pPr>
            <w:ins w:id="572"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573" w:author="Steve Maas" w:date="2013-12-30T14:13:00Z"/>
        </w:rPr>
      </w:pPr>
    </w:p>
    <w:p w14:paraId="1CD0658E" w14:textId="77777777" w:rsidR="005F474E" w:rsidRDefault="005F474E" w:rsidP="005F474E">
      <w:pPr>
        <w:rPr>
          <w:ins w:id="574" w:author="Steve Maas" w:date="2013-12-30T14:13:00Z"/>
        </w:rPr>
      </w:pPr>
      <w:ins w:id="575"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576" w:author="Steve Maas" w:date="2013-12-30T14:13:00Z"/>
        </w:rPr>
      </w:pPr>
    </w:p>
    <w:p w14:paraId="5AB7F6EE" w14:textId="77777777" w:rsidR="005F474E" w:rsidRPr="0063581B" w:rsidRDefault="005F474E" w:rsidP="005F474E">
      <w:pPr>
        <w:rPr>
          <w:ins w:id="577" w:author="Steve Maas" w:date="2013-12-30T14:13:00Z"/>
        </w:rPr>
      </w:pPr>
      <w:ins w:id="578"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579" w:author="Steve Maas" w:date="2013-12-30T14:12:00Z"/>
        </w:rPr>
      </w:pPr>
      <w:ins w:id="580" w:author="Steve Maas" w:date="2013-12-30T14:12:00Z">
        <w:r>
          <w:t>&lt;rigid_body mat="1"&gt;</w:t>
        </w:r>
      </w:ins>
    </w:p>
    <w:p w14:paraId="1DB7CF6D" w14:textId="77777777" w:rsidR="005F474E" w:rsidRPr="0097532C" w:rsidRDefault="005F474E" w:rsidP="005F474E">
      <w:pPr>
        <w:pStyle w:val="code"/>
        <w:rPr>
          <w:ins w:id="581" w:author="Steve Maas" w:date="2013-12-30T14:12:00Z"/>
        </w:rPr>
      </w:pPr>
      <w:ins w:id="582"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583" w:author="Steve Maas" w:date="2013-12-30T14:12:00Z"/>
        </w:rPr>
      </w:pPr>
      <w:ins w:id="584" w:author="Steve Maas" w:date="2013-12-30T14:12:00Z">
        <w:r>
          <w:tab/>
          <w:t>&lt;fixed bc="y"/&gt;</w:t>
        </w:r>
      </w:ins>
    </w:p>
    <w:p w14:paraId="431B5CC4" w14:textId="77777777" w:rsidR="005F474E" w:rsidRDefault="005F474E" w:rsidP="005F474E">
      <w:pPr>
        <w:pStyle w:val="code"/>
        <w:rPr>
          <w:ins w:id="585" w:author="Steve Maas" w:date="2013-12-30T14:12:00Z"/>
        </w:rPr>
      </w:pPr>
      <w:ins w:id="586" w:author="Steve Maas" w:date="2013-12-30T14:12:00Z">
        <w:r>
          <w:tab/>
          <w:t>&lt;fixed bc="z"/&gt;</w:t>
        </w:r>
      </w:ins>
    </w:p>
    <w:p w14:paraId="0BC2A3EC" w14:textId="77777777" w:rsidR="005F474E" w:rsidRDefault="005F474E" w:rsidP="005F474E">
      <w:pPr>
        <w:pStyle w:val="code"/>
        <w:rPr>
          <w:ins w:id="587" w:author="Steve Maas" w:date="2013-12-30T14:12:00Z"/>
        </w:rPr>
      </w:pPr>
      <w:ins w:id="588" w:author="Steve Maas" w:date="2013-12-30T14:12:00Z">
        <w:r>
          <w:tab/>
          <w:t>&lt;fixed bc="Rx"/&gt;</w:t>
        </w:r>
      </w:ins>
    </w:p>
    <w:p w14:paraId="45174A9C" w14:textId="77777777" w:rsidR="005F474E" w:rsidRDefault="005F474E" w:rsidP="005F474E">
      <w:pPr>
        <w:pStyle w:val="code"/>
        <w:rPr>
          <w:ins w:id="589" w:author="Steve Maas" w:date="2013-12-30T14:12:00Z"/>
        </w:rPr>
      </w:pPr>
      <w:ins w:id="590" w:author="Steve Maas" w:date="2013-12-30T14:12:00Z">
        <w:r>
          <w:tab/>
          <w:t>&lt;fixed bc="Ry"/&gt;</w:t>
        </w:r>
      </w:ins>
    </w:p>
    <w:p w14:paraId="29960D27" w14:textId="77777777" w:rsidR="005F474E" w:rsidRDefault="005F474E" w:rsidP="005F474E">
      <w:pPr>
        <w:pStyle w:val="code"/>
        <w:rPr>
          <w:ins w:id="591" w:author="Steve Maas" w:date="2013-12-30T14:12:00Z"/>
        </w:rPr>
      </w:pPr>
      <w:ins w:id="592" w:author="Steve Maas" w:date="2013-12-30T14:12:00Z">
        <w:r>
          <w:tab/>
          <w:t>&lt;fixed bc="Rz"/&gt;</w:t>
        </w:r>
      </w:ins>
    </w:p>
    <w:p w14:paraId="7C8359C5" w14:textId="77777777" w:rsidR="005F474E" w:rsidRDefault="005F474E" w:rsidP="005F474E">
      <w:pPr>
        <w:pStyle w:val="code"/>
        <w:rPr>
          <w:ins w:id="593" w:author="Steve Maas" w:date="2013-12-30T14:12:00Z"/>
        </w:rPr>
      </w:pPr>
      <w:ins w:id="594" w:author="Steve Maas" w:date="2013-12-30T14:12:00Z">
        <w:r>
          <w:t>&lt;/rigid_body&gt;</w:t>
        </w:r>
      </w:ins>
    </w:p>
    <w:p w14:paraId="5617DB24" w14:textId="77777777" w:rsidR="005F474E" w:rsidRPr="00B31E92" w:rsidRDefault="005F474E" w:rsidP="005F474E">
      <w:pPr>
        <w:pStyle w:val="code"/>
        <w:rPr>
          <w:ins w:id="595" w:author="Steve Maas" w:date="2013-12-30T14:12:00Z"/>
        </w:rPr>
      </w:pPr>
    </w:p>
    <w:p w14:paraId="6C3EE897" w14:textId="77777777" w:rsidR="005F474E" w:rsidRPr="00B31E92" w:rsidRDefault="005F474E" w:rsidP="005F474E">
      <w:pPr>
        <w:rPr>
          <w:ins w:id="596" w:author="Steve Maas" w:date="2013-12-30T14:12:00Z"/>
          <w:i/>
        </w:rPr>
      </w:pPr>
      <w:ins w:id="597"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598" w:author="Steve Maas" w:date="2013-12-30T14:12:00Z"/>
        </w:rPr>
      </w:pPr>
    </w:p>
    <w:p w14:paraId="446AFA9D" w14:textId="77777777" w:rsidR="005F474E" w:rsidRDefault="005F474E" w:rsidP="005F474E">
      <w:pPr>
        <w:rPr>
          <w:ins w:id="599" w:author="Steve Maas" w:date="2013-12-30T14:12:00Z"/>
        </w:rPr>
      </w:pPr>
      <w:ins w:id="600"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601" w:author="Steve Maas" w:date="2013-12-30T14:12:00Z"/>
        </w:rPr>
      </w:pPr>
    </w:p>
    <w:p w14:paraId="138C4BB3" w14:textId="77777777" w:rsidR="005F474E" w:rsidRDefault="005F474E" w:rsidP="005F474E">
      <w:pPr>
        <w:pStyle w:val="code"/>
        <w:rPr>
          <w:ins w:id="602" w:author="Steve Maas" w:date="2013-12-30T14:12:00Z"/>
        </w:rPr>
      </w:pPr>
      <w:ins w:id="603" w:author="Steve Maas" w:date="2013-12-30T14:12:00Z">
        <w:r>
          <w:t>&lt;rigid_body mat="1" &gt;</w:t>
        </w:r>
      </w:ins>
    </w:p>
    <w:p w14:paraId="0840D6AA" w14:textId="77777777" w:rsidR="005F474E" w:rsidRPr="0097532C" w:rsidRDefault="005F474E" w:rsidP="005F474E">
      <w:pPr>
        <w:pStyle w:val="code"/>
        <w:rPr>
          <w:ins w:id="604" w:author="Steve Maas" w:date="2013-12-30T14:12:00Z"/>
        </w:rPr>
      </w:pPr>
      <w:ins w:id="605"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606" w:author="Steve Maas" w:date="2013-12-30T14:12:00Z"/>
        </w:rPr>
      </w:pPr>
      <w:ins w:id="607" w:author="Steve Maas" w:date="2013-12-30T14:12:00Z">
        <w:r>
          <w:tab/>
          <w:t>&lt;fixed bc="y"/&gt;</w:t>
        </w:r>
      </w:ins>
    </w:p>
    <w:p w14:paraId="27BB951F" w14:textId="77777777" w:rsidR="005F474E" w:rsidRDefault="005F474E" w:rsidP="005F474E">
      <w:pPr>
        <w:pStyle w:val="code"/>
        <w:rPr>
          <w:ins w:id="608" w:author="Steve Maas" w:date="2013-12-30T14:12:00Z"/>
        </w:rPr>
      </w:pPr>
      <w:ins w:id="609" w:author="Steve Maas" w:date="2013-12-30T14:12:00Z">
        <w:r>
          <w:tab/>
          <w:t>&lt;fixed bc="z"/&gt;</w:t>
        </w:r>
      </w:ins>
    </w:p>
    <w:p w14:paraId="0EB89037" w14:textId="62549D8D" w:rsidR="005F474E" w:rsidRDefault="005F474E" w:rsidP="005F474E">
      <w:pPr>
        <w:pStyle w:val="code"/>
      </w:pPr>
      <w:ins w:id="610"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611" w:name="_Toc376447005"/>
      <w:r>
        <w:lastRenderedPageBreak/>
        <w:t>Globals Section</w:t>
      </w:r>
      <w:bookmarkEnd w:id="611"/>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612" w:name="_Toc376447006"/>
      <w:r>
        <w:t>Constants</w:t>
      </w:r>
      <w:bookmarkEnd w:id="612"/>
    </w:p>
    <w:p w14:paraId="477FAF1A" w14:textId="66546411" w:rsidR="006A0BC1" w:rsidRDefault="006A0BC1" w:rsidP="006A0BC1">
      <w:r>
        <w:t xml:space="preserve">Global constants currently include the universal gas constant </w:t>
      </w:r>
      <w:r w:rsidR="00AF2221" w:rsidRPr="00AF2221">
        <w:rPr>
          <w:position w:val="-4"/>
        </w:rPr>
        <w:object w:dxaOrig="240" w:dyaOrig="260" w14:anchorId="7F47BFF1">
          <v:shape id="_x0000_i1070" type="#_x0000_t75" style="width:11.7pt;height:13.1pt" o:ole="">
            <v:imagedata r:id="rId121" o:title=""/>
          </v:shape>
          <o:OLEObject Type="Embed" ProgID="Equation.DSMT4" ShapeID="_x0000_i1070" DrawAspect="Content" ObjectID="_1450207256" r:id="rId122"/>
        </w:object>
      </w:r>
      <w:r w:rsidR="00F33339">
        <w:t>,</w:t>
      </w:r>
      <w:r>
        <w:t xml:space="preserve"> absolute temperature </w:t>
      </w:r>
      <w:r w:rsidR="00AF2221" w:rsidRPr="00AF2221">
        <w:rPr>
          <w:position w:val="-6"/>
        </w:rPr>
        <w:object w:dxaOrig="200" w:dyaOrig="279" w14:anchorId="0896CE9C">
          <v:shape id="_x0000_i1071" type="#_x0000_t75" style="width:10.3pt;height:14.05pt" o:ole="">
            <v:imagedata r:id="rId123" o:title=""/>
          </v:shape>
          <o:OLEObject Type="Embed" ProgID="Equation.DSMT4" ShapeID="_x0000_i1071" DrawAspect="Content" ObjectID="_1450207257" r:id="rId124"/>
        </w:object>
      </w:r>
      <w:r w:rsidR="00F33339">
        <w:t xml:space="preserve">, and Faraday constant </w:t>
      </w:r>
      <w:r w:rsidR="00AF2221" w:rsidRPr="00AF2221">
        <w:rPr>
          <w:position w:val="-12"/>
        </w:rPr>
        <w:object w:dxaOrig="279" w:dyaOrig="360" w14:anchorId="4B0E6D60">
          <v:shape id="_x0000_i1072" type="#_x0000_t75" style="width:14.05pt;height:18.25pt" o:ole="">
            <v:imagedata r:id="rId125" o:title=""/>
          </v:shape>
          <o:OLEObject Type="Embed" ProgID="Equation.DSMT4" ShapeID="_x0000_i1072" DrawAspect="Content" ObjectID="_1450207258" r:id="rId126"/>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613" w:name="_Ref188932792"/>
      <w:bookmarkStart w:id="614" w:name="_Toc376447007"/>
      <w:r>
        <w:t>Solutes</w:t>
      </w:r>
      <w:bookmarkEnd w:id="613"/>
      <w:bookmarkEnd w:id="614"/>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r w:rsidR="00CF1778">
        <w:rPr>
          <w:i/>
        </w:rPr>
        <w:t>,</w:t>
      </w:r>
      <w:r w:rsidR="00EA138E" w:rsidRPr="005F013B">
        <w:rPr>
          <w:i/>
        </w:rPr>
        <w:t>e</w:t>
      </w:r>
      <w:r w:rsidR="00EA138E">
        <w:t xml:space="preserve"> charge number</w:t>
      </w:r>
      <w:r w:rsidR="00CF1778">
        <w:t xml:space="preserve"> </w:t>
      </w:r>
      <w:r w:rsidR="00AF2221" w:rsidRPr="00AF2221">
        <w:rPr>
          <w:position w:val="-4"/>
        </w:rPr>
        <w:object w:dxaOrig="300" w:dyaOrig="300" w14:anchorId="2F38D261">
          <v:shape id="_x0000_i1073" type="#_x0000_t75" style="width:14.05pt;height:14.05pt" o:ole="">
            <v:imagedata r:id="rId127" o:title=""/>
          </v:shape>
          <o:OLEObject Type="Embed" ProgID="Equation.DSMT4" ShapeID="_x0000_i1073" DrawAspect="Content" ObjectID="_1450207259" r:id="rId128"/>
        </w:object>
      </w:r>
      <w:r w:rsidR="00CF1778">
        <w:t xml:space="preserve">, molar mass </w:t>
      </w:r>
      <w:r w:rsidR="00AF2221" w:rsidRPr="00AF2221">
        <w:rPr>
          <w:position w:val="-4"/>
        </w:rPr>
        <w:object w:dxaOrig="420" w:dyaOrig="300" w14:anchorId="6E6A3E13">
          <v:shape id="_x0000_i1074" type="#_x0000_t75" style="width:21.05pt;height:14.05pt" o:ole="">
            <v:imagedata r:id="rId129" o:title=""/>
          </v:shape>
          <o:OLEObject Type="Embed" ProgID="Equation.DSMT4" ShapeID="_x0000_i1074" DrawAspect="Content" ObjectID="_1450207260" r:id="rId130"/>
        </w:object>
      </w:r>
      <w:r w:rsidR="00CF1778">
        <w:t xml:space="preserve">, and density </w:t>
      </w:r>
      <w:r w:rsidR="00AF2221" w:rsidRPr="00AF2221">
        <w:rPr>
          <w:position w:val="-12"/>
        </w:rPr>
        <w:object w:dxaOrig="340" w:dyaOrig="380" w14:anchorId="1B187145">
          <v:shape id="_x0000_i1075" type="#_x0000_t75" style="width:16.85pt;height:19.15pt" o:ole="">
            <v:imagedata r:id="rId131" o:title=""/>
          </v:shape>
          <o:OLEObject Type="Embed" ProgID="Equation.DSMT4" ShapeID="_x0000_i1075" DrawAspect="Content" ObjectID="_1450207261" r:id="rId132"/>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&lt;density&gt;0.97&lt;density&gt;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&lt;density&gt;3.21&lt;density&gt;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&lt;density&gt;1.54&lt;density&gt;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615" w:name="_Ref240797992"/>
      <w:bookmarkStart w:id="616" w:name="_Toc376447008"/>
      <w:r>
        <w:t>Solid-Bound Molecules</w:t>
      </w:r>
      <w:bookmarkEnd w:id="615"/>
      <w:bookmarkEnd w:id="616"/>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&lt;density&gt;1.5&lt;density&gt;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617" w:author="Steve Maas" w:date="2014-01-02T12:55:00Z"/>
        </w:rPr>
      </w:pPr>
      <w:bookmarkStart w:id="618" w:name="_Toc370461174"/>
      <w:bookmarkStart w:id="619" w:name="_Toc200951584"/>
      <w:bookmarkStart w:id="620" w:name="_Ref200951687"/>
      <w:bookmarkEnd w:id="618"/>
      <w:del w:id="621" w:author="Steve Maas" w:date="2014-01-02T12:55:00Z">
        <w:r w:rsidRPr="00690318" w:rsidDel="00645EA5">
          <w:delText>Generations</w:delText>
        </w:r>
        <w:bookmarkEnd w:id="619"/>
        <w:bookmarkEnd w:id="620"/>
      </w:del>
    </w:p>
    <w:p w14:paraId="38DDB3A2" w14:textId="5F1A77AE" w:rsidR="00B2508D" w:rsidRPr="00690318" w:rsidDel="00645EA5" w:rsidRDefault="00B2508D" w:rsidP="00B2508D">
      <w:pPr>
        <w:rPr>
          <w:del w:id="622" w:author="Steve Maas" w:date="2014-01-02T12:55:00Z"/>
        </w:rPr>
      </w:pPr>
      <w:del w:id="623"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624" w:author="Steve Maas" w:date="2014-01-02T12:55:00Z"/>
        </w:rPr>
      </w:pPr>
    </w:p>
    <w:p w14:paraId="5A0429D3" w14:textId="0380C1E8" w:rsidR="00B2508D" w:rsidRPr="007D6F0D" w:rsidDel="00645EA5" w:rsidRDefault="00B2508D" w:rsidP="00B2508D">
      <w:pPr>
        <w:pStyle w:val="code"/>
        <w:rPr>
          <w:del w:id="625" w:author="Steve Maas" w:date="2014-01-02T12:55:00Z"/>
          <w:lang w:val="nl-BE"/>
        </w:rPr>
      </w:pPr>
      <w:del w:id="626"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627" w:author="Steve Maas" w:date="2014-01-02T12:55:00Z"/>
          <w:lang w:val="nl-BE"/>
        </w:rPr>
      </w:pPr>
      <w:del w:id="628"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629" w:author="Steve Maas" w:date="2014-01-02T12:55:00Z"/>
          <w:lang w:val="nl-BE"/>
        </w:rPr>
      </w:pPr>
      <w:del w:id="630"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631" w:author="Steve Maas" w:date="2014-01-02T12:55:00Z"/>
          <w:lang w:val="nl-BE"/>
        </w:rPr>
      </w:pPr>
      <w:del w:id="632"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633" w:author="Steve Maas" w:date="2014-01-02T12:55:00Z"/>
        </w:rPr>
      </w:pPr>
      <w:del w:id="634"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635" w:author="Steve Maas" w:date="2014-01-02T12:55:00Z"/>
        </w:rPr>
      </w:pPr>
      <w:del w:id="636" w:author="Steve Maas" w:date="2014-01-02T12:55:00Z">
        <w:r w:rsidRPr="00690318" w:rsidDel="00645EA5">
          <w:delText>&lt;/Globals&gt;</w:delText>
        </w:r>
      </w:del>
    </w:p>
    <w:p w14:paraId="2F5EDAF7" w14:textId="5745E6DB" w:rsidR="00B2508D" w:rsidRPr="00690318" w:rsidDel="00645EA5" w:rsidRDefault="00B2508D" w:rsidP="00B2508D">
      <w:pPr>
        <w:rPr>
          <w:del w:id="637" w:author="Steve Maas" w:date="2014-01-02T12:55:00Z"/>
        </w:rPr>
      </w:pPr>
    </w:p>
    <w:p w14:paraId="650310EB" w14:textId="0094B726" w:rsidR="00B2508D" w:rsidRPr="00690318" w:rsidDel="00645EA5" w:rsidRDefault="00B2508D" w:rsidP="00B2508D">
      <w:pPr>
        <w:rPr>
          <w:del w:id="638" w:author="Steve Maas" w:date="2014-01-02T12:55:00Z"/>
        </w:rPr>
      </w:pPr>
      <w:del w:id="639"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640" w:name="_Ref259527079"/>
      <w:bookmarkStart w:id="641" w:name="_Toc376447009"/>
      <w:r>
        <w:lastRenderedPageBreak/>
        <w:t>LoadData Section</w:t>
      </w:r>
      <w:bookmarkEnd w:id="640"/>
      <w:bookmarkEnd w:id="641"/>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F4453" w:rsidRDefault="00AF4453">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F4453" w:rsidRDefault="00AF4453">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F4453" w:rsidRDefault="00AF4453">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F4453" w:rsidRDefault="00AF4453">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F4453" w:rsidRDefault="00AF4453">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F4453" w:rsidRDefault="00AF4453">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F4453" w:rsidRDefault="00AF4453">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F4453" w:rsidRDefault="00AF4453">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AF4453" w:rsidRDefault="00AF4453">
                            <w:r>
                              <w:t>(c)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77777777" w:rsidR="00AF4453" w:rsidRDefault="00AF4453">
                      <w:r>
                        <w:t>(c) offset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F4453" w:rsidRDefault="00AF4453">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F4453" w:rsidRDefault="00AF4453">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F4453" w:rsidRDefault="00AF4453">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F4453" w:rsidRDefault="00AF4453">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642" w:name="_Toc376447010"/>
      <w:r>
        <w:lastRenderedPageBreak/>
        <w:t>Output Section</w:t>
      </w:r>
      <w:bookmarkEnd w:id="64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643" w:name="_Toc311799480"/>
      <w:bookmarkStart w:id="644" w:name="_Toc315443351"/>
      <w:bookmarkStart w:id="645" w:name="_Toc315942869"/>
      <w:bookmarkStart w:id="646" w:name="_Toc315943133"/>
      <w:bookmarkStart w:id="647" w:name="_Toc315943397"/>
      <w:bookmarkStart w:id="648" w:name="_Toc376447011"/>
      <w:bookmarkEnd w:id="643"/>
      <w:bookmarkEnd w:id="644"/>
      <w:bookmarkEnd w:id="645"/>
      <w:bookmarkEnd w:id="646"/>
      <w:bookmarkEnd w:id="647"/>
      <w:r>
        <w:t>Logfile</w:t>
      </w:r>
      <w:bookmarkEnd w:id="64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649" w:name="_Toc376447012"/>
      <w:r>
        <w:t xml:space="preserve">Node_Data </w:t>
      </w:r>
      <w:r w:rsidR="00D153DC">
        <w:t>C</w:t>
      </w:r>
      <w:r>
        <w:t>lass</w:t>
      </w:r>
      <w:bookmarkEnd w:id="64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650" w:name="_Toc376447013"/>
      <w:r>
        <w:t>Element_Data Class</w:t>
      </w:r>
      <w:bookmarkEnd w:id="650"/>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651" w:name="_Toc311799485"/>
      <w:bookmarkStart w:id="652" w:name="_Toc315443356"/>
      <w:bookmarkStart w:id="653" w:name="_Toc315942874"/>
      <w:bookmarkStart w:id="654" w:name="_Toc315943138"/>
      <w:bookmarkStart w:id="655" w:name="_Toc315943402"/>
      <w:bookmarkStart w:id="656" w:name="_Toc311799487"/>
      <w:bookmarkStart w:id="657" w:name="_Toc315443358"/>
      <w:bookmarkStart w:id="658" w:name="_Toc315942876"/>
      <w:bookmarkStart w:id="659" w:name="_Toc315943140"/>
      <w:bookmarkStart w:id="660" w:name="_Toc315943404"/>
      <w:bookmarkStart w:id="661" w:name="_Toc376447014"/>
      <w:bookmarkEnd w:id="651"/>
      <w:bookmarkEnd w:id="652"/>
      <w:bookmarkEnd w:id="653"/>
      <w:bookmarkEnd w:id="654"/>
      <w:bookmarkEnd w:id="655"/>
      <w:bookmarkEnd w:id="656"/>
      <w:bookmarkEnd w:id="657"/>
      <w:bookmarkEnd w:id="658"/>
      <w:bookmarkEnd w:id="659"/>
      <w:bookmarkEnd w:id="660"/>
      <w:r>
        <w:t>Rigid_Body_Data Class</w:t>
      </w:r>
      <w:bookmarkEnd w:id="661"/>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662" w:name="_Toc376447015"/>
      <w:r>
        <w:t>Plotfile</w:t>
      </w:r>
      <w:bookmarkEnd w:id="662"/>
    </w:p>
    <w:p w14:paraId="15D6E78C" w14:textId="01F35371"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663" w:name="_Ref162343400"/>
    </w:p>
    <w:p w14:paraId="2C1DAE2B" w14:textId="77777777" w:rsidR="006A0BC1" w:rsidRPr="00552529" w:rsidRDefault="006A0BC1" w:rsidP="006A0BC1">
      <w:pPr>
        <w:pStyle w:val="Heading1"/>
      </w:pPr>
      <w:bookmarkStart w:id="664" w:name="_Ref162410857"/>
      <w:bookmarkStart w:id="665" w:name="_Toc376447016"/>
      <w:r w:rsidRPr="00552529">
        <w:lastRenderedPageBreak/>
        <w:t>Materials</w:t>
      </w:r>
      <w:bookmarkEnd w:id="663"/>
      <w:bookmarkEnd w:id="664"/>
      <w:bookmarkEnd w:id="665"/>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666" w:name="_Toc376447017"/>
      <w:r>
        <w:t>Elastic Solids</w:t>
      </w:r>
      <w:bookmarkEnd w:id="666"/>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667" w:name="_Ref162429694"/>
      <w:bookmarkStart w:id="668" w:name="_Toc376447018"/>
      <w:r>
        <w:t xml:space="preserve">Specifying </w:t>
      </w:r>
      <w:r w:rsidR="00D153DC">
        <w:t>F</w:t>
      </w:r>
      <w:r>
        <w:t xml:space="preserve">iber </w:t>
      </w:r>
      <w:r w:rsidR="00D153DC">
        <w:t>O</w:t>
      </w:r>
      <w:r>
        <w:t>rientation</w:t>
      </w:r>
      <w:bookmarkEnd w:id="667"/>
      <w:bookmarkEnd w:id="668"/>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669" w:author="Steve Maas" w:date="2014-01-02T13:04:00Z">
        <w:r w:rsidR="00873D59">
          <w:t>3.6.3</w:t>
        </w:r>
      </w:ins>
      <w:del w:id="670"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671" w:name="_Toc376447019"/>
      <w:r>
        <w:t xml:space="preserve">Transversely Isotropic </w:t>
      </w:r>
      <w:r w:rsidR="00D153DC">
        <w:t>M</w:t>
      </w:r>
      <w:r>
        <w:t>aterials</w:t>
      </w:r>
      <w:bookmarkEnd w:id="671"/>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F4453" w:rsidRDefault="00AF4453"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F4453" w:rsidRDefault="00AF4453"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F4453" w:rsidRDefault="00AF4453"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F4453" w:rsidRDefault="00AF4453"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F4453" w:rsidRPr="00827A42" w:rsidRDefault="00AF445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F4453" w:rsidRDefault="00AF4453"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F4453" w:rsidRDefault="00AF4453"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F4453" w:rsidRDefault="00AF4453"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F4453" w:rsidRDefault="00AF4453"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F4453" w:rsidRPr="00827A42" w:rsidRDefault="00AF445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F4453" w:rsidRDefault="00AF4453"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F4453" w:rsidRDefault="00AF4453"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F4453" w:rsidRDefault="00AF4453"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F4453" w:rsidRDefault="00AF4453"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F4453" w:rsidRPr="00827A42" w:rsidRDefault="00AF4453"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F4453" w:rsidRPr="00FB79C6" w:rsidRDefault="00AF4453"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F4453" w:rsidRPr="00827A42" w:rsidRDefault="00AF4453"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F4453" w:rsidRDefault="00AF4453"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F4453" w:rsidRDefault="00AF4453"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F4453" w:rsidRDefault="00AF4453"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F4453" w:rsidRDefault="00AF4453"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F4453" w:rsidRPr="00827A42" w:rsidRDefault="00AF4453"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F4453" w:rsidRPr="00FB79C6" w:rsidRDefault="00AF4453"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F4453" w:rsidRPr="00827A42" w:rsidRDefault="00AF4453"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F4453" w:rsidRDefault="00AF4453"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F4453" w:rsidRDefault="00AF4453"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F4453" w:rsidRDefault="00AF4453"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F4453" w:rsidRDefault="00AF4453"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F4453" w:rsidRPr="00827A42" w:rsidRDefault="00AF4453"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F4453" w:rsidRPr="00FB79C6" w:rsidRDefault="00AF4453"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F4453" w:rsidRDefault="00AF4453"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F4453" w:rsidRDefault="00AF4453"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F4453" w:rsidRDefault="00AF4453"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F4453" w:rsidRDefault="00AF4453"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F4453" w:rsidRPr="00827A42" w:rsidRDefault="00AF4453"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F4453" w:rsidRPr="00FB79C6" w:rsidRDefault="00AF4453"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672" w:author="Steve Maas" w:date="2014-01-02T13:04:00Z">
        <w:r w:rsidR="00873D59">
          <w:t>3.6</w:t>
        </w:r>
      </w:ins>
      <w:del w:id="673"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674" w:name="_Ref167532051"/>
      <w:bookmarkStart w:id="675" w:name="_Toc376447020"/>
      <w:r>
        <w:t xml:space="preserve">Orthotropic </w:t>
      </w:r>
      <w:r w:rsidR="00D153DC">
        <w:t>M</w:t>
      </w:r>
      <w:r>
        <w:t>aterials</w:t>
      </w:r>
      <w:bookmarkEnd w:id="674"/>
      <w:bookmarkEnd w:id="675"/>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1.95pt;height:34.6pt" o:ole="">
            <v:imagedata r:id="rId134" o:title=""/>
          </v:shape>
          <o:OLEObject Type="Embed" ProgID="Equation.DSMT4" ShapeID="_x0000_i1076" DrawAspect="Content" ObjectID="_1450207262"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676" w:name="_Ref167375095"/>
      <w:bookmarkStart w:id="677" w:name="_Toc376447021"/>
      <w:r>
        <w:lastRenderedPageBreak/>
        <w:t>Uncoupled</w:t>
      </w:r>
      <w:r w:rsidR="006A0BC1">
        <w:t xml:space="preserve"> Materials</w:t>
      </w:r>
      <w:bookmarkEnd w:id="676"/>
      <w:bookmarkEnd w:id="677"/>
    </w:p>
    <w:p w14:paraId="2C2057D1" w14:textId="14F58D7D"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2pt;height:23.85pt" o:ole="">
            <v:imagedata r:id="rId136" o:title=""/>
          </v:shape>
          <o:OLEObject Type="Embed" ProgID="Equation.DSMT4" ShapeID="_x0000_i1077" DrawAspect="Content" ObjectID="_1450207263"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05pt;height:16.85pt" o:ole="">
            <v:imagedata r:id="rId138" o:title=""/>
          </v:shape>
          <o:OLEObject Type="Embed" ProgID="Equation.DSMT4" ShapeID="_x0000_i1078" DrawAspect="Content" ObjectID="_1450207264" r:id="rId139"/>
        </w:object>
      </w:r>
      <w:r w:rsidR="00993D96">
        <w:t xml:space="preserve"> </w:t>
      </w:r>
      <w:r w:rsidRPr="000230DC">
        <w:t xml:space="preserve">and </w:t>
      </w:r>
      <w:r w:rsidR="00AF2221" w:rsidRPr="00AF2221">
        <w:rPr>
          <w:position w:val="-6"/>
        </w:rPr>
        <w:object w:dxaOrig="1040" w:dyaOrig="320" w14:anchorId="12B66297">
          <v:shape id="_x0000_i1079" type="#_x0000_t75" style="width:52.35pt;height:16.35pt" o:ole="">
            <v:imagedata r:id="rId140" o:title=""/>
          </v:shape>
          <o:OLEObject Type="Embed" ProgID="Equation.DSMT4" ShapeID="_x0000_i1079" DrawAspect="Content" ObjectID="_1450207265"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35pt;height:21.95pt" o:ole="">
            <v:imagedata r:id="rId142" o:title=""/>
          </v:shape>
          <o:OLEObject Type="Embed" ProgID="Equation.DSMT4" ShapeID="_x0000_i1080" DrawAspect="Content" ObjectID="_1450207266"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7.7pt;height:32.75pt" o:ole="">
            <v:imagedata r:id="rId144" o:title=""/>
          </v:shape>
          <o:OLEObject Type="Embed" ProgID="Equation.DSMT4" ShapeID="_x0000_i1081" DrawAspect="Content" ObjectID="_1450207267"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3.95pt;height:31.3pt" o:ole="">
            <v:imagedata r:id="rId146" o:title=""/>
          </v:shape>
          <o:OLEObject Type="Embed" ProgID="Equation.DSMT4" ShapeID="_x0000_i1082" DrawAspect="Content" ObjectID="_1450207268"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pt;height:19.65pt" o:ole="">
            <v:imagedata r:id="rId148" o:title=""/>
          </v:shape>
          <o:OLEObject Type="Embed" ProgID="Equation.DSMT4" ShapeID="_x0000_i1083" DrawAspect="Content" ObjectID="_1450207269"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79.95pt;height:19.65pt" o:ole="">
            <v:imagedata r:id="rId150" o:title=""/>
          </v:shape>
          <o:OLEObject Type="Embed" ProgID="Equation.DSMT4" ShapeID="_x0000_i1084" DrawAspect="Content" ObjectID="_1450207270"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2pt;height:16.85pt" o:ole="">
            <v:imagedata r:id="rId152" o:title=""/>
          </v:shape>
          <o:OLEObject Type="Embed" ProgID="Equation.DSMT4" ShapeID="_x0000_i1085" DrawAspect="Content" ObjectID="_1450207271" r:id="rId153"/>
        </w:object>
      </w:r>
      <w:r w:rsidRPr="000230DC">
        <w:t xml:space="preserve"> and </w:t>
      </w:r>
      <w:r w:rsidR="00AF2221" w:rsidRPr="00AF2221">
        <w:rPr>
          <w:position w:val="-14"/>
        </w:rPr>
        <w:object w:dxaOrig="639" w:dyaOrig="400" w14:anchorId="3F2BA11F">
          <v:shape id="_x0000_i1086" type="#_x0000_t75" style="width:31.8pt;height:19.65pt" o:ole="">
            <v:imagedata r:id="rId154" o:title=""/>
          </v:shape>
          <o:OLEObject Type="Embed" ProgID="Equation.DSMT4" ShapeID="_x0000_i1086" DrawAspect="Content" ObjectID="_1450207272"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pt;height:19.65pt" o:ole="">
            <v:imagedata r:id="rId156" o:title=""/>
          </v:shape>
          <o:OLEObject Type="Embed" ProgID="Equation.DSMT4" ShapeID="_x0000_i1087" DrawAspect="Content" ObjectID="_1450207273"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pt;height:19.65pt" o:ole="">
            <v:imagedata r:id="rId158" o:title=""/>
          </v:shape>
          <o:OLEObject Type="Embed" ProgID="Equation.DSMT4" ShapeID="_x0000_i1088" DrawAspect="Content" ObjectID="_1450207274"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735EFC14" w:rsidR="0049646D" w:rsidRDefault="0049646D" w:rsidP="006A0BC1">
      <w:r>
        <w:t>All of these materials make use of the three-field element described by Simo and Taylor</w:t>
      </w:r>
      <w:r w:rsidR="008E1C4D">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678"/>
      <w:r>
        <w:t>ratio</w:t>
      </w:r>
      <w:commentRangeEnd w:id="678"/>
      <w:r w:rsidR="00FA2E2E">
        <w:rPr>
          <w:rStyle w:val="CommentReference"/>
        </w:rPr>
        <w:commentReference w:id="678"/>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1.95pt;height:19.65pt" o:ole="">
            <v:imagedata r:id="rId160" o:title=""/>
          </v:shape>
          <o:OLEObject Type="Embed" ProgID="Equation.DSMT4" ShapeID="_x0000_i1089" DrawAspect="Content" ObjectID="_1450207275" r:id="rId161"/>
        </w:object>
      </w:r>
      <w:r>
        <w:t xml:space="preserve"> to the current one </w:t>
      </w:r>
      <w:r w:rsidR="00AF2221" w:rsidRPr="00AF2221">
        <w:rPr>
          <w:position w:val="-14"/>
        </w:rPr>
        <w:object w:dxaOrig="580" w:dyaOrig="400" w14:anchorId="10671EFE">
          <v:shape id="_x0000_i1090" type="#_x0000_t75" style="width:29pt;height:19.65pt" o:ole="">
            <v:imagedata r:id="rId162" o:title=""/>
          </v:shape>
          <o:OLEObject Type="Embed" ProgID="Equation.DSMT4" ShapeID="_x0000_i1090" DrawAspect="Content" ObjectID="_1450207276"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3pt;height:40.2pt" o:ole="">
            <v:imagedata r:id="rId164" o:title=""/>
          </v:shape>
          <o:OLEObject Type="Embed" ProgID="Equation.DSMT4" ShapeID="_x0000_i1091" DrawAspect="Content" ObjectID="_1450207277"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05pt;height:10.75pt" o:ole="">
            <v:imagedata r:id="rId166" o:title=""/>
          </v:shape>
          <o:OLEObject Type="Embed" ProgID="Equation.DSMT4" ShapeID="_x0000_i1092" DrawAspect="Content" ObjectID="_1450207278"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05pt;height:10.75pt" o:ole="">
            <v:imagedata r:id="rId168" o:title=""/>
          </v:shape>
          <o:OLEObject Type="Embed" ProgID="Equation.DSMT4" ShapeID="_x0000_i1093" DrawAspect="Content" ObjectID="_1450207279"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679" w:name="_Toc376447022"/>
      <w:r>
        <w:lastRenderedPageBreak/>
        <w:t>Arruda-Boyce</w:t>
      </w:r>
      <w:bookmarkEnd w:id="679"/>
    </w:p>
    <w:p w14:paraId="0DF1877A" w14:textId="0A21AEFE" w:rsidR="006A0BC1" w:rsidRDefault="006A0BC1" w:rsidP="006A0BC1">
      <w:r>
        <w:t xml:space="preserve">This material describes an incompressible Arruda-Boyce model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25pt;height:34.15pt" o:ole="">
            <v:imagedata r:id="rId170" o:title=""/>
          </v:shape>
          <o:OLEObject Type="Embed" ProgID="Equation.DSMT4" ShapeID="_x0000_i1094" DrawAspect="Content" ObjectID="_1450207280"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2pt;height:31.3pt" o:ole="">
            <v:imagedata r:id="rId172" o:title=""/>
          </v:shape>
          <o:OLEObject Type="Embed" ProgID="Equation.DSMT4" ShapeID="_x0000_i1095" DrawAspect="Content" ObjectID="_1450207281" r:id="rId173"/>
        </w:object>
      </w:r>
      <w:r>
        <w:t xml:space="preserve"> and </w:t>
      </w:r>
      <w:r w:rsidR="00AF2221" w:rsidRPr="00AF2221">
        <w:rPr>
          <w:position w:val="-12"/>
        </w:rPr>
        <w:object w:dxaOrig="220" w:dyaOrig="360" w14:anchorId="788FDD14">
          <v:shape id="_x0000_i1096" type="#_x0000_t75" style="width:10.75pt;height:18.25pt" o:ole="">
            <v:imagedata r:id="rId174" o:title=""/>
          </v:shape>
          <o:OLEObject Type="Embed" ProgID="Equation.DSMT4" ShapeID="_x0000_i1096" DrawAspect="Content" ObjectID="_1450207282"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65pt;height:31.3pt" o:ole="">
            <v:imagedata r:id="rId176" o:title=""/>
          </v:shape>
          <o:OLEObject Type="Embed" ProgID="Equation.DSMT4" ShapeID="_x0000_i1097" DrawAspect="Content" ObjectID="_1450207283" r:id="rId177"/>
        </w:object>
      </w:r>
    </w:p>
    <w:p w14:paraId="6AFA5DBC" w14:textId="77777777" w:rsidR="006A0BC1" w:rsidRDefault="006A0BC1" w:rsidP="006A0BC1"/>
    <w:p w14:paraId="21EAF2CE" w14:textId="1707F432" w:rsidR="006A0BC1" w:rsidRPr="00336E25" w:rsidRDefault="006A0BC1" w:rsidP="006A0BC1">
      <w:r>
        <w:t xml:space="preserve">This material model was proposed by Arruda and Boyce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05pt;height:18.25pt" o:ole="">
            <v:imagedata r:id="rId178" o:title=""/>
          </v:shape>
          <o:OLEObject Type="Embed" ProgID="Equation.DSMT4" ShapeID="_x0000_i1098" DrawAspect="Content" ObjectID="_1450207284"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65pt" o:ole="">
            <v:imagedata r:id="rId180" o:title=""/>
          </v:shape>
          <o:OLEObject Type="Embed" ProgID="Equation.DSMT4" ShapeID="_x0000_i1099" DrawAspect="Content" ObjectID="_1450207285"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680" w:name="_Ref167535331"/>
      <w:bookmarkStart w:id="681" w:name="_Toc376447023"/>
      <w:r w:rsidRPr="0097532C">
        <w:lastRenderedPageBreak/>
        <w:t>Ellipsoidal Fiber Distribution</w:t>
      </w:r>
      <w:bookmarkEnd w:id="680"/>
      <w:bookmarkEnd w:id="681"/>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5pt;height:19.65pt" o:ole="">
                  <v:imagedata r:id="rId182" o:title=""/>
                </v:shape>
                <o:OLEObject Type="Embed" ProgID="Equation.DSMT4" ShapeID="_x0000_i1100" DrawAspect="Content" ObjectID="_1450207286"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95pt;height:19.65pt" o:ole="">
                  <v:imagedata r:id="rId184" o:title=""/>
                </v:shape>
                <o:OLEObject Type="Embed" ProgID="Equation.DSMT4" ShapeID="_x0000_i1101" DrawAspect="Content" ObjectID="_1450207287" r:id="rId185"/>
              </w:object>
            </w:r>
          </w:p>
        </w:tc>
      </w:tr>
    </w:tbl>
    <w:p w14:paraId="124D7EBC" w14:textId="77777777" w:rsidR="006A0BC1" w:rsidRDefault="006A0BC1" w:rsidP="006A0BC1"/>
    <w:p w14:paraId="4203A001" w14:textId="6677E525" w:rsidR="006A0BC1" w:rsidRDefault="006A0BC1" w:rsidP="006A0BC1">
      <w:r>
        <w:t xml:space="preserve">The stress </w:t>
      </w:r>
      <w:r w:rsidR="00AF2221" w:rsidRPr="00AF2221">
        <w:rPr>
          <w:position w:val="-6"/>
        </w:rPr>
        <w:object w:dxaOrig="220" w:dyaOrig="279" w14:anchorId="4869CD33">
          <v:shape id="_x0000_i1102" type="#_x0000_t75" style="width:10.75pt;height:14.05pt" o:ole="">
            <v:imagedata r:id="rId186" o:title=""/>
          </v:shape>
          <o:OLEObject Type="Embed" ProgID="Equation.DSMT4" ShapeID="_x0000_i1102" DrawAspect="Content" ObjectID="_1450207288"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1.85pt;height:26.65pt" o:ole="">
            <v:imagedata r:id="rId188" o:title=""/>
          </v:shape>
          <o:OLEObject Type="Embed" ProgID="Equation.DSMT4" ShapeID="_x0000_i1103" DrawAspect="Content" ObjectID="_1450207289" r:id="rId189"/>
        </w:object>
      </w:r>
      <w:r>
        <w:t>.</w:t>
      </w:r>
    </w:p>
    <w:p w14:paraId="3DA109C1" w14:textId="20F98557" w:rsidR="006A0BC1" w:rsidRDefault="00AF2221" w:rsidP="006A0BC1">
      <w:r w:rsidRPr="00AF2221">
        <w:rPr>
          <w:position w:val="-12"/>
        </w:rPr>
        <w:object w:dxaOrig="1760" w:dyaOrig="400" w14:anchorId="01847614">
          <v:shape id="_x0000_i1104" type="#_x0000_t75" style="width:87.45pt;height:19.65pt" o:ole="">
            <v:imagedata r:id="rId190" o:title=""/>
          </v:shape>
          <o:OLEObject Type="Embed" ProgID="Equation.DSMT4" ShapeID="_x0000_i1104" DrawAspect="Content" ObjectID="_1450207290" r:id="rId191"/>
        </w:object>
      </w:r>
      <w:r w:rsidR="006A0BC1">
        <w:t xml:space="preserve"> is the square of the fiber stretch </w:t>
      </w:r>
      <w:r w:rsidRPr="00AF2221">
        <w:rPr>
          <w:position w:val="-12"/>
        </w:rPr>
        <w:object w:dxaOrig="279" w:dyaOrig="400" w14:anchorId="60A01504">
          <v:shape id="_x0000_i1105" type="#_x0000_t75" style="width:14.05pt;height:19.65pt" o:ole="">
            <v:imagedata r:id="rId192" o:title=""/>
          </v:shape>
          <o:OLEObject Type="Embed" ProgID="Equation.DSMT4" ShapeID="_x0000_i1105" DrawAspect="Content" ObjectID="_1450207291" r:id="rId193"/>
        </w:object>
      </w:r>
      <w:r w:rsidR="006A0BC1">
        <w:t xml:space="preserve">, </w:t>
      </w:r>
      <w:r w:rsidRPr="00AF2221">
        <w:rPr>
          <w:position w:val="-6"/>
        </w:rPr>
        <w:object w:dxaOrig="260" w:dyaOrig="279" w14:anchorId="12911F07">
          <v:shape id="_x0000_i1106" type="#_x0000_t75" style="width:13.1pt;height:14.05pt" o:ole="">
            <v:imagedata r:id="rId194" o:title=""/>
          </v:shape>
          <o:OLEObject Type="Embed" ProgID="Equation.DSMT4" ShapeID="_x0000_i1106" DrawAspect="Content" ObjectID="_1450207292"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pt;height:19.65pt" o:ole="">
            <v:imagedata r:id="rId196" o:title=""/>
          </v:shape>
          <o:OLEObject Type="Embed" ProgID="Equation.DSMT4" ShapeID="_x0000_i1107" DrawAspect="Content" ObjectID="_1450207293" r:id="rId197"/>
        </w:object>
      </w:r>
      <w:r w:rsidR="006A0BC1">
        <w:t xml:space="preserve">, </w:t>
      </w:r>
      <w:r w:rsidRPr="00AF2221">
        <w:rPr>
          <w:position w:val="-12"/>
        </w:rPr>
        <w:object w:dxaOrig="1219" w:dyaOrig="400" w14:anchorId="100A7472">
          <v:shape id="_x0000_i1108" type="#_x0000_t75" style="width:61.25pt;height:19.65pt" o:ole="">
            <v:imagedata r:id="rId198" o:title=""/>
          </v:shape>
          <o:OLEObject Type="Embed" ProgID="Equation.DSMT4" ShapeID="_x0000_i1108" DrawAspect="Content" ObjectID="_1450207294" r:id="rId199"/>
        </w:object>
      </w:r>
      <w:r w:rsidR="006A0BC1">
        <w:t xml:space="preserve">, and </w:t>
      </w:r>
      <w:r w:rsidRPr="00AF2221">
        <w:rPr>
          <w:position w:val="-14"/>
        </w:rPr>
        <w:object w:dxaOrig="540" w:dyaOrig="400" w14:anchorId="57458C84">
          <v:shape id="_x0000_i1109" type="#_x0000_t75" style="width:27.1pt;height:19.65pt" o:ole="">
            <v:imagedata r:id="rId200" o:title=""/>
          </v:shape>
          <o:OLEObject Type="Embed" ProgID="Equation.DSMT4" ShapeID="_x0000_i1109" DrawAspect="Content" ObjectID="_1450207295"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05pt;height:36.45pt" o:ole="">
            <v:imagedata r:id="rId202" o:title=""/>
          </v:shape>
          <o:OLEObject Type="Embed" ProgID="Equation.DSMT4" ShapeID="_x0000_i1110" DrawAspect="Content" ObjectID="_1450207296"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9pt;height:24.3pt" o:ole="">
            <v:imagedata r:id="rId204" o:title=""/>
          </v:shape>
          <o:OLEObject Type="Embed" ProgID="Equation.DSMT4" ShapeID="_x0000_i1111" DrawAspect="Content" ObjectID="_1450207297"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1.7pt;height:16.35pt" o:ole="">
            <v:imagedata r:id="rId206" o:title=""/>
          </v:shape>
          <o:OLEObject Type="Embed" ProgID="Equation.DSMT4" ShapeID="_x0000_i1112" DrawAspect="Content" ObjectID="_1450207298" r:id="rId207"/>
        </w:object>
      </w:r>
      <w:r>
        <w:t xml:space="preserve">and </w:t>
      </w:r>
      <w:r w:rsidR="00AF2221" w:rsidRPr="00AF2221">
        <w:rPr>
          <w:position w:val="-10"/>
        </w:rPr>
        <w:object w:dxaOrig="200" w:dyaOrig="320" w14:anchorId="0EBA392A">
          <v:shape id="_x0000_i1113" type="#_x0000_t75" style="width:10.3pt;height:16.35pt" o:ole="">
            <v:imagedata r:id="rId208" o:title=""/>
          </v:shape>
          <o:OLEObject Type="Embed" ProgID="Equation.DSMT4" ShapeID="_x0000_i1113" DrawAspect="Content" ObjectID="_1450207299"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39.85pt;height:82.3pt" o:ole="">
            <v:imagedata r:id="rId210" o:title=""/>
          </v:shape>
          <o:OLEObject Type="Embed" ProgID="Equation.DSMT4" ShapeID="_x0000_i1114" DrawAspect="Content" ObjectID="_1450207300"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682" w:name="_Ref167375501"/>
      <w:bookmarkStart w:id="683" w:name="_Toc376447024"/>
      <w:r w:rsidRPr="0097532C">
        <w:lastRenderedPageBreak/>
        <w:t>Ellipsoidal Fiber Distribution Mooney-Rivlin</w:t>
      </w:r>
      <w:bookmarkEnd w:id="682"/>
      <w:bookmarkEnd w:id="683"/>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5pt;height:19.65pt" o:ole="">
                  <v:imagedata r:id="rId212" o:title=""/>
                </v:shape>
                <o:OLEObject Type="Embed" ProgID="Equation.DSMT4" ShapeID="_x0000_i1115" DrawAspect="Content" ObjectID="_1450207301"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95pt;height:19.65pt" o:ole="">
                  <v:imagedata r:id="rId214" o:title=""/>
                </v:shape>
                <o:OLEObject Type="Embed" ProgID="Equation.DSMT4" ShapeID="_x0000_i1116" DrawAspect="Content" ObjectID="_1450207302"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75pt;height:14.05pt" o:ole="">
            <v:imagedata r:id="rId216" o:title=""/>
          </v:shape>
          <o:OLEObject Type="Embed" ProgID="Equation.DSMT4" ShapeID="_x0000_i1117" DrawAspect="Content" ObjectID="_1450207303"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pt;height:19.15pt" o:ole="">
            <v:imagedata r:id="rId218" o:title=""/>
          </v:shape>
          <o:OLEObject Type="Embed" ProgID="Equation.DSMT4" ShapeID="_x0000_i1118" DrawAspect="Content" ObjectID="_1450207304"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1.95pt;height:18.25pt" o:ole="">
            <v:imagedata r:id="rId220" o:title=""/>
          </v:shape>
          <o:OLEObject Type="Embed" ProgID="Equation.DSMT4" ShapeID="_x0000_i1119" DrawAspect="Content" ObjectID="_1450207305"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85pt;height:19.15pt" o:ole="">
            <v:imagedata r:id="rId222" o:title=""/>
          </v:shape>
          <o:OLEObject Type="Embed" ProgID="Equation.DSMT4" ShapeID="_x0000_i1120" DrawAspect="Content" ObjectID="_1450207306"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684" w:name="_Toc376447025"/>
      <w:r>
        <w:lastRenderedPageBreak/>
        <w:t>Ellipsoidal Fiber Distribution Veronda-Westmann</w:t>
      </w:r>
      <w:bookmarkEnd w:id="684"/>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5pt;height:19.65pt" o:ole="">
                  <v:imagedata r:id="rId224" o:title=""/>
                </v:shape>
                <o:OLEObject Type="Embed" ProgID="Equation.DSMT4" ShapeID="_x0000_i1121" DrawAspect="Content" ObjectID="_1450207307"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95pt;height:19.65pt" o:ole="">
                  <v:imagedata r:id="rId226" o:title=""/>
                </v:shape>
                <o:OLEObject Type="Embed" ProgID="Equation.DSMT4" ShapeID="_x0000_i1122" DrawAspect="Content" ObjectID="_1450207308"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75pt;height:14.05pt" o:ole="">
            <v:imagedata r:id="rId228" o:title=""/>
          </v:shape>
          <o:OLEObject Type="Embed" ProgID="Equation.DSMT4" ShapeID="_x0000_i1123" DrawAspect="Content" ObjectID="_1450207309"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pt;height:19.15pt" o:ole="">
            <v:imagedata r:id="rId230" o:title=""/>
          </v:shape>
          <o:OLEObject Type="Embed" ProgID="Equation.DSMT4" ShapeID="_x0000_i1124" DrawAspect="Content" ObjectID="_1450207310"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1.95pt;height:18.25pt" o:ole="">
            <v:imagedata r:id="rId232" o:title=""/>
          </v:shape>
          <o:OLEObject Type="Embed" ProgID="Equation.DSMT4" ShapeID="_x0000_i1125" DrawAspect="Content" ObjectID="_1450207311"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85pt;height:19.15pt" o:ole="">
            <v:imagedata r:id="rId234" o:title=""/>
          </v:shape>
          <o:OLEObject Type="Embed" ProgID="Equation.DSMT4" ShapeID="_x0000_i1126" DrawAspect="Content" ObjectID="_1450207312"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685" w:name="_Toc376447026"/>
      <w:r>
        <w:lastRenderedPageBreak/>
        <w:t>Fiber with Exponential-Power Law, Uncoupled Formulation</w:t>
      </w:r>
      <w:bookmarkEnd w:id="685"/>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3pt;height:16.35pt" o:ole="">
                  <v:imagedata r:id="rId236" o:title=""/>
                </v:shape>
                <o:OLEObject Type="Embed" ProgID="Equation.DSMT4" ShapeID="_x0000_i1127" DrawAspect="Content" ObjectID="_1450207313"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1.7pt;height:10.75pt" o:ole="">
                  <v:imagedata r:id="rId238" o:title=""/>
                </v:shape>
                <o:OLEObject Type="Embed" ProgID="Equation.DSMT4" ShapeID="_x0000_i1128" DrawAspect="Content" ObjectID="_1450207314"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1.7pt;height:16.35pt" o:ole="">
                  <v:imagedata r:id="rId240" o:title=""/>
                </v:shape>
                <o:OLEObject Type="Embed" ProgID="Equation.DSMT4" ShapeID="_x0000_i1129" DrawAspect="Content" ObjectID="_1450207315"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3pt;height:14.05pt" o:ole="">
                  <v:imagedata r:id="rId242" o:title=""/>
                </v:shape>
                <o:OLEObject Type="Embed" ProgID="Equation.DSMT4" ShapeID="_x0000_i1130" DrawAspect="Content" ObjectID="_1450207316"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75pt;height:13.1pt" o:ole="">
                  <v:imagedata r:id="rId244" o:title=""/>
                </v:shape>
                <o:OLEObject Type="Embed" ProgID="Equation.DSMT4" ShapeID="_x0000_i1131" DrawAspect="Content" ObjectID="_1450207317"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15pt;height:18.25pt" o:ole="">
            <v:imagedata r:id="rId246" o:title=""/>
          </v:shape>
          <o:OLEObject Type="Embed" ProgID="Equation.DSMT4" ShapeID="_x0000_i1132" DrawAspect="Content" ObjectID="_1450207318"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05pt;height:19.65pt" o:ole="">
            <v:imagedata r:id="rId248" o:title=""/>
          </v:shape>
          <o:OLEObject Type="Embed" ProgID="Equation.DSMT4" ShapeID="_x0000_i1133" DrawAspect="Content" ObjectID="_1450207319"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75pt;height:14.05pt" o:ole="">
            <v:imagedata r:id="rId250" o:title=""/>
          </v:shape>
          <o:OLEObject Type="Embed" ProgID="Equation.DSMT4" ShapeID="_x0000_i1134" DrawAspect="Content" ObjectID="_1450207320"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1pt;height:36.45pt" o:ole="">
            <v:imagedata r:id="rId252" o:title=""/>
          </v:shape>
          <o:OLEObject Type="Embed" ProgID="Equation.DSMT4" ShapeID="_x0000_i1135" DrawAspect="Content" ObjectID="_1450207321"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45pt;height:19.65pt" o:ole="">
            <v:imagedata r:id="rId254" o:title=""/>
          </v:shape>
          <o:OLEObject Type="Embed" ProgID="Equation.DSMT4" ShapeID="_x0000_i1136" DrawAspect="Content" ObjectID="_1450207322" r:id="rId255"/>
        </w:object>
      </w:r>
      <w:r>
        <w:t xml:space="preserve"> is the square of the fiber stretch, </w:t>
      </w:r>
      <w:r w:rsidR="00AF2221" w:rsidRPr="00AF2221">
        <w:rPr>
          <w:position w:val="-12"/>
        </w:rPr>
        <w:object w:dxaOrig="1219" w:dyaOrig="400" w14:anchorId="2A742E33">
          <v:shape id="_x0000_i1137" type="#_x0000_t75" style="width:61.25pt;height:19.65pt" o:ole="">
            <v:imagedata r:id="rId256" o:title=""/>
          </v:shape>
          <o:OLEObject Type="Embed" ProgID="Equation.DSMT4" ShapeID="_x0000_i1137" DrawAspect="Content" ObjectID="_1450207323" r:id="rId257"/>
        </w:object>
      </w:r>
      <w:r>
        <w:t xml:space="preserve">, and </w:t>
      </w:r>
      <w:r w:rsidR="00AF2221" w:rsidRPr="00AF2221">
        <w:rPr>
          <w:position w:val="-14"/>
        </w:rPr>
        <w:object w:dxaOrig="540" w:dyaOrig="400" w14:anchorId="6A8C7130">
          <v:shape id="_x0000_i1138" type="#_x0000_t75" style="width:27.1pt;height:19.65pt" o:ole="">
            <v:imagedata r:id="rId258" o:title=""/>
          </v:shape>
          <o:OLEObject Type="Embed" ProgID="Equation.DSMT4" ShapeID="_x0000_i1138" DrawAspect="Content" ObjectID="_1450207324"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8pt;height:32.75pt" o:ole="">
            <v:imagedata r:id="rId260" o:title=""/>
          </v:shape>
          <o:OLEObject Type="Embed" ProgID="Equation.DSMT4" ShapeID="_x0000_i1139" DrawAspect="Content" ObjectID="_1450207325"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05pt;height:16.35pt" o:ole="">
            <v:imagedata r:id="rId262" o:title=""/>
          </v:shape>
          <o:OLEObject Type="Embed" ProgID="Equation.DSMT4" ShapeID="_x0000_i1140" DrawAspect="Content" ObjectID="_1450207326" r:id="rId263"/>
        </w:object>
      </w:r>
      <w:r w:rsidRPr="000230DC">
        <w:t xml:space="preserve">, </w:t>
      </w:r>
      <w:r w:rsidR="00AF2221" w:rsidRPr="00AF2221">
        <w:rPr>
          <w:position w:val="-6"/>
        </w:rPr>
        <w:object w:dxaOrig="580" w:dyaOrig="279" w14:anchorId="26A972BB">
          <v:shape id="_x0000_i1141" type="#_x0000_t75" style="width:29pt;height:14.05pt" o:ole="">
            <v:imagedata r:id="rId264" o:title=""/>
          </v:shape>
          <o:OLEObject Type="Embed" ProgID="Equation.DSMT4" ShapeID="_x0000_i1141" DrawAspect="Content" ObjectID="_1450207327" r:id="rId265"/>
        </w:object>
      </w:r>
      <w:r w:rsidRPr="000230DC">
        <w:t xml:space="preserve">, and </w:t>
      </w:r>
      <w:r w:rsidR="00AF2221" w:rsidRPr="00AF2221">
        <w:rPr>
          <w:position w:val="-10"/>
        </w:rPr>
        <w:object w:dxaOrig="600" w:dyaOrig="320" w14:anchorId="45941155">
          <v:shape id="_x0000_i1142" type="#_x0000_t75" style="width:29.9pt;height:16.35pt" o:ole="">
            <v:imagedata r:id="rId266" o:title=""/>
          </v:shape>
          <o:OLEObject Type="Embed" ProgID="Equation.DSMT4" ShapeID="_x0000_i1142" DrawAspect="Content" ObjectID="_1450207328"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15pt;height:14.05pt" o:ole="">
            <v:imagedata r:id="rId268" o:title=""/>
          </v:shape>
          <o:OLEObject Type="Embed" ProgID="Equation.DSMT4" ShapeID="_x0000_i1143" DrawAspect="Content" ObjectID="_1450207329"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45pt;height:32.75pt" o:ole="">
            <v:imagedata r:id="rId270" o:title=""/>
          </v:shape>
          <o:OLEObject Type="Embed" ProgID="Equation.DSMT4" ShapeID="_x0000_i1144" DrawAspect="Content" ObjectID="_1450207330"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29.9pt;height:16.35pt" o:ole="">
            <v:imagedata r:id="rId272" o:title=""/>
          </v:shape>
          <o:OLEObject Type="Embed" ProgID="Equation.DSMT4" ShapeID="_x0000_i1145" DrawAspect="Content" ObjectID="_1450207331" r:id="rId273"/>
        </w:object>
      </w:r>
      <w:r w:rsidRPr="0097532C">
        <w:t>, the fiber modulus is zero at the strain origin (</w:t>
      </w:r>
      <w:r w:rsidR="00AF2221" w:rsidRPr="00AF2221">
        <w:rPr>
          <w:position w:val="-12"/>
        </w:rPr>
        <w:object w:dxaOrig="580" w:dyaOrig="380" w14:anchorId="0DA161DF">
          <v:shape id="_x0000_i1146" type="#_x0000_t75" style="width:29pt;height:19.15pt" o:ole="">
            <v:imagedata r:id="rId274" o:title=""/>
          </v:shape>
          <o:OLEObject Type="Embed" ProgID="Equation.DSMT4" ShapeID="_x0000_i1146" DrawAspect="Content" ObjectID="_1450207332" r:id="rId275"/>
        </w:object>
      </w:r>
      <w:r w:rsidRPr="0097532C">
        <w:t xml:space="preserve">).  Therefore, use </w:t>
      </w:r>
      <w:r w:rsidR="00AF2221" w:rsidRPr="00AF2221">
        <w:rPr>
          <w:position w:val="-10"/>
        </w:rPr>
        <w:object w:dxaOrig="600" w:dyaOrig="320" w14:anchorId="5E7D1C1F">
          <v:shape id="_x0000_i1147" type="#_x0000_t75" style="width:29.9pt;height:16.35pt" o:ole="">
            <v:imagedata r:id="rId276" o:title=""/>
          </v:shape>
          <o:OLEObject Type="Embed" ProgID="Equation.DSMT4" ShapeID="_x0000_i1147" DrawAspect="Content" ObjectID="_1450207333"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75pt;height:18.25pt" o:ole="">
            <v:imagedata r:id="rId278" o:title=""/>
          </v:shape>
          <o:OLEObject Type="Embed" ProgID="Equation.DSMT4" ShapeID="_x0000_i1148" DrawAspect="Content" ObjectID="_1450207334"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75pt;height:18.25pt" o:ole="">
            <v:imagedata r:id="rId280" o:title=""/>
          </v:shape>
          <o:OLEObject Type="Embed" ProgID="Equation.DSMT4" ShapeID="_x0000_i1149" DrawAspect="Content" ObjectID="_1450207335" r:id="rId281"/>
        </w:object>
      </w:r>
      <w:r>
        <w:t xml:space="preserve">, oriented at ±25 degrees relative to </w:t>
      </w:r>
      <w:r w:rsidR="00AF2221" w:rsidRPr="00AF2221">
        <w:rPr>
          <w:position w:val="-12"/>
        </w:rPr>
        <w:object w:dxaOrig="240" w:dyaOrig="360" w14:anchorId="79D979FB">
          <v:shape id="_x0000_i1150" type="#_x0000_t75" style="width:11.7pt;height:18.25pt" o:ole="">
            <v:imagedata r:id="rId282" o:title=""/>
          </v:shape>
          <o:OLEObject Type="Embed" ProgID="Equation.DSMT4" ShapeID="_x0000_i1150" DrawAspect="Content" ObjectID="_1450207336"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686" w:name="_Toc376447027"/>
      <w:r>
        <w:lastRenderedPageBreak/>
        <w:t>Fung Orthotropic</w:t>
      </w:r>
      <w:bookmarkEnd w:id="686"/>
    </w:p>
    <w:p w14:paraId="4A3218C6" w14:textId="64CF403B"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 </w:instrText>
      </w:r>
      <w:r w:rsidR="00031F52">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EN.CITE.DATA </w:instrText>
      </w:r>
      <w:r w:rsidR="00031F52">
        <w:fldChar w:fldCharType="end"/>
      </w:r>
      <w:r>
        <w:fldChar w:fldCharType="separate"/>
      </w:r>
      <w:r w:rsidR="00031F52">
        <w:rPr>
          <w:noProof/>
        </w:rPr>
        <w:t>[</w:t>
      </w:r>
      <w:hyperlink w:anchor="_ENREF_10" w:tooltip="Fung, 1993 #44" w:history="1">
        <w:r w:rsidR="00031F52">
          <w:rPr>
            <w:noProof/>
          </w:rPr>
          <w:t>10</w:t>
        </w:r>
      </w:hyperlink>
      <w:r w:rsidR="00031F52">
        <w:rPr>
          <w:noProof/>
        </w:rPr>
        <w:t xml:space="preserve">, </w:t>
      </w:r>
      <w:hyperlink w:anchor="_ENREF_11" w:tooltip="Fung, 1979 #43" w:history="1">
        <w:r w:rsidR="00031F52">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05pt;height:18.25pt" o:ole="">
                  <v:imagedata r:id="rId284" o:title=""/>
                </v:shape>
                <o:OLEObject Type="Embed" ProgID="Equation.DSMT4" ShapeID="_x0000_i1151" DrawAspect="Content" ObjectID="_1450207337"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05pt;height:18.25pt" o:ole="">
                  <v:imagedata r:id="rId286" o:title=""/>
                </v:shape>
                <o:OLEObject Type="Embed" ProgID="Equation.DSMT4" ShapeID="_x0000_i1152" DrawAspect="Content" ObjectID="_1450207338"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05pt;height:18.25pt" o:ole="">
                  <v:imagedata r:id="rId288" o:title=""/>
                </v:shape>
                <o:OLEObject Type="Embed" ProgID="Equation.DSMT4" ShapeID="_x0000_i1153" DrawAspect="Content" ObjectID="_1450207339"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35pt;height:18.25pt" o:ole="">
                  <v:imagedata r:id="rId290" o:title=""/>
                </v:shape>
                <o:OLEObject Type="Embed" ProgID="Equation.DSMT4" ShapeID="_x0000_i1154" DrawAspect="Content" ObjectID="_1450207340"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85pt;height:18.25pt" o:ole="">
                  <v:imagedata r:id="rId292" o:title=""/>
                </v:shape>
                <o:OLEObject Type="Embed" ProgID="Equation.DSMT4" ShapeID="_x0000_i1155" DrawAspect="Content" ObjectID="_1450207341"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85pt;height:18.25pt" o:ole="">
                  <v:imagedata r:id="rId294" o:title=""/>
                </v:shape>
                <o:OLEObject Type="Embed" ProgID="Equation.DSMT4" ShapeID="_x0000_i1156" DrawAspect="Content" ObjectID="_1450207342"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35pt;height:18.25pt" o:ole="">
                  <v:imagedata r:id="rId296" o:title=""/>
                </v:shape>
                <o:OLEObject Type="Embed" ProgID="Equation.DSMT4" ShapeID="_x0000_i1157" DrawAspect="Content" ObjectID="_1450207343"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85pt;height:18.25pt" o:ole="">
                  <v:imagedata r:id="rId298" o:title=""/>
                </v:shape>
                <o:OLEObject Type="Embed" ProgID="Equation.DSMT4" ShapeID="_x0000_i1158" DrawAspect="Content" ObjectID="_1450207344"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35pt;height:18.25pt" o:ole="">
                  <v:imagedata r:id="rId300" o:title=""/>
                </v:shape>
                <o:OLEObject Type="Embed" ProgID="Equation.DSMT4" ShapeID="_x0000_i1159" DrawAspect="Content" ObjectID="_1450207345"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9pt;height:10.75pt" o:ole="">
                  <v:imagedata r:id="rId302" o:title=""/>
                </v:shape>
                <o:OLEObject Type="Embed" ProgID="Equation.DSMT4" ShapeID="_x0000_i1160" DrawAspect="Content" ObjectID="_1450207346"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5CDB8776" w:rsidR="006A0BC1" w:rsidRDefault="006A0BC1" w:rsidP="006A0BC1">
      <w:r>
        <w:t xml:space="preserve">The hyperelastic strain energy function is given by </w:t>
      </w:r>
      <w:r>
        <w:fldChar w:fldCharType="begin"/>
      </w:r>
      <w:r w:rsidR="00031F52">
        <w:instrText xml:space="preserve"> ADDIN EN.CITE &lt;EndNote&gt;&lt;Cite&gt;&lt;Author&gt;Ateshian&lt;/Author&gt;&lt;Year&gt;2009&lt;/Year&gt;&lt;RecNum&gt;45&lt;/RecNum&gt;&lt;DisplayText&gt;[12]&lt;/DisplayText&gt;&lt;record&gt;&lt;rec-number&gt;45&lt;/rec-number&gt;&lt;foreign-keys&gt;&lt;key app="EN" db-id="zd2va5xeewaftqeavxmxsr5azr59zd9tf92v"&gt;45&lt;/key&gt;&lt;/foreign-keys&gt;&lt;ref-type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Biomech&lt;/secondary-title&gt;&lt;/titles&gt;&lt;periodical&gt;&lt;full-title&gt;J Biomech&lt;/full-title&gt;&lt;abbr-1&gt;Journal of biomechanics&lt;/abbr-1&gt;&lt;/periodical&gt;&lt;pages&gt;781-5&lt;/pages&gt;&lt;volume&gt;42&lt;/volume&gt;&lt;number&gt;6&lt;/number&gt;&lt;edition&gt;2009/03/14&lt;/edition&gt;&lt;keywords&gt;&lt;keyword&gt;*Elasticity&lt;/keyword&gt;&lt;keyword&gt;*Models,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031F52">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5pt;height:31.3pt" o:ole="">
            <v:imagedata r:id="rId304" o:title=""/>
          </v:shape>
          <o:OLEObject Type="Embed" ProgID="Equation.DSMT4" ShapeID="_x0000_i1161" DrawAspect="Content" ObjectID="_1450207347" r:id="rId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1.7pt;height:36.45pt" o:ole="">
            <v:imagedata r:id="rId306" o:title=""/>
          </v:shape>
          <o:OLEObject Type="Embed" ProgID="Equation.DSMT4" ShapeID="_x0000_i1162" DrawAspect="Content" ObjectID="_1450207348"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2pt;height:23.85pt" o:ole="">
            <v:imagedata r:id="rId308" o:title=""/>
          </v:shape>
          <o:OLEObject Type="Embed" ProgID="Equation.DSMT4" ShapeID="_x0000_i1163" DrawAspect="Content" ObjectID="_1450207349" r:id="rId309"/>
        </w:object>
      </w:r>
      <w:r>
        <w:t xml:space="preserve"> and </w:t>
      </w:r>
      <w:r w:rsidR="00AF2221" w:rsidRPr="00AF2221">
        <w:rPr>
          <w:position w:val="-12"/>
        </w:rPr>
        <w:object w:dxaOrig="1400" w:dyaOrig="360" w14:anchorId="192718D5">
          <v:shape id="_x0000_i1164" type="#_x0000_t75" style="width:70.15pt;height:18.25pt" o:ole="">
            <v:imagedata r:id="rId310" o:title=""/>
          </v:shape>
          <o:OLEObject Type="Embed" ProgID="Equation.DSMT4" ShapeID="_x0000_i1164" DrawAspect="Content" ObjectID="_1450207350" r:id="rId311"/>
        </w:object>
      </w:r>
      <w:r>
        <w:t xml:space="preserve">where </w:t>
      </w:r>
      <w:r w:rsidR="00AF2221" w:rsidRPr="00AF2221">
        <w:rPr>
          <w:position w:val="-12"/>
        </w:rPr>
        <w:object w:dxaOrig="320" w:dyaOrig="360" w14:anchorId="40E7F654">
          <v:shape id="_x0000_i1165" type="#_x0000_t75" style="width:16.35pt;height:18.25pt" o:ole="">
            <v:imagedata r:id="rId312" o:title=""/>
          </v:shape>
          <o:OLEObject Type="Embed" ProgID="Equation.DSMT4" ShapeID="_x0000_i1165" DrawAspect="Content" ObjectID="_1450207351"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687" w:name="_Ref167535344"/>
      <w:bookmarkStart w:id="688" w:name="_Ref299864027"/>
      <w:bookmarkStart w:id="689" w:name="_Toc376447028"/>
      <w:r>
        <w:lastRenderedPageBreak/>
        <w:t>Mooney-Rivlin</w:t>
      </w:r>
      <w:bookmarkEnd w:id="687"/>
      <w:bookmarkEnd w:id="688"/>
      <w:bookmarkEnd w:id="689"/>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4.95pt;height:31.3pt" o:ole="">
            <v:imagedata r:id="rId314" o:title=""/>
          </v:shape>
          <o:OLEObject Type="Embed" ProgID="Equation.DSMT4" ShapeID="_x0000_i1166" DrawAspect="Content" ObjectID="_1450207352"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05pt;height:18.25pt" o:ole="">
            <v:imagedata r:id="rId316" o:title=""/>
          </v:shape>
          <o:OLEObject Type="Embed" ProgID="Equation.DSMT4" ShapeID="_x0000_i1167" DrawAspect="Content" ObjectID="_1450207353" r:id="rId317"/>
        </w:object>
      </w:r>
      <w:r w:rsidR="006A0BC1">
        <w:t>and</w:t>
      </w:r>
      <w:r w:rsidRPr="00AF2221">
        <w:rPr>
          <w:position w:val="-12"/>
        </w:rPr>
        <w:object w:dxaOrig="300" w:dyaOrig="360" w14:anchorId="423F4533">
          <v:shape id="_x0000_i1168" type="#_x0000_t75" style="width:14.05pt;height:18.25pt" o:ole="">
            <v:imagedata r:id="rId318" o:title=""/>
          </v:shape>
          <o:OLEObject Type="Embed" ProgID="Equation.DSMT4" ShapeID="_x0000_i1168" DrawAspect="Content" ObjectID="_1450207354" r:id="rId319"/>
        </w:object>
      </w:r>
      <w:r w:rsidR="006A0BC1">
        <w:t xml:space="preserve">are the Mooney-Rivlin material coefficients. The variables </w:t>
      </w:r>
      <w:r w:rsidRPr="00AF2221">
        <w:rPr>
          <w:position w:val="-12"/>
        </w:rPr>
        <w:object w:dxaOrig="220" w:dyaOrig="380" w14:anchorId="21DAA355">
          <v:shape id="_x0000_i1169" type="#_x0000_t75" style="width:10.75pt;height:19.15pt" o:ole="">
            <v:imagedata r:id="rId320" o:title=""/>
          </v:shape>
          <o:OLEObject Type="Embed" ProgID="Equation.DSMT4" ShapeID="_x0000_i1169" DrawAspect="Content" ObjectID="_1450207355" r:id="rId321"/>
        </w:object>
      </w:r>
      <w:r w:rsidR="006A0BC1">
        <w:t xml:space="preserve"> and </w:t>
      </w:r>
      <w:r w:rsidRPr="00AF2221">
        <w:rPr>
          <w:position w:val="-12"/>
        </w:rPr>
        <w:object w:dxaOrig="240" w:dyaOrig="380" w14:anchorId="26A82C84">
          <v:shape id="_x0000_i1170" type="#_x0000_t75" style="width:11.7pt;height:19.15pt" o:ole="">
            <v:imagedata r:id="rId322" o:title=""/>
          </v:shape>
          <o:OLEObject Type="Embed" ProgID="Equation.DSMT4" ShapeID="_x0000_i1170" DrawAspect="Content" ObjectID="_1450207356"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1.7pt;height:16.85pt" o:ole="">
            <v:imagedata r:id="rId324" o:title=""/>
          </v:shape>
          <o:OLEObject Type="Embed" ProgID="Equation.DSMT4" ShapeID="_x0000_i1171" DrawAspect="Content" ObjectID="_1450207357"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15pt;height:18.25pt" o:ole="">
            <v:imagedata r:id="rId326" o:title=""/>
          </v:shape>
          <o:OLEObject Type="Embed" ProgID="Equation.DSMT4" ShapeID="_x0000_i1172" DrawAspect="Content" ObjectID="_1450207358" r:id="rId327"/>
        </w:object>
      </w:r>
      <w:r w:rsidR="006A0BC1">
        <w:t>, this model reduces to an uncoupled version of the neo-Hookean constitutive model.</w:t>
      </w:r>
    </w:p>
    <w:p w14:paraId="0C00549F" w14:textId="77777777" w:rsidR="00ED255D" w:rsidRPr="00ED255D" w:rsidRDefault="00ED255D" w:rsidP="007D6F0D"/>
    <w:p w14:paraId="38D63E67" w14:textId="26A4705B"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690"/>
      <w:r w:rsidR="00FA2E2E">
        <w:t>10000</w:t>
      </w:r>
      <w:commentRangeEnd w:id="690"/>
      <w:r w:rsidR="00FA2E2E">
        <w:rPr>
          <w:rStyle w:val="CommentReference"/>
        </w:rPr>
        <w:commentReference w:id="690"/>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691" w:name="_Toc376447029"/>
      <w:r>
        <w:lastRenderedPageBreak/>
        <w:t>Muscle Material</w:t>
      </w:r>
      <w:bookmarkEnd w:id="691"/>
    </w:p>
    <w:p w14:paraId="6A3B23F2" w14:textId="7AD89B07" w:rsidR="006A0BC1" w:rsidRDefault="006A0BC1" w:rsidP="006A0BC1">
      <w:r>
        <w:t xml:space="preserve">This material model implements the constitutive model developed by Silvia S. Blemker </w:t>
      </w:r>
      <w:r>
        <w:fldChar w:fldCharType="begin"/>
      </w:r>
      <w:r w:rsidR="00031F52">
        <w:instrText xml:space="preserve"> ADDIN EN.CITE &lt;EndNote&gt;&lt;Cite&gt;&lt;Author&gt;Blemker&lt;/Author&gt;&lt;Year&gt;2004&lt;/Year&gt;&lt;RecNum&gt;38&lt;/RecNum&gt;&lt;DisplayText&gt;[13]&lt;/DisplayText&gt;&lt;record&gt;&lt;rec-number&gt;38&lt;/rec-number&gt;&lt;foreign-keys&gt;&lt;key app="EN" db-id="zd2va5xeewaftqeavxmxsr5azr59zd9tf92v"&gt;38&lt;/key&gt;&lt;/foreign-keys&gt;&lt;ref-type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031F52">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1D6DA653"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031F52">
        <w:instrText xml:space="preserve"> ADDIN EN.CITE &lt;EndNote&gt;&lt;Cite&gt;&lt;Author&gt;Criscione&lt;/Author&gt;&lt;Year&gt;2001&lt;/Year&gt;&lt;RecNum&gt;37&lt;/RecNum&gt;&lt;DisplayText&gt;[14]&lt;/DisplayText&gt;&lt;record&gt;&lt;rec-number&gt;37&lt;/rec-number&gt;&lt;foreign-keys&gt;&lt;key app="EN" db-id="zd2va5xeewaftqeavxmxsr5azr59zd9tf92v"&gt;37&lt;/key&gt;&lt;/foreign-keys&gt;&lt;ref-type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031F52">
          <w:rPr>
            <w:noProof/>
          </w:rPr>
          <w:t>14</w:t>
        </w:r>
      </w:hyperlink>
      <w:r w:rsidR="00031F52">
        <w:rPr>
          <w:noProof/>
        </w:rPr>
        <w:t>]</w:t>
      </w:r>
      <w:r>
        <w:fldChar w:fldCharType="end"/>
      </w:r>
      <w:r>
        <w:t xml:space="preserve">, instead of the usual five invariants proposed by A.J.M. Spencer </w:t>
      </w:r>
      <w:r>
        <w:fldChar w:fldCharType="begin"/>
      </w:r>
      <w:r w:rsidR="00031F52">
        <w:instrText xml:space="preserve"> ADDIN EN.CITE &lt;EndNote&gt;&lt;Cite&gt;&lt;Author&gt;Spencer&lt;/Author&gt;&lt;Year&gt;1984&lt;/Year&gt;&lt;RecNum&gt;22&lt;/RecNum&gt;&lt;DisplayText&gt;[15]&lt;/DisplayText&gt;&lt;record&gt;&lt;rec-number&gt;22&lt;/rec-number&gt;&lt;foreign-keys&gt;&lt;key app="EN" db-id="zd2va5xeewaftqeavxmxsr5azr59zd9tf92v"&gt;22&lt;/key&gt;&lt;/foreign-keys&gt;&lt;ref-type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031F52">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05pt;height:23.85pt" o:ole="">
            <v:imagedata r:id="rId328" o:title=""/>
          </v:shape>
          <o:OLEObject Type="Embed" ProgID="Equation.DSMT4" ShapeID="_x0000_i1173" DrawAspect="Content" ObjectID="_1450207359"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35pt;height:18.25pt" o:ole="">
            <v:imagedata r:id="rId330" o:title=""/>
          </v:shape>
          <o:OLEObject Type="Embed" ProgID="Equation.DSMT4" ShapeID="_x0000_i1174" DrawAspect="Content" ObjectID="_1450207360"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6pt;height:34.6pt" o:ole="">
            <v:imagedata r:id="rId332" o:title=""/>
          </v:shape>
          <o:OLEObject Type="Embed" ProgID="Equation.DSMT4" ShapeID="_x0000_i1175" DrawAspect="Content" ObjectID="_1450207361"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1pt;height:79pt" o:ole="">
            <v:imagedata r:id="rId334" o:title=""/>
          </v:shape>
          <o:OLEObject Type="Embed" ProgID="Equation.DSMT4" ShapeID="_x0000_i1176" DrawAspect="Content" ObjectID="_1450207362"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2.95pt;height:86.05pt" o:ole="">
            <v:imagedata r:id="rId336" o:title=""/>
          </v:shape>
          <o:OLEObject Type="Embed" ProgID="Equation.DSMT4" ShapeID="_x0000_i1177" DrawAspect="Content" ObjectID="_1450207363"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1pt;height:18.25pt" o:ole="">
            <v:imagedata r:id="rId338" o:title=""/>
          </v:shape>
          <o:OLEObject Type="Embed" ProgID="Equation.DSMT4" ShapeID="_x0000_i1178" DrawAspect="Content" ObjectID="_1450207364" r:id="rId339"/>
        </w:object>
      </w:r>
      <w:r>
        <w:t xml:space="preserve">and </w:t>
      </w:r>
      <w:r w:rsidR="00AF2221" w:rsidRPr="00AF2221">
        <w:rPr>
          <w:position w:val="-12"/>
        </w:rPr>
        <w:object w:dxaOrig="260" w:dyaOrig="360" w14:anchorId="39852F1E">
          <v:shape id="_x0000_i1179" type="#_x0000_t75" style="width:13.1pt;height:18.25pt" o:ole="">
            <v:imagedata r:id="rId340" o:title=""/>
          </v:shape>
          <o:OLEObject Type="Embed" ProgID="Equation.DSMT4" ShapeID="_x0000_i1179" DrawAspect="Content" ObjectID="_1450207365" r:id="rId341"/>
        </w:object>
      </w:r>
      <w:r>
        <w:t xml:space="preserve">are determined by requiring </w:t>
      </w:r>
      <w:r w:rsidR="00AF2221" w:rsidRPr="00AF2221">
        <w:rPr>
          <w:position w:val="-6"/>
        </w:rPr>
        <w:object w:dxaOrig="320" w:dyaOrig="320" w14:anchorId="7B1FBA63">
          <v:shape id="_x0000_i1180" type="#_x0000_t75" style="width:16.35pt;height:16.35pt" o:ole="">
            <v:imagedata r:id="rId342" o:title=""/>
          </v:shape>
          <o:OLEObject Type="Embed" ProgID="Equation.DSMT4" ShapeID="_x0000_i1180" DrawAspect="Content" ObjectID="_1450207366" r:id="rId343"/>
        </w:object>
      </w:r>
      <w:r>
        <w:t xml:space="preserve">and </w:t>
      </w:r>
      <w:r w:rsidR="00AF2221" w:rsidRPr="00AF2221">
        <w:rPr>
          <w:position w:val="-6"/>
        </w:rPr>
        <w:object w:dxaOrig="300" w:dyaOrig="320" w14:anchorId="2B2839C5">
          <v:shape id="_x0000_i1181" type="#_x0000_t75" style="width:14.05pt;height:16.35pt" o:ole="">
            <v:imagedata r:id="rId344" o:title=""/>
          </v:shape>
          <o:OLEObject Type="Embed" ProgID="Equation.DSMT4" ShapeID="_x0000_i1181" DrawAspect="Content" ObjectID="_1450207367" r:id="rId345"/>
        </w:object>
      </w:r>
      <w:r>
        <w:t xml:space="preserve">continuity at </w:t>
      </w:r>
      <w:r w:rsidR="00AF2221" w:rsidRPr="00AF2221">
        <w:rPr>
          <w:position w:val="-6"/>
        </w:rPr>
        <w:object w:dxaOrig="680" w:dyaOrig="320" w14:anchorId="7E71723E">
          <v:shape id="_x0000_i1182" type="#_x0000_t75" style="width:34.15pt;height:16.35pt" o:ole="">
            <v:imagedata r:id="rId346" o:title=""/>
          </v:shape>
          <o:OLEObject Type="Embed" ProgID="Equation.DSMT4" ShapeID="_x0000_i1182" DrawAspect="Content" ObjectID="_1450207368"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1.7pt;height:10.75pt" o:ole="">
            <v:imagedata r:id="rId348" o:title=""/>
          </v:shape>
          <o:OLEObject Type="Embed" ProgID="Equation.DSMT4" ShapeID="_x0000_i1183" DrawAspect="Content" ObjectID="_1450207369"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692" w:name="_Toc376447030"/>
      <w:r>
        <w:lastRenderedPageBreak/>
        <w:t>Ogden</w:t>
      </w:r>
      <w:bookmarkEnd w:id="692"/>
    </w:p>
    <w:p w14:paraId="2929C578" w14:textId="3C2845B9" w:rsidR="006A0BC1" w:rsidRDefault="006A0BC1" w:rsidP="006A0BC1">
      <w:r>
        <w:t xml:space="preserve">This material describes an incompressible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pt" o:ole="">
            <v:imagedata r:id="rId350" o:title=""/>
          </v:shape>
          <o:OLEObject Type="Embed" ProgID="Equation.DSMT4" ShapeID="_x0000_i1184" DrawAspect="Content" ObjectID="_1450207370"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05pt;height:19.65pt" o:ole="">
            <v:imagedata r:id="rId352" o:title=""/>
          </v:shape>
          <o:OLEObject Type="Embed" ProgID="Equation.DSMT4" ShapeID="_x0000_i1185" DrawAspect="Content" ObjectID="_1450207371" r:id="rId353"/>
        </w:object>
      </w:r>
      <w:r>
        <w:t xml:space="preserve"> are the eigenvalues of </w:t>
      </w:r>
      <w:r w:rsidR="00AF2221" w:rsidRPr="00AF2221">
        <w:rPr>
          <w:position w:val="-6"/>
        </w:rPr>
        <w:object w:dxaOrig="240" w:dyaOrig="340" w14:anchorId="34138835">
          <v:shape id="_x0000_i1186" type="#_x0000_t75" style="width:11.7pt;height:16.85pt" o:ole="">
            <v:imagedata r:id="rId354" o:title=""/>
          </v:shape>
          <o:OLEObject Type="Embed" ProgID="Equation.DSMT4" ShapeID="_x0000_i1186" DrawAspect="Content" ObjectID="_1450207372" r:id="rId355"/>
        </w:object>
      </w:r>
      <w:r>
        <w:t xml:space="preserve">, </w:t>
      </w:r>
      <w:r w:rsidR="00AF2221" w:rsidRPr="00AF2221">
        <w:rPr>
          <w:position w:val="-12"/>
        </w:rPr>
        <w:object w:dxaOrig="220" w:dyaOrig="360" w14:anchorId="48A19359">
          <v:shape id="_x0000_i1187" type="#_x0000_t75" style="width:10.75pt;height:18.25pt" o:ole="">
            <v:imagedata r:id="rId356" o:title=""/>
          </v:shape>
          <o:OLEObject Type="Embed" ProgID="Equation.DSMT4" ShapeID="_x0000_i1187" DrawAspect="Content" ObjectID="_1450207373" r:id="rId357"/>
        </w:object>
      </w:r>
      <w:r>
        <w:t xml:space="preserve">and </w:t>
      </w:r>
      <w:r w:rsidR="00AF2221" w:rsidRPr="00AF2221">
        <w:rPr>
          <w:position w:val="-12"/>
        </w:rPr>
        <w:object w:dxaOrig="279" w:dyaOrig="360" w14:anchorId="7335E955">
          <v:shape id="_x0000_i1188" type="#_x0000_t75" style="width:14.05pt;height:18.25pt" o:ole="">
            <v:imagedata r:id="rId358" o:title=""/>
          </v:shape>
          <o:OLEObject Type="Embed" ProgID="Equation.DSMT4" ShapeID="_x0000_i1188" DrawAspect="Content" ObjectID="_1450207374"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693" w:name="_Toc376447031"/>
      <w:r>
        <w:lastRenderedPageBreak/>
        <w:t>Tendon Material</w:t>
      </w:r>
      <w:bookmarkEnd w:id="693"/>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7.8pt;height:31.3pt" o:ole="">
            <v:imagedata r:id="rId360" o:title=""/>
          </v:shape>
          <o:OLEObject Type="Embed" ProgID="Equation.DSMT4" ShapeID="_x0000_i1189" DrawAspect="Content" ObjectID="_1450207375"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pt;height:73.4pt" o:ole="">
            <v:imagedata r:id="rId362" o:title=""/>
          </v:shape>
          <o:OLEObject Type="Embed" ProgID="Equation.DSMT4" ShapeID="_x0000_i1190" DrawAspect="Content" ObjectID="_1450207376"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05pt;height:18.25pt" o:ole="">
            <v:imagedata r:id="rId364" o:title=""/>
          </v:shape>
          <o:OLEObject Type="Embed" ProgID="Equation.DSMT4" ShapeID="_x0000_i1191" DrawAspect="Content" ObjectID="_1450207377" r:id="rId365"/>
        </w:object>
      </w:r>
      <w:r>
        <w:t xml:space="preserve">and </w:t>
      </w:r>
      <w:r w:rsidR="00AF2221" w:rsidRPr="00AF2221">
        <w:rPr>
          <w:position w:val="-12"/>
        </w:rPr>
        <w:object w:dxaOrig="279" w:dyaOrig="360" w14:anchorId="6137101D">
          <v:shape id="_x0000_i1192" type="#_x0000_t75" style="width:14.05pt;height:18.25pt" o:ole="">
            <v:imagedata r:id="rId366" o:title=""/>
          </v:shape>
          <o:OLEObject Type="Embed" ProgID="Equation.DSMT4" ShapeID="_x0000_i1192" DrawAspect="Content" ObjectID="_1450207378" r:id="rId367"/>
        </w:object>
      </w:r>
      <w:r>
        <w:t xml:space="preserve">are determined by requiring </w:t>
      </w:r>
      <w:r w:rsidR="00AF2221" w:rsidRPr="00AF2221">
        <w:rPr>
          <w:position w:val="-6"/>
        </w:rPr>
        <w:object w:dxaOrig="320" w:dyaOrig="320" w14:anchorId="131E05B4">
          <v:shape id="_x0000_i1193" type="#_x0000_t75" style="width:16.35pt;height:16.35pt" o:ole="">
            <v:imagedata r:id="rId368" o:title=""/>
          </v:shape>
          <o:OLEObject Type="Embed" ProgID="Equation.DSMT4" ShapeID="_x0000_i1193" DrawAspect="Content" ObjectID="_1450207379" r:id="rId369"/>
        </w:object>
      </w:r>
      <w:r>
        <w:t xml:space="preserve">and </w:t>
      </w:r>
      <w:r w:rsidR="00AF2221" w:rsidRPr="00AF2221">
        <w:rPr>
          <w:position w:val="-6"/>
        </w:rPr>
        <w:object w:dxaOrig="300" w:dyaOrig="320" w14:anchorId="2F266DE8">
          <v:shape id="_x0000_i1194" type="#_x0000_t75" style="width:14.05pt;height:16.35pt" o:ole="">
            <v:imagedata r:id="rId370" o:title=""/>
          </v:shape>
          <o:OLEObject Type="Embed" ProgID="Equation.DSMT4" ShapeID="_x0000_i1194" DrawAspect="Content" ObjectID="_1450207380" r:id="rId371"/>
        </w:object>
      </w:r>
      <w:r>
        <w:t xml:space="preserve">continuity at </w:t>
      </w:r>
      <w:r w:rsidR="00AF2221" w:rsidRPr="00AF2221">
        <w:rPr>
          <w:position w:val="-6"/>
        </w:rPr>
        <w:object w:dxaOrig="279" w:dyaOrig="320" w14:anchorId="46433F5F">
          <v:shape id="_x0000_i1195" type="#_x0000_t75" style="width:14.05pt;height:16.35pt" o:ole="">
            <v:imagedata r:id="rId372" o:title=""/>
          </v:shape>
          <o:OLEObject Type="Embed" ProgID="Equation.DSMT4" ShapeID="_x0000_i1195" DrawAspect="Content" ObjectID="_1450207381"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694" w:name="_Toc376447032"/>
      <w:r>
        <w:lastRenderedPageBreak/>
        <w:t>Tension-Compression Nonlinear Orthotropic</w:t>
      </w:r>
      <w:bookmarkEnd w:id="694"/>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3DF8A8B0" w:rsidR="006A0BC1" w:rsidRDefault="006A0BC1" w:rsidP="006A0BC1">
      <w:r>
        <w:t xml:space="preserve">This material is based on the following uncoupled hyperelastic strain energy function </w:t>
      </w:r>
      <w:r>
        <w:fldChar w:fldCharType="begin"/>
      </w:r>
      <w:r w:rsidR="00031F52">
        <w:instrText xml:space="preserve"> ADDIN EN.CITE &lt;EndNote&gt;&lt;Cite&gt;&lt;Author&gt;Ateshian&lt;/Author&gt;&lt;Year&gt;2007&lt;/Year&gt;&lt;RecNum&gt;1&lt;/RecNum&gt;&lt;DisplayText&gt;[16]&lt;/DisplayText&gt;&lt;record&gt;&lt;rec-number&gt;1&lt;/rec-number&gt;&lt;foreign-keys&gt;&lt;key app="EN" db-id="zd2va5xeewaftqeavxmxsr5azr59zd9tf92v"&gt;1&lt;/key&gt;&lt;/foreign-keys&gt;&lt;ref-type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031F52">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15pt" o:ole="">
            <v:imagedata r:id="rId374" o:title=""/>
          </v:shape>
          <o:OLEObject Type="Embed" ProgID="Equation.DSMT4" ShapeID="_x0000_i1196" DrawAspect="Content" ObjectID="_1450207382"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1.95pt;height:19.15pt" o:ole="">
            <v:imagedata r:id="rId376" o:title=""/>
          </v:shape>
          <o:OLEObject Type="Embed" ProgID="Equation.DSMT4" ShapeID="_x0000_i1197" DrawAspect="Content" ObjectID="_1450207383"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35pt;height:65pt" o:ole="">
            <v:imagedata r:id="rId378" o:title=""/>
          </v:shape>
          <o:OLEObject Type="Embed" ProgID="Equation.DSMT4" ShapeID="_x0000_i1198" DrawAspect="Content" ObjectID="_1450207384"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1.7pt;height:19.65pt" o:ole="">
            <v:imagedata r:id="rId380" o:title=""/>
          </v:shape>
          <o:OLEObject Type="Embed" ProgID="Equation.DSMT4" ShapeID="_x0000_i1199" DrawAspect="Content" ObjectID="_1450207385"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1pt;height:26.65pt" o:ole="">
            <v:imagedata r:id="rId382" o:title=""/>
          </v:shape>
          <o:OLEObject Type="Embed" ProgID="Equation.DSMT4" ShapeID="_x0000_i1200" DrawAspect="Content" ObjectID="_1450207386"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1pt;height:19.15pt" o:ole="">
            <v:imagedata r:id="rId384" o:title=""/>
          </v:shape>
          <o:OLEObject Type="Embed" ProgID="Equation.DSMT4" ShapeID="_x0000_i1201" DrawAspect="Content" ObjectID="_1450207387"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695" w:name="_Toc376447033"/>
      <w:r>
        <w:lastRenderedPageBreak/>
        <w:t>Transversely Isotropic Mooney-Rivlin</w:t>
      </w:r>
      <w:bookmarkEnd w:id="695"/>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1105FAF9"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 </w:instrText>
      </w:r>
      <w:r w:rsidR="00031F52">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EN.CITE.DATA </w:instrText>
      </w:r>
      <w:r w:rsidR="00031F52">
        <w:fldChar w:fldCharType="end"/>
      </w:r>
      <w:r>
        <w:fldChar w:fldCharType="separate"/>
      </w:r>
      <w:r w:rsidR="00031F52">
        <w:rPr>
          <w:noProof/>
        </w:rPr>
        <w:t>[</w:t>
      </w:r>
      <w:hyperlink w:anchor="_ENREF_17" w:tooltip="Puso, 1998 #9" w:history="1">
        <w:r w:rsidR="00031F52">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5.8pt;height:31.3pt" o:ole="">
            <v:imagedata r:id="rId386" o:title=""/>
          </v:shape>
          <o:OLEObject Type="Embed" ProgID="Equation.DSMT4" ShapeID="_x0000_i1202" DrawAspect="Content" ObjectID="_1450207388"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75pt;height:19.15pt" o:ole="">
            <v:imagedata r:id="rId388" o:title=""/>
          </v:shape>
          <o:OLEObject Type="Embed" ProgID="Equation.DSMT4" ShapeID="_x0000_i1203" DrawAspect="Content" ObjectID="_1450207389"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1pt;height:19.15pt" o:ole="">
            <v:imagedata r:id="rId390" o:title=""/>
          </v:shape>
          <o:OLEObject Type="Embed" ProgID="Equation.DSMT4" ShapeID="_x0000_i1204" DrawAspect="Content" ObjectID="_1450207390"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75pt;height:16.35pt" o:ole="">
            <v:imagedata r:id="rId392" o:title=""/>
          </v:shape>
          <o:OLEObject Type="Embed" ProgID="Equation.DSMT4" ShapeID="_x0000_i1205" DrawAspect="Content" ObjectID="_1450207391" r:id="rId393"/>
        </w:object>
      </w:r>
      <w:r>
        <w:rPr>
          <w:b/>
        </w:rPr>
        <w:t xml:space="preserve"> </w:t>
      </w:r>
      <w:r>
        <w:t xml:space="preserve">and </w:t>
      </w:r>
      <w:r w:rsidR="00AF2221" w:rsidRPr="00AF2221">
        <w:rPr>
          <w:position w:val="-6"/>
        </w:rPr>
        <w:object w:dxaOrig="220" w:dyaOrig="340" w14:anchorId="1E4111D8">
          <v:shape id="_x0000_i1206" type="#_x0000_t75" style="width:10.75pt;height:16.85pt" o:ole="">
            <v:imagedata r:id="rId394" o:title=""/>
          </v:shape>
          <o:OLEObject Type="Embed" ProgID="Equation.DSMT4" ShapeID="_x0000_i1206" DrawAspect="Content" ObjectID="_1450207392" r:id="rId395"/>
        </w:object>
      </w:r>
      <w:r>
        <w:t xml:space="preserve"> is the deviatoric part of the stretch along the fiber direction (</w:t>
      </w:r>
      <w:r w:rsidR="00AF2221" w:rsidRPr="00AF2221">
        <w:rPr>
          <w:position w:val="-12"/>
        </w:rPr>
        <w:object w:dxaOrig="1380" w:dyaOrig="400" w14:anchorId="7766A145">
          <v:shape id="_x0000_i1207" type="#_x0000_t75" style="width:69.2pt;height:19.65pt" o:ole="">
            <v:imagedata r:id="rId396" o:title=""/>
          </v:shape>
          <o:OLEObject Type="Embed" ProgID="Equation.DSMT4" ShapeID="_x0000_i1207" DrawAspect="Content" ObjectID="_1450207393" r:id="rId397"/>
        </w:object>
      </w:r>
      <w:r>
        <w:t xml:space="preserve">, where </w:t>
      </w:r>
      <w:r w:rsidR="00AF2221" w:rsidRPr="00AF2221">
        <w:rPr>
          <w:position w:val="-12"/>
        </w:rPr>
        <w:object w:dxaOrig="260" w:dyaOrig="360" w14:anchorId="715BA9D1">
          <v:shape id="_x0000_i1208" type="#_x0000_t75" style="width:13.1pt;height:18.25pt" o:ole="">
            <v:imagedata r:id="rId398" o:title=""/>
          </v:shape>
          <o:OLEObject Type="Embed" ProgID="Equation.DSMT4" ShapeID="_x0000_i1208" DrawAspect="Content" ObjectID="_1450207394"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3.75pt;height:18.25pt" o:ole="">
            <v:imagedata r:id="rId400" o:title=""/>
          </v:shape>
          <o:OLEObject Type="Embed" ProgID="Equation.DSMT4" ShapeID="_x0000_i1209" DrawAspect="Content" ObjectID="_1450207395"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1pt;height:18.25pt" o:ole="">
            <v:imagedata r:id="rId402" o:title=""/>
          </v:shape>
          <o:OLEObject Type="Embed" ProgID="Equation.DSMT4" ShapeID="_x0000_i1210" DrawAspect="Content" ObjectID="_1450207396"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05pt;height:18.25pt" o:ole="">
            <v:imagedata r:id="rId404" o:title=""/>
          </v:shape>
          <o:OLEObject Type="Embed" ProgID="Equation.DSMT4" ShapeID="_x0000_i1211" DrawAspect="Content" ObjectID="_1450207397"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15pt;height:96.3pt" o:ole="">
            <v:imagedata r:id="rId406" o:title=""/>
          </v:shape>
          <o:OLEObject Type="Embed" ProgID="Equation.DSMT4" ShapeID="_x0000_i1212" DrawAspect="Content" ObjectID="_1450207398"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05pt;height:18.25pt" o:ole="">
            <v:imagedata r:id="rId408" o:title=""/>
          </v:shape>
          <o:OLEObject Type="Embed" ProgID="Equation.DSMT4" ShapeID="_x0000_i1213" DrawAspect="Content" ObjectID="_1450207399" r:id="rId409"/>
        </w:object>
      </w:r>
      <w:r>
        <w:t xml:space="preserve"> and </w:t>
      </w:r>
      <w:r w:rsidR="00AF2221" w:rsidRPr="00AF2221">
        <w:rPr>
          <w:position w:val="-12"/>
        </w:rPr>
        <w:object w:dxaOrig="300" w:dyaOrig="360" w14:anchorId="0C78CD5E">
          <v:shape id="_x0000_i1214" type="#_x0000_t75" style="width:14.05pt;height:18.25pt" o:ole="">
            <v:imagedata r:id="rId410" o:title=""/>
          </v:shape>
          <o:OLEObject Type="Embed" ProgID="Equation.DSMT4" ShapeID="_x0000_i1214" DrawAspect="Content" ObjectID="_1450207400"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05pt;height:18.25pt" o:ole="">
            <v:imagedata r:id="rId412" o:title=""/>
          </v:shape>
          <o:OLEObject Type="Embed" ProgID="Equation.DSMT4" ShapeID="_x0000_i1215" DrawAspect="Content" ObjectID="_1450207401" r:id="rId413"/>
        </w:object>
      </w:r>
      <w:r>
        <w:t xml:space="preserve">) is the stretch at which the fibers are straightened, </w:t>
      </w:r>
      <w:r w:rsidR="00AF2221" w:rsidRPr="00AF2221">
        <w:rPr>
          <w:position w:val="-12"/>
        </w:rPr>
        <w:object w:dxaOrig="300" w:dyaOrig="360" w14:anchorId="74610B17">
          <v:shape id="_x0000_i1216" type="#_x0000_t75" style="width:14.05pt;height:18.25pt" o:ole="">
            <v:imagedata r:id="rId414" o:title=""/>
          </v:shape>
          <o:OLEObject Type="Embed" ProgID="Equation.DSMT4" ShapeID="_x0000_i1216" DrawAspect="Content" ObjectID="_1450207402" r:id="rId415"/>
        </w:object>
      </w:r>
      <w:r>
        <w:t xml:space="preserve">scales the exponential stresses, </w:t>
      </w:r>
      <w:r w:rsidR="00AF2221" w:rsidRPr="00AF2221">
        <w:rPr>
          <w:position w:val="-12"/>
        </w:rPr>
        <w:object w:dxaOrig="300" w:dyaOrig="360" w14:anchorId="6E8169B2">
          <v:shape id="_x0000_i1217" type="#_x0000_t75" style="width:14.05pt;height:18.25pt" o:ole="">
            <v:imagedata r:id="rId416" o:title=""/>
          </v:shape>
          <o:OLEObject Type="Embed" ProgID="Equation.DSMT4" ShapeID="_x0000_i1217" DrawAspect="Content" ObjectID="_1450207403"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05pt;height:18.25pt" o:ole="">
            <v:imagedata r:id="rId418" o:title=""/>
          </v:shape>
          <o:OLEObject Type="Embed" ProgID="Equation.DSMT4" ShapeID="_x0000_i1218" DrawAspect="Content" ObjectID="_1450207404" r:id="rId419"/>
        </w:object>
      </w:r>
      <w:r>
        <w:t xml:space="preserve">is the modulus of the straightened fibers. </w:t>
      </w:r>
      <w:r w:rsidR="00AF2221" w:rsidRPr="00AF2221">
        <w:rPr>
          <w:position w:val="-12"/>
        </w:rPr>
        <w:object w:dxaOrig="300" w:dyaOrig="360" w14:anchorId="51996C51">
          <v:shape id="_x0000_i1219" type="#_x0000_t75" style="width:14.05pt;height:18.25pt" o:ole="">
            <v:imagedata r:id="rId420" o:title=""/>
          </v:shape>
          <o:OLEObject Type="Embed" ProgID="Equation.DSMT4" ShapeID="_x0000_i1219" DrawAspect="Content" ObjectID="_1450207405"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05pt;height:18.25pt" o:ole="">
            <v:imagedata r:id="rId422" o:title=""/>
          </v:shape>
          <o:OLEObject Type="Embed" ProgID="Equation.DSMT4" ShapeID="_x0000_i1220" DrawAspect="Content" ObjectID="_1450207406" r:id="rId423"/>
        </w:object>
      </w:r>
      <w:r>
        <w:t>.</w:t>
      </w:r>
    </w:p>
    <w:p w14:paraId="7E9A8EF4" w14:textId="77777777" w:rsidR="006A0BC1" w:rsidRPr="00D616EF" w:rsidRDefault="006A0BC1" w:rsidP="006A0BC1"/>
    <w:p w14:paraId="0A6B117E" w14:textId="241EEC65"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696" w:name="_Toc376447034"/>
      <w:r>
        <w:lastRenderedPageBreak/>
        <w:t>Transversely Isotropic Veronda-Westmann</w:t>
      </w:r>
      <w:bookmarkEnd w:id="696"/>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05pt;height:18.25pt" o:ole="">
            <v:imagedata r:id="rId424" o:title=""/>
          </v:shape>
          <o:OLEObject Type="Embed" ProgID="Equation.DSMT4" ShapeID="_x0000_i1221" DrawAspect="Content" ObjectID="_1450207407" r:id="rId425"/>
        </w:object>
      </w:r>
      <w:r>
        <w:t xml:space="preserve"> and </w:t>
      </w:r>
      <w:r w:rsidR="00AF2221" w:rsidRPr="00AF2221">
        <w:rPr>
          <w:position w:val="-12"/>
        </w:rPr>
        <w:object w:dxaOrig="300" w:dyaOrig="360" w14:anchorId="612F3D06">
          <v:shape id="_x0000_i1222" type="#_x0000_t75" style="width:14.05pt;height:18.25pt" o:ole="">
            <v:imagedata r:id="rId426" o:title=""/>
          </v:shape>
          <o:OLEObject Type="Embed" ProgID="Equation.DSMT4" ShapeID="_x0000_i1222" DrawAspect="Content" ObjectID="_1450207408"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697" w:name="_Ref167529968"/>
      <w:bookmarkStart w:id="698" w:name="_Toc376447035"/>
      <w:r>
        <w:lastRenderedPageBreak/>
        <w:t>Uncoupled Solid Mixture</w:t>
      </w:r>
      <w:bookmarkEnd w:id="697"/>
      <w:bookmarkEnd w:id="698"/>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699" w:name="_Ref167535458"/>
      <w:bookmarkStart w:id="700" w:name="_Toc376447036"/>
      <w:r>
        <w:lastRenderedPageBreak/>
        <w:t>Veronda-Westmann</w:t>
      </w:r>
      <w:bookmarkEnd w:id="700"/>
    </w:p>
    <w:p w14:paraId="39CBCBB7" w14:textId="4962E7B0"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1.8pt;height:31.8pt" o:ole="">
            <v:imagedata r:id="rId428" o:title=""/>
          </v:shape>
          <o:OLEObject Type="Embed" ProgID="Equation.DSMT4" ShapeID="_x0000_i1223" DrawAspect="Content" ObjectID="_1450207409" r:id="rId429"/>
        </w:object>
      </w:r>
      <w:r w:rsidR="00B2391B">
        <w:t>.</w:t>
      </w:r>
    </w:p>
    <w:p w14:paraId="79801266" w14:textId="5B349EE8"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701" w:name="_Toc376447037"/>
      <w:r>
        <w:lastRenderedPageBreak/>
        <w:t xml:space="preserve">Mooney-Rivlin </w:t>
      </w:r>
      <w:r w:rsidR="00B2391B">
        <w:t>V</w:t>
      </w:r>
      <w:r w:rsidR="00B2391B" w:rsidRPr="005F4027">
        <w:t>on Mises Distribut</w:t>
      </w:r>
      <w:r w:rsidR="00B2391B">
        <w:t>ed Fibers</w:t>
      </w:r>
      <w:bookmarkEnd w:id="699"/>
      <w:bookmarkEnd w:id="70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5pt;height:39.25pt" o:ole="">
            <v:imagedata r:id="rId430" o:title=""/>
          </v:shape>
          <o:OLEObject Type="Embed" ProgID="Equation.DSMT4" ShapeID="_x0000_i1224" DrawAspect="Content" ObjectID="_1450207410"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1pt;height:39.25pt" o:ole="">
            <v:imagedata r:id="rId432" o:title=""/>
          </v:shape>
          <o:OLEObject Type="Embed" ProgID="Equation.DSMT4" ShapeID="_x0000_i1225" DrawAspect="Content" ObjectID="_1450207411"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2F8A61A8"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031F52">
        <w:rPr>
          <w:b/>
          <w:lang w:val="fr-FR"/>
        </w:rPr>
        <w:instrText xml:space="preserve"> ADDIN EN.CITE &lt;EndNote&gt;&lt;Cite&gt;&lt;Author&gt;Girard&lt;/Author&gt;&lt;Year&gt;2009&lt;/Year&gt;&lt;RecNum&gt;68&lt;/RecNum&gt;&lt;DisplayText&gt;[21]&lt;/DisplayText&gt;&lt;record&gt;&lt;rec-number&gt;68&lt;/rec-number&gt;&lt;foreign-keys&gt;&lt;key app="EN" db-id="zd2va5xeewaftqeavxmxsr5azr59zd9tf92v"&gt;68&lt;/key&gt;&lt;/foreign-keys&gt;&lt;ref-type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031F52">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35pt;height:37.4pt" o:ole="">
            <v:imagedata r:id="rId434" o:title=""/>
          </v:shape>
          <o:OLEObject Type="Embed" ProgID="Equation.DSMT4" ShapeID="_x0000_i1226" DrawAspect="Content" ObjectID="_1450207412"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34A795A7" w:rsidR="00B2391B" w:rsidRPr="005F4027" w:rsidRDefault="00B2391B" w:rsidP="00B2391B">
      <w:pPr>
        <w:rPr>
          <w:b/>
        </w:rPr>
      </w:pPr>
      <w:r w:rsidRPr="005F4027">
        <w:rPr>
          <w:b/>
        </w:rPr>
        <w:t xml:space="preserve">2. Constrained von Mises Mixture Distribution (vmc = 2) </w:t>
      </w:r>
      <w:r w:rsidR="00C23285">
        <w:rPr>
          <w:b/>
        </w:rPr>
        <w:fldChar w:fldCharType="begin"/>
      </w:r>
      <w:r w:rsidR="00031F52">
        <w:rPr>
          <w:b/>
        </w:rPr>
        <w:instrText xml:space="preserve"> ADDIN EN.CITE &lt;EndNote&gt;&lt;Cite&gt;&lt;Author&gt;Gouget&lt;/Author&gt;&lt;Year&gt;2012&lt;/Year&gt;&lt;RecNum&gt;69&lt;/RecNum&gt;&lt;DisplayText&gt;[22]&lt;/DisplayText&gt;&lt;record&gt;&lt;rec-number&gt;69&lt;/rec-number&gt;&lt;foreign-keys&gt;&lt;key app="EN" db-id="zd2va5xeewaftqeavxmxsr5azr59zd9tf92v"&gt;69&lt;/key&gt;&lt;/foreign-keys&gt;&lt;ref-type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031F52">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85pt;height:37.4pt" o:ole="">
            <v:imagedata r:id="rId437" o:title=""/>
          </v:shape>
          <o:OLEObject Type="Embed" ProgID="Equation.DSMT4" ShapeID="_x0000_i1227" DrawAspect="Content" ObjectID="_1450207413"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3.85pt;height:45.35pt" o:ole="">
            <v:imagedata r:id="rId439" o:title=""/>
          </v:shape>
          <o:OLEObject Type="Embed" ProgID="Equation.DSMT4" ShapeID="_x0000_i1228" DrawAspect="Content" ObjectID="_1450207414"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702" w:name="_Ref162411714"/>
      <w:bookmarkStart w:id="703" w:name="_Ref162412566"/>
      <w:bookmarkStart w:id="704" w:name="_Toc376447038"/>
      <w:r>
        <w:lastRenderedPageBreak/>
        <w:t>Compressible Materials</w:t>
      </w:r>
      <w:bookmarkEnd w:id="702"/>
      <w:bookmarkEnd w:id="703"/>
      <w:bookmarkEnd w:id="70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705"/>
      <w:r w:rsidR="008B53FE">
        <w:t>locking</w:t>
      </w:r>
      <w:commentRangeEnd w:id="705"/>
      <w:r w:rsidR="001D2633">
        <w:rPr>
          <w:rStyle w:val="CommentReference"/>
        </w:rPr>
        <w:commentReference w:id="705"/>
      </w:r>
      <w:r w:rsidR="008B53FE">
        <w:t>.</w:t>
      </w:r>
    </w:p>
    <w:p w14:paraId="6F7D1E7E" w14:textId="7B8098D6" w:rsidR="00183AC8" w:rsidRDefault="00183AC8" w:rsidP="00183AC8">
      <w:pPr>
        <w:pStyle w:val="Heading4"/>
      </w:pPr>
      <w:bookmarkStart w:id="706" w:name="_Toc376447039"/>
      <w:r>
        <w:t>Carter-Hayes</w:t>
      </w:r>
      <w:bookmarkEnd w:id="706"/>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05pt;height:18.25pt" o:ole="">
                  <v:imagedata r:id="rId441" o:title=""/>
                </v:shape>
                <o:OLEObject Type="Embed" ProgID="Equation.DSMT4" ShapeID="_x0000_i1229" DrawAspect="Content" ObjectID="_1450207415"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05pt;height:18.25pt" o:ole="">
                  <v:imagedata r:id="rId443" o:title=""/>
                </v:shape>
                <o:OLEObject Type="Embed" ProgID="Equation.DSMT4" ShapeID="_x0000_i1230" DrawAspect="Content" ObjectID="_1450207416"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3pt;height:13.1pt" o:ole="">
                  <v:imagedata r:id="rId445" o:title=""/>
                </v:shape>
                <o:OLEObject Type="Embed" ProgID="Equation.DSMT4" ShapeID="_x0000_i1231" DrawAspect="Content" ObjectID="_1450207417"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3pt;height:10.75pt" o:ole="">
                  <v:imagedata r:id="rId447" o:title=""/>
                </v:shape>
                <o:OLEObject Type="Embed" ProgID="Equation.DSMT4" ShapeID="_x0000_i1232" DrawAspect="Content" ObjectID="_1450207418"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19170673" w:rsidR="00327EE3" w:rsidRDefault="00183AC8" w:rsidP="00327EE3">
      <w:pPr>
        <w:pStyle w:val="MTDisplayEquation"/>
      </w:pPr>
      <w:r>
        <w:t xml:space="preserve">This model describes a compressible </w:t>
      </w:r>
      <w:r w:rsidR="00327EE3">
        <w:t>n</w:t>
      </w:r>
      <w:r>
        <w:t xml:space="preserve">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85pt;height:19.15pt" o:ole="">
            <v:imagedata r:id="rId449" o:title=""/>
          </v:shape>
          <o:OLEObject Type="Embed" ProgID="Equation.DSMT4" ShapeID="_x0000_i1233" DrawAspect="Content" ObjectID="_1450207419"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05pt;height:36.45pt" o:ole="">
            <v:imagedata r:id="rId451" o:title=""/>
          </v:shape>
          <o:OLEObject Type="Embed" ProgID="Equation.DSMT4" ShapeID="_x0000_i1234" DrawAspect="Content" ObjectID="_1450207420"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1.7pt;height:14.05pt" o:ole="">
            <v:imagedata r:id="rId453" o:title=""/>
          </v:shape>
          <o:OLEObject Type="Embed" ProgID="Equation.DSMT4" ShapeID="_x0000_i1235" DrawAspect="Content" ObjectID="_1450207421"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75pt;height:14.05pt" o:ole="">
            <v:imagedata r:id="rId455" o:title=""/>
          </v:shape>
          <o:OLEObject Type="Embed" ProgID="Equation.DSMT4" ShapeID="_x0000_i1236" DrawAspect="Content" ObjectID="_1450207422" r:id="rId456"/>
        </w:object>
      </w:r>
      <w:r w:rsidR="00327EE3">
        <w:t xml:space="preserve"> </w:t>
      </w:r>
      <w:r>
        <w:t>is the determinant of the deformation gradient tensor.</w:t>
      </w:r>
    </w:p>
    <w:p w14:paraId="704AC31D" w14:textId="77777777" w:rsidR="00183AC8" w:rsidRDefault="00183AC8" w:rsidP="00183AC8"/>
    <w:p w14:paraId="1DA59B1D" w14:textId="4021F26A" w:rsidR="00327EE3" w:rsidRDefault="00327EE3" w:rsidP="00183AC8">
      <w:r>
        <w:t xml:space="preserve">Young’s modulus depends on </w:t>
      </w:r>
      <w:r w:rsidR="00AF2221" w:rsidRPr="00AF2221">
        <w:rPr>
          <w:position w:val="-12"/>
        </w:rPr>
        <w:object w:dxaOrig="340" w:dyaOrig="380" w14:anchorId="3FDF1C33">
          <v:shape id="_x0000_i1237" type="#_x0000_t75" style="width:16.85pt;height:19.15pt" o:ole="">
            <v:imagedata r:id="rId457" o:title=""/>
          </v:shape>
          <o:OLEObject Type="Embed" ProgID="Equation.DSMT4" ShapeID="_x0000_i1237" DrawAspect="Content" ObjectID="_1450207423"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031F52">
          <w:rPr>
            <w:noProof/>
          </w:rPr>
          <w:t>24</w:t>
        </w:r>
      </w:hyperlink>
      <w:r w:rsidR="00031F52">
        <w:rPr>
          <w:noProof/>
        </w:rPr>
        <w:t xml:space="preserve">, </w:t>
      </w:r>
      <w:hyperlink w:anchor="_ENREF_25" w:tooltip="Carter, 1977 #73" w:history="1">
        <w:r w:rsidR="00031F52">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8pt;height:40.2pt" o:ole="">
            <v:imagedata r:id="rId459" o:title=""/>
          </v:shape>
          <o:OLEObject Type="Embed" ProgID="Equation.DSMT4" ShapeID="_x0000_i1238" DrawAspect="Content" ObjectID="_1450207424"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707" w:author="Steve Maas" w:date="2014-01-02T13:04:00Z">
        <w:r w:rsidR="00873D59">
          <w:t>3.12.3</w:t>
        </w:r>
      </w:ins>
      <w:del w:id="708"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85pt;height:19.15pt" o:ole="">
            <v:imagedata r:id="rId461" o:title=""/>
          </v:shape>
          <o:OLEObject Type="Embed" ProgID="Equation.DSMT4" ShapeID="_x0000_i1239" DrawAspect="Content" ObjectID="_1450207425"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85pt;height:19.15pt" o:ole="">
            <v:imagedata r:id="rId463" o:title=""/>
          </v:shape>
          <o:OLEObject Type="Embed" ProgID="Equation.DSMT4" ShapeID="_x0000_i1240" DrawAspect="Content" ObjectID="_1450207426"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35pt;height:18.25pt" o:ole="">
            <v:imagedata r:id="rId465" o:title=""/>
          </v:shape>
          <o:OLEObject Type="Embed" ProgID="Equation.DSMT4" ShapeID="_x0000_i1241" DrawAspect="Content" ObjectID="_1450207427"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709" w:name="_Toc376447040"/>
      <w:r>
        <w:lastRenderedPageBreak/>
        <w:t>Cell Growth</w:t>
      </w:r>
      <w:bookmarkEnd w:id="709"/>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05pt;height:19.15pt" o:ole="">
                  <v:imagedata r:id="rId467" o:title=""/>
                </v:shape>
                <o:OLEObject Type="Embed" ProgID="Equation.DSMT4" ShapeID="_x0000_i1242" DrawAspect="Content" ObjectID="_1450207428"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1.7pt;height:18.25pt" o:ole="">
                  <v:imagedata r:id="rId469" o:title=""/>
                </v:shape>
                <o:OLEObject Type="Embed" ProgID="Equation.DSMT4" ShapeID="_x0000_i1243" DrawAspect="Content" ObjectID="_1450207429"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1.7pt;height:18.25pt" o:ole="">
                  <v:imagedata r:id="rId471" o:title=""/>
                </v:shape>
                <o:OLEObject Type="Embed" ProgID="Equation.DSMT4" ShapeID="_x0000_i1244" DrawAspect="Content" ObjectID="_1450207430"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3pt;height:14.05pt" o:ole="">
            <v:imagedata r:id="rId473" o:title=""/>
          </v:shape>
          <o:OLEObject Type="Embed" ProgID="Equation.DSMT4" ShapeID="_x0000_i1245" DrawAspect="Content" ObjectID="_1450207431"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75pt;height:10.75pt" o:ole="">
            <v:imagedata r:id="rId475" o:title=""/>
          </v:shape>
          <o:OLEObject Type="Embed" ProgID="Equation.DSMT4" ShapeID="_x0000_i1246" DrawAspect="Content" ObjectID="_1450207432"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3.8pt;height:37.85pt" o:ole="">
            <v:imagedata r:id="rId477" o:title=""/>
          </v:shape>
          <o:OLEObject Type="Embed" ProgID="Equation.DSMT4" ShapeID="_x0000_i1247" DrawAspect="Content" ObjectID="_1450207433"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7.7pt;height:14.05pt" o:ole="">
            <v:imagedata r:id="rId479" o:title=""/>
          </v:shape>
          <o:OLEObject Type="Embed" ProgID="Equation.DSMT4" ShapeID="_x0000_i1248" DrawAspect="Content" ObjectID="_1450207434"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1.7pt;height:13.1pt" o:ole="">
            <v:imagedata r:id="rId481" o:title=""/>
          </v:shape>
          <o:OLEObject Type="Embed" ProgID="Equation.DSMT4" ShapeID="_x0000_i1249" DrawAspect="Content" ObjectID="_1450207435" r:id="rId482"/>
        </w:object>
      </w:r>
      <w:r w:rsidRPr="006D6D0D">
        <w:t xml:space="preserve"> and absolute temperature </w:t>
      </w:r>
      <w:r w:rsidR="00AF2221" w:rsidRPr="00AF2221">
        <w:rPr>
          <w:position w:val="-4"/>
        </w:rPr>
        <w:object w:dxaOrig="220" w:dyaOrig="260" w14:anchorId="16F19092">
          <v:shape id="_x0000_i1250" type="#_x0000_t75" style="width:10.75pt;height:13.1pt" o:ole="">
            <v:imagedata r:id="rId483" o:title=""/>
          </v:shape>
          <o:OLEObject Type="Embed" ProgID="Equation.DSMT4" ShapeID="_x0000_i1250" DrawAspect="Content" ObjectID="_1450207436"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05pt;height:19.15pt" o:ole="">
            <v:imagedata r:id="rId485" o:title=""/>
          </v:shape>
          <o:OLEObject Type="Embed" ProgID="Equation.DSMT4" ShapeID="_x0000_i1251" DrawAspect="Content" ObjectID="_1450207437" r:id="rId486"/>
        </w:object>
      </w:r>
      <w:r>
        <w:t xml:space="preserve"> and </w:t>
      </w:r>
      <w:r w:rsidR="00AF2221" w:rsidRPr="00AF2221">
        <w:rPr>
          <w:position w:val="-12"/>
        </w:rPr>
        <w:object w:dxaOrig="240" w:dyaOrig="360" w14:anchorId="6C5A4393">
          <v:shape id="_x0000_i1252" type="#_x0000_t75" style="width:11.7pt;height:18.25pt" o:ole="">
            <v:imagedata r:id="rId487" o:title=""/>
          </v:shape>
          <o:OLEObject Type="Embed" ProgID="Equation.DSMT4" ShapeID="_x0000_i1252" DrawAspect="Content" ObjectID="_1450207438"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05pt;height:19.15pt" o:ole="">
            <v:imagedata r:id="rId489" o:title=""/>
          </v:shape>
          <o:OLEObject Type="Embed" ProgID="Equation.DSMT4" ShapeID="_x0000_i1253" DrawAspect="Content" ObjectID="_1450207439" r:id="rId490"/>
        </w:object>
      </w:r>
      <w:r>
        <w:t xml:space="preserve"> and </w:t>
      </w:r>
      <w:r w:rsidR="00AF2221" w:rsidRPr="00AF2221">
        <w:rPr>
          <w:position w:val="-12"/>
        </w:rPr>
        <w:object w:dxaOrig="240" w:dyaOrig="360" w14:anchorId="7D2986F8">
          <v:shape id="_x0000_i1254" type="#_x0000_t75" style="width:11.7pt;height:18.25pt" o:ole="">
            <v:imagedata r:id="rId491" o:title=""/>
          </v:shape>
          <o:OLEObject Type="Embed" ProgID="Equation.DSMT4" ShapeID="_x0000_i1254" DrawAspect="Content" ObjectID="_1450207440"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15pt;height:21.95pt" o:ole="">
            <v:imagedata r:id="rId493" o:title=""/>
          </v:shape>
          <o:OLEObject Type="Embed" ProgID="Equation.DSMT4" ShapeID="_x0000_i1255" DrawAspect="Content" ObjectID="_1450207441"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710" w:name="_Ref167527013"/>
      <w:bookmarkStart w:id="711" w:name="_Toc376447041"/>
      <w:r w:rsidRPr="0097532C">
        <w:lastRenderedPageBreak/>
        <w:t>Donnan Equilibrium Swelling</w:t>
      </w:r>
      <w:bookmarkEnd w:id="710"/>
      <w:bookmarkEnd w:id="711"/>
    </w:p>
    <w:p w14:paraId="2A46DA6E" w14:textId="74C996CF"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031F52">
          <w:rPr>
            <w:noProof/>
          </w:rPr>
          <w:t>26</w:t>
        </w:r>
      </w:hyperlink>
      <w:r w:rsidR="00031F52">
        <w:rPr>
          <w:noProof/>
        </w:rPr>
        <w:t xml:space="preserve">, </w:t>
      </w:r>
      <w:hyperlink w:anchor="_ENREF_27" w:tooltip="Lai, 1991 #66" w:history="1">
        <w:r w:rsidR="00031F52">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35pt;height:19.15pt" o:ole="">
                  <v:imagedata r:id="rId495" o:title=""/>
                </v:shape>
                <o:OLEObject Type="Embed" ProgID="Equation.DSMT4" ShapeID="_x0000_i1256" DrawAspect="Content" ObjectID="_1450207442"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05pt;height:19.15pt" o:ole="">
                  <v:imagedata r:id="rId497" o:title=""/>
                </v:shape>
                <o:OLEObject Type="Embed" ProgID="Equation.DSMT4" ShapeID="_x0000_i1257" DrawAspect="Content" ObjectID="_1450207443"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05pt;height:16.35pt" o:ole="">
                  <v:imagedata r:id="rId499" o:title=""/>
                </v:shape>
                <o:OLEObject Type="Embed" ProgID="Equation.DSMT4" ShapeID="_x0000_i1258" DrawAspect="Content" ObjectID="_1450207444" r:id="rId500"/>
              </w:object>
            </w:r>
          </w:p>
        </w:tc>
      </w:tr>
    </w:tbl>
    <w:p w14:paraId="3134E34D" w14:textId="77777777" w:rsidR="006A0BC1" w:rsidRDefault="006A0BC1" w:rsidP="006A0BC1"/>
    <w:p w14:paraId="5500DF62" w14:textId="2E20EA2E" w:rsidR="006A0BC1" w:rsidRDefault="006A0BC1" w:rsidP="006A0BC1">
      <w:r>
        <w:t xml:space="preserve">The Cauchy stress for this material is the stress from the Donnan equilibrium response </w:t>
      </w:r>
      <w:r>
        <w:fldChar w:fldCharType="begin"/>
      </w:r>
      <w:r w:rsidR="00031F52">
        <w:instrText xml:space="preserve"> ADDIN EN.CITE &lt;EndNote&gt;&lt;Cite&gt;&lt;Author&gt;Ateshian&lt;/Author&gt;&lt;Year&gt;2009&lt;/Year&gt;&lt;RecNum&gt;46&lt;/RecNum&gt;&lt;DisplayText&gt;[8]&lt;/DisplayText&gt;&lt;record&gt;&lt;rec-number&gt;46&lt;/rec-number&gt;&lt;foreign-keys&gt;&lt;key app="EN" db-id="zd2va5xeewaftqeavxmxsr5azr59zd9tf92v"&gt;46&lt;/key&gt;&lt;/foreign-keys&gt;&lt;ref-type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031F52">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3pt;height:14.05pt" o:ole="">
            <v:imagedata r:id="rId501" o:title=""/>
          </v:shape>
          <o:OLEObject Type="Embed" ProgID="Equation.DSMT4" ShapeID="_x0000_i1259" DrawAspect="Content" ObjectID="_1450207445"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75pt;height:10.75pt" o:ole="">
            <v:imagedata r:id="rId503" o:title=""/>
          </v:shape>
          <o:OLEObject Type="Embed" ProgID="Equation.DSMT4" ShapeID="_x0000_i1260" DrawAspect="Content" ObjectID="_1450207446"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5.85pt;height:34.15pt" o:ole="">
            <v:imagedata r:id="rId505" o:title=""/>
          </v:shape>
          <o:OLEObject Type="Embed" ProgID="Equation.DSMT4" ShapeID="_x0000_i1261" DrawAspect="Content" ObjectID="_1450207447"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05pt;height:16.35pt" o:ole="">
            <v:imagedata r:id="rId507" o:title=""/>
          </v:shape>
          <o:OLEObject Type="Embed" ProgID="Equation.DSMT4" ShapeID="_x0000_i1262" DrawAspect="Content" ObjectID="_1450207448"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85pt;height:36.45pt" o:ole="">
            <v:imagedata r:id="rId509" o:title=""/>
          </v:shape>
          <o:OLEObject Type="Embed" ProgID="Equation.DSMT4" ShapeID="_x0000_i1263" DrawAspect="Content" ObjectID="_1450207449"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7.7pt;height:14.05pt" o:ole="">
            <v:imagedata r:id="rId511" o:title=""/>
          </v:shape>
          <o:OLEObject Type="Embed" ProgID="Equation.DSMT4" ShapeID="_x0000_i1264" DrawAspect="Content" ObjectID="_1450207450"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1.7pt;height:13.1pt" o:ole="">
            <v:imagedata r:id="rId513" o:title=""/>
          </v:shape>
          <o:OLEObject Type="Embed" ProgID="Equation.DSMT4" ShapeID="_x0000_i1265" DrawAspect="Content" ObjectID="_1450207451" r:id="rId514"/>
        </w:object>
      </w:r>
      <w:r w:rsidRPr="006D6D0D">
        <w:t xml:space="preserve"> and absolute temperature </w:t>
      </w:r>
      <w:r w:rsidR="00AF2221" w:rsidRPr="00AF2221">
        <w:rPr>
          <w:position w:val="-4"/>
        </w:rPr>
        <w:object w:dxaOrig="220" w:dyaOrig="260" w14:anchorId="69ADEE27">
          <v:shape id="_x0000_i1266" type="#_x0000_t75" style="width:10.75pt;height:13.1pt" o:ole="">
            <v:imagedata r:id="rId515" o:title=""/>
          </v:shape>
          <o:OLEObject Type="Embed" ProgID="Equation.DSMT4" ShapeID="_x0000_i1266" DrawAspect="Content" ObjectID="_1450207452"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05pt;height:19.15pt" o:ole="">
            <v:imagedata r:id="rId517" o:title=""/>
          </v:shape>
          <o:OLEObject Type="Embed" ProgID="Equation.DSMT4" ShapeID="_x0000_i1267" DrawAspect="Content" ObjectID="_1450207453"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95pt;height:19.15pt" o:ole="">
            <v:imagedata r:id="rId519" o:title=""/>
          </v:shape>
          <o:OLEObject Type="Embed" ProgID="Equation.DSMT4" ShapeID="_x0000_i1268" DrawAspect="Content" ObjectID="_1450207454"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2"/>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1.7pt;height:13.1pt" o:ole="">
                  <v:imagedata r:id="rId521" o:title=""/>
                </v:shape>
                <o:OLEObject Type="Embed" ProgID="Equation.DSMT4" ShapeID="_x0000_i1269" DrawAspect="Content" ObjectID="_1450207455"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75pt;height:13.1pt" o:ole="">
                  <v:imagedata r:id="rId523" o:title=""/>
                </v:shape>
                <o:OLEObject Type="Embed" ProgID="Equation.DSMT4" ShapeID="_x0000_i1270" DrawAspect="Content" ObjectID="_1450207456"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05pt;height:19.15pt" o:ole="">
                  <v:imagedata r:id="rId525" o:title=""/>
                </v:shape>
                <o:OLEObject Type="Embed" ProgID="Equation.DSMT4" ShapeID="_x0000_i1271" DrawAspect="Content" ObjectID="_1450207457"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05pt;height:16.35pt" o:ole="">
                  <v:imagedata r:id="rId527" o:title=""/>
                </v:shape>
                <o:OLEObject Type="Embed" ProgID="Equation.DSMT4" ShapeID="_x0000_i1272" DrawAspect="Content" ObjectID="_1450207458"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1.7pt;height:18.25pt" o:ole="">
                  <v:imagedata r:id="rId529" o:title=""/>
                </v:shape>
                <o:OLEObject Type="Embed" ProgID="Equation.DSMT4" ShapeID="_x0000_i1273" DrawAspect="Content" ObjectID="_1450207459"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75pt;height:10.75pt" o:ole="">
                  <v:imagedata r:id="rId531" o:title=""/>
                </v:shape>
                <o:OLEObject Type="Embed" ProgID="Equation.DSMT4" ShapeID="_x0000_i1274" DrawAspect="Content" ObjectID="_1450207460"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15pt;height:19.15pt" o:ole="">
            <v:imagedata r:id="rId533" o:title=""/>
          </v:shape>
          <o:OLEObject Type="Embed" ProgID="Equation.DSMT4" ShapeID="_x0000_i1275" DrawAspect="Content" ObjectID="_1450207461" r:id="rId534"/>
        </w:object>
      </w:r>
      <w:r>
        <w:t xml:space="preserve"> or </w:t>
      </w:r>
      <w:r w:rsidR="00AF2221" w:rsidRPr="00AF2221">
        <w:rPr>
          <w:position w:val="-6"/>
        </w:rPr>
        <w:object w:dxaOrig="800" w:dyaOrig="320" w14:anchorId="6DBDA277">
          <v:shape id="_x0000_i1276" type="#_x0000_t75" style="width:40.2pt;height:16.35pt" o:ole="">
            <v:imagedata r:id="rId535" o:title=""/>
          </v:shape>
          <o:OLEObject Type="Embed" ProgID="Equation.DSMT4" ShapeID="_x0000_i1276" DrawAspect="Content" ObjectID="_1450207462" r:id="rId536"/>
        </w:object>
      </w:r>
      <w:r>
        <w:t xml:space="preserve">.  Therefore, entering any other values for </w:t>
      </w:r>
      <w:r w:rsidR="00AF2221" w:rsidRPr="00AF2221">
        <w:rPr>
          <w:position w:val="-12"/>
        </w:rPr>
        <w:object w:dxaOrig="300" w:dyaOrig="380" w14:anchorId="022AADE5">
          <v:shape id="_x0000_i1277" type="#_x0000_t75" style="width:14.05pt;height:19.15pt" o:ole="">
            <v:imagedata r:id="rId537" o:title=""/>
          </v:shape>
          <o:OLEObject Type="Embed" ProgID="Equation.DSMT4" ShapeID="_x0000_i1277" DrawAspect="Content" ObjectID="_1450207463" r:id="rId538"/>
        </w:object>
      </w:r>
      <w:r>
        <w:t xml:space="preserve"> and </w:t>
      </w:r>
      <w:r w:rsidR="00AF2221" w:rsidRPr="00AF2221">
        <w:rPr>
          <w:position w:val="-6"/>
        </w:rPr>
        <w:object w:dxaOrig="279" w:dyaOrig="320" w14:anchorId="6605BC46">
          <v:shape id="_x0000_i1278" type="#_x0000_t75" style="width:14.05pt;height:16.35pt" o:ole="">
            <v:imagedata r:id="rId539" o:title=""/>
          </v:shape>
          <o:OLEObject Type="Embed" ProgID="Equation.DSMT4" ShapeID="_x0000_i1278" DrawAspect="Content" ObjectID="_1450207464"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712" w:name="_Ref167525631"/>
      <w:bookmarkStart w:id="713" w:name="_Toc376447042"/>
      <w:r w:rsidRPr="0097532C">
        <w:lastRenderedPageBreak/>
        <w:t>Ellipsoidal Fiber Distribution</w:t>
      </w:r>
      <w:bookmarkEnd w:id="712"/>
      <w:bookmarkEnd w:id="713"/>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5pt;height:19.65pt" o:ole="">
                  <v:imagedata r:id="rId541" o:title=""/>
                </v:shape>
                <o:OLEObject Type="Embed" ProgID="Equation.DSMT4" ShapeID="_x0000_i1279" DrawAspect="Content" ObjectID="_1450207465"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95pt;height:19.65pt" o:ole="">
                  <v:imagedata r:id="rId543" o:title=""/>
                </v:shape>
                <o:OLEObject Type="Embed" ProgID="Equation.DSMT4" ShapeID="_x0000_i1280" DrawAspect="Content" ObjectID="_1450207466" r:id="rId544"/>
              </w:object>
            </w:r>
          </w:p>
        </w:tc>
      </w:tr>
    </w:tbl>
    <w:p w14:paraId="37FA7B6F" w14:textId="77777777" w:rsidR="006A0BC1" w:rsidRDefault="006A0BC1" w:rsidP="006A0BC1"/>
    <w:p w14:paraId="1F5E1835" w14:textId="4ABC254C"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45pt;height:26.65pt" o:ole="">
            <v:imagedata r:id="rId545" o:title=""/>
          </v:shape>
          <o:OLEObject Type="Embed" ProgID="Equation.DSMT4" ShapeID="_x0000_i1281" DrawAspect="Content" ObjectID="_1450207467"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45pt;height:19.15pt" o:ole="">
            <v:imagedata r:id="rId547" o:title=""/>
          </v:shape>
          <o:OLEObject Type="Embed" ProgID="Equation.DSMT4" ShapeID="_x0000_i1282" DrawAspect="Content" ObjectID="_1450207468" r:id="rId548"/>
        </w:object>
      </w:r>
      <w:r>
        <w:t xml:space="preserve"> is the square of the fiber stretch </w:t>
      </w:r>
      <w:r w:rsidR="00AF2221" w:rsidRPr="00AF2221">
        <w:rPr>
          <w:position w:val="-12"/>
        </w:rPr>
        <w:object w:dxaOrig="279" w:dyaOrig="360" w14:anchorId="73F5A072">
          <v:shape id="_x0000_i1283" type="#_x0000_t75" style="width:14.05pt;height:18.25pt" o:ole="">
            <v:imagedata r:id="rId549" o:title=""/>
          </v:shape>
          <o:OLEObject Type="Embed" ProgID="Equation.DSMT4" ShapeID="_x0000_i1283" DrawAspect="Content" ObjectID="_1450207469" r:id="rId550"/>
        </w:object>
      </w:r>
      <w:r>
        <w:t xml:space="preserve">, </w:t>
      </w:r>
      <w:r w:rsidR="00AF2221" w:rsidRPr="00AF2221">
        <w:rPr>
          <w:position w:val="-6"/>
        </w:rPr>
        <w:object w:dxaOrig="260" w:dyaOrig="279" w14:anchorId="6191CA84">
          <v:shape id="_x0000_i1284" type="#_x0000_t75" style="width:13.1pt;height:14.05pt" o:ole="">
            <v:imagedata r:id="rId551" o:title=""/>
          </v:shape>
          <o:OLEObject Type="Embed" ProgID="Equation.DSMT4" ShapeID="_x0000_i1284" DrawAspect="Content" ObjectID="_1450207470"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pt;height:19.65pt" o:ole="">
            <v:imagedata r:id="rId553" o:title=""/>
          </v:shape>
          <o:OLEObject Type="Embed" ProgID="Equation.DSMT4" ShapeID="_x0000_i1285" DrawAspect="Content" ObjectID="_1450207471" r:id="rId554"/>
        </w:object>
      </w:r>
      <w:r>
        <w:t xml:space="preserve">, </w:t>
      </w:r>
      <w:r w:rsidR="00AF2221" w:rsidRPr="00AF2221">
        <w:rPr>
          <w:position w:val="-12"/>
        </w:rPr>
        <w:object w:dxaOrig="1200" w:dyaOrig="360" w14:anchorId="01B8AD86">
          <v:shape id="_x0000_i1286" type="#_x0000_t75" style="width:60.3pt;height:18.25pt" o:ole="">
            <v:imagedata r:id="rId555" o:title=""/>
          </v:shape>
          <o:OLEObject Type="Embed" ProgID="Equation.DSMT4" ShapeID="_x0000_i1286" DrawAspect="Content" ObjectID="_1450207472" r:id="rId556"/>
        </w:object>
      </w:r>
      <w:r>
        <w:t xml:space="preserve">, and </w:t>
      </w:r>
      <w:r w:rsidR="00AF2221" w:rsidRPr="00AF2221">
        <w:rPr>
          <w:position w:val="-14"/>
        </w:rPr>
        <w:object w:dxaOrig="540" w:dyaOrig="400" w14:anchorId="5E2F75C6">
          <v:shape id="_x0000_i1287" type="#_x0000_t75" style="width:27.1pt;height:19.65pt" o:ole="">
            <v:imagedata r:id="rId557" o:title=""/>
          </v:shape>
          <o:OLEObject Type="Embed" ProgID="Equation.DSMT4" ShapeID="_x0000_i1287" DrawAspect="Content" ObjectID="_1450207473"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05pt;height:34.15pt" o:ole="">
            <v:imagedata r:id="rId559" o:title=""/>
          </v:shape>
          <o:OLEObject Type="Embed" ProgID="Equation.DSMT4" ShapeID="_x0000_i1288" DrawAspect="Content" ObjectID="_1450207474"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9pt;height:21.95pt" o:ole="">
            <v:imagedata r:id="rId561" o:title=""/>
          </v:shape>
          <o:OLEObject Type="Embed" ProgID="Equation.DSMT4" ShapeID="_x0000_i1289" DrawAspect="Content" ObjectID="_1450207475"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1.7pt;height:16.35pt" o:ole="">
            <v:imagedata r:id="rId563" o:title=""/>
          </v:shape>
          <o:OLEObject Type="Embed" ProgID="Equation.DSMT4" ShapeID="_x0000_i1290" DrawAspect="Content" ObjectID="_1450207476" r:id="rId564"/>
        </w:object>
      </w:r>
      <w:r>
        <w:t xml:space="preserve">and </w:t>
      </w:r>
      <w:r w:rsidR="00AF2221" w:rsidRPr="00AF2221">
        <w:rPr>
          <w:position w:val="-10"/>
        </w:rPr>
        <w:object w:dxaOrig="200" w:dyaOrig="320" w14:anchorId="609B63A0">
          <v:shape id="_x0000_i1291" type="#_x0000_t75" style="width:10.3pt;height:16.35pt" o:ole="">
            <v:imagedata r:id="rId565" o:title=""/>
          </v:shape>
          <o:OLEObject Type="Embed" ProgID="Equation.DSMT4" ShapeID="_x0000_i1291" DrawAspect="Content" ObjectID="_1450207477" r:id="rId566"/>
        </w:object>
      </w:r>
      <w:r>
        <w:t xml:space="preserve">are assumed to vary ellipsoidally with </w:t>
      </w:r>
      <w:r w:rsidR="00AF2221" w:rsidRPr="00AF2221">
        <w:rPr>
          <w:position w:val="-4"/>
        </w:rPr>
        <w:object w:dxaOrig="200" w:dyaOrig="200" w14:anchorId="0D471ABF">
          <v:shape id="_x0000_i1292" type="#_x0000_t75" style="width:10.3pt;height:10.3pt" o:ole="">
            <v:imagedata r:id="rId567" o:title=""/>
          </v:shape>
          <o:OLEObject Type="Embed" ProgID="Equation.DSMT4" ShapeID="_x0000_i1292" DrawAspect="Content" ObjectID="_1450207478"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39.85pt;height:82.3pt" o:ole="">
            <v:imagedata r:id="rId569" o:title=""/>
          </v:shape>
          <o:OLEObject Type="Embed" ProgID="Equation.DSMT4" ShapeID="_x0000_i1293" DrawAspect="Content" ObjectID="_1450207479"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714" w:name="_Toc376447043"/>
      <w:r>
        <w:lastRenderedPageBreak/>
        <w:t>Ellipsoidal Fiber Distribution Neo-Hookean</w:t>
      </w:r>
      <w:bookmarkEnd w:id="714"/>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5pt;height:19.65pt" o:ole="">
                  <v:imagedata r:id="rId571" o:title=""/>
                </v:shape>
                <o:OLEObject Type="Embed" ProgID="Equation.DSMT4" ShapeID="_x0000_i1294" DrawAspect="Content" ObjectID="_1450207480"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95pt;height:19.65pt" o:ole="">
                  <v:imagedata r:id="rId573" o:title=""/>
                </v:shape>
                <o:OLEObject Type="Embed" ProgID="Equation.DSMT4" ShapeID="_x0000_i1295" DrawAspect="Content" ObjectID="_1450207481"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pt;height:19.15pt" o:ole="">
            <v:imagedata r:id="rId575" o:title=""/>
          </v:shape>
          <o:OLEObject Type="Embed" ProgID="Equation.DSMT4" ShapeID="_x0000_i1296" DrawAspect="Content" ObjectID="_1450207482"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9pt;height:18.25pt" o:ole="">
            <v:imagedata r:id="rId577" o:title=""/>
          </v:shape>
          <o:OLEObject Type="Embed" ProgID="Equation.DSMT4" ShapeID="_x0000_i1297" DrawAspect="Content" ObjectID="_1450207483"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85pt;height:19.15pt" o:ole="">
            <v:imagedata r:id="rId579" o:title=""/>
          </v:shape>
          <o:OLEObject Type="Embed" ProgID="Equation.DSMT4" ShapeID="_x0000_i1298" DrawAspect="Content" ObjectID="_1450207484"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715" w:name="_Toc376447044"/>
      <w:r>
        <w:lastRenderedPageBreak/>
        <w:t>Ellipsoidal Fiber Distribution with Donnan Equilibrium Swelling</w:t>
      </w:r>
      <w:bookmarkEnd w:id="71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35pt;height:19.15pt" o:ole="">
                  <v:imagedata r:id="rId581" o:title=""/>
                </v:shape>
                <o:OLEObject Type="Embed" ProgID="Equation.DSMT4" ShapeID="_x0000_i1299" DrawAspect="Content" ObjectID="_1450207485"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05pt;height:19.15pt" o:ole="">
                  <v:imagedata r:id="rId583" o:title=""/>
                </v:shape>
                <o:OLEObject Type="Embed" ProgID="Equation.DSMT4" ShapeID="_x0000_i1300" DrawAspect="Content" ObjectID="_1450207486"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05pt;height:16.35pt" o:ole="">
                  <v:imagedata r:id="rId585" o:title=""/>
                </v:shape>
                <o:OLEObject Type="Embed" ProgID="Equation.DSMT4" ShapeID="_x0000_i1301" DrawAspect="Content" ObjectID="_1450207487"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5pt;height:19.65pt" o:ole="">
                  <v:imagedata r:id="rId587" o:title=""/>
                </v:shape>
                <o:OLEObject Type="Embed" ProgID="Equation.DSMT4" ShapeID="_x0000_i1302" DrawAspect="Content" ObjectID="_1450207488"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95pt;height:19.65pt" o:ole="">
                  <v:imagedata r:id="rId589" o:title=""/>
                </v:shape>
                <o:OLEObject Type="Embed" ProgID="Equation.DSMT4" ShapeID="_x0000_i1303" DrawAspect="Content" ObjectID="_1450207489"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pt;height:19.15pt" o:ole="">
            <v:imagedata r:id="rId591" o:title=""/>
          </v:shape>
          <o:OLEObject Type="Embed" ProgID="Equation.DSMT4" ShapeID="_x0000_i1304" DrawAspect="Content" ObjectID="_1450207490" r:id="rId592"/>
        </w:object>
      </w:r>
      <w:r>
        <w:t>.</w:t>
      </w:r>
    </w:p>
    <w:p w14:paraId="770D789D" w14:textId="0D9C7485" w:rsidR="006A0BC1" w:rsidRDefault="00AF2221" w:rsidP="006A0BC1">
      <w:r w:rsidRPr="00AF2221">
        <w:rPr>
          <w:position w:val="-14"/>
        </w:rPr>
        <w:object w:dxaOrig="340" w:dyaOrig="380" w14:anchorId="26390030">
          <v:shape id="_x0000_i1305" type="#_x0000_t75" style="width:16.85pt;height:19.15pt" o:ole="">
            <v:imagedata r:id="rId593" o:title=""/>
          </v:shape>
          <o:OLEObject Type="Embed" ProgID="Equation.DSMT4" ShapeID="_x0000_i1305" DrawAspect="Content" ObjectID="_1450207491"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1.95pt;height:18.25pt" o:ole="">
            <v:imagedata r:id="rId595" o:title=""/>
          </v:shape>
          <o:OLEObject Type="Embed" ProgID="Equation.DSMT4" ShapeID="_x0000_i1306" DrawAspect="Content" ObjectID="_1450207492"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716" w:name="_Toc376447045"/>
      <w:r>
        <w:lastRenderedPageBreak/>
        <w:t>Fiber with Exponential-Power Law</w:t>
      </w:r>
      <w:bookmarkEnd w:id="71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3pt;height:16.35pt" o:ole="">
                  <v:imagedata r:id="rId597" o:title=""/>
                </v:shape>
                <o:OLEObject Type="Embed" ProgID="Equation.DSMT4" ShapeID="_x0000_i1307" DrawAspect="Content" ObjectID="_1450207493"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1.7pt;height:10.75pt" o:ole="">
                  <v:imagedata r:id="rId599" o:title=""/>
                </v:shape>
                <o:OLEObject Type="Embed" ProgID="Equation.DSMT4" ShapeID="_x0000_i1308" DrawAspect="Content" ObjectID="_1450207494"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1.7pt;height:16.35pt" o:ole="">
                  <v:imagedata r:id="rId601" o:title=""/>
                </v:shape>
                <o:OLEObject Type="Embed" ProgID="Equation.DSMT4" ShapeID="_x0000_i1309" DrawAspect="Content" ObjectID="_1450207495"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3pt;height:14.05pt" o:ole="">
                  <v:imagedata r:id="rId603" o:title=""/>
                </v:shape>
                <o:OLEObject Type="Embed" ProgID="Equation.DSMT4" ShapeID="_x0000_i1310" DrawAspect="Content" ObjectID="_1450207496"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75pt;height:13.1pt" o:ole="">
                  <v:imagedata r:id="rId605" o:title=""/>
                </v:shape>
                <o:OLEObject Type="Embed" ProgID="Equation.DSMT4" ShapeID="_x0000_i1311" DrawAspect="Content" ObjectID="_1450207497"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75pt;height:18.25pt" o:ole="">
            <v:imagedata r:id="rId607" o:title=""/>
          </v:shape>
          <o:OLEObject Type="Embed" ProgID="Equation.DSMT4" ShapeID="_x0000_i1312" DrawAspect="Content" ObjectID="_1450207498"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05pt;height:19.65pt" o:ole="">
            <v:imagedata r:id="rId609" o:title=""/>
          </v:shape>
          <o:OLEObject Type="Embed" ProgID="Equation.DSMT4" ShapeID="_x0000_i1313" DrawAspect="Content" ObjectID="_1450207499"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1pt;height:34.15pt" o:ole="">
            <v:imagedata r:id="rId611" o:title=""/>
          </v:shape>
          <o:OLEObject Type="Embed" ProgID="Equation.DSMT4" ShapeID="_x0000_i1314" DrawAspect="Content" ObjectID="_1450207500"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45pt;height:19.15pt" o:ole="">
            <v:imagedata r:id="rId613" o:title=""/>
          </v:shape>
          <o:OLEObject Type="Embed" ProgID="Equation.DSMT4" ShapeID="_x0000_i1315" DrawAspect="Content" ObjectID="_1450207501" r:id="rId614"/>
        </w:object>
      </w:r>
      <w:r>
        <w:t xml:space="preserve"> is the square of the fiber stretch, </w:t>
      </w:r>
      <w:r w:rsidR="00AF2221" w:rsidRPr="00AF2221">
        <w:rPr>
          <w:position w:val="-12"/>
        </w:rPr>
        <w:object w:dxaOrig="1200" w:dyaOrig="360" w14:anchorId="4FFA66A4">
          <v:shape id="_x0000_i1316" type="#_x0000_t75" style="width:60.3pt;height:18.25pt" o:ole="">
            <v:imagedata r:id="rId615" o:title=""/>
          </v:shape>
          <o:OLEObject Type="Embed" ProgID="Equation.DSMT4" ShapeID="_x0000_i1316" DrawAspect="Content" ObjectID="_1450207502" r:id="rId616"/>
        </w:object>
      </w:r>
      <w:r>
        <w:t xml:space="preserve">, and </w:t>
      </w:r>
      <w:r w:rsidR="00AF2221" w:rsidRPr="00AF2221">
        <w:rPr>
          <w:position w:val="-14"/>
        </w:rPr>
        <w:object w:dxaOrig="540" w:dyaOrig="400" w14:anchorId="0540E89B">
          <v:shape id="_x0000_i1317" type="#_x0000_t75" style="width:27.1pt;height:19.65pt" o:ole="">
            <v:imagedata r:id="rId617" o:title=""/>
          </v:shape>
          <o:OLEObject Type="Embed" ProgID="Equation.DSMT4" ShapeID="_x0000_i1317" DrawAspect="Content" ObjectID="_1450207503"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8pt;height:32.75pt" o:ole="">
            <v:imagedata r:id="rId619" o:title=""/>
          </v:shape>
          <o:OLEObject Type="Embed" ProgID="Equation.DSMT4" ShapeID="_x0000_i1318" DrawAspect="Content" ObjectID="_1450207504"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05pt;height:16.35pt" o:ole="">
            <v:imagedata r:id="rId621" o:title=""/>
          </v:shape>
          <o:OLEObject Type="Embed" ProgID="Equation.DSMT4" ShapeID="_x0000_i1319" DrawAspect="Content" ObjectID="_1450207505" r:id="rId622"/>
        </w:object>
      </w:r>
      <w:r w:rsidRPr="000230DC">
        <w:t xml:space="preserve">, </w:t>
      </w:r>
      <w:r w:rsidR="00AF2221" w:rsidRPr="00AF2221">
        <w:rPr>
          <w:position w:val="-6"/>
        </w:rPr>
        <w:object w:dxaOrig="580" w:dyaOrig="279" w14:anchorId="39BB9379">
          <v:shape id="_x0000_i1320" type="#_x0000_t75" style="width:29pt;height:14.05pt" o:ole="">
            <v:imagedata r:id="rId623" o:title=""/>
          </v:shape>
          <o:OLEObject Type="Embed" ProgID="Equation.DSMT4" ShapeID="_x0000_i1320" DrawAspect="Content" ObjectID="_1450207506" r:id="rId624"/>
        </w:object>
      </w:r>
      <w:r w:rsidRPr="000230DC">
        <w:t xml:space="preserve">, and </w:t>
      </w:r>
      <w:r w:rsidR="00AF2221" w:rsidRPr="00AF2221">
        <w:rPr>
          <w:position w:val="-10"/>
        </w:rPr>
        <w:object w:dxaOrig="600" w:dyaOrig="320" w14:anchorId="7444F35C">
          <v:shape id="_x0000_i1321" type="#_x0000_t75" style="width:29.9pt;height:16.35pt" o:ole="">
            <v:imagedata r:id="rId625" o:title=""/>
          </v:shape>
          <o:OLEObject Type="Embed" ProgID="Equation.DSMT4" ShapeID="_x0000_i1321" DrawAspect="Content" ObjectID="_1450207507"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15pt;height:14.05pt" o:ole="">
            <v:imagedata r:id="rId627" o:title=""/>
          </v:shape>
          <o:OLEObject Type="Embed" ProgID="Equation.DSMT4" ShapeID="_x0000_i1322" DrawAspect="Content" ObjectID="_1450207508"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45pt;height:32.75pt" o:ole="">
            <v:imagedata r:id="rId629" o:title=""/>
          </v:shape>
          <o:OLEObject Type="Embed" ProgID="Equation.DSMT4" ShapeID="_x0000_i1323" DrawAspect="Content" ObjectID="_1450207509"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29.9pt;height:16.35pt" o:ole="">
            <v:imagedata r:id="rId631" o:title=""/>
          </v:shape>
          <o:OLEObject Type="Embed" ProgID="Equation.DSMT4" ShapeID="_x0000_i1324" DrawAspect="Content" ObjectID="_1450207510" r:id="rId632"/>
        </w:object>
      </w:r>
      <w:r w:rsidRPr="0097532C">
        <w:t>, the fiber modulus is zero at the strain origin (</w:t>
      </w:r>
      <w:r w:rsidR="00AF2221" w:rsidRPr="00AF2221">
        <w:rPr>
          <w:position w:val="-12"/>
        </w:rPr>
        <w:object w:dxaOrig="600" w:dyaOrig="360" w14:anchorId="312564AB">
          <v:shape id="_x0000_i1325" type="#_x0000_t75" style="width:29.9pt;height:18.25pt" o:ole="">
            <v:imagedata r:id="rId633" o:title=""/>
          </v:shape>
          <o:OLEObject Type="Embed" ProgID="Equation.DSMT4" ShapeID="_x0000_i1325" DrawAspect="Content" ObjectID="_1450207511" r:id="rId634"/>
        </w:object>
      </w:r>
      <w:r w:rsidRPr="0097532C">
        <w:t xml:space="preserve">).  Therefore, use </w:t>
      </w:r>
      <w:r w:rsidR="00AF2221" w:rsidRPr="00AF2221">
        <w:rPr>
          <w:position w:val="-10"/>
        </w:rPr>
        <w:object w:dxaOrig="600" w:dyaOrig="320" w14:anchorId="2121A191">
          <v:shape id="_x0000_i1326" type="#_x0000_t75" style="width:29.9pt;height:16.35pt" o:ole="">
            <v:imagedata r:id="rId635" o:title=""/>
          </v:shape>
          <o:OLEObject Type="Embed" ProgID="Equation.DSMT4" ShapeID="_x0000_i1326" DrawAspect="Content" ObjectID="_1450207512"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75pt;height:18.25pt" o:ole="">
            <v:imagedata r:id="rId637" o:title=""/>
          </v:shape>
          <o:OLEObject Type="Embed" ProgID="Equation.DSMT4" ShapeID="_x0000_i1327" DrawAspect="Content" ObjectID="_1450207513"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75pt;height:18.25pt" o:ole="">
            <v:imagedata r:id="rId639" o:title=""/>
          </v:shape>
          <o:OLEObject Type="Embed" ProgID="Equation.DSMT4" ShapeID="_x0000_i1328" DrawAspect="Content" ObjectID="_1450207514" r:id="rId640"/>
        </w:object>
      </w:r>
      <w:r>
        <w:t xml:space="preserve">, oriented at ±25 degrees relative to </w:t>
      </w:r>
      <w:r w:rsidR="00AF2221" w:rsidRPr="00AF2221">
        <w:rPr>
          <w:position w:val="-12"/>
        </w:rPr>
        <w:object w:dxaOrig="240" w:dyaOrig="360" w14:anchorId="607D7AE7">
          <v:shape id="_x0000_i1329" type="#_x0000_t75" style="width:11.7pt;height:18.25pt" o:ole="">
            <v:imagedata r:id="rId641" o:title=""/>
          </v:shape>
          <o:OLEObject Type="Embed" ProgID="Equation.DSMT4" ShapeID="_x0000_i1329" DrawAspect="Content" ObjectID="_1450207515"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717" w:name="_Ref173929189"/>
      <w:bookmarkStart w:id="718" w:name="_Toc376447046"/>
      <w:r>
        <w:lastRenderedPageBreak/>
        <w:t>Holmes-Mow</w:t>
      </w:r>
      <w:bookmarkEnd w:id="717"/>
      <w:bookmarkEnd w:id="718"/>
    </w:p>
    <w:p w14:paraId="094617D1" w14:textId="36F5EC61" w:rsidR="006A0BC1" w:rsidRDefault="006A0BC1" w:rsidP="006A0BC1">
      <w:r>
        <w:t xml:space="preserve">The material type for the Holmes-Mow material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 </w:instrText>
      </w:r>
      <w:r w:rsidR="00031F52">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EN.CITE.DATA </w:instrText>
      </w:r>
      <w:r w:rsidR="00031F52">
        <w:fldChar w:fldCharType="end"/>
      </w:r>
      <w:r>
        <w:fldChar w:fldCharType="separate"/>
      </w:r>
      <w:r w:rsidR="00031F52">
        <w:rPr>
          <w:noProof/>
        </w:rPr>
        <w:t>[</w:t>
      </w:r>
      <w:hyperlink w:anchor="_ENREF_28" w:tooltip="Holmes, 1990 #41" w:history="1">
        <w:r w:rsidR="00031F52">
          <w:rPr>
            <w:noProof/>
          </w:rPr>
          <w:t>28</w:t>
        </w:r>
      </w:hyperlink>
      <w:r w:rsidR="00031F52">
        <w:rPr>
          <w:noProof/>
        </w:rPr>
        <w:t xml:space="preserve">, </w:t>
      </w:r>
      <w:hyperlink w:anchor="_ENREF_29" w:tooltip="Ateshian, 1997 #40" w:history="1">
        <w:r w:rsidR="00031F52">
          <w:rPr>
            <w:noProof/>
          </w:rPr>
          <w:t>29</w:t>
        </w:r>
      </w:hyperlink>
      <w:r w:rsidR="00031F52">
        <w:rPr>
          <w:noProof/>
        </w:rPr>
        <w:t>]</w:t>
      </w:r>
      <w:r>
        <w:fldChar w:fldCharType="end"/>
      </w:r>
      <w:r>
        <w:t xml:space="preserve"> and intervertebral disc </w:t>
      </w:r>
      <w:r>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 </w:instrText>
      </w:r>
      <w:r w:rsidR="00031F52">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EN.CITE.DATA </w:instrText>
      </w:r>
      <w:r w:rsidR="00031F52">
        <w:fldChar w:fldCharType="end"/>
      </w:r>
      <w:r>
        <w:fldChar w:fldCharType="separate"/>
      </w:r>
      <w:r w:rsidR="00031F52">
        <w:rPr>
          <w:noProof/>
        </w:rPr>
        <w:t>[</w:t>
      </w:r>
      <w:hyperlink w:anchor="_ENREF_30" w:tooltip="Iatridis, 1998 #42" w:history="1">
        <w:r w:rsidR="00031F52">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22483C9A" w:rsidR="006A0BC1" w:rsidRDefault="006A0BC1" w:rsidP="006A0BC1">
      <w:r>
        <w:t xml:space="preserve">The coupled hyperelastic strain-energy function for this material is given by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2.95pt;height:31.3pt" o:ole="">
            <v:imagedata r:id="rId643" o:title=""/>
          </v:shape>
          <o:OLEObject Type="Embed" ProgID="Equation.DSMT4" ShapeID="_x0000_i1330" DrawAspect="Content" ObjectID="_1450207516"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75pt;height:18.25pt" o:ole="">
            <v:imagedata r:id="rId645" o:title=""/>
          </v:shape>
          <o:OLEObject Type="Embed" ProgID="Equation.DSMT4" ShapeID="_x0000_i1331" DrawAspect="Content" ObjectID="_1450207517" r:id="rId646"/>
        </w:object>
      </w:r>
      <w:r w:rsidR="00A62945">
        <w:t xml:space="preserve"> </w:t>
      </w:r>
      <w:r>
        <w:t xml:space="preserve">and </w:t>
      </w:r>
      <w:r w:rsidR="00AF2221" w:rsidRPr="00AF2221">
        <w:rPr>
          <w:position w:val="-12"/>
        </w:rPr>
        <w:object w:dxaOrig="240" w:dyaOrig="360" w14:anchorId="306F6EF4">
          <v:shape id="_x0000_i1332" type="#_x0000_t75" style="width:11.7pt;height:18.25pt" o:ole="">
            <v:imagedata r:id="rId647" o:title=""/>
          </v:shape>
          <o:OLEObject Type="Embed" ProgID="Equation.DSMT4" ShapeID="_x0000_i1332" DrawAspect="Content" ObjectID="_1450207518"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7.7pt;height:67.8pt" o:ole="">
            <v:imagedata r:id="rId649" o:title=""/>
          </v:shape>
          <o:OLEObject Type="Embed" ProgID="Equation.DSMT4" ShapeID="_x0000_i1333" DrawAspect="Content" ObjectID="_1450207519"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75pt;height:14.05pt" o:ole="">
            <v:imagedata r:id="rId651" o:title=""/>
          </v:shape>
          <o:OLEObject Type="Embed" ProgID="Equation.DSMT4" ShapeID="_x0000_i1334" DrawAspect="Content" ObjectID="_1450207520" r:id="rId652"/>
        </w:object>
      </w:r>
      <w:r w:rsidR="00A62945">
        <w:t xml:space="preserve"> </w:t>
      </w:r>
      <w:r>
        <w:t xml:space="preserve">and </w:t>
      </w:r>
      <w:r w:rsidR="00AF2221" w:rsidRPr="00AF2221">
        <w:rPr>
          <w:position w:val="-10"/>
        </w:rPr>
        <w:object w:dxaOrig="240" w:dyaOrig="260" w14:anchorId="1ECFFC28">
          <v:shape id="_x0000_i1335" type="#_x0000_t75" style="width:11.7pt;height:13.1pt" o:ole="">
            <v:imagedata r:id="rId653" o:title=""/>
          </v:shape>
          <o:OLEObject Type="Embed" ProgID="Equation.DSMT4" ShapeID="_x0000_i1335" DrawAspect="Content" ObjectID="_1450207521"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65pt;height:1in" o:ole="">
            <v:imagedata r:id="rId655" o:title=""/>
          </v:shape>
          <o:OLEObject Type="Embed" ProgID="Equation.DSMT4" ShapeID="_x0000_i1336" DrawAspect="Content" ObjectID="_1450207522"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719" w:name="_Toc376447047"/>
      <w:r>
        <w:lastRenderedPageBreak/>
        <w:t>Isotropic Elastic</w:t>
      </w:r>
      <w:bookmarkEnd w:id="719"/>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pt" o:ole="">
            <v:imagedata r:id="rId657" o:title=""/>
          </v:shape>
          <o:OLEObject Type="Embed" ProgID="Equation.DSMT4" ShapeID="_x0000_i1337" DrawAspect="Content" ObjectID="_1450207523"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75pt;height:14.05pt" o:ole="">
            <v:imagedata r:id="rId659" o:title=""/>
          </v:shape>
          <o:OLEObject Type="Embed" ProgID="Equation.DSMT4" ShapeID="_x0000_i1338" DrawAspect="Content" ObjectID="_1450207524" r:id="rId660"/>
        </w:object>
      </w:r>
      <w:r>
        <w:t xml:space="preserve">and </w:t>
      </w:r>
      <w:r w:rsidR="00AF2221" w:rsidRPr="00AF2221">
        <w:rPr>
          <w:position w:val="-10"/>
        </w:rPr>
        <w:object w:dxaOrig="240" w:dyaOrig="260" w14:anchorId="386A90D5">
          <v:shape id="_x0000_i1339" type="#_x0000_t75" style="width:11.7pt;height:13.1pt" o:ole="">
            <v:imagedata r:id="rId661" o:title=""/>
          </v:shape>
          <o:OLEObject Type="Embed" ProgID="Equation.DSMT4" ShapeID="_x0000_i1339" DrawAspect="Content" ObjectID="_1450207525"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3pt;height:10.75pt" o:ole="">
            <v:imagedata r:id="rId663" o:title=""/>
          </v:shape>
          <o:OLEObject Type="Embed" ProgID="Equation.DSMT4" ShapeID="_x0000_i1340" DrawAspect="Content" ObjectID="_1450207526"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05pt;height:34.6pt" o:ole="">
            <v:imagedata r:id="rId665" o:title=""/>
          </v:shape>
          <o:OLEObject Type="Embed" ProgID="Equation.DSMT4" ShapeID="_x0000_i1341" DrawAspect="Content" ObjectID="_1450207527"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7.9pt;height:31.3pt" o:ole="">
            <v:imagedata r:id="rId667" o:title=""/>
          </v:shape>
          <o:OLEObject Type="Embed" ProgID="Equation.DSMT4" ShapeID="_x0000_i1342" DrawAspect="Content" ObjectID="_1450207528"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720" w:name="_Toc376447048"/>
      <w:r>
        <w:lastRenderedPageBreak/>
        <w:t>Orthotropic</w:t>
      </w:r>
      <w:r w:rsidR="00D51B77">
        <w:t xml:space="preserve"> Elastic</w:t>
      </w:r>
      <w:bookmarkEnd w:id="72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2pt;height:118.75pt" o:ole="">
            <v:imagedata r:id="rId669" o:title=""/>
          </v:shape>
          <o:OLEObject Type="Embed" ProgID="Equation.DSMT4" ShapeID="_x0000_i1343" DrawAspect="Content" ObjectID="_1450207529"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721" w:name="_Ref167525595"/>
      <w:bookmarkStart w:id="722" w:name="_Toc376447049"/>
      <w:r w:rsidRPr="008A7ED7">
        <w:lastRenderedPageBreak/>
        <w:t>Neo</w:t>
      </w:r>
      <w:r>
        <w:t>-Hookean</w:t>
      </w:r>
      <w:bookmarkEnd w:id="721"/>
      <w:bookmarkEnd w:id="72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3C7ABBDF" w:rsidR="006A0BC1" w:rsidRDefault="006A0BC1" w:rsidP="006A0BC1">
      <w:pPr>
        <w:pStyle w:val="MTDisplayEquation"/>
      </w:pPr>
      <w:r>
        <w:t xml:space="preserve">This model describes a compressible Neo-Hookean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15pt;height:31.3pt" o:ole="">
            <v:imagedata r:id="rId671" o:title=""/>
          </v:shape>
          <o:OLEObject Type="Embed" ProgID="Equation.DSMT4" ShapeID="_x0000_i1344" DrawAspect="Content" ObjectID="_1450207530"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75pt;height:18.25pt" o:ole="">
            <v:imagedata r:id="rId673" o:title=""/>
          </v:shape>
          <o:OLEObject Type="Embed" ProgID="Equation.DSMT4" ShapeID="_x0000_i1345" DrawAspect="Content" ObjectID="_1450207531" r:id="rId674"/>
        </w:object>
      </w:r>
      <w:r w:rsidR="00A62945">
        <w:t xml:space="preserve"> </w:t>
      </w:r>
      <w:r>
        <w:t xml:space="preserve">and </w:t>
      </w:r>
      <w:r w:rsidR="00AF2221" w:rsidRPr="00AF2221">
        <w:rPr>
          <w:position w:val="-12"/>
        </w:rPr>
        <w:object w:dxaOrig="240" w:dyaOrig="360" w14:anchorId="62A21001">
          <v:shape id="_x0000_i1346" type="#_x0000_t75" style="width:11.7pt;height:18.25pt" o:ole="">
            <v:imagedata r:id="rId675" o:title=""/>
          </v:shape>
          <o:OLEObject Type="Embed" ProgID="Equation.DSMT4" ShapeID="_x0000_i1346" DrawAspect="Content" ObjectID="_1450207532"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723" w:name="_Ref173929713"/>
      <w:bookmarkStart w:id="724" w:name="_Toc376447050"/>
      <w:r>
        <w:lastRenderedPageBreak/>
        <w:t>Ogden Unconstrained</w:t>
      </w:r>
      <w:bookmarkEnd w:id="723"/>
      <w:bookmarkEnd w:id="724"/>
    </w:p>
    <w:p w14:paraId="5A9BEFB4" w14:textId="20DA992F" w:rsidR="006A0BC1" w:rsidRDefault="006A0BC1" w:rsidP="006A0BC1">
      <w:r>
        <w:t xml:space="preserve">This material describes a compressible (unconstrained)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3.7pt;height:34.6pt" o:ole="">
            <v:imagedata r:id="rId677" o:title=""/>
          </v:shape>
          <o:OLEObject Type="Embed" ProgID="Equation.DSMT4" ShapeID="_x0000_i1347" DrawAspect="Content" ObjectID="_1450207533"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05pt;height:19.15pt" o:ole="">
            <v:imagedata r:id="rId679" o:title=""/>
          </v:shape>
          <o:OLEObject Type="Embed" ProgID="Equation.DSMT4" ShapeID="_x0000_i1348" DrawAspect="Content" ObjectID="_1450207534"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05pt;height:19.15pt" o:ole="">
            <v:imagedata r:id="rId681" o:title=""/>
          </v:shape>
          <o:OLEObject Type="Embed" ProgID="Equation.DSMT4" ShapeID="_x0000_i1349" DrawAspect="Content" ObjectID="_1450207535" r:id="rId682"/>
        </w:object>
      </w:r>
      <w:r>
        <w:t xml:space="preserve">, </w:t>
      </w:r>
      <w:r w:rsidR="00AF2221" w:rsidRPr="00AF2221">
        <w:rPr>
          <w:position w:val="-12"/>
        </w:rPr>
        <w:object w:dxaOrig="220" w:dyaOrig="360" w14:anchorId="6DA9E4D7">
          <v:shape id="_x0000_i1350" type="#_x0000_t75" style="width:10.75pt;height:18.25pt" o:ole="">
            <v:imagedata r:id="rId683" o:title=""/>
          </v:shape>
          <o:OLEObject Type="Embed" ProgID="Equation.DSMT4" ShapeID="_x0000_i1350" DrawAspect="Content" ObjectID="_1450207536" r:id="rId684"/>
        </w:object>
      </w:r>
      <w:r w:rsidR="00A62945">
        <w:t xml:space="preserve"> </w:t>
      </w:r>
      <w:r>
        <w:t xml:space="preserve">and </w:t>
      </w:r>
      <w:r w:rsidR="00AF2221" w:rsidRPr="00AF2221">
        <w:rPr>
          <w:position w:val="-12"/>
        </w:rPr>
        <w:object w:dxaOrig="279" w:dyaOrig="360" w14:anchorId="416635F0">
          <v:shape id="_x0000_i1351" type="#_x0000_t75" style="width:14.05pt;height:18.25pt" o:ole="">
            <v:imagedata r:id="rId685" o:title=""/>
          </v:shape>
          <o:OLEObject Type="Embed" ProgID="Equation.DSMT4" ShapeID="_x0000_i1351" DrawAspect="Content" ObjectID="_1450207537" r:id="rId686"/>
        </w:object>
      </w:r>
      <w:r>
        <w:t xml:space="preserve">are material coefficients and </w:t>
      </w:r>
      <w:r w:rsidR="00AF2221" w:rsidRPr="00AF2221">
        <w:rPr>
          <w:position w:val="-6"/>
        </w:rPr>
        <w:object w:dxaOrig="279" w:dyaOrig="279" w14:anchorId="7E0C2E8C">
          <v:shape id="_x0000_i1352" type="#_x0000_t75" style="width:14.05pt;height:14.05pt" o:ole="">
            <v:imagedata r:id="rId687" o:title=""/>
          </v:shape>
          <o:OLEObject Type="Embed" ProgID="Equation.DSMT4" ShapeID="_x0000_i1352" DrawAspect="Content" ObjectID="_1450207538"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725" w:name="_Ref167525452"/>
    </w:p>
    <w:p w14:paraId="09C7EB17" w14:textId="77777777" w:rsidR="00F304F2" w:rsidRDefault="00F304F2" w:rsidP="007E6082">
      <w:pPr>
        <w:pStyle w:val="Heading4"/>
      </w:pPr>
      <w:bookmarkStart w:id="726" w:name="_Toc376447051"/>
      <w:r>
        <w:lastRenderedPageBreak/>
        <w:t>Perfect Osmometer Equilibrium Osmotic Pressure</w:t>
      </w:r>
      <w:bookmarkEnd w:id="72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35pt;height:19.15pt" o:ole="">
                  <v:imagedata r:id="rId689" o:title=""/>
                </v:shape>
                <o:OLEObject Type="Embed" ProgID="Equation.DSMT4" ShapeID="_x0000_i1353" DrawAspect="Content" ObjectID="_1450207539"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1.7pt;height:18.25pt" o:ole="">
                  <v:imagedata r:id="rId691" o:title=""/>
                </v:shape>
                <o:OLEObject Type="Embed" ProgID="Equation.DSMT4" ShapeID="_x0000_i1354" DrawAspect="Content" ObjectID="_1450207540"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05pt;height:16.35pt" o:ole="">
                  <v:imagedata r:id="rId693" o:title=""/>
                </v:shape>
                <o:OLEObject Type="Embed" ProgID="Equation.DSMT4" ShapeID="_x0000_i1355" DrawAspect="Content" ObjectID="_1450207541"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3pt;height:14.05pt" o:ole="">
            <v:imagedata r:id="rId695" o:title=""/>
          </v:shape>
          <o:OLEObject Type="Embed" ProgID="Equation.DSMT4" ShapeID="_x0000_i1356" DrawAspect="Content" ObjectID="_1450207542"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75pt;height:10.75pt" o:ole="">
            <v:imagedata r:id="rId697" o:title=""/>
          </v:shape>
          <o:OLEObject Type="Embed" ProgID="Equation.DSMT4" ShapeID="_x0000_i1357" DrawAspect="Content" ObjectID="_1450207543"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pt;height:21.95pt" o:ole="">
            <v:imagedata r:id="rId699" o:title=""/>
          </v:shape>
          <o:OLEObject Type="Embed" ProgID="Equation.DSMT4" ShapeID="_x0000_i1358" DrawAspect="Content" ObjectID="_1450207544" r:id="rId700"/>
        </w:object>
      </w:r>
      <w:r>
        <w:t>.</w:t>
      </w:r>
    </w:p>
    <w:p w14:paraId="6C920C73" w14:textId="117D6F7F" w:rsidR="00F304F2" w:rsidRDefault="00AF2221" w:rsidP="00F304F2">
      <w:r w:rsidRPr="00AF2221">
        <w:rPr>
          <w:position w:val="-6"/>
        </w:rPr>
        <w:object w:dxaOrig="220" w:dyaOrig="260" w14:anchorId="3A4894C7">
          <v:shape id="_x0000_i1359" type="#_x0000_t75" style="width:10.75pt;height:13.1pt" o:ole="">
            <v:imagedata r:id="rId701" o:title=""/>
          </v:shape>
          <o:OLEObject Type="Embed" ProgID="Equation.DSMT4" ShapeID="_x0000_i1359" DrawAspect="Content" ObjectID="_1450207545"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9pt;height:36.45pt" o:ole="">
            <v:imagedata r:id="rId703" o:title=""/>
          </v:shape>
          <o:OLEObject Type="Embed" ProgID="Equation.DSMT4" ShapeID="_x0000_i1360" DrawAspect="Content" ObjectID="_1450207546"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7.7pt;height:14.05pt" o:ole="">
            <v:imagedata r:id="rId705" o:title=""/>
          </v:shape>
          <o:OLEObject Type="Embed" ProgID="Equation.DSMT4" ShapeID="_x0000_i1361" DrawAspect="Content" ObjectID="_1450207547" r:id="rId706"/>
        </w:object>
      </w:r>
      <w:r>
        <w:t xml:space="preserve"> is the relative volume.  The values of the universal gas constant </w:t>
      </w:r>
      <w:r w:rsidR="00AF2221" w:rsidRPr="00AF2221">
        <w:rPr>
          <w:position w:val="-4"/>
        </w:rPr>
        <w:object w:dxaOrig="240" w:dyaOrig="260" w14:anchorId="521616FA">
          <v:shape id="_x0000_i1362" type="#_x0000_t75" style="width:11.7pt;height:13.1pt" o:ole="">
            <v:imagedata r:id="rId707" o:title=""/>
          </v:shape>
          <o:OLEObject Type="Embed" ProgID="Equation.DSMT4" ShapeID="_x0000_i1362" DrawAspect="Content" ObjectID="_1450207548" r:id="rId708"/>
        </w:object>
      </w:r>
      <w:r>
        <w:t xml:space="preserve"> and absolute temperature </w:t>
      </w:r>
      <w:r w:rsidR="00AF2221" w:rsidRPr="00AF2221">
        <w:rPr>
          <w:position w:val="-4"/>
        </w:rPr>
        <w:object w:dxaOrig="220" w:dyaOrig="260" w14:anchorId="10555E2B">
          <v:shape id="_x0000_i1363" type="#_x0000_t75" style="width:10.75pt;height:13.1pt" o:ole="">
            <v:imagedata r:id="rId709" o:title=""/>
          </v:shape>
          <o:OLEObject Type="Embed" ProgID="Equation.DSMT4" ShapeID="_x0000_i1363" DrawAspect="Content" ObjectID="_1450207549"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727" w:name="_Ref173928732"/>
      <w:bookmarkStart w:id="728" w:name="_Ref173928733"/>
      <w:bookmarkStart w:id="729" w:name="_Ref173928734"/>
      <w:bookmarkStart w:id="730" w:name="_Ref173928735"/>
      <w:bookmarkStart w:id="731" w:name="_Toc376447052"/>
      <w:r>
        <w:lastRenderedPageBreak/>
        <w:t>Solid Mixture</w:t>
      </w:r>
      <w:bookmarkEnd w:id="725"/>
      <w:bookmarkEnd w:id="727"/>
      <w:bookmarkEnd w:id="728"/>
      <w:bookmarkEnd w:id="729"/>
      <w:bookmarkEnd w:id="730"/>
      <w:bookmarkEnd w:id="73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732" w:name="_Toc376447053"/>
      <w:r>
        <w:lastRenderedPageBreak/>
        <w:t>Spherical</w:t>
      </w:r>
      <w:r w:rsidRPr="0097532C">
        <w:t xml:space="preserve"> Fiber Distribution</w:t>
      </w:r>
      <w:bookmarkEnd w:id="73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1.7pt;height:10.75pt" o:ole="">
                  <v:imagedata r:id="rId711" o:title=""/>
                </v:shape>
                <o:OLEObject Type="Embed" ProgID="Equation.DSMT4" ShapeID="_x0000_i1364" DrawAspect="Content" ObjectID="_1450207550"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1.7pt;height:16.35pt" o:ole="">
                  <v:imagedata r:id="rId713" o:title=""/>
                </v:shape>
                <o:OLEObject Type="Embed" ProgID="Equation.DSMT4" ShapeID="_x0000_i1365" DrawAspect="Content" ObjectID="_1450207551"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3pt;height:16.35pt" o:ole="">
                  <v:imagedata r:id="rId715" o:title=""/>
                </v:shape>
                <o:OLEObject Type="Embed" ProgID="Equation.DSMT4" ShapeID="_x0000_i1366" DrawAspect="Content" ObjectID="_1450207552" r:id="rId716"/>
              </w:object>
            </w:r>
          </w:p>
        </w:tc>
      </w:tr>
    </w:tbl>
    <w:p w14:paraId="70740AB4" w14:textId="77777777" w:rsidR="00F84EC6" w:rsidRDefault="00F84EC6" w:rsidP="00F84EC6"/>
    <w:p w14:paraId="2ECB8A96" w14:textId="239159A1"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1.85pt;height:26.65pt" o:ole="">
            <v:imagedata r:id="rId717" o:title=""/>
          </v:shape>
          <o:OLEObject Type="Embed" ProgID="Equation.DSMT4" ShapeID="_x0000_i1367" DrawAspect="Content" ObjectID="_1450207553"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45pt;height:19.15pt" o:ole="">
            <v:imagedata r:id="rId719" o:title=""/>
          </v:shape>
          <o:OLEObject Type="Embed" ProgID="Equation.DSMT4" ShapeID="_x0000_i1368" DrawAspect="Content" ObjectID="_1450207554" r:id="rId720"/>
        </w:object>
      </w:r>
      <w:r>
        <w:t xml:space="preserve"> is the square of the fiber stretch </w:t>
      </w:r>
      <w:r w:rsidR="00AF2221" w:rsidRPr="00AF2221">
        <w:rPr>
          <w:position w:val="-12"/>
        </w:rPr>
        <w:object w:dxaOrig="279" w:dyaOrig="360" w14:anchorId="51724A14">
          <v:shape id="_x0000_i1369" type="#_x0000_t75" style="width:14.05pt;height:18.25pt" o:ole="">
            <v:imagedata r:id="rId721" o:title=""/>
          </v:shape>
          <o:OLEObject Type="Embed" ProgID="Equation.DSMT4" ShapeID="_x0000_i1369" DrawAspect="Content" ObjectID="_1450207555" r:id="rId722"/>
        </w:object>
      </w:r>
      <w:r>
        <w:t xml:space="preserve">, </w:t>
      </w:r>
      <w:r w:rsidR="00AF2221" w:rsidRPr="00AF2221">
        <w:rPr>
          <w:position w:val="-6"/>
        </w:rPr>
        <w:object w:dxaOrig="260" w:dyaOrig="279" w14:anchorId="1CD76145">
          <v:shape id="_x0000_i1370" type="#_x0000_t75" style="width:13.1pt;height:14.05pt" o:ole="">
            <v:imagedata r:id="rId723" o:title=""/>
          </v:shape>
          <o:OLEObject Type="Embed" ProgID="Equation.DSMT4" ShapeID="_x0000_i1370" DrawAspect="Content" ObjectID="_1450207556"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pt;height:19.65pt" o:ole="">
            <v:imagedata r:id="rId725" o:title=""/>
          </v:shape>
          <o:OLEObject Type="Embed" ProgID="Equation.DSMT4" ShapeID="_x0000_i1371" DrawAspect="Content" ObjectID="_1450207557" r:id="rId726"/>
        </w:object>
      </w:r>
      <w:r>
        <w:t xml:space="preserve">, </w:t>
      </w:r>
      <w:r w:rsidR="00AF2221" w:rsidRPr="00AF2221">
        <w:rPr>
          <w:position w:val="-12"/>
        </w:rPr>
        <w:object w:dxaOrig="1340" w:dyaOrig="360" w14:anchorId="0E02DDB7">
          <v:shape id="_x0000_i1372" type="#_x0000_t75" style="width:67.3pt;height:18.25pt" o:ole="">
            <v:imagedata r:id="rId727" o:title=""/>
          </v:shape>
          <o:OLEObject Type="Embed" ProgID="Equation.DSMT4" ShapeID="_x0000_i1372" DrawAspect="Content" ObjectID="_1450207558" r:id="rId728"/>
        </w:object>
      </w:r>
      <w:r>
        <w:t xml:space="preserve">, and </w:t>
      </w:r>
      <w:r w:rsidR="00AF2221" w:rsidRPr="00AF2221">
        <w:rPr>
          <w:position w:val="-14"/>
        </w:rPr>
        <w:object w:dxaOrig="540" w:dyaOrig="400" w14:anchorId="51FF8A3D">
          <v:shape id="_x0000_i1373" type="#_x0000_t75" style="width:27.1pt;height:19.65pt" o:ole="">
            <v:imagedata r:id="rId729" o:title=""/>
          </v:shape>
          <o:OLEObject Type="Embed" ProgID="Equation.DSMT4" ShapeID="_x0000_i1373" DrawAspect="Content" ObjectID="_1450207559"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05pt;height:34.15pt" o:ole="">
            <v:imagedata r:id="rId731" o:title=""/>
          </v:shape>
          <o:OLEObject Type="Embed" ProgID="Equation.DSMT4" ShapeID="_x0000_i1374" DrawAspect="Content" ObjectID="_1450207560"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39.8pt;height:31.3pt" o:ole="">
            <v:imagedata r:id="rId733" o:title=""/>
          </v:shape>
          <o:OLEObject Type="Embed" ProgID="Equation.DSMT4" ShapeID="_x0000_i1375" DrawAspect="Content" ObjectID="_1450207561"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05pt;height:16.35pt" o:ole="">
            <v:imagedata r:id="rId735" o:title=""/>
          </v:shape>
          <o:OLEObject Type="Embed" ProgID="Equation.DSMT4" ShapeID="_x0000_i1376" DrawAspect="Content" ObjectID="_1450207562" r:id="rId736"/>
        </w:object>
      </w:r>
      <w:r w:rsidRPr="000230DC">
        <w:t xml:space="preserve">, </w:t>
      </w:r>
      <w:r w:rsidR="00AF2221" w:rsidRPr="00AF2221">
        <w:rPr>
          <w:position w:val="-6"/>
        </w:rPr>
        <w:object w:dxaOrig="580" w:dyaOrig="279" w14:anchorId="6CE9CE02">
          <v:shape id="_x0000_i1377" type="#_x0000_t75" style="width:29pt;height:14.05pt" o:ole="">
            <v:imagedata r:id="rId737" o:title=""/>
          </v:shape>
          <o:OLEObject Type="Embed" ProgID="Equation.DSMT4" ShapeID="_x0000_i1377" DrawAspect="Content" ObjectID="_1450207563" r:id="rId738"/>
        </w:object>
      </w:r>
      <w:r w:rsidRPr="000230DC">
        <w:t xml:space="preserve">, and </w:t>
      </w:r>
      <w:r w:rsidR="00AF2221" w:rsidRPr="00AF2221">
        <w:rPr>
          <w:position w:val="-10"/>
        </w:rPr>
        <w:object w:dxaOrig="600" w:dyaOrig="320" w14:anchorId="4FF453DB">
          <v:shape id="_x0000_i1378" type="#_x0000_t75" style="width:29.9pt;height:16.35pt" o:ole="">
            <v:imagedata r:id="rId739" o:title=""/>
          </v:shape>
          <o:OLEObject Type="Embed" ProgID="Equation.DSMT4" ShapeID="_x0000_i1378" DrawAspect="Content" ObjectID="_1450207564"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15pt;height:14.05pt" o:ole="">
            <v:imagedata r:id="rId741" o:title=""/>
          </v:shape>
          <o:OLEObject Type="Embed" ProgID="Equation.DSMT4" ShapeID="_x0000_i1379" DrawAspect="Content" ObjectID="_1450207565"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05pt;height:24.3pt" o:ole="">
            <v:imagedata r:id="rId743" o:title=""/>
          </v:shape>
          <o:OLEObject Type="Embed" ProgID="Equation.DSMT4" ShapeID="_x0000_i1380" DrawAspect="Content" ObjectID="_1450207566"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29.9pt;height:16.35pt" o:ole="">
            <v:imagedata r:id="rId745" o:title=""/>
          </v:shape>
          <o:OLEObject Type="Embed" ProgID="Equation.DSMT4" ShapeID="_x0000_i1381" DrawAspect="Content" ObjectID="_1450207567" r:id="rId746"/>
        </w:object>
      </w:r>
      <w:r w:rsidRPr="0097532C">
        <w:t>, the fiber modulus is zero at the strain origin (</w:t>
      </w:r>
      <w:r w:rsidR="00AF2221" w:rsidRPr="00AF2221">
        <w:rPr>
          <w:position w:val="-12"/>
        </w:rPr>
        <w:object w:dxaOrig="600" w:dyaOrig="360" w14:anchorId="6AD47E6F">
          <v:shape id="_x0000_i1382" type="#_x0000_t75" style="width:29.9pt;height:18.25pt" o:ole="">
            <v:imagedata r:id="rId747" o:title=""/>
          </v:shape>
          <o:OLEObject Type="Embed" ProgID="Equation.DSMT4" ShapeID="_x0000_i1382" DrawAspect="Content" ObjectID="_1450207568" r:id="rId748"/>
        </w:object>
      </w:r>
      <w:r w:rsidRPr="0097532C">
        <w:t xml:space="preserve">).  Therefore, use </w:t>
      </w:r>
      <w:r w:rsidR="00AF2221" w:rsidRPr="00AF2221">
        <w:rPr>
          <w:position w:val="-10"/>
        </w:rPr>
        <w:object w:dxaOrig="600" w:dyaOrig="320" w14:anchorId="33E93AEB">
          <v:shape id="_x0000_i1383" type="#_x0000_t75" style="width:29.9pt;height:16.35pt" o:ole="">
            <v:imagedata r:id="rId749" o:title=""/>
          </v:shape>
          <o:OLEObject Type="Embed" ProgID="Equation.DSMT4" ShapeID="_x0000_i1383" DrawAspect="Content" ObjectID="_1450207569"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3.8pt;height:21.95pt" o:ole="">
            <v:imagedata r:id="rId751" o:title=""/>
          </v:shape>
          <o:OLEObject Type="Embed" ProgID="Equation.DSMT4" ShapeID="_x0000_i1384" DrawAspect="Content" ObjectID="_1450207570"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733" w:name="_Toc376447054"/>
      <w:r>
        <w:t>Spherical</w:t>
      </w:r>
      <w:r w:rsidRPr="0097532C">
        <w:t xml:space="preserve"> Fiber Distribution</w:t>
      </w:r>
      <w:r>
        <w:t xml:space="preserve"> from Solid-Bound Molecule</w:t>
      </w:r>
      <w:bookmarkEnd w:id="73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1.7pt;height:10.75pt" o:ole="">
                  <v:imagedata r:id="rId753" o:title=""/>
                </v:shape>
                <o:OLEObject Type="Embed" ProgID="Equation.DSMT4" ShapeID="_x0000_i1385" DrawAspect="Content" ObjectID="_1450207571"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1.7pt;height:16.35pt" o:ole="">
                  <v:imagedata r:id="rId755" o:title=""/>
                </v:shape>
                <o:OLEObject Type="Embed" ProgID="Equation.DSMT4" ShapeID="_x0000_i1386" DrawAspect="Content" ObjectID="_1450207572"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3pt;height:13.1pt" o:ole="">
                  <v:imagedata r:id="rId757" o:title=""/>
                </v:shape>
                <o:OLEObject Type="Embed" ProgID="Equation.DSMT4" ShapeID="_x0000_i1387" DrawAspect="Content" ObjectID="_1450207573"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1pt;height:18.25pt" o:ole="">
                  <v:imagedata r:id="rId759" o:title=""/>
                </v:shape>
                <o:OLEObject Type="Embed" ProgID="Equation.DSMT4" ShapeID="_x0000_i1388" DrawAspect="Content" ObjectID="_1450207574"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3pt;height:13.1pt" o:ole="">
                  <v:imagedata r:id="rId761" o:title=""/>
                </v:shape>
                <o:OLEObject Type="Embed" ProgID="Equation.DSMT4" ShapeID="_x0000_i1389" DrawAspect="Content" ObjectID="_1450207575"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05pt;height:18.25pt" o:ole="">
                  <v:imagedata r:id="rId763" o:title=""/>
                </v:shape>
                <o:OLEObject Type="Embed" ProgID="Equation.DSMT4" ShapeID="_x0000_i1390" DrawAspect="Content" ObjectID="_1450207576"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1.7pt;height:10.75pt" o:ole="">
                  <v:imagedata r:id="rId765" o:title=""/>
                </v:shape>
                <o:OLEObject Type="Embed" ProgID="Equation.DSMT4" ShapeID="_x0000_i1391" DrawAspect="Content" ObjectID="_1450207577" r:id="rId766"/>
              </w:object>
            </w:r>
            <w:r>
              <w:t xml:space="preserve"> </w:t>
            </w:r>
          </w:p>
        </w:tc>
      </w:tr>
    </w:tbl>
    <w:p w14:paraId="53EE63F7" w14:textId="77777777" w:rsidR="00941062" w:rsidRDefault="00941062" w:rsidP="00941062"/>
    <w:p w14:paraId="7B7DEE0B" w14:textId="3225A8E4"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1.85pt;height:26.65pt" o:ole="">
            <v:imagedata r:id="rId767" o:title=""/>
          </v:shape>
          <o:OLEObject Type="Embed" ProgID="Equation.DSMT4" ShapeID="_x0000_i1392" DrawAspect="Content" ObjectID="_1450207578"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45pt;height:19.15pt" o:ole="">
            <v:imagedata r:id="rId769" o:title=""/>
          </v:shape>
          <o:OLEObject Type="Embed" ProgID="Equation.DSMT4" ShapeID="_x0000_i1393" DrawAspect="Content" ObjectID="_1450207579" r:id="rId770"/>
        </w:object>
      </w:r>
      <w:r>
        <w:t xml:space="preserve"> is the square of the fiber stretch </w:t>
      </w:r>
      <w:r w:rsidR="00AF2221" w:rsidRPr="00AF2221">
        <w:rPr>
          <w:position w:val="-12"/>
        </w:rPr>
        <w:object w:dxaOrig="279" w:dyaOrig="360" w14:anchorId="1FB7F795">
          <v:shape id="_x0000_i1394" type="#_x0000_t75" style="width:14.05pt;height:18.25pt" o:ole="">
            <v:imagedata r:id="rId771" o:title=""/>
          </v:shape>
          <o:OLEObject Type="Embed" ProgID="Equation.DSMT4" ShapeID="_x0000_i1394" DrawAspect="Content" ObjectID="_1450207580" r:id="rId772"/>
        </w:object>
      </w:r>
      <w:r>
        <w:t xml:space="preserve">, </w:t>
      </w:r>
      <w:r w:rsidR="00AF2221" w:rsidRPr="00AF2221">
        <w:rPr>
          <w:position w:val="-6"/>
        </w:rPr>
        <w:object w:dxaOrig="260" w:dyaOrig="279" w14:anchorId="77675221">
          <v:shape id="_x0000_i1395" type="#_x0000_t75" style="width:13.1pt;height:14.05pt" o:ole="">
            <v:imagedata r:id="rId773" o:title=""/>
          </v:shape>
          <o:OLEObject Type="Embed" ProgID="Equation.DSMT4" ShapeID="_x0000_i1395" DrawAspect="Content" ObjectID="_1450207581"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pt;height:19.65pt" o:ole="">
            <v:imagedata r:id="rId775" o:title=""/>
          </v:shape>
          <o:OLEObject Type="Embed" ProgID="Equation.DSMT4" ShapeID="_x0000_i1396" DrawAspect="Content" ObjectID="_1450207582" r:id="rId776"/>
        </w:object>
      </w:r>
      <w:r>
        <w:t xml:space="preserve">, </w:t>
      </w:r>
      <w:r w:rsidR="00AF2221" w:rsidRPr="00AF2221">
        <w:rPr>
          <w:position w:val="-12"/>
        </w:rPr>
        <w:object w:dxaOrig="1340" w:dyaOrig="360" w14:anchorId="7DD5CC4C">
          <v:shape id="_x0000_i1397" type="#_x0000_t75" style="width:67.3pt;height:18.25pt" o:ole="">
            <v:imagedata r:id="rId777" o:title=""/>
          </v:shape>
          <o:OLEObject Type="Embed" ProgID="Equation.DSMT4" ShapeID="_x0000_i1397" DrawAspect="Content" ObjectID="_1450207583" r:id="rId778"/>
        </w:object>
      </w:r>
      <w:r>
        <w:t xml:space="preserve">, and </w:t>
      </w:r>
      <w:r w:rsidR="00AF2221" w:rsidRPr="00AF2221">
        <w:rPr>
          <w:position w:val="-14"/>
        </w:rPr>
        <w:object w:dxaOrig="540" w:dyaOrig="400" w14:anchorId="54B23BD8">
          <v:shape id="_x0000_i1398" type="#_x0000_t75" style="width:27.1pt;height:19.65pt" o:ole="">
            <v:imagedata r:id="rId779" o:title=""/>
          </v:shape>
          <o:OLEObject Type="Embed" ProgID="Equation.DSMT4" ShapeID="_x0000_i1398" DrawAspect="Content" ObjectID="_1450207584"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05pt;height:34.15pt" o:ole="">
            <v:imagedata r:id="rId781" o:title=""/>
          </v:shape>
          <o:OLEObject Type="Embed" ProgID="Equation.DSMT4" ShapeID="_x0000_i1399" DrawAspect="Content" ObjectID="_1450207585"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39.8pt;height:31.3pt" o:ole="">
            <v:imagedata r:id="rId783" o:title=""/>
          </v:shape>
          <o:OLEObject Type="Embed" ProgID="Equation.DSMT4" ShapeID="_x0000_i1400" DrawAspect="Content" ObjectID="_1450207586"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05pt;height:16.35pt" o:ole="">
            <v:imagedata r:id="rId785" o:title=""/>
          </v:shape>
          <o:OLEObject Type="Embed" ProgID="Equation.DSMT4" ShapeID="_x0000_i1401" DrawAspect="Content" ObjectID="_1450207587" r:id="rId786"/>
        </w:object>
      </w:r>
      <w:r w:rsidRPr="000230DC">
        <w:t xml:space="preserve">, </w:t>
      </w:r>
      <w:r w:rsidR="00AF2221" w:rsidRPr="00AF2221">
        <w:rPr>
          <w:position w:val="-6"/>
        </w:rPr>
        <w:object w:dxaOrig="580" w:dyaOrig="279" w14:anchorId="579CA8F9">
          <v:shape id="_x0000_i1402" type="#_x0000_t75" style="width:29pt;height:14.05pt" o:ole="">
            <v:imagedata r:id="rId787" o:title=""/>
          </v:shape>
          <o:OLEObject Type="Embed" ProgID="Equation.DSMT4" ShapeID="_x0000_i1402" DrawAspect="Content" ObjectID="_1450207588" r:id="rId788"/>
        </w:object>
      </w:r>
      <w:r w:rsidRPr="000230DC">
        <w:t xml:space="preserve">, and </w:t>
      </w:r>
      <w:r w:rsidR="00AF2221" w:rsidRPr="00AF2221">
        <w:rPr>
          <w:position w:val="-10"/>
        </w:rPr>
        <w:object w:dxaOrig="600" w:dyaOrig="320" w14:anchorId="0CB1E6BE">
          <v:shape id="_x0000_i1403" type="#_x0000_t75" style="width:29.9pt;height:16.35pt" o:ole="">
            <v:imagedata r:id="rId789" o:title=""/>
          </v:shape>
          <o:OLEObject Type="Embed" ProgID="Equation.DSMT4" ShapeID="_x0000_i1403" DrawAspect="Content" ObjectID="_1450207589"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85pt;height:19.15pt" o:ole="">
            <v:imagedata r:id="rId791" o:title=""/>
          </v:shape>
          <o:OLEObject Type="Embed" ProgID="Equation.DSMT4" ShapeID="_x0000_i1404" DrawAspect="Content" ObjectID="_1450207590"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pt;height:40.2pt" o:ole="">
            <v:imagedata r:id="rId793" o:title=""/>
          </v:shape>
          <o:OLEObject Type="Embed" ProgID="Equation.DSMT4" ShapeID="_x0000_i1405" DrawAspect="Content" ObjectID="_1450207591"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05pt;height:18.25pt" o:ole="">
            <v:imagedata r:id="rId795" o:title=""/>
          </v:shape>
          <o:OLEObject Type="Embed" ProgID="Equation.DSMT4" ShapeID="_x0000_i1406" DrawAspect="Content" ObjectID="_1450207592" r:id="rId796"/>
        </w:object>
      </w:r>
      <w:r>
        <w:t xml:space="preserve"> is the density at which </w:t>
      </w:r>
      <w:r w:rsidR="00AF2221" w:rsidRPr="00AF2221">
        <w:rPr>
          <w:position w:val="-12"/>
        </w:rPr>
        <w:object w:dxaOrig="639" w:dyaOrig="360" w14:anchorId="2203E637">
          <v:shape id="_x0000_i1407" type="#_x0000_t75" style="width:31.8pt;height:18.25pt" o:ole="">
            <v:imagedata r:id="rId797" o:title=""/>
          </v:shape>
          <o:OLEObject Type="Embed" ProgID="Equation.DSMT4" ShapeID="_x0000_i1407" DrawAspect="Content" ObjectID="_1450207593"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734" w:author="Steve Maas" w:date="2014-01-02T13:04:00Z">
        <w:r w:rsidR="00873D59">
          <w:t>3.12.3</w:t>
        </w:r>
      </w:ins>
      <w:del w:id="735"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85pt;height:19.15pt" o:ole="">
            <v:imagedata r:id="rId799" o:title=""/>
          </v:shape>
          <o:OLEObject Type="Embed" ProgID="Equation.DSMT4" ShapeID="_x0000_i1408" DrawAspect="Content" ObjectID="_1450207594"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85pt;height:19.15pt" o:ole="">
            <v:imagedata r:id="rId801" o:title=""/>
          </v:shape>
          <o:OLEObject Type="Embed" ProgID="Equation.DSMT4" ShapeID="_x0000_i1409" DrawAspect="Content" ObjectID="_1450207595"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3pt;height:16.35pt" o:ole="">
            <v:imagedata r:id="rId803" o:title=""/>
          </v:shape>
          <o:OLEObject Type="Embed" ProgID="Equation.DSMT4" ShapeID="_x0000_i1410" DrawAspect="Content" ObjectID="_1450207596"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15pt;height:14.05pt" o:ole="">
            <v:imagedata r:id="rId805" o:title=""/>
          </v:shape>
          <o:OLEObject Type="Embed" ProgID="Equation.DSMT4" ShapeID="_x0000_i1411" DrawAspect="Content" ObjectID="_1450207597"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05pt;height:13.1pt" o:ole="">
            <v:imagedata r:id="rId807" o:title=""/>
          </v:shape>
          <o:OLEObject Type="Embed" ProgID="Equation.DSMT4" ShapeID="_x0000_i1412" DrawAspect="Content" ObjectID="_1450207598"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05pt;height:24.3pt" o:ole="">
            <v:imagedata r:id="rId809" o:title=""/>
          </v:shape>
          <o:OLEObject Type="Embed" ProgID="Equation.DSMT4" ShapeID="_x0000_i1413" DrawAspect="Content" ObjectID="_1450207599"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29.9pt;height:16.35pt" o:ole="">
            <v:imagedata r:id="rId811" o:title=""/>
          </v:shape>
          <o:OLEObject Type="Embed" ProgID="Equation.DSMT4" ShapeID="_x0000_i1414" DrawAspect="Content" ObjectID="_1450207600" r:id="rId812"/>
        </w:object>
      </w:r>
      <w:r w:rsidRPr="0097532C">
        <w:t>, the fiber modulus is zero at the strain origin (</w:t>
      </w:r>
      <w:r w:rsidR="00AF2221" w:rsidRPr="00AF2221">
        <w:rPr>
          <w:position w:val="-12"/>
        </w:rPr>
        <w:object w:dxaOrig="600" w:dyaOrig="360" w14:anchorId="47A0243A">
          <v:shape id="_x0000_i1415" type="#_x0000_t75" style="width:29.9pt;height:18.25pt" o:ole="">
            <v:imagedata r:id="rId813" o:title=""/>
          </v:shape>
          <o:OLEObject Type="Embed" ProgID="Equation.DSMT4" ShapeID="_x0000_i1415" DrawAspect="Content" ObjectID="_1450207601" r:id="rId814"/>
        </w:object>
      </w:r>
      <w:r w:rsidRPr="0097532C">
        <w:t xml:space="preserve">).  Therefore, use </w:t>
      </w:r>
      <w:r w:rsidR="00AF2221" w:rsidRPr="00AF2221">
        <w:rPr>
          <w:position w:val="-10"/>
        </w:rPr>
        <w:object w:dxaOrig="600" w:dyaOrig="320" w14:anchorId="226E006D">
          <v:shape id="_x0000_i1416" type="#_x0000_t75" style="width:29.9pt;height:16.35pt" o:ole="">
            <v:imagedata r:id="rId815" o:title=""/>
          </v:shape>
          <o:OLEObject Type="Embed" ProgID="Equation.DSMT4" ShapeID="_x0000_i1416" DrawAspect="Content" ObjectID="_1450207602"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3.8pt;height:21.95pt" o:ole="">
            <v:imagedata r:id="rId817" o:title=""/>
          </v:shape>
          <o:OLEObject Type="Embed" ProgID="Equation.DSMT4" ShapeID="_x0000_i1417" DrawAspect="Content" ObjectID="_1450207603"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736" w:name="_Toc376447055"/>
      <w:r w:rsidR="00D3541E">
        <w:lastRenderedPageBreak/>
        <w:t>Coupled Transversely Isotropic Mooney-Rivlin</w:t>
      </w:r>
      <w:bookmarkEnd w:id="736"/>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2.9pt;height:19.65pt" o:ole="">
            <v:imagedata r:id="rId819" o:title=""/>
          </v:shape>
          <o:OLEObject Type="Embed" ProgID="Equation.DSMT4" ShapeID="_x0000_i1418" DrawAspect="Content" ObjectID="_1450207604" r:id="rId820"/>
        </w:object>
      </w:r>
    </w:p>
    <w:p w14:paraId="49B54FD1" w14:textId="14B1003F"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75pt;height:14.05pt" o:ole="">
            <v:imagedata r:id="rId821" o:title=""/>
          </v:shape>
          <o:OLEObject Type="Embed" ProgID="Equation.DSMT4" ShapeID="_x0000_i1419" DrawAspect="Content" ObjectID="_1450207605" r:id="rId822"/>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65pt;height:31.3pt" o:ole="">
            <v:imagedata r:id="rId823" o:title=""/>
          </v:shape>
          <o:OLEObject Type="Embed" ProgID="Equation.DSMT4" ShapeID="_x0000_i1420" DrawAspect="Content" ObjectID="_1450207606"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7.7pt;height:14.05pt" o:ole="">
            <v:imagedata r:id="rId825" o:title=""/>
          </v:shape>
          <o:OLEObject Type="Embed" ProgID="Equation.DSMT4" ShapeID="_x0000_i1421" DrawAspect="Content" ObjectID="_1450207607"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737" w:name="_Toc376447056"/>
      <w:r>
        <w:lastRenderedPageBreak/>
        <w:t>Coupled Transversely Isotropic Veronda-Westmann</w:t>
      </w:r>
      <w:bookmarkEnd w:id="73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69.75pt;height:31.3pt" o:ole="">
            <v:imagedata r:id="rId827" o:title=""/>
          </v:shape>
          <o:OLEObject Type="Embed" ProgID="Equation.DSMT4" ShapeID="_x0000_i1422" DrawAspect="Content" ObjectID="_1450207608" r:id="rId828"/>
        </w:object>
      </w:r>
    </w:p>
    <w:p w14:paraId="04C16060" w14:textId="49D1078A"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75pt;height:14.05pt" o:ole="">
            <v:imagedata r:id="rId829" o:title=""/>
          </v:shape>
          <o:OLEObject Type="Embed" ProgID="Equation.DSMT4" ShapeID="_x0000_i1423" DrawAspect="Content" ObjectID="_1450207609" r:id="rId830"/>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65pt;height:31.3pt" o:ole="">
            <v:imagedata r:id="rId831" o:title=""/>
          </v:shape>
          <o:OLEObject Type="Embed" ProgID="Equation.DSMT4" ShapeID="_x0000_i1424" DrawAspect="Content" ObjectID="_1450207610"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7.7pt;height:14.05pt" o:ole="">
            <v:imagedata r:id="rId833" o:title=""/>
          </v:shape>
          <o:OLEObject Type="Embed" ProgID="Equation.DSMT4" ShapeID="_x0000_i1425" DrawAspect="Content" ObjectID="_1450207611"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738" w:name="_Toc376447057"/>
      <w:r w:rsidRPr="005A3C4B">
        <w:lastRenderedPageBreak/>
        <w:t>Viscoelastic Solids</w:t>
      </w:r>
      <w:bookmarkEnd w:id="738"/>
    </w:p>
    <w:p w14:paraId="059EB5C5" w14:textId="77777777" w:rsidR="006A0BC1" w:rsidRPr="0097532C" w:rsidRDefault="0095496A" w:rsidP="006A0BC1">
      <w:pPr>
        <w:pStyle w:val="Heading3"/>
      </w:pPr>
      <w:bookmarkStart w:id="739" w:name="_Toc376447058"/>
      <w:r>
        <w:t>Uncoupled</w:t>
      </w:r>
      <w:r w:rsidR="006A0BC1" w:rsidRPr="0097532C">
        <w:t xml:space="preserve"> Viscoelastic Materials</w:t>
      </w:r>
      <w:bookmarkEnd w:id="739"/>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C741918" w:rsidR="009F2D41" w:rsidRPr="00690318" w:rsidRDefault="00AF2221" w:rsidP="009F2D41">
      <w:r w:rsidRPr="00AF2221">
        <w:rPr>
          <w:position w:val="-30"/>
        </w:rPr>
        <w:object w:dxaOrig="2400" w:dyaOrig="720" w14:anchorId="61C0B85C">
          <v:shape id="_x0000_i1426" type="#_x0000_t75" style="width:120.15pt;height:36.45pt" o:ole="">
            <v:imagedata r:id="rId835" o:title=""/>
          </v:shape>
          <o:OLEObject Type="Embed" ProgID="Equation.DSMT4" ShapeID="_x0000_i1426" DrawAspect="Content" ObjectID="_1450207612" r:id="rId836"/>
        </w:object>
      </w:r>
      <w:r w:rsidR="009F2D41" w:rsidRPr="00690318">
        <w:t xml:space="preserve">For a uncoupled viscoelastic material, the second Piola Kirchhoff stress can be written as follows </w:t>
      </w:r>
      <w:r w:rsidR="009F2D41"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031F52">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05pt;height:42.1pt" o:ole="">
            <v:imagedata r:id="rId837" o:title=""/>
          </v:shape>
          <o:OLEObject Type="Embed" ProgID="Equation.DSMT4" ShapeID="_x0000_i1427" DrawAspect="Content" ObjectID="_1450207613"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05pt;height:16.35pt" o:ole="">
            <v:imagedata r:id="rId839" o:title=""/>
          </v:shape>
          <o:OLEObject Type="Embed" ProgID="Equation.DSMT4" ShapeID="_x0000_i1428" DrawAspect="Content" ObjectID="_1450207614" r:id="rId840"/>
        </w:object>
      </w:r>
      <w:r w:rsidR="00AF2221" w:rsidRPr="00AF2221">
        <w:rPr>
          <w:position w:val="-6"/>
        </w:rPr>
        <w:object w:dxaOrig="279" w:dyaOrig="340" w14:anchorId="3C0348C3">
          <v:shape id="_x0000_i1429" type="#_x0000_t75" style="width:14.05pt;height:16.85pt" o:ole="">
            <v:imagedata r:id="rId841" o:title=""/>
          </v:shape>
          <o:OLEObject Type="Embed" ProgID="Equation.DSMT4" ShapeID="_x0000_i1429" DrawAspect="Content" ObjectID="_1450207615" r:id="rId842"/>
        </w:object>
      </w:r>
      <w:r w:rsidRPr="00690318">
        <w:t xml:space="preserve"> is the elastic stress derived from </w:t>
      </w:r>
      <w:r w:rsidR="00AF2221" w:rsidRPr="00AF2221">
        <w:rPr>
          <w:position w:val="-18"/>
        </w:rPr>
        <w:object w:dxaOrig="660" w:dyaOrig="480" w14:anchorId="2B1B6ED2">
          <v:shape id="_x0000_i1430" type="#_x0000_t75" style="width:32.75pt;height:23.85pt" o:ole="">
            <v:imagedata r:id="rId843" o:title=""/>
          </v:shape>
          <o:OLEObject Type="Embed" ProgID="Equation.DSMT4" ShapeID="_x0000_i1430" DrawAspect="Content" ObjectID="_1450207616"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25pt;height:34.15pt" o:ole="">
            <v:imagedata r:id="rId845" o:title=""/>
          </v:shape>
          <o:OLEObject Type="Embed" ProgID="Equation.DSMT4" ShapeID="_x0000_i1431" DrawAspect="Content" ObjectID="_1450207617"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75pt;height:18.25pt" o:ole="">
            <v:imagedata r:id="rId847" o:title=""/>
          </v:shape>
          <o:OLEObject Type="Embed" ProgID="Equation.DSMT4" ShapeID="_x0000_i1432" DrawAspect="Content" ObjectID="_1450207618" r:id="rId848"/>
        </w:object>
      </w:r>
      <w:r w:rsidRPr="00690318">
        <w:t xml:space="preserve"> and </w:t>
      </w:r>
      <w:r w:rsidR="00AF2221" w:rsidRPr="00AF2221">
        <w:rPr>
          <w:position w:val="-12"/>
        </w:rPr>
        <w:object w:dxaOrig="240" w:dyaOrig="360" w14:anchorId="05831826">
          <v:shape id="_x0000_i1433" type="#_x0000_t75" style="width:11.7pt;height:18.25pt" o:ole="">
            <v:imagedata r:id="rId849" o:title=""/>
          </v:shape>
          <o:OLEObject Type="Embed" ProgID="Equation.DSMT4" ShapeID="_x0000_i1433" DrawAspect="Content" ObjectID="_1450207619"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75pt;height:18.25pt" o:ole="">
            <v:imagedata r:id="rId851" o:title=""/>
          </v:shape>
          <o:OLEObject Type="Embed" ProgID="Equation.DSMT4" ShapeID="_x0000_i1434" DrawAspect="Content" ObjectID="_1450207620" r:id="rId852"/>
        </w:object>
      </w:r>
      <w:r w:rsidRPr="00690318">
        <w:t xml:space="preserve">, </w:t>
      </w:r>
      <w:r w:rsidR="00AF2221" w:rsidRPr="00AF2221">
        <w:rPr>
          <w:position w:val="-12"/>
        </w:rPr>
        <w:object w:dxaOrig="260" w:dyaOrig="360" w14:anchorId="516379CE">
          <v:shape id="_x0000_i1435" type="#_x0000_t75" style="width:13.1pt;height:18.25pt" o:ole="">
            <v:imagedata r:id="rId853" o:title=""/>
          </v:shape>
          <o:OLEObject Type="Embed" ProgID="Equation.DSMT4" ShapeID="_x0000_i1435" DrawAspect="Content" ObjectID="_1450207621" r:id="rId854"/>
        </w:object>
      </w:r>
      <w:r w:rsidRPr="00690318">
        <w:t xml:space="preserve">, </w:t>
      </w:r>
      <w:r w:rsidR="00AF2221" w:rsidRPr="00AF2221">
        <w:rPr>
          <w:position w:val="-12"/>
        </w:rPr>
        <w:object w:dxaOrig="240" w:dyaOrig="360" w14:anchorId="71B83912">
          <v:shape id="_x0000_i1436" type="#_x0000_t75" style="width:11.7pt;height:18.25pt" o:ole="">
            <v:imagedata r:id="rId855" o:title=""/>
          </v:shape>
          <o:OLEObject Type="Embed" ProgID="Equation.DSMT4" ShapeID="_x0000_i1436" DrawAspect="Content" ObjectID="_1450207622" r:id="rId856"/>
        </w:object>
      </w:r>
      <w:r w:rsidRPr="00690318">
        <w:t xml:space="preserve"> and </w:t>
      </w:r>
      <w:r w:rsidR="00AF2221" w:rsidRPr="00AF2221">
        <w:rPr>
          <w:position w:val="-12"/>
        </w:rPr>
        <w:object w:dxaOrig="260" w:dyaOrig="360" w14:anchorId="73073A71">
          <v:shape id="_x0000_i1437" type="#_x0000_t75" style="width:13.1pt;height:18.25pt" o:ole="">
            <v:imagedata r:id="rId857" o:title=""/>
          </v:shape>
          <o:OLEObject Type="Embed" ProgID="Equation.DSMT4" ShapeID="_x0000_i1437" DrawAspect="Content" ObjectID="_1450207623"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740" w:name="_Toc337555811"/>
      <w:bookmarkStart w:id="741" w:name="_Toc350247046"/>
      <w:bookmarkStart w:id="742" w:name="_Toc350354932"/>
      <w:bookmarkStart w:id="743" w:name="_Toc350439890"/>
      <w:bookmarkStart w:id="744" w:name="_Toc352596296"/>
      <w:bookmarkStart w:id="745" w:name="_Toc363725069"/>
      <w:bookmarkStart w:id="746" w:name="_Toc337555812"/>
      <w:bookmarkStart w:id="747" w:name="_Toc350247047"/>
      <w:bookmarkStart w:id="748" w:name="_Toc350354933"/>
      <w:bookmarkStart w:id="749" w:name="_Toc350439891"/>
      <w:bookmarkStart w:id="750" w:name="_Toc352596297"/>
      <w:bookmarkStart w:id="751" w:name="_Toc363725070"/>
      <w:bookmarkStart w:id="752" w:name="_Toc200951632"/>
      <w:bookmarkStart w:id="753" w:name="_Toc376447059"/>
      <w:bookmarkEnd w:id="740"/>
      <w:bookmarkEnd w:id="741"/>
      <w:bookmarkEnd w:id="742"/>
      <w:bookmarkEnd w:id="743"/>
      <w:bookmarkEnd w:id="744"/>
      <w:bookmarkEnd w:id="745"/>
      <w:bookmarkEnd w:id="746"/>
      <w:bookmarkEnd w:id="747"/>
      <w:bookmarkEnd w:id="748"/>
      <w:bookmarkEnd w:id="749"/>
      <w:bookmarkEnd w:id="750"/>
      <w:bookmarkEnd w:id="751"/>
      <w:r w:rsidRPr="00690318">
        <w:lastRenderedPageBreak/>
        <w:t>Compressible Viscoelastic Materials</w:t>
      </w:r>
      <w:bookmarkEnd w:id="752"/>
      <w:bookmarkEnd w:id="753"/>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35656553" w:rsidR="009F2D41" w:rsidRPr="00690318" w:rsidRDefault="009F2D41" w:rsidP="009F2D41">
      <w:r w:rsidRPr="00690318">
        <w:t xml:space="preserve">For a viscoelastic material, the second Piola Kirchhoff stress can be written as follows </w:t>
      </w:r>
      <w:r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031F52">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15pt;height:36.45pt" o:ole="">
            <v:imagedata r:id="rId859" o:title=""/>
          </v:shape>
          <o:OLEObject Type="Embed" ProgID="Equation.DSMT4" ShapeID="_x0000_i1438" DrawAspect="Content" ObjectID="_1450207624"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05pt;height:16.35pt" o:ole="">
            <v:imagedata r:id="rId861" o:title=""/>
          </v:shape>
          <o:OLEObject Type="Embed" ProgID="Equation.DSMT4" ShapeID="_x0000_i1439" DrawAspect="Content" ObjectID="_1450207625"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25pt;height:34.15pt" o:ole="">
            <v:imagedata r:id="rId863" o:title=""/>
          </v:shape>
          <o:OLEObject Type="Embed" ProgID="Equation.DSMT4" ShapeID="_x0000_i1440" DrawAspect="Content" ObjectID="_1450207626"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75pt;height:18.25pt" o:ole="">
            <v:imagedata r:id="rId865" o:title=""/>
          </v:shape>
          <o:OLEObject Type="Embed" ProgID="Equation.DSMT4" ShapeID="_x0000_i1441" DrawAspect="Content" ObjectID="_1450207627" r:id="rId866"/>
        </w:object>
      </w:r>
      <w:r w:rsidRPr="00690318">
        <w:t xml:space="preserve"> and </w:t>
      </w:r>
      <w:r w:rsidR="00AF2221" w:rsidRPr="00AF2221">
        <w:rPr>
          <w:position w:val="-12"/>
        </w:rPr>
        <w:object w:dxaOrig="240" w:dyaOrig="360" w14:anchorId="20092141">
          <v:shape id="_x0000_i1442" type="#_x0000_t75" style="width:11.7pt;height:18.25pt" o:ole="">
            <v:imagedata r:id="rId867" o:title=""/>
          </v:shape>
          <o:OLEObject Type="Embed" ProgID="Equation.DSMT4" ShapeID="_x0000_i1442" DrawAspect="Content" ObjectID="_1450207628"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75pt;height:18.25pt" o:ole="">
            <v:imagedata r:id="rId869" o:title=""/>
          </v:shape>
          <o:OLEObject Type="Embed" ProgID="Equation.DSMT4" ShapeID="_x0000_i1443" DrawAspect="Content" ObjectID="_1450207629" r:id="rId870"/>
        </w:object>
      </w:r>
      <w:r w:rsidRPr="00690318">
        <w:t xml:space="preserve">, </w:t>
      </w:r>
      <w:r w:rsidR="00AF2221" w:rsidRPr="00AF2221">
        <w:rPr>
          <w:position w:val="-12"/>
        </w:rPr>
        <w:object w:dxaOrig="260" w:dyaOrig="360" w14:anchorId="172B2CD5">
          <v:shape id="_x0000_i1444" type="#_x0000_t75" style="width:13.1pt;height:18.25pt" o:ole="">
            <v:imagedata r:id="rId871" o:title=""/>
          </v:shape>
          <o:OLEObject Type="Embed" ProgID="Equation.DSMT4" ShapeID="_x0000_i1444" DrawAspect="Content" ObjectID="_1450207630" r:id="rId872"/>
        </w:object>
      </w:r>
      <w:r w:rsidRPr="00690318">
        <w:t xml:space="preserve">, </w:t>
      </w:r>
      <w:r w:rsidR="00AF2221" w:rsidRPr="00AF2221">
        <w:rPr>
          <w:position w:val="-12"/>
        </w:rPr>
        <w:object w:dxaOrig="240" w:dyaOrig="360" w14:anchorId="4304A73B">
          <v:shape id="_x0000_i1445" type="#_x0000_t75" style="width:11.7pt;height:18.25pt" o:ole="">
            <v:imagedata r:id="rId873" o:title=""/>
          </v:shape>
          <o:OLEObject Type="Embed" ProgID="Equation.DSMT4" ShapeID="_x0000_i1445" DrawAspect="Content" ObjectID="_1450207631" r:id="rId874"/>
        </w:object>
      </w:r>
      <w:r w:rsidRPr="00690318">
        <w:t xml:space="preserve"> and </w:t>
      </w:r>
      <w:r w:rsidR="00AF2221" w:rsidRPr="00AF2221">
        <w:rPr>
          <w:position w:val="-12"/>
        </w:rPr>
        <w:object w:dxaOrig="260" w:dyaOrig="360" w14:anchorId="0673B6FA">
          <v:shape id="_x0000_i1446" type="#_x0000_t75" style="width:13.1pt;height:18.25pt" o:ole="">
            <v:imagedata r:id="rId875" o:title=""/>
          </v:shape>
          <o:OLEObject Type="Embed" ProgID="Equation.DSMT4" ShapeID="_x0000_i1446" DrawAspect="Content" ObjectID="_1450207632"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754" w:name="_Toc200951633"/>
      <w:bookmarkStart w:id="755" w:name="_Toc376447060"/>
      <w:r w:rsidRPr="00690318">
        <w:t>Multigeneration Solids</w:t>
      </w:r>
      <w:bookmarkEnd w:id="754"/>
      <w:bookmarkEnd w:id="755"/>
    </w:p>
    <w:p w14:paraId="691E895A" w14:textId="19E6A2F0" w:rsidR="006E3A74" w:rsidRPr="00690318" w:rsidRDefault="006E3A74" w:rsidP="006E3A74">
      <w:r w:rsidRPr="00690318">
        <w:t xml:space="preserve">This type of material </w:t>
      </w:r>
      <w:r w:rsidRPr="00690318">
        <w:fldChar w:fldCharType="begin"/>
      </w:r>
      <w:r w:rsidR="00031F52">
        <w:instrText xml:space="preserve"> ADDIN EN.CITE &lt;EndNote&gt;&lt;Cite&gt;&lt;Author&gt;Ateshian&lt;/Author&gt;&lt;Year&gt;2010&lt;/Year&gt;&lt;RecNum&gt;67&lt;/RecNum&gt;&lt;DisplayText&gt;[31]&lt;/DisplayText&gt;&lt;record&gt;&lt;rec-number&gt;67&lt;/rec-number&gt;&lt;foreign-keys&gt;&lt;key app="EN" db-id="zd2va5xeewaftqeavxmxsr5azr59zd9tf92v"&gt;67&lt;/key&gt;&lt;/foreign-keys&gt;&lt;ref-type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031F52">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3pt;height:13.1pt" o:ole="">
            <v:imagedata r:id="rId877" o:title=""/>
          </v:shape>
          <o:OLEObject Type="Embed" ProgID="Equation.DSMT4" ShapeID="_x0000_i1447" DrawAspect="Content" ObjectID="_1450207633" r:id="rId878"/>
        </w:object>
      </w:r>
      <w:r w:rsidRPr="00690318">
        <w:t xml:space="preserve"> has a distinct reference configuration </w:t>
      </w:r>
      <w:r w:rsidR="00AF2221" w:rsidRPr="00AF2221">
        <w:rPr>
          <w:position w:val="-4"/>
        </w:rPr>
        <w:object w:dxaOrig="340" w:dyaOrig="300" w14:anchorId="7C14D8FB">
          <v:shape id="_x0000_i1448" type="#_x0000_t75" style="width:16.85pt;height:14.05pt" o:ole="">
            <v:imagedata r:id="rId879" o:title=""/>
          </v:shape>
          <o:OLEObject Type="Embed" ProgID="Equation.DSMT4" ShapeID="_x0000_i1448" DrawAspect="Content" ObjectID="_1450207634" r:id="rId880"/>
        </w:object>
      </w:r>
      <w:r w:rsidRPr="00690318">
        <w:t xml:space="preserve"> determined at the time </w:t>
      </w:r>
      <w:r w:rsidR="00AF2221" w:rsidRPr="00AF2221">
        <w:rPr>
          <w:position w:val="-6"/>
        </w:rPr>
        <w:object w:dxaOrig="240" w:dyaOrig="320" w14:anchorId="24D3E08D">
          <v:shape id="_x0000_i1449" type="#_x0000_t75" style="width:11.7pt;height:16.35pt" o:ole="">
            <v:imagedata r:id="rId881" o:title=""/>
          </v:shape>
          <o:OLEObject Type="Embed" ProgID="Equation.DSMT4" ShapeID="_x0000_i1449" DrawAspect="Content" ObjectID="_1450207635"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3pt;height:13.1pt" o:ole="">
            <v:imagedata r:id="rId883" o:title=""/>
          </v:shape>
          <o:OLEObject Type="Embed" ProgID="Equation.DSMT4" ShapeID="_x0000_i1450" DrawAspect="Content" ObjectID="_1450207636"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3pt;height:10.3pt" o:ole="">
            <v:imagedata r:id="rId885" o:title=""/>
          </v:shape>
          <o:OLEObject Type="Embed" ProgID="Equation.DSMT4" ShapeID="_x0000_i1451" DrawAspect="Content" ObjectID="_1450207637" r:id="rId886"/>
        </w:object>
      </w:r>
      <w:r w:rsidRPr="00690318">
        <w:t xml:space="preserve">.  The deformation gradient of each generation is </w:t>
      </w:r>
      <w:r w:rsidR="00AF2221" w:rsidRPr="00AF2221">
        <w:rPr>
          <w:position w:val="-10"/>
        </w:rPr>
        <w:object w:dxaOrig="1320" w:dyaOrig="360" w14:anchorId="7F3666CA">
          <v:shape id="_x0000_i1452" type="#_x0000_t75" style="width:65pt;height:18.25pt" o:ole="">
            <v:imagedata r:id="rId887" o:title=""/>
          </v:shape>
          <o:OLEObject Type="Embed" ProgID="Equation.DSMT4" ShapeID="_x0000_i1452" DrawAspect="Content" ObjectID="_1450207638" r:id="rId888"/>
        </w:object>
      </w:r>
      <w:r w:rsidRPr="00690318">
        <w:t>.  The first generation (</w:t>
      </w:r>
      <w:r w:rsidR="00AF2221" w:rsidRPr="00AF2221">
        <w:rPr>
          <w:position w:val="-10"/>
        </w:rPr>
        <w:object w:dxaOrig="520" w:dyaOrig="320" w14:anchorId="043F4CD4">
          <v:shape id="_x0000_i1453" type="#_x0000_t75" style="width:26.65pt;height:16.35pt" o:ole="">
            <v:imagedata r:id="rId889" o:title=""/>
          </v:shape>
          <o:OLEObject Type="Embed" ProgID="Equation.DSMT4" ShapeID="_x0000_i1453" DrawAspect="Content" ObjectID="_1450207639" r:id="rId890"/>
        </w:object>
      </w:r>
      <w:r w:rsidRPr="00690318">
        <w:t xml:space="preserve">) is assumed to be present at time </w:t>
      </w:r>
      <w:r w:rsidR="00AF2221" w:rsidRPr="00AF2221">
        <w:rPr>
          <w:position w:val="-6"/>
        </w:rPr>
        <w:object w:dxaOrig="580" w:dyaOrig="320" w14:anchorId="2AA22667">
          <v:shape id="_x0000_i1454" type="#_x0000_t75" style="width:29pt;height:16.35pt" o:ole="">
            <v:imagedata r:id="rId891" o:title=""/>
          </v:shape>
          <o:OLEObject Type="Embed" ProgID="Equation.DSMT4" ShapeID="_x0000_i1454" DrawAspect="Content" ObjectID="_1450207640" r:id="rId892"/>
        </w:object>
      </w:r>
      <w:r w:rsidRPr="00690318">
        <w:t xml:space="preserve">, therefore its reference configuration is </w:t>
      </w:r>
      <w:r w:rsidR="00AF2221" w:rsidRPr="00175A35">
        <w:rPr>
          <w:position w:val="-4"/>
        </w:rPr>
        <w:object w:dxaOrig="760" w:dyaOrig="300" w14:anchorId="6973012E">
          <v:shape id="_x0000_i1455" type="#_x0000_t75" style="width:38.8pt;height:16.35pt" o:ole="">
            <v:imagedata r:id="rId893" o:title=""/>
          </v:shape>
          <o:OLEObject Type="Embed" ProgID="Equation.DSMT4" ShapeID="_x0000_i1455" DrawAspect="Content" ObjectID="_1450207641" r:id="rId894"/>
        </w:object>
      </w:r>
      <w:r w:rsidRPr="00690318">
        <w:t xml:space="preserve"> and its deformation gradient </w:t>
      </w:r>
      <w:r w:rsidR="00AF2221" w:rsidRPr="00AF2221">
        <w:rPr>
          <w:position w:val="-10"/>
        </w:rPr>
        <w:object w:dxaOrig="1240" w:dyaOrig="360" w14:anchorId="31FD1728">
          <v:shape id="_x0000_i1456" type="#_x0000_t75" style="width:61.7pt;height:18.25pt" o:ole="">
            <v:imagedata r:id="rId895" o:title=""/>
          </v:shape>
          <o:OLEObject Type="Embed" ProgID="Equation.DSMT4" ShapeID="_x0000_i1456" DrawAspect="Content" ObjectID="_1450207642" r:id="rId896"/>
        </w:object>
      </w:r>
      <w:r w:rsidRPr="00690318">
        <w:t xml:space="preserve"> is equivalent to </w:t>
      </w:r>
      <w:r w:rsidR="00AF2221" w:rsidRPr="00AF2221">
        <w:rPr>
          <w:position w:val="-10"/>
        </w:rPr>
        <w:object w:dxaOrig="1080" w:dyaOrig="340" w14:anchorId="503A537D">
          <v:shape id="_x0000_i1457" type="#_x0000_t75" style="width:53.75pt;height:16.85pt" o:ole="">
            <v:imagedata r:id="rId897" o:title=""/>
          </v:shape>
          <o:OLEObject Type="Embed" ProgID="Equation.DSMT4" ShapeID="_x0000_i1457" DrawAspect="Content" ObjectID="_1450207643" r:id="rId898"/>
        </w:object>
      </w:r>
      <w:r w:rsidRPr="00690318">
        <w:t xml:space="preserve">.  Each generation's reference configuration </w:t>
      </w:r>
      <w:r w:rsidR="00AF2221" w:rsidRPr="00AF2221">
        <w:rPr>
          <w:position w:val="-4"/>
        </w:rPr>
        <w:object w:dxaOrig="340" w:dyaOrig="300" w14:anchorId="0A6BDAA4">
          <v:shape id="_x0000_i1458" type="#_x0000_t75" style="width:16.85pt;height:14.05pt" o:ole="">
            <v:imagedata r:id="rId899" o:title=""/>
          </v:shape>
          <o:OLEObject Type="Embed" ProgID="Equation.DSMT4" ShapeID="_x0000_i1458" DrawAspect="Content" ObjectID="_1450207644" r:id="rId900"/>
        </w:object>
      </w:r>
      <w:r w:rsidRPr="00690318">
        <w:t xml:space="preserve"> has a one-to-one mapping </w:t>
      </w:r>
      <w:r w:rsidR="00AF2221" w:rsidRPr="00AF2221">
        <w:rPr>
          <w:position w:val="-10"/>
        </w:rPr>
        <w:object w:dxaOrig="1500" w:dyaOrig="360" w14:anchorId="572A5B57">
          <v:shape id="_x0000_i1459" type="#_x0000_t75" style="width:74.8pt;height:18.25pt" o:ole="">
            <v:imagedata r:id="rId901" o:title=""/>
          </v:shape>
          <o:OLEObject Type="Embed" ProgID="Equation.DSMT4" ShapeID="_x0000_i1459" DrawAspect="Content" ObjectID="_1450207645" r:id="rId902"/>
        </w:object>
      </w:r>
      <w:r w:rsidRPr="00690318">
        <w:t xml:space="preserve"> with the master reference configuration </w:t>
      </w:r>
      <w:r w:rsidR="00AF2221" w:rsidRPr="00AF2221">
        <w:rPr>
          <w:position w:val="-4"/>
        </w:rPr>
        <w:object w:dxaOrig="300" w:dyaOrig="300" w14:anchorId="0C57F4A0">
          <v:shape id="_x0000_i1460" type="#_x0000_t75" style="width:14.05pt;height:14.05pt" o:ole="">
            <v:imagedata r:id="rId903" o:title=""/>
          </v:shape>
          <o:OLEObject Type="Embed" ProgID="Equation.DSMT4" ShapeID="_x0000_i1460" DrawAspect="Content" ObjectID="_1450207646"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3pt;height:13.1pt" o:ole="">
            <v:imagedata r:id="rId905" o:title=""/>
          </v:shape>
          <o:OLEObject Type="Embed" ProgID="Equation.DSMT4" ShapeID="_x0000_i1461" DrawAspect="Content" ObjectID="_1450207647" r:id="rId906"/>
        </w:object>
      </w:r>
      <w:r w:rsidRPr="00690318">
        <w:t xml:space="preserve"> and the first generation is simply </w:t>
      </w:r>
      <w:r w:rsidR="00AF2221" w:rsidRPr="00AF2221">
        <w:rPr>
          <w:position w:val="-16"/>
        </w:rPr>
        <w:object w:dxaOrig="2640" w:dyaOrig="440" w14:anchorId="4666ECCD">
          <v:shape id="_x0000_i1462" type="#_x0000_t75" style="width:132.3pt;height:21.95pt" o:ole="">
            <v:imagedata r:id="rId907" o:title=""/>
          </v:shape>
          <o:OLEObject Type="Embed" ProgID="Equation.DSMT4" ShapeID="_x0000_i1462" DrawAspect="Content" ObjectID="_1450207648" r:id="rId908"/>
        </w:object>
      </w:r>
      <w:r w:rsidRPr="00690318">
        <w:t xml:space="preserve">.  In other words, when generation </w:t>
      </w:r>
      <w:r w:rsidR="00AF2221" w:rsidRPr="00AF2221">
        <w:rPr>
          <w:position w:val="-10"/>
        </w:rPr>
        <w:object w:dxaOrig="200" w:dyaOrig="260" w14:anchorId="429D15B9">
          <v:shape id="_x0000_i1463" type="#_x0000_t75" style="width:10.3pt;height:13.1pt" o:ole="">
            <v:imagedata r:id="rId909" o:title=""/>
          </v:shape>
          <o:OLEObject Type="Embed" ProgID="Equation.DSMT4" ShapeID="_x0000_i1463" DrawAspect="Content" ObjectID="_1450207649"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1.7pt;height:16.35pt" o:ole="">
            <v:imagedata r:id="rId911" o:title=""/>
          </v:shape>
          <o:OLEObject Type="Embed" ProgID="Equation.DSMT4" ShapeID="_x0000_i1464" DrawAspect="Content" ObjectID="_1450207650" r:id="rId912"/>
        </w:object>
      </w:r>
      <w:r w:rsidRPr="00690318">
        <w:t xml:space="preserve">. Note that </w:t>
      </w:r>
      <w:r w:rsidR="00AF2221" w:rsidRPr="00AF2221">
        <w:rPr>
          <w:position w:val="-4"/>
        </w:rPr>
        <w:object w:dxaOrig="360" w:dyaOrig="300" w14:anchorId="3A2F09E5">
          <v:shape id="_x0000_i1465" type="#_x0000_t75" style="width:18.25pt;height:14.05pt" o:ole="">
            <v:imagedata r:id="rId913" o:title=""/>
          </v:shape>
          <o:OLEObject Type="Embed" ProgID="Equation.DSMT4" ShapeID="_x0000_i1465" DrawAspect="Content" ObjectID="_1450207651"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05pt;height:34.15pt" o:ole="">
            <v:imagedata r:id="rId915" o:title=""/>
          </v:shape>
          <o:OLEObject Type="Embed" ProgID="Equation.DSMT4" ShapeID="_x0000_i1466" DrawAspect="Content" ObjectID="_1450207652"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2pt;height:21.95pt" o:ole="">
            <v:imagedata r:id="rId917" o:title=""/>
          </v:shape>
          <o:OLEObject Type="Embed" ProgID="Equation.DSMT4" ShapeID="_x0000_i1467" DrawAspect="Content" ObjectID="_1450207653" r:id="rId918"/>
        </w:object>
      </w:r>
      <w:r w:rsidRPr="00690318">
        <w:t xml:space="preserve"> is the state of stress in the generation </w:t>
      </w:r>
      <w:r w:rsidR="00AF2221" w:rsidRPr="00AF2221">
        <w:rPr>
          <w:position w:val="-10"/>
        </w:rPr>
        <w:object w:dxaOrig="200" w:dyaOrig="260" w14:anchorId="3298D013">
          <v:shape id="_x0000_i1468" type="#_x0000_t75" style="width:10.3pt;height:13.1pt" o:ole="">
            <v:imagedata r:id="rId919" o:title=""/>
          </v:shape>
          <o:OLEObject Type="Embed" ProgID="Equation.DSMT4" ShapeID="_x0000_i1468" DrawAspect="Content" ObjectID="_1450207654"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85pt;height:14.05pt" o:ole="">
            <v:imagedata r:id="rId921" o:title=""/>
          </v:shape>
          <o:OLEObject Type="Embed" ProgID="Equation.DSMT4" ShapeID="_x0000_i1469" DrawAspect="Content" ObjectID="_1450207655" r:id="rId922"/>
        </w:object>
      </w:r>
      <w:r w:rsidRPr="00690318">
        <w:t xml:space="preserve">. In the above equation, </w:t>
      </w:r>
      <w:r w:rsidR="00AF2221" w:rsidRPr="00AF2221">
        <w:rPr>
          <w:position w:val="-6"/>
        </w:rPr>
        <w:object w:dxaOrig="1240" w:dyaOrig="320" w14:anchorId="63F5489B">
          <v:shape id="_x0000_i1470" type="#_x0000_t75" style="width:61.7pt;height:16.35pt" o:ole="">
            <v:imagedata r:id="rId923" o:title=""/>
          </v:shape>
          <o:OLEObject Type="Embed" ProgID="Equation.DSMT4" ShapeID="_x0000_i1470" DrawAspect="Content" ObjectID="_1450207656" r:id="rId924"/>
        </w:object>
      </w:r>
      <w:r w:rsidRPr="00690318">
        <w:t xml:space="preserve"> and the factor </w:t>
      </w:r>
      <w:r w:rsidR="00AF2221" w:rsidRPr="00AF2221">
        <w:rPr>
          <w:position w:val="-10"/>
        </w:rPr>
        <w:object w:dxaOrig="560" w:dyaOrig="360" w14:anchorId="7AEF78C0">
          <v:shape id="_x0000_i1471" type="#_x0000_t75" style="width:28.05pt;height:18.25pt" o:ole="">
            <v:imagedata r:id="rId925" o:title=""/>
          </v:shape>
          <o:OLEObject Type="Embed" ProgID="Equation.DSMT4" ShapeID="_x0000_i1471" DrawAspect="Content" ObjectID="_1450207657"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05pt;height:14.05pt" o:ole="">
            <v:imagedata r:id="rId927" o:title=""/>
          </v:shape>
          <o:OLEObject Type="Embed" ProgID="Equation.DSMT4" ShapeID="_x0000_i1472" DrawAspect="Content" ObjectID="_1450207658"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25pt;height:14.05pt" o:ole="">
            <v:imagedata r:id="rId929" o:title=""/>
          </v:shape>
          <o:OLEObject Type="Embed" ProgID="Equation.DSMT4" ShapeID="_x0000_i1473" DrawAspect="Content" ObjectID="_1450207659"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756" w:name="_Toc200951634"/>
      <w:bookmarkStart w:id="757" w:name="_Toc376447061"/>
      <w:r w:rsidRPr="00690318">
        <w:t>General Specification of Multigeneration Solids</w:t>
      </w:r>
      <w:bookmarkEnd w:id="756"/>
      <w:bookmarkEnd w:id="757"/>
    </w:p>
    <w:p w14:paraId="05816BAC" w14:textId="2A920F66" w:rsidR="006E3A74" w:rsidRPr="00690318" w:rsidRDefault="006E3A74" w:rsidP="006E3A74">
      <w:r w:rsidRPr="00690318">
        <w:t xml:space="preserve">The material type for a multigeneration solid is </w:t>
      </w:r>
      <w:r w:rsidRPr="00690318">
        <w:rPr>
          <w:i/>
        </w:rPr>
        <w:t>“multigeneration”</w:t>
      </w:r>
      <w:ins w:id="758"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764" w:author="Steve Maas" w:date="2014-01-02T12:59:00Z">
        <w:r w:rsidR="004275BE">
          <w:t xml:space="preserve">elastic </w:t>
        </w:r>
      </w:ins>
      <w:r w:rsidRPr="00690318">
        <w:t>materials described</w:t>
      </w:r>
      <w:del w:id="765" w:author="Steve Maas" w:date="2014-01-02T12:59:00Z">
        <w:r w:rsidRPr="00690318" w:rsidDel="004275BE">
          <w:delText xml:space="preserve"> in </w:delText>
        </w:r>
      </w:del>
      <w:del w:id="766" w:author="Steve Maas" w:date="2014-01-02T12:58:00Z">
        <w:r w:rsidRPr="00690318" w:rsidDel="004275BE">
          <w:delText>S</w:delText>
        </w:r>
      </w:del>
      <w:del w:id="767" w:author="Steve Maas" w:date="2014-01-02T12:59:00Z">
        <w:r w:rsidRPr="00690318" w:rsidDel="004275BE">
          <w:delText>ection</w:delText>
        </w:r>
      </w:del>
      <w:del w:id="768"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769" w:author="Steve Maas" w:date="2014-01-02T12:59:00Z">
              <w:r w:rsidRPr="00690318" w:rsidDel="004275BE">
                <w:delText>solid</w:delText>
              </w:r>
            </w:del>
            <w:ins w:id="770"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771" w:author="Steve Maas" w:date="2014-01-02T13:06:00Z">
              <w:r w:rsidRPr="00690318" w:rsidDel="00873D59">
                <w:delText xml:space="preserve">specification </w:delText>
              </w:r>
            </w:del>
            <w:ins w:id="772" w:author="Steve Maas" w:date="2014-01-02T13:06:00Z">
              <w:r w:rsidR="00873D59">
                <w:t>Definition</w:t>
              </w:r>
              <w:r w:rsidR="00873D59" w:rsidRPr="00690318">
                <w:t xml:space="preserve"> </w:t>
              </w:r>
            </w:ins>
            <w:r w:rsidRPr="00690318">
              <w:t xml:space="preserve">of </w:t>
            </w:r>
            <w:del w:id="773" w:author="Steve Maas" w:date="2014-01-02T12:59:00Z">
              <w:r w:rsidRPr="00690318" w:rsidDel="004275BE">
                <w:delText xml:space="preserve">the solid matrix of </w:delText>
              </w:r>
            </w:del>
            <w:ins w:id="774" w:author="Steve Maas" w:date="2014-01-02T12:59:00Z">
              <w:r w:rsidR="004275BE">
                <w:t xml:space="preserve">a </w:t>
              </w:r>
            </w:ins>
            <w:del w:id="775"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776" w:author="Steve Maas" w:date="2014-01-02T13:00:00Z"/>
        </w:rPr>
      </w:pPr>
      <w:r w:rsidRPr="00690318">
        <w:t xml:space="preserve">The </w:t>
      </w:r>
      <w:r w:rsidRPr="00690318">
        <w:rPr>
          <w:rStyle w:val="codeChar"/>
        </w:rPr>
        <w:t>&lt;</w:t>
      </w:r>
      <w:del w:id="777" w:author="Steve Maas" w:date="2014-01-02T12:59:00Z">
        <w:r w:rsidRPr="00690318" w:rsidDel="004275BE">
          <w:rPr>
            <w:rStyle w:val="codeChar"/>
          </w:rPr>
          <w:delText>solid</w:delText>
        </w:r>
      </w:del>
      <w:ins w:id="778" w:author="Steve Maas" w:date="2014-01-02T12:59:00Z">
        <w:r w:rsidR="004275BE">
          <w:rPr>
            <w:rStyle w:val="codeChar"/>
          </w:rPr>
          <w:t>generation</w:t>
        </w:r>
      </w:ins>
      <w:r w:rsidRPr="00690318">
        <w:rPr>
          <w:rStyle w:val="codeChar"/>
        </w:rPr>
        <w:t>&gt;</w:t>
      </w:r>
      <w:r w:rsidRPr="00690318">
        <w:t xml:space="preserve"> tag </w:t>
      </w:r>
      <w:ins w:id="779" w:author="Steve Maas" w:date="2014-01-02T12:59:00Z">
        <w:r w:rsidR="004275BE">
          <w:t>defines a new generation. It takes the following child elements.</w:t>
        </w:r>
      </w:ins>
    </w:p>
    <w:p w14:paraId="4B434DCB" w14:textId="77777777" w:rsidR="004275BE" w:rsidRDefault="004275BE" w:rsidP="006E3A74">
      <w:pPr>
        <w:rPr>
          <w:ins w:id="780" w:author="Steve Maas" w:date="2014-01-02T13:00:00Z"/>
        </w:rPr>
      </w:pPr>
    </w:p>
    <w:tbl>
      <w:tblPr>
        <w:tblStyle w:val="TableGrid"/>
        <w:tblW w:w="0" w:type="auto"/>
        <w:tblLook w:val="04A0" w:firstRow="1" w:lastRow="0" w:firstColumn="1" w:lastColumn="0" w:noHBand="0" w:noVBand="1"/>
        <w:tblPrChange w:id="781" w:author="Steve Maas" w:date="2014-01-02T13:00:00Z">
          <w:tblPr>
            <w:tblStyle w:val="TableGrid"/>
            <w:tblW w:w="0" w:type="auto"/>
            <w:tblLook w:val="04A0" w:firstRow="1" w:lastRow="0" w:firstColumn="1" w:lastColumn="0" w:noHBand="0" w:noVBand="1"/>
          </w:tblPr>
        </w:tblPrChange>
      </w:tblPr>
      <w:tblGrid>
        <w:gridCol w:w="3078"/>
        <w:gridCol w:w="6498"/>
        <w:tblGridChange w:id="782">
          <w:tblGrid>
            <w:gridCol w:w="4788"/>
            <w:gridCol w:w="4788"/>
          </w:tblGrid>
        </w:tblGridChange>
      </w:tblGrid>
      <w:tr w:rsidR="004275BE" w14:paraId="1381E532" w14:textId="77777777" w:rsidTr="004275BE">
        <w:trPr>
          <w:ins w:id="783" w:author="Steve Maas" w:date="2014-01-02T13:00:00Z"/>
        </w:trPr>
        <w:tc>
          <w:tcPr>
            <w:tcW w:w="3078" w:type="dxa"/>
            <w:tcPrChange w:id="784" w:author="Steve Maas" w:date="2014-01-02T13:00:00Z">
              <w:tcPr>
                <w:tcW w:w="4788" w:type="dxa"/>
              </w:tcPr>
            </w:tcPrChange>
          </w:tcPr>
          <w:p w14:paraId="16049034" w14:textId="4AB6043B" w:rsidR="004275BE" w:rsidRPr="004275BE" w:rsidRDefault="004275BE" w:rsidP="006E3A74">
            <w:pPr>
              <w:rPr>
                <w:ins w:id="785" w:author="Steve Maas" w:date="2014-01-02T13:00:00Z"/>
                <w:rFonts w:ascii="Courier New" w:hAnsi="Courier New" w:cs="Courier New"/>
                <w:rPrChange w:id="786" w:author="Steve Maas" w:date="2014-01-02T13:00:00Z">
                  <w:rPr>
                    <w:ins w:id="787" w:author="Steve Maas" w:date="2014-01-02T13:00:00Z"/>
                  </w:rPr>
                </w:rPrChange>
              </w:rPr>
            </w:pPr>
            <w:ins w:id="788" w:author="Steve Maas" w:date="2014-01-02T13:00:00Z">
              <w:r w:rsidRPr="004275BE">
                <w:rPr>
                  <w:rFonts w:ascii="Courier New" w:hAnsi="Courier New" w:cs="Courier New"/>
                  <w:rPrChange w:id="789" w:author="Steve Maas" w:date="2014-01-02T13:00:00Z">
                    <w:rPr/>
                  </w:rPrChange>
                </w:rPr>
                <w:t>&lt;start_time&gt;</w:t>
              </w:r>
            </w:ins>
          </w:p>
        </w:tc>
        <w:tc>
          <w:tcPr>
            <w:tcW w:w="6498" w:type="dxa"/>
            <w:tcPrChange w:id="790" w:author="Steve Maas" w:date="2014-01-02T13:00:00Z">
              <w:tcPr>
                <w:tcW w:w="4788" w:type="dxa"/>
              </w:tcPr>
            </w:tcPrChange>
          </w:tcPr>
          <w:p w14:paraId="481CCA18" w14:textId="28437B4E" w:rsidR="004275BE" w:rsidRDefault="004275BE" w:rsidP="006E3A74">
            <w:pPr>
              <w:rPr>
                <w:ins w:id="791" w:author="Steve Maas" w:date="2014-01-02T13:00:00Z"/>
              </w:rPr>
            </w:pPr>
            <w:ins w:id="792" w:author="Steve Maas" w:date="2014-01-02T13:00:00Z">
              <w:r>
                <w:t>“birth”-time for this generation</w:t>
              </w:r>
            </w:ins>
          </w:p>
        </w:tc>
      </w:tr>
      <w:tr w:rsidR="004275BE" w14:paraId="67D0A77B" w14:textId="77777777" w:rsidTr="004275BE">
        <w:trPr>
          <w:ins w:id="793" w:author="Steve Maas" w:date="2014-01-02T13:00:00Z"/>
        </w:trPr>
        <w:tc>
          <w:tcPr>
            <w:tcW w:w="3078" w:type="dxa"/>
            <w:tcPrChange w:id="794" w:author="Steve Maas" w:date="2014-01-02T13:00:00Z">
              <w:tcPr>
                <w:tcW w:w="4788" w:type="dxa"/>
              </w:tcPr>
            </w:tcPrChange>
          </w:tcPr>
          <w:p w14:paraId="794266E8" w14:textId="43CD3083" w:rsidR="004275BE" w:rsidRPr="004275BE" w:rsidRDefault="004275BE" w:rsidP="006E3A74">
            <w:pPr>
              <w:rPr>
                <w:ins w:id="795" w:author="Steve Maas" w:date="2014-01-02T13:00:00Z"/>
                <w:rFonts w:ascii="Courier New" w:hAnsi="Courier New" w:cs="Courier New"/>
                <w:rPrChange w:id="796" w:author="Steve Maas" w:date="2014-01-02T13:00:00Z">
                  <w:rPr>
                    <w:ins w:id="797" w:author="Steve Maas" w:date="2014-01-02T13:00:00Z"/>
                  </w:rPr>
                </w:rPrChange>
              </w:rPr>
            </w:pPr>
            <w:ins w:id="798" w:author="Steve Maas" w:date="2014-01-02T13:00:00Z">
              <w:r w:rsidRPr="004275BE">
                <w:rPr>
                  <w:rFonts w:ascii="Courier New" w:hAnsi="Courier New" w:cs="Courier New"/>
                  <w:rPrChange w:id="799" w:author="Steve Maas" w:date="2014-01-02T13:00:00Z">
                    <w:rPr/>
                  </w:rPrChange>
                </w:rPr>
                <w:t>&lt;solid&gt;</w:t>
              </w:r>
            </w:ins>
          </w:p>
        </w:tc>
        <w:tc>
          <w:tcPr>
            <w:tcW w:w="6498" w:type="dxa"/>
            <w:tcPrChange w:id="800" w:author="Steve Maas" w:date="2014-01-02T13:00:00Z">
              <w:tcPr>
                <w:tcW w:w="4788" w:type="dxa"/>
              </w:tcPr>
            </w:tcPrChange>
          </w:tcPr>
          <w:p w14:paraId="0372D7E2" w14:textId="46B2BF0C" w:rsidR="004275BE" w:rsidRDefault="004275BE" w:rsidP="006E3A74">
            <w:pPr>
              <w:rPr>
                <w:ins w:id="801" w:author="Steve Maas" w:date="2014-01-02T13:00:00Z"/>
              </w:rPr>
            </w:pPr>
            <w:ins w:id="802" w:author="Steve Maas" w:date="2014-01-02T13:00:00Z">
              <w:r>
                <w:t>Specification of the constitutive model for this generation</w:t>
              </w:r>
            </w:ins>
          </w:p>
        </w:tc>
      </w:tr>
    </w:tbl>
    <w:p w14:paraId="700C4ACC" w14:textId="77777777" w:rsidR="004275BE" w:rsidRDefault="004275BE" w:rsidP="006E3A74">
      <w:pPr>
        <w:rPr>
          <w:ins w:id="803" w:author="Steve Maas" w:date="2014-01-02T12:59:00Z"/>
        </w:rPr>
      </w:pPr>
    </w:p>
    <w:p w14:paraId="6A6DACC7" w14:textId="77777777" w:rsidR="004275BE" w:rsidRDefault="004275BE" w:rsidP="006E3A74">
      <w:pPr>
        <w:rPr>
          <w:ins w:id="804" w:author="Steve Maas" w:date="2014-01-02T12:59:00Z"/>
        </w:rPr>
      </w:pPr>
    </w:p>
    <w:p w14:paraId="65CABDEB" w14:textId="4E348338" w:rsidR="006E3A74" w:rsidRPr="00690318" w:rsidRDefault="004275BE" w:rsidP="006E3A74">
      <w:ins w:id="805" w:author="Steve Maas" w:date="2014-01-02T13:01:00Z">
        <w:r>
          <w:t xml:space="preserve">The </w:t>
        </w:r>
        <w:r>
          <w:rPr>
            <w:i/>
          </w:rPr>
          <w:t xml:space="preserve">solid </w:t>
        </w:r>
      </w:ins>
      <w:del w:id="806" w:author="Steve Maas" w:date="2014-01-02T13:01:00Z">
        <w:r w:rsidR="006E3A74" w:rsidRPr="00690318" w:rsidDel="004275BE">
          <w:delText xml:space="preserve">encloses </w:delText>
        </w:r>
      </w:del>
      <w:ins w:id="807" w:author="Steve Maas" w:date="2014-01-02T13:01:00Z">
        <w:r>
          <w:t xml:space="preserve">element defins </w:t>
        </w:r>
      </w:ins>
      <w:del w:id="808"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809"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810" w:author="Steve Maas" w:date="2014-01-02T13:01:00Z"/>
        </w:rPr>
      </w:pPr>
      <w:r w:rsidRPr="00690318">
        <w:t>&lt;material id="1" name="Growing Solid" type="multigeneration"&gt;</w:t>
      </w:r>
    </w:p>
    <w:p w14:paraId="4F9AE4EB" w14:textId="19A820FD" w:rsidR="004275BE" w:rsidRDefault="004275BE" w:rsidP="006E3A74">
      <w:pPr>
        <w:pStyle w:val="code"/>
        <w:rPr>
          <w:ins w:id="811" w:author="Steve Maas" w:date="2014-01-02T13:01:00Z"/>
        </w:rPr>
      </w:pPr>
      <w:ins w:id="812" w:author="Steve Maas" w:date="2014-01-02T13:01:00Z">
        <w:r>
          <w:tab/>
          <w:t>&lt;generation id="1"&gt;</w:t>
        </w:r>
      </w:ins>
    </w:p>
    <w:p w14:paraId="620637FD" w14:textId="201C0E7B" w:rsidR="004275BE" w:rsidRPr="00690318" w:rsidRDefault="004275BE" w:rsidP="004275BE">
      <w:pPr>
        <w:pStyle w:val="code"/>
        <w:ind w:left="720"/>
        <w:pPrChange w:id="813" w:author="Steve Maas" w:date="2014-01-02T13:02:00Z">
          <w:pPr>
            <w:pStyle w:val="code"/>
          </w:pPr>
        </w:pPrChange>
      </w:pPr>
      <w:ins w:id="814" w:author="Steve Maas" w:date="2014-01-02T13:01:00Z">
        <w:r>
          <w:lastRenderedPageBreak/>
          <w:tab/>
          <w:t>&lt;start_time&gt;0.0&lt;/start_time&gt;</w:t>
        </w:r>
      </w:ins>
    </w:p>
    <w:p w14:paraId="1488B8CC" w14:textId="433E4FCA" w:rsidR="006E3A74" w:rsidRPr="00690318" w:rsidRDefault="006E3A74" w:rsidP="004275BE">
      <w:pPr>
        <w:pStyle w:val="code"/>
        <w:ind w:left="720"/>
        <w:pPrChange w:id="815" w:author="Steve Maas" w:date="2014-01-02T13:02:00Z">
          <w:pPr>
            <w:pStyle w:val="code"/>
          </w:pPr>
        </w:pPrChange>
      </w:pPr>
      <w:r w:rsidRPr="00690318">
        <w:tab/>
        <w:t>&lt;solid type="Holmes-Mow"</w:t>
      </w:r>
      <w:del w:id="816" w:author="Steve Maas" w:date="2014-01-02T13:02:00Z">
        <w:r w:rsidRPr="00690318" w:rsidDel="004275BE">
          <w:delText xml:space="preserve"> gen="1"</w:delText>
        </w:r>
      </w:del>
      <w:r w:rsidRPr="00690318">
        <w:t>&gt;</w:t>
      </w:r>
    </w:p>
    <w:p w14:paraId="5C261F3B" w14:textId="77777777" w:rsidR="006E3A74" w:rsidRPr="00690318" w:rsidRDefault="006E3A74" w:rsidP="004275BE">
      <w:pPr>
        <w:pStyle w:val="code"/>
        <w:ind w:left="720"/>
        <w:pPrChange w:id="817" w:author="Steve Maas" w:date="2014-01-02T13:02:00Z">
          <w:pPr>
            <w:pStyle w:val="code"/>
          </w:pPr>
        </w:pPrChange>
      </w:pPr>
      <w:r w:rsidRPr="00690318">
        <w:tab/>
      </w:r>
      <w:r w:rsidRPr="00690318">
        <w:tab/>
        <w:t>&lt;density&gt;1&lt;/density&gt;</w:t>
      </w:r>
    </w:p>
    <w:p w14:paraId="3D891252" w14:textId="77777777" w:rsidR="006E3A74" w:rsidRPr="00690318" w:rsidRDefault="006E3A74" w:rsidP="004275BE">
      <w:pPr>
        <w:pStyle w:val="code"/>
        <w:ind w:left="720"/>
        <w:pPrChange w:id="818" w:author="Steve Maas" w:date="2014-01-02T13:02:00Z">
          <w:pPr>
            <w:pStyle w:val="code"/>
          </w:pPr>
        </w:pPrChange>
      </w:pPr>
      <w:r w:rsidRPr="00690318">
        <w:tab/>
      </w:r>
      <w:r w:rsidRPr="00690318">
        <w:tab/>
        <w:t>&lt;E&gt;1&lt;/E&gt;</w:t>
      </w:r>
    </w:p>
    <w:p w14:paraId="4E909F3E" w14:textId="77777777" w:rsidR="006E3A74" w:rsidRPr="00690318" w:rsidRDefault="006E3A74" w:rsidP="004275BE">
      <w:pPr>
        <w:pStyle w:val="code"/>
        <w:ind w:left="720"/>
        <w:pPrChange w:id="819" w:author="Steve Maas" w:date="2014-01-02T13:02:00Z">
          <w:pPr>
            <w:pStyle w:val="code"/>
          </w:pPr>
        </w:pPrChange>
      </w:pPr>
      <w:r w:rsidRPr="00690318">
        <w:tab/>
      </w:r>
      <w:r w:rsidRPr="00690318">
        <w:tab/>
        <w:t>&lt;v&gt;0&lt;/v&gt;</w:t>
      </w:r>
    </w:p>
    <w:p w14:paraId="1D39E3FE" w14:textId="77777777" w:rsidR="006E3A74" w:rsidRPr="00690318" w:rsidRDefault="006E3A74" w:rsidP="004275BE">
      <w:pPr>
        <w:pStyle w:val="code"/>
        <w:ind w:left="720"/>
        <w:pPrChange w:id="820" w:author="Steve Maas" w:date="2014-01-02T13:02:00Z">
          <w:pPr>
            <w:pStyle w:val="code"/>
          </w:pPr>
        </w:pPrChange>
      </w:pPr>
      <w:r w:rsidRPr="00690318">
        <w:tab/>
      </w:r>
      <w:r w:rsidRPr="00690318">
        <w:tab/>
        <w:t>&lt;beta&gt;0.1&lt;/beta&gt;</w:t>
      </w:r>
    </w:p>
    <w:p w14:paraId="50EC5247" w14:textId="77777777" w:rsidR="006E3A74" w:rsidRDefault="006E3A74" w:rsidP="004275BE">
      <w:pPr>
        <w:pStyle w:val="code"/>
        <w:ind w:left="720"/>
        <w:rPr>
          <w:ins w:id="821" w:author="Steve Maas" w:date="2014-01-02T13:02:00Z"/>
        </w:rPr>
        <w:pPrChange w:id="822" w:author="Steve Maas" w:date="2014-01-02T13:02:00Z">
          <w:pPr>
            <w:pStyle w:val="code"/>
          </w:pPr>
        </w:pPrChange>
      </w:pPr>
      <w:r w:rsidRPr="00690318">
        <w:tab/>
        <w:t>&lt;/solid&gt;</w:t>
      </w:r>
    </w:p>
    <w:p w14:paraId="6F6437EF" w14:textId="7AEB4BBC" w:rsidR="004275BE" w:rsidRDefault="004275BE" w:rsidP="009339D1">
      <w:pPr>
        <w:pStyle w:val="code"/>
        <w:rPr>
          <w:ins w:id="823" w:author="Steve Maas" w:date="2014-01-02T13:02:00Z"/>
        </w:rPr>
      </w:pPr>
      <w:ins w:id="824" w:author="Steve Maas" w:date="2014-01-02T13:02:00Z">
        <w:r>
          <w:tab/>
          <w:t>&lt;/generation&gt;</w:t>
        </w:r>
      </w:ins>
    </w:p>
    <w:p w14:paraId="31BEAC78" w14:textId="334E2E61" w:rsidR="004275BE" w:rsidRDefault="004275BE" w:rsidP="00FE00A6">
      <w:pPr>
        <w:pStyle w:val="code"/>
        <w:rPr>
          <w:ins w:id="825" w:author="Steve Maas" w:date="2014-01-02T13:02:00Z"/>
        </w:rPr>
      </w:pPr>
      <w:ins w:id="826" w:author="Steve Maas" w:date="2014-01-02T13:02:00Z">
        <w:r>
          <w:tab/>
          <w:t>&lt;generation id="2"&gt;</w:t>
        </w:r>
      </w:ins>
    </w:p>
    <w:p w14:paraId="7537CD72" w14:textId="74D6322C" w:rsidR="004275BE" w:rsidRPr="00690318" w:rsidRDefault="004275BE" w:rsidP="004275BE">
      <w:pPr>
        <w:pStyle w:val="code"/>
        <w:pPrChange w:id="827" w:author="Steve Maas" w:date="2014-01-02T13:02:00Z">
          <w:pPr>
            <w:pStyle w:val="code"/>
          </w:pPr>
        </w:pPrChange>
      </w:pPr>
      <w:ins w:id="828" w:author="Steve Maas" w:date="2014-01-02T13:02:00Z">
        <w:r>
          <w:tab/>
        </w:r>
        <w:r>
          <w:tab/>
          <w:t>&lt;start_time&gt;1.0&lt;/start_time&gt;</w:t>
        </w:r>
      </w:ins>
    </w:p>
    <w:p w14:paraId="151D40D1" w14:textId="584FC81B" w:rsidR="006E3A74" w:rsidRPr="00690318" w:rsidRDefault="006E3A74" w:rsidP="004275BE">
      <w:pPr>
        <w:pStyle w:val="code"/>
        <w:ind w:left="720"/>
        <w:pPrChange w:id="829" w:author="Steve Maas" w:date="2014-01-02T13:02:00Z">
          <w:pPr>
            <w:pStyle w:val="code"/>
          </w:pPr>
        </w:pPrChange>
      </w:pPr>
      <w:r w:rsidRPr="00690318">
        <w:tab/>
        <w:t>&lt;solid type="Holmes-Mow"</w:t>
      </w:r>
      <w:del w:id="830" w:author="Steve Maas" w:date="2014-01-02T13:02:00Z">
        <w:r w:rsidRPr="00690318" w:rsidDel="004275BE">
          <w:delText xml:space="preserve"> gen="2"</w:delText>
        </w:r>
      </w:del>
      <w:r w:rsidRPr="00690318">
        <w:t>&gt;</w:t>
      </w:r>
    </w:p>
    <w:p w14:paraId="1E4C4F4B" w14:textId="77777777" w:rsidR="006E3A74" w:rsidRPr="00690318" w:rsidRDefault="006E3A74" w:rsidP="004275BE">
      <w:pPr>
        <w:pStyle w:val="code"/>
        <w:ind w:left="720"/>
        <w:pPrChange w:id="831" w:author="Steve Maas" w:date="2014-01-02T13:02:00Z">
          <w:pPr>
            <w:pStyle w:val="code"/>
          </w:pPr>
        </w:pPrChange>
      </w:pPr>
      <w:r w:rsidRPr="00690318">
        <w:tab/>
      </w:r>
      <w:r w:rsidRPr="00690318">
        <w:tab/>
        <w:t>&lt;density&gt;1&lt;/density&gt;</w:t>
      </w:r>
    </w:p>
    <w:p w14:paraId="708AC104" w14:textId="77777777" w:rsidR="006E3A74" w:rsidRPr="007D6F0D" w:rsidRDefault="006E3A74" w:rsidP="004275BE">
      <w:pPr>
        <w:pStyle w:val="code"/>
        <w:ind w:left="720"/>
        <w:rPr>
          <w:lang w:val="nl-BE"/>
        </w:rPr>
        <w:pPrChange w:id="832"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rsidP="004275BE">
      <w:pPr>
        <w:pStyle w:val="code"/>
        <w:ind w:left="720"/>
        <w:rPr>
          <w:lang w:val="nl-BE"/>
        </w:rPr>
        <w:pPrChange w:id="833"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rsidP="004275BE">
      <w:pPr>
        <w:pStyle w:val="code"/>
        <w:ind w:left="720"/>
        <w:rPr>
          <w:lang w:val="nl-BE"/>
        </w:rPr>
        <w:pPrChange w:id="834"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rsidP="004275BE">
      <w:pPr>
        <w:pStyle w:val="code"/>
        <w:ind w:left="720"/>
        <w:rPr>
          <w:ins w:id="835" w:author="Steve Maas" w:date="2014-01-02T13:02:00Z"/>
        </w:rPr>
        <w:pPrChange w:id="836" w:author="Steve Maas" w:date="2014-01-02T13:02:00Z">
          <w:pPr>
            <w:pStyle w:val="code"/>
          </w:pPr>
        </w:pPrChange>
      </w:pPr>
      <w:r w:rsidRPr="007D6F0D">
        <w:rPr>
          <w:lang w:val="nl-BE"/>
        </w:rPr>
        <w:tab/>
      </w:r>
      <w:r w:rsidRPr="00265D40">
        <w:t>&lt;/solid&gt;</w:t>
      </w:r>
    </w:p>
    <w:p w14:paraId="07BC930C" w14:textId="40CE3E71" w:rsidR="004275BE" w:rsidRPr="00265D40" w:rsidRDefault="004275BE" w:rsidP="004275BE">
      <w:pPr>
        <w:pStyle w:val="code"/>
        <w:ind w:left="720"/>
        <w:pPrChange w:id="837" w:author="Steve Maas" w:date="2014-01-02T13:02:00Z">
          <w:pPr>
            <w:pStyle w:val="code"/>
          </w:pPr>
        </w:pPrChange>
      </w:pPr>
      <w:ins w:id="838"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1.7pt;height:16.35pt" o:ole="">
            <v:imagedata r:id="rId931" o:title=""/>
          </v:shape>
          <o:OLEObject Type="Embed" ProgID="Equation.DSMT4" ShapeID="_x0000_i1474" DrawAspect="Content" ObjectID="_1450207660"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839" w:name="_Ref162415183"/>
      <w:bookmarkStart w:id="840" w:name="_Toc376447062"/>
      <w:r w:rsidRPr="0097532C">
        <w:lastRenderedPageBreak/>
        <w:t>Biphasic Materials</w:t>
      </w:r>
      <w:bookmarkEnd w:id="839"/>
      <w:bookmarkEnd w:id="84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1pt;height:10.75pt" o:ole="">
            <v:imagedata r:id="rId934" o:title=""/>
          </v:shape>
          <o:OLEObject Type="Embed" ProgID="Equation.DSMT4" ShapeID="_x0000_i1475" DrawAspect="Content" ObjectID="_1450207661" r:id="rId935"/>
        </w:object>
      </w:r>
      <w:r>
        <w:t xml:space="preserve">, to the interstitial fluid pressure gradient, </w:t>
      </w:r>
      <w:r w:rsidR="00AF2221" w:rsidRPr="00AF2221">
        <w:rPr>
          <w:position w:val="-10"/>
        </w:rPr>
        <w:object w:dxaOrig="360" w:dyaOrig="320" w14:anchorId="7979F4CE">
          <v:shape id="_x0000_i1476" type="#_x0000_t75" style="width:18.25pt;height:16.35pt" o:ole="">
            <v:imagedata r:id="rId936" o:title=""/>
          </v:shape>
          <o:OLEObject Type="Embed" ProgID="Equation.DSMT4" ShapeID="_x0000_i1476" DrawAspect="Content" ObjectID="_1450207662"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9pt;height:16.35pt" o:ole="">
            <v:imagedata r:id="rId938" o:title=""/>
          </v:shape>
          <o:OLEObject Type="Embed" ProgID="Equation.DSMT4" ShapeID="_x0000_i1477" DrawAspect="Content" ObjectID="_1450207663"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75pt;height:13.1pt" o:ole="">
            <v:imagedata r:id="rId940" o:title=""/>
          </v:shape>
          <o:OLEObject Type="Embed" ProgID="Equation.DSMT4" ShapeID="_x0000_i1478" DrawAspect="Content" ObjectID="_1450207664"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841" w:name="_Toc376447063"/>
      <w:r w:rsidRPr="0097532C">
        <w:lastRenderedPageBreak/>
        <w:t>General Specification of Biphasic Materials</w:t>
      </w:r>
      <w:bookmarkEnd w:id="84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05pt;height:19.15pt" o:ole="">
                  <v:imagedata r:id="rId942" o:title=""/>
                </v:shape>
                <o:OLEObject Type="Embed" ProgID="Equation.DSMT4" ShapeID="_x0000_i1479" DrawAspect="Content" ObjectID="_1450207665" r:id="rId943"/>
              </w:object>
            </w:r>
            <w:r w:rsidRPr="000B272C">
              <w:t xml:space="preserve"> in the reference configuration (</w:t>
            </w:r>
            <w:r w:rsidR="00AF2221" w:rsidRPr="00AF2221">
              <w:rPr>
                <w:position w:val="-12"/>
              </w:rPr>
              <w:object w:dxaOrig="980" w:dyaOrig="380" w14:anchorId="4E4E93BE">
                <v:shape id="_x0000_i1480" type="#_x0000_t75" style="width:49.1pt;height:19.15pt" o:ole="">
                  <v:imagedata r:id="rId944" o:title=""/>
                </v:shape>
                <o:OLEObject Type="Embed" ProgID="Equation.DSMT4" ShapeID="_x0000_i1480" DrawAspect="Content" ObjectID="_1450207666"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35pt;height:18.25pt" o:ole="">
                  <v:imagedata r:id="rId946" o:title=""/>
                </v:shape>
                <o:OLEObject Type="Embed" ProgID="Equation.DSMT4" ShapeID="_x0000_i1481" DrawAspect="Content" ObjectID="_1450207667"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pt;height:19.15pt" o:ole="">
            <v:imagedata r:id="rId948" o:title=""/>
          </v:shape>
          <o:OLEObject Type="Embed" ProgID="Equation.DSMT4" ShapeID="_x0000_i1482" DrawAspect="Content" ObjectID="_1450207668"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842" w:name="_Ref162413399"/>
      <w:bookmarkStart w:id="843" w:name="_Toc376447064"/>
      <w:r w:rsidRPr="0097532C">
        <w:lastRenderedPageBreak/>
        <w:t>Permeability Materials</w:t>
      </w:r>
      <w:bookmarkEnd w:id="842"/>
      <w:bookmarkEnd w:id="843"/>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844" w:name="_Ref288636620"/>
      <w:bookmarkStart w:id="845" w:name="_Toc376447065"/>
      <w:r>
        <w:lastRenderedPageBreak/>
        <w:t>Constant Isotropic Permeability</w:t>
      </w:r>
      <w:bookmarkEnd w:id="844"/>
      <w:bookmarkEnd w:id="845"/>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5524D6B4"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031F52">
          <w:rPr>
            <w:noProof/>
          </w:rPr>
          <w:t>32</w:t>
        </w:r>
      </w:hyperlink>
      <w:r w:rsidR="00031F52">
        <w:rPr>
          <w:noProof/>
        </w:rPr>
        <w:t xml:space="preserve">, </w:t>
      </w:r>
      <w:hyperlink w:anchor="_ENREF_33" w:tooltip="Mow, 1985 #166" w:history="1">
        <w:r w:rsidR="00031F52">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45pt;height:16.35pt" o:ole="">
            <v:imagedata r:id="rId950" o:title=""/>
          </v:shape>
          <o:OLEObject Type="Embed" ProgID="Equation.DSMT4" ShapeID="_x0000_i1483" DrawAspect="Content" ObjectID="_1450207669"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3pt;height:14.05pt" o:ole="">
            <v:imagedata r:id="rId952" o:title=""/>
          </v:shape>
          <o:OLEObject Type="Embed" ProgID="Equation.DSMT4" ShapeID="_x0000_i1484" DrawAspect="Content" ObjectID="_1450207670"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846" w:name="_Toc376447066"/>
      <w:r>
        <w:lastRenderedPageBreak/>
        <w:t>Holmes-Mow</w:t>
      </w:r>
      <w:bookmarkEnd w:id="84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1pt;height:18.25pt" o:ole="">
                  <v:imagedata r:id="rId954" o:title=""/>
                </v:shape>
                <o:OLEObject Type="Embed" ProgID="Equation.DSMT4" ShapeID="_x0000_i1485" DrawAspect="Content" ObjectID="_1450207671"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35pt;height:13.1pt" o:ole="">
                  <v:imagedata r:id="rId956" o:title=""/>
                </v:shape>
                <o:OLEObject Type="Embed" ProgID="Equation.DSMT4" ShapeID="_x0000_i1486" DrawAspect="Content" ObjectID="_1450207672" r:id="rId957"/>
              </w:object>
            </w:r>
            <w:r w:rsidDel="00C526D6">
              <w:t xml:space="preserve"> (</w:t>
            </w:r>
            <w:r w:rsidR="00AF2221" w:rsidRPr="00AF2221">
              <w:rPr>
                <w:position w:val="-6"/>
              </w:rPr>
              <w:object w:dxaOrig="680" w:dyaOrig="279" w14:anchorId="1B686960">
                <v:shape id="_x0000_i1487" type="#_x0000_t75" style="width:34.15pt;height:14.05pt" o:ole="">
                  <v:imagedata r:id="rId958" o:title=""/>
                </v:shape>
                <o:OLEObject Type="Embed" ProgID="Equation.DSMT4" ShapeID="_x0000_i1487" DrawAspect="Content" ObjectID="_1450207673"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1.7pt;height:10.75pt" o:ole="">
                  <v:imagedata r:id="rId960" o:title=""/>
                </v:shape>
                <o:OLEObject Type="Embed" ProgID="Equation.DSMT4" ShapeID="_x0000_i1488" DrawAspect="Content" ObjectID="_1450207674" r:id="rId961"/>
              </w:object>
            </w:r>
            <w:r>
              <w:t xml:space="preserve"> </w:t>
            </w:r>
            <w:r w:rsidR="00AF2221" w:rsidRPr="00AF2221">
              <w:rPr>
                <w:position w:val="-14"/>
              </w:rPr>
              <w:object w:dxaOrig="780" w:dyaOrig="400" w14:anchorId="742F9DEA">
                <v:shape id="_x0000_i1489" type="#_x0000_t75" style="width:39.25pt;height:19.65pt" o:ole="">
                  <v:imagedata r:id="rId962" o:title=""/>
                </v:shape>
                <o:OLEObject Type="Embed" ProgID="Equation.DSMT4" ShapeID="_x0000_i1489" DrawAspect="Content" ObjectID="_1450207675" r:id="rId963"/>
              </w:object>
            </w:r>
          </w:p>
        </w:tc>
      </w:tr>
    </w:tbl>
    <w:p w14:paraId="1681E5BF" w14:textId="77777777" w:rsidR="006A0BC1" w:rsidRDefault="006A0BC1" w:rsidP="006A0BC1"/>
    <w:p w14:paraId="10579B78" w14:textId="7AA07B2E"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3.75pt;height:19.65pt" o:ole="">
            <v:imagedata r:id="rId964" o:title=""/>
          </v:shape>
          <o:OLEObject Type="Embed" ProgID="Equation.DSMT4" ShapeID="_x0000_i1490" DrawAspect="Content" ObjectID="_1450207676"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2pt;height:40.2pt" o:ole="">
            <v:imagedata r:id="rId966" o:title=""/>
          </v:shape>
          <o:OLEObject Type="Embed" ProgID="Equation.DSMT4" ShapeID="_x0000_i1491" DrawAspect="Content" ObjectID="_1450207677"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7.7pt;height:14.05pt" o:ole="">
            <v:imagedata r:id="rId968" o:title=""/>
          </v:shape>
          <o:OLEObject Type="Embed" ProgID="Equation.DSMT4" ShapeID="_x0000_i1492" DrawAspect="Content" ObjectID="_1450207678"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847" w:name="_Toc376447067"/>
      <w:r>
        <w:lastRenderedPageBreak/>
        <w:t>Referentially Isotropic Permeability</w:t>
      </w:r>
      <w:bookmarkEnd w:id="84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85pt;height:18.25pt" o:ole="">
                  <v:imagedata r:id="rId970" o:title=""/>
                </v:shape>
                <o:OLEObject Type="Embed" ProgID="Equation.DSMT4" ShapeID="_x0000_i1493" DrawAspect="Content" ObjectID="_1450207679"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05pt;height:18.25pt" o:ole="">
                  <v:imagedata r:id="rId972" o:title=""/>
                </v:shape>
                <o:OLEObject Type="Embed" ProgID="Equation.DSMT4" ShapeID="_x0000_i1494" DrawAspect="Content" ObjectID="_1450207680"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85pt;height:18.25pt" o:ole="">
                  <v:imagedata r:id="rId974" o:title=""/>
                </v:shape>
                <o:OLEObject Type="Embed" ProgID="Equation.DSMT4" ShapeID="_x0000_i1495" DrawAspect="Content" ObjectID="_1450207681"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35pt;height:13.1pt" o:ole="">
                  <v:imagedata r:id="rId976" o:title=""/>
                </v:shape>
                <o:OLEObject Type="Embed" ProgID="Equation.DSMT4" ShapeID="_x0000_i1496" DrawAspect="Content" ObjectID="_1450207682" r:id="rId977"/>
              </w:object>
            </w:r>
            <w:r>
              <w:t xml:space="preserve"> (</w:t>
            </w:r>
            <w:r w:rsidR="00AF2221" w:rsidRPr="00AF2221">
              <w:rPr>
                <w:position w:val="-6"/>
              </w:rPr>
              <w:object w:dxaOrig="680" w:dyaOrig="279" w14:anchorId="24D47124">
                <v:shape id="_x0000_i1497" type="#_x0000_t75" style="width:34.15pt;height:14.05pt" o:ole="">
                  <v:imagedata r:id="rId978" o:title=""/>
                </v:shape>
                <o:OLEObject Type="Embed" ProgID="Equation.DSMT4" ShapeID="_x0000_i1497" DrawAspect="Content" ObjectID="_1450207683"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1.7pt;height:10.75pt" o:ole="">
                  <v:imagedata r:id="rId980" o:title=""/>
                </v:shape>
                <o:OLEObject Type="Embed" ProgID="Equation.DSMT4" ShapeID="_x0000_i1498" DrawAspect="Content" ObjectID="_1450207684" r:id="rId981"/>
              </w:object>
            </w:r>
            <w:r>
              <w:t xml:space="preserve"> (</w:t>
            </w:r>
            <w:r w:rsidR="00AF2221" w:rsidRPr="00AF2221">
              <w:rPr>
                <w:position w:val="-6"/>
              </w:rPr>
              <w:object w:dxaOrig="580" w:dyaOrig="279" w14:anchorId="4D40EECD">
                <v:shape id="_x0000_i1499" type="#_x0000_t75" style="width:29pt;height:14.05pt" o:ole="">
                  <v:imagedata r:id="rId982" o:title=""/>
                </v:shape>
                <o:OLEObject Type="Embed" ProgID="Equation.DSMT4" ShapeID="_x0000_i1499" DrawAspect="Content" ObjectID="_1450207685"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2pt;height:37.85pt" o:ole="">
            <v:imagedata r:id="rId984" o:title=""/>
          </v:shape>
          <o:OLEObject Type="Embed" ProgID="Equation.DSMT4" ShapeID="_x0000_i1500" DrawAspect="Content" ObjectID="_1450207686"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75pt;height:14.05pt" o:ole="">
            <v:imagedata r:id="rId986" o:title=""/>
          </v:shape>
          <o:OLEObject Type="Embed" ProgID="Equation.DSMT4" ShapeID="_x0000_i1501" DrawAspect="Content" ObjectID="_1450207687"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7.7pt;height:14.05pt" o:ole="">
            <v:imagedata r:id="rId988" o:title=""/>
          </v:shape>
          <o:OLEObject Type="Embed" ProgID="Equation.DSMT4" ShapeID="_x0000_i1502" DrawAspect="Content" ObjectID="_1450207688" r:id="rId989"/>
        </w:object>
      </w:r>
      <w:r>
        <w:t xml:space="preserve"> where </w:t>
      </w:r>
      <w:r w:rsidR="00AF2221" w:rsidRPr="00AF2221">
        <w:rPr>
          <w:position w:val="-4"/>
        </w:rPr>
        <w:object w:dxaOrig="220" w:dyaOrig="260" w14:anchorId="36F0D9F9">
          <v:shape id="_x0000_i1503" type="#_x0000_t75" style="width:10.75pt;height:13.1pt" o:ole="">
            <v:imagedata r:id="rId990" o:title=""/>
          </v:shape>
          <o:OLEObject Type="Embed" ProgID="Equation.DSMT4" ShapeID="_x0000_i1503" DrawAspect="Content" ObjectID="_1450207689"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15pt;height:16.35pt" o:ole="">
            <v:imagedata r:id="rId992" o:title=""/>
          </v:shape>
          <o:OLEObject Type="Embed" ProgID="Equation.DSMT4" ShapeID="_x0000_i1504" DrawAspect="Content" ObjectID="_1450207690"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05pt;height:13.1pt" o:ole="">
            <v:imagedata r:id="rId994" o:title=""/>
          </v:shape>
          <o:OLEObject Type="Embed" ProgID="Equation.DSMT4" ShapeID="_x0000_i1505" DrawAspect="Content" ObjectID="_1450207691" r:id="rId995"/>
        </w:object>
      </w:r>
      <w:r>
        <w:t xml:space="preserve">) is isotropic and given by </w:t>
      </w:r>
      <w:r w:rsidR="00AF2221" w:rsidRPr="00AF2221">
        <w:rPr>
          <w:position w:val="-14"/>
        </w:rPr>
        <w:object w:dxaOrig="2020" w:dyaOrig="400" w14:anchorId="0B74E8DC">
          <v:shape id="_x0000_i1506" type="#_x0000_t75" style="width:101pt;height:19.65pt" o:ole="">
            <v:imagedata r:id="rId996" o:title=""/>
          </v:shape>
          <o:OLEObject Type="Embed" ProgID="Equation.DSMT4" ShapeID="_x0000_i1506" DrawAspect="Content" ObjectID="_1450207692"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848" w:name="_Toc376447068"/>
      <w:r>
        <w:lastRenderedPageBreak/>
        <w:t>Referentially Orthotropic Permeability</w:t>
      </w:r>
      <w:bookmarkEnd w:id="848"/>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85pt;height:18.25pt" o:ole="">
                  <v:imagedata r:id="rId998" o:title=""/>
                </v:shape>
                <o:OLEObject Type="Embed" ProgID="Equation.DSMT4" ShapeID="_x0000_i1507" DrawAspect="Content" ObjectID="_1450207693"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05pt;height:19.15pt" o:ole="">
                  <v:imagedata r:id="rId1000" o:title=""/>
                </v:shape>
                <o:OLEObject Type="Embed" ProgID="Equation.DSMT4" ShapeID="_x0000_i1508" DrawAspect="Content" ObjectID="_1450207694" r:id="rId1001"/>
              </w:object>
            </w:r>
            <w:r>
              <w:t xml:space="preserve"> along orthogonal directions (</w:t>
            </w:r>
            <w:r w:rsidR="00AF2221" w:rsidRPr="00AF2221">
              <w:rPr>
                <w:position w:val="-10"/>
              </w:rPr>
              <w:object w:dxaOrig="920" w:dyaOrig="320" w14:anchorId="4C3A766C">
                <v:shape id="_x0000_i1509" type="#_x0000_t75" style="width:45.35pt;height:16.35pt" o:ole="">
                  <v:imagedata r:id="rId1002" o:title=""/>
                </v:shape>
                <o:OLEObject Type="Embed" ProgID="Equation.DSMT4" ShapeID="_x0000_i1509" DrawAspect="Content" ObjectID="_1450207695"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85pt;height:19.15pt" o:ole="">
                  <v:imagedata r:id="rId1004" o:title=""/>
                </v:shape>
                <o:OLEObject Type="Embed" ProgID="Equation.DSMT4" ShapeID="_x0000_i1510" DrawAspect="Content" ObjectID="_1450207696" r:id="rId1005"/>
              </w:object>
            </w:r>
            <w:r>
              <w:t xml:space="preserve"> along orthogonal directions (</w:t>
            </w:r>
            <w:r w:rsidR="00AF2221" w:rsidRPr="00AF2221">
              <w:rPr>
                <w:position w:val="-10"/>
              </w:rPr>
              <w:object w:dxaOrig="920" w:dyaOrig="320" w14:anchorId="18724FAB">
                <v:shape id="_x0000_i1511" type="#_x0000_t75" style="width:45.35pt;height:16.35pt" o:ole="">
                  <v:imagedata r:id="rId1006" o:title=""/>
                </v:shape>
                <o:OLEObject Type="Embed" ProgID="Equation.DSMT4" ShapeID="_x0000_i1511" DrawAspect="Content" ObjectID="_1450207697"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15pt;height:18.25pt" o:ole="">
                  <v:imagedata r:id="rId1008" o:title=""/>
                </v:shape>
                <o:OLEObject Type="Embed" ProgID="Equation.DSMT4" ShapeID="_x0000_i1512" DrawAspect="Content" ObjectID="_1450207698" r:id="rId1009"/>
              </w:object>
            </w:r>
            <w:r>
              <w:t xml:space="preserve"> (</w:t>
            </w:r>
            <w:r w:rsidR="00AF2221" w:rsidRPr="00AF2221">
              <w:rPr>
                <w:position w:val="-12"/>
              </w:rPr>
              <w:object w:dxaOrig="760" w:dyaOrig="360" w14:anchorId="7D9815F0">
                <v:shape id="_x0000_i1513" type="#_x0000_t75" style="width:37.85pt;height:18.25pt" o:ole="">
                  <v:imagedata r:id="rId1010" o:title=""/>
                </v:shape>
                <o:OLEObject Type="Embed" ProgID="Equation.DSMT4" ShapeID="_x0000_i1513" DrawAspect="Content" ObjectID="_1450207699"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15pt;height:18.25pt" o:ole="">
                  <v:imagedata r:id="rId1012" o:title=""/>
                </v:shape>
                <o:OLEObject Type="Embed" ProgID="Equation.DSMT4" ShapeID="_x0000_i1514" DrawAspect="Content" ObjectID="_1450207700" r:id="rId1013"/>
              </w:object>
            </w:r>
            <w:r>
              <w:t xml:space="preserve"> (</w:t>
            </w:r>
            <w:r w:rsidR="00AF2221" w:rsidRPr="00AF2221">
              <w:rPr>
                <w:position w:val="-10"/>
              </w:rPr>
              <w:object w:dxaOrig="920" w:dyaOrig="320" w14:anchorId="119646C0">
                <v:shape id="_x0000_i1515" type="#_x0000_t75" style="width:45.35pt;height:16.35pt" o:ole="">
                  <v:imagedata r:id="rId1014" o:title=""/>
                </v:shape>
                <o:OLEObject Type="Embed" ProgID="Equation.DSMT4" ShapeID="_x0000_i1515" DrawAspect="Content" ObjectID="_1450207701" r:id="rId1015"/>
              </w:object>
            </w:r>
            <w:r>
              <w:t xml:space="preserve">, </w:t>
            </w:r>
            <w:r w:rsidR="00AF2221" w:rsidRPr="00AF2221">
              <w:rPr>
                <w:position w:val="-12"/>
              </w:rPr>
              <w:object w:dxaOrig="760" w:dyaOrig="360" w14:anchorId="07D5B58F">
                <v:shape id="_x0000_i1516" type="#_x0000_t75" style="width:37.85pt;height:18.25pt" o:ole="">
                  <v:imagedata r:id="rId1016" o:title=""/>
                </v:shape>
                <o:OLEObject Type="Embed" ProgID="Equation.DSMT4" ShapeID="_x0000_i1516" DrawAspect="Content" ObjectID="_1450207702"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05pt;height:18.25pt" o:ole="">
                  <v:imagedata r:id="rId1018" o:title=""/>
                </v:shape>
                <o:OLEObject Type="Embed" ProgID="Equation.DSMT4" ShapeID="_x0000_i1517" DrawAspect="Content" ObjectID="_1450207703" r:id="rId1019"/>
              </w:object>
            </w:r>
            <w:r>
              <w:t xml:space="preserve"> (</w:t>
            </w:r>
            <w:r w:rsidR="00AF2221" w:rsidRPr="00AF2221">
              <w:rPr>
                <w:position w:val="-12"/>
              </w:rPr>
              <w:object w:dxaOrig="660" w:dyaOrig="360" w14:anchorId="6894CD20">
                <v:shape id="_x0000_i1518" type="#_x0000_t75" style="width:32.75pt;height:18.25pt" o:ole="">
                  <v:imagedata r:id="rId1020" o:title=""/>
                </v:shape>
                <o:OLEObject Type="Embed" ProgID="Equation.DSMT4" ShapeID="_x0000_i1518" DrawAspect="Content" ObjectID="_1450207704"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05pt;height:18.25pt" o:ole="">
                  <v:imagedata r:id="rId1022" o:title=""/>
                </v:shape>
                <o:OLEObject Type="Embed" ProgID="Equation.DSMT4" ShapeID="_x0000_i1519" DrawAspect="Content" ObjectID="_1450207705" r:id="rId1023"/>
              </w:object>
            </w:r>
            <w:r>
              <w:t xml:space="preserve"> (</w:t>
            </w:r>
            <w:r w:rsidR="00AF2221" w:rsidRPr="00AF2221">
              <w:rPr>
                <w:position w:val="-10"/>
              </w:rPr>
              <w:object w:dxaOrig="920" w:dyaOrig="320" w14:anchorId="0F539FCB">
                <v:shape id="_x0000_i1520" type="#_x0000_t75" style="width:45.35pt;height:16.35pt" o:ole="">
                  <v:imagedata r:id="rId1024" o:title=""/>
                </v:shape>
                <o:OLEObject Type="Embed" ProgID="Equation.DSMT4" ShapeID="_x0000_i1520" DrawAspect="Content" ObjectID="_1450207706" r:id="rId1025"/>
              </w:object>
            </w:r>
            <w:r>
              <w:t xml:space="preserve">, </w:t>
            </w:r>
            <w:r w:rsidR="00AF2221" w:rsidRPr="00AF2221">
              <w:rPr>
                <w:position w:val="-12"/>
              </w:rPr>
              <w:object w:dxaOrig="680" w:dyaOrig="360" w14:anchorId="3C3DBFA7">
                <v:shape id="_x0000_i1521" type="#_x0000_t75" style="width:34.15pt;height:18.25pt" o:ole="">
                  <v:imagedata r:id="rId1026" o:title=""/>
                </v:shape>
                <o:OLEObject Type="Embed" ProgID="Equation.DSMT4" ShapeID="_x0000_i1521" DrawAspect="Content" ObjectID="_1450207707"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4pt;height:34.15pt" o:ole="">
            <v:imagedata r:id="rId1028" o:title=""/>
          </v:shape>
          <o:OLEObject Type="Embed" ProgID="Equation.DSMT4" ShapeID="_x0000_i1522" DrawAspect="Content" ObjectID="_1450207708"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25pt;height:122.05pt" o:ole="">
            <v:imagedata r:id="rId1030" o:title=""/>
          </v:shape>
          <o:OLEObject Type="Embed" ProgID="Equation.DSMT4" ShapeID="_x0000_i1523" DrawAspect="Content" ObjectID="_1450207709" r:id="rId1031"/>
        </w:object>
      </w:r>
      <w:r>
        <w:t>,</w:t>
      </w:r>
    </w:p>
    <w:p w14:paraId="4705DC3A" w14:textId="2C462DAD" w:rsidR="006A0BC1" w:rsidRDefault="00AF2221" w:rsidP="006A0BC1">
      <w:r w:rsidRPr="00AF2221">
        <w:rPr>
          <w:position w:val="-6"/>
        </w:rPr>
        <w:object w:dxaOrig="220" w:dyaOrig="279" w14:anchorId="6BCFED38">
          <v:shape id="_x0000_i1524" type="#_x0000_t75" style="width:10.75pt;height:14.05pt" o:ole="">
            <v:imagedata r:id="rId1032" o:title=""/>
          </v:shape>
          <o:OLEObject Type="Embed" ProgID="Equation.DSMT4" ShapeID="_x0000_i1524" DrawAspect="Content" ObjectID="_1450207710"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7.7pt;height:14.05pt" o:ole="">
            <v:imagedata r:id="rId1034" o:title=""/>
          </v:shape>
          <o:OLEObject Type="Embed" ProgID="Equation.DSMT4" ShapeID="_x0000_i1525" DrawAspect="Content" ObjectID="_1450207711" r:id="rId1035"/>
        </w:object>
      </w:r>
      <w:r w:rsidR="006A0BC1">
        <w:t xml:space="preserve"> where</w:t>
      </w:r>
      <w:r w:rsidR="006A0BC1">
        <w:rPr>
          <w:b/>
        </w:rPr>
        <w:t xml:space="preserve"> </w:t>
      </w:r>
      <w:r w:rsidRPr="00AF2221">
        <w:rPr>
          <w:b/>
          <w:position w:val="-4"/>
        </w:rPr>
        <w:object w:dxaOrig="220" w:dyaOrig="260" w14:anchorId="3BB4D8F3">
          <v:shape id="_x0000_i1526" type="#_x0000_t75" style="width:10.75pt;height:13.1pt" o:ole="">
            <v:imagedata r:id="rId1036" o:title=""/>
          </v:shape>
          <o:OLEObject Type="Embed" ProgID="Equation.DSMT4" ShapeID="_x0000_i1526" DrawAspect="Content" ObjectID="_1450207712"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25pt;height:18.25pt" o:ole="">
            <v:imagedata r:id="rId1038" o:title=""/>
          </v:shape>
          <o:OLEObject Type="Embed" ProgID="Equation.DSMT4" ShapeID="_x0000_i1527" DrawAspect="Content" ObjectID="_1450207713"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15pt;height:19.65pt" o:ole="">
            <v:imagedata r:id="rId1040" o:title=""/>
          </v:shape>
          <o:OLEObject Type="Embed" ProgID="Equation.DSMT4" ShapeID="_x0000_i1528" DrawAspect="Content" ObjectID="_1450207714"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35pt;height:18.25pt" o:ole="">
            <v:imagedata r:id="rId1042" o:title=""/>
          </v:shape>
          <o:OLEObject Type="Embed" ProgID="Equation.DSMT4" ShapeID="_x0000_i1529" DrawAspect="Content" ObjectID="_1450207715"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05pt;height:13.1pt" o:ole="">
            <v:imagedata r:id="rId1044" o:title=""/>
          </v:shape>
          <o:OLEObject Type="Embed" ProgID="Equation.DSMT4" ShapeID="_x0000_i1530" DrawAspect="Content" ObjectID="_1450207716" r:id="rId1045"/>
        </w:object>
      </w:r>
      <w:r>
        <w:t xml:space="preserve">) is given by </w:t>
      </w:r>
      <w:r w:rsidR="00AF2221" w:rsidRPr="00AF2221">
        <w:rPr>
          <w:position w:val="-28"/>
        </w:rPr>
        <w:object w:dxaOrig="3060" w:dyaOrig="680" w14:anchorId="3B826295">
          <v:shape id="_x0000_i1531" type="#_x0000_t75" style="width:152.9pt;height:34.15pt" o:ole="">
            <v:imagedata r:id="rId1046" o:title=""/>
          </v:shape>
          <o:OLEObject Type="Embed" ProgID="Equation.DSMT4" ShapeID="_x0000_i1531" DrawAspect="Content" ObjectID="_1450207717"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849" w:name="_Toc376447069"/>
      <w:r>
        <w:lastRenderedPageBreak/>
        <w:t>Referentially Transversely Isotropic Permeability</w:t>
      </w:r>
      <w:bookmarkEnd w:id="849"/>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85pt;height:18.25pt" o:ole="">
                  <v:imagedata r:id="rId1048" o:title=""/>
                </v:shape>
                <o:OLEObject Type="Embed" ProgID="Equation.DSMT4" ShapeID="_x0000_i1532" DrawAspect="Content" ObjectID="_1450207718"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05pt;height:19.15pt" o:ole="">
                  <v:imagedata r:id="rId1050" o:title=""/>
                </v:shape>
                <o:OLEObject Type="Embed" ProgID="Equation.DSMT4" ShapeID="_x0000_i1533" DrawAspect="Content" ObjectID="_1450207719"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85pt;height:19.15pt" o:ole="">
                  <v:imagedata r:id="rId1052" o:title=""/>
                </v:shape>
                <o:OLEObject Type="Embed" ProgID="Equation.DSMT4" ShapeID="_x0000_i1534" DrawAspect="Content" ObjectID="_1450207720"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05pt;height:19.15pt" o:ole="">
                  <v:imagedata r:id="rId1054" o:title=""/>
                </v:shape>
                <o:OLEObject Type="Embed" ProgID="Equation.DSMT4" ShapeID="_x0000_i1535" DrawAspect="Content" ObjectID="_1450207721"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85pt;height:19.15pt" o:ole="">
                  <v:imagedata r:id="rId1056" o:title=""/>
                </v:shape>
                <o:OLEObject Type="Embed" ProgID="Equation.DSMT4" ShapeID="_x0000_i1536" DrawAspect="Content" ObjectID="_1450207722"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15pt;height:18.25pt" o:ole="">
                  <v:imagedata r:id="rId1058" o:title=""/>
                </v:shape>
                <o:OLEObject Type="Embed" ProgID="Equation.DSMT4" ShapeID="_x0000_i1537" DrawAspect="Content" ObjectID="_1450207723" r:id="rId1059"/>
              </w:object>
            </w:r>
            <w:r>
              <w:t xml:space="preserve"> (</w:t>
            </w:r>
            <w:r w:rsidR="00AF2221" w:rsidRPr="00AF2221">
              <w:rPr>
                <w:position w:val="-12"/>
              </w:rPr>
              <w:object w:dxaOrig="760" w:dyaOrig="360" w14:anchorId="0252BE9C">
                <v:shape id="_x0000_i1538" type="#_x0000_t75" style="width:37.85pt;height:18.25pt" o:ole="">
                  <v:imagedata r:id="rId1060" o:title=""/>
                </v:shape>
                <o:OLEObject Type="Embed" ProgID="Equation.DSMT4" ShapeID="_x0000_i1538" DrawAspect="Content" ObjectID="_1450207724"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65pt;height:18.25pt" o:ole="">
                  <v:imagedata r:id="rId1062" o:title=""/>
                </v:shape>
                <o:OLEObject Type="Embed" ProgID="Equation.DSMT4" ShapeID="_x0000_i1539" DrawAspect="Content" ObjectID="_1450207725" r:id="rId1063"/>
              </w:object>
            </w:r>
            <w:r>
              <w:t xml:space="preserve"> (</w:t>
            </w:r>
            <w:r w:rsidR="00AF2221" w:rsidRPr="00AF2221">
              <w:rPr>
                <w:position w:val="-12"/>
              </w:rPr>
              <w:object w:dxaOrig="780" w:dyaOrig="360" w14:anchorId="74F759DD">
                <v:shape id="_x0000_i1540" type="#_x0000_t75" style="width:39.25pt;height:18.25pt" o:ole="">
                  <v:imagedata r:id="rId1064" o:title=""/>
                </v:shape>
                <o:OLEObject Type="Embed" ProgID="Equation.DSMT4" ShapeID="_x0000_i1540" DrawAspect="Content" ObjectID="_1450207726"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65pt;height:18.25pt" o:ole="">
                  <v:imagedata r:id="rId1066" o:title=""/>
                </v:shape>
                <o:OLEObject Type="Embed" ProgID="Equation.DSMT4" ShapeID="_x0000_i1541" DrawAspect="Content" ObjectID="_1450207727" r:id="rId1067"/>
              </w:object>
            </w:r>
            <w:r>
              <w:t xml:space="preserve"> (</w:t>
            </w:r>
            <w:r w:rsidR="00AF2221" w:rsidRPr="00AF2221">
              <w:rPr>
                <w:position w:val="-12"/>
              </w:rPr>
              <w:object w:dxaOrig="760" w:dyaOrig="360" w14:anchorId="2EF0B942">
                <v:shape id="_x0000_i1542" type="#_x0000_t75" style="width:37.85pt;height:18.25pt" o:ole="">
                  <v:imagedata r:id="rId1068" o:title=""/>
                </v:shape>
                <o:OLEObject Type="Embed" ProgID="Equation.DSMT4" ShapeID="_x0000_i1542" DrawAspect="Content" ObjectID="_1450207728"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05pt;height:18.25pt" o:ole="">
                  <v:imagedata r:id="rId1070" o:title=""/>
                </v:shape>
                <o:OLEObject Type="Embed" ProgID="Equation.DSMT4" ShapeID="_x0000_i1543" DrawAspect="Content" ObjectID="_1450207729" r:id="rId1071"/>
              </w:object>
            </w:r>
            <w:r>
              <w:t xml:space="preserve"> (</w:t>
            </w:r>
            <w:r w:rsidR="00AF2221" w:rsidRPr="00AF2221">
              <w:rPr>
                <w:position w:val="-12"/>
              </w:rPr>
              <w:object w:dxaOrig="660" w:dyaOrig="360" w14:anchorId="55C36A6B">
                <v:shape id="_x0000_i1544" type="#_x0000_t75" style="width:32.75pt;height:18.25pt" o:ole="">
                  <v:imagedata r:id="rId1072" o:title=""/>
                </v:shape>
                <o:OLEObject Type="Embed" ProgID="Equation.DSMT4" ShapeID="_x0000_i1544" DrawAspect="Content" ObjectID="_1450207730"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35pt;height:18.25pt" o:ole="">
                  <v:imagedata r:id="rId1074" o:title=""/>
                </v:shape>
                <o:OLEObject Type="Embed" ProgID="Equation.DSMT4" ShapeID="_x0000_i1545" DrawAspect="Content" ObjectID="_1450207731" r:id="rId1075"/>
              </w:object>
            </w:r>
            <w:r>
              <w:t xml:space="preserve"> (</w:t>
            </w:r>
            <w:r w:rsidR="00AF2221" w:rsidRPr="00AF2221">
              <w:rPr>
                <w:position w:val="-12"/>
              </w:rPr>
              <w:object w:dxaOrig="700" w:dyaOrig="360" w14:anchorId="6F158760">
                <v:shape id="_x0000_i1546" type="#_x0000_t75" style="width:34.6pt;height:18.25pt" o:ole="">
                  <v:imagedata r:id="rId1076" o:title=""/>
                </v:shape>
                <o:OLEObject Type="Embed" ProgID="Equation.DSMT4" ShapeID="_x0000_i1546" DrawAspect="Content" ObjectID="_1450207732"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35pt;height:18.25pt" o:ole="">
                  <v:imagedata r:id="rId1078" o:title=""/>
                </v:shape>
                <o:OLEObject Type="Embed" ProgID="Equation.DSMT4" ShapeID="_x0000_i1547" DrawAspect="Content" ObjectID="_1450207733" r:id="rId1079"/>
              </w:object>
            </w:r>
            <w:r>
              <w:t xml:space="preserve"> (</w:t>
            </w:r>
            <w:r w:rsidR="00AF2221" w:rsidRPr="00AF2221">
              <w:rPr>
                <w:position w:val="-12"/>
              </w:rPr>
              <w:object w:dxaOrig="680" w:dyaOrig="360" w14:anchorId="0BA432B7">
                <v:shape id="_x0000_i1548" type="#_x0000_t75" style="width:34.15pt;height:18.25pt" o:ole="">
                  <v:imagedata r:id="rId1080" o:title=""/>
                </v:shape>
                <o:OLEObject Type="Embed" ProgID="Equation.DSMT4" ShapeID="_x0000_i1548" DrawAspect="Content" ObjectID="_1450207734"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25pt;height:122.05pt" o:ole="">
            <v:imagedata r:id="rId1082" o:title=""/>
          </v:shape>
          <o:OLEObject Type="Embed" ProgID="Equation.DSMT4" ShapeID="_x0000_i1549" DrawAspect="Content" ObjectID="_1450207735"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75pt;height:14.05pt" o:ole="">
            <v:imagedata r:id="rId1084" o:title=""/>
          </v:shape>
          <o:OLEObject Type="Embed" ProgID="Equation.DSMT4" ShapeID="_x0000_i1550" DrawAspect="Content" ObjectID="_1450207736"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7.7pt;height:14.05pt" o:ole="">
            <v:imagedata r:id="rId1086" o:title=""/>
          </v:shape>
          <o:OLEObject Type="Embed" ProgID="Equation.DSMT4" ShapeID="_x0000_i1551" DrawAspect="Content" ObjectID="_1450207737" r:id="rId1087"/>
        </w:object>
      </w:r>
      <w:r>
        <w:t xml:space="preserve"> where</w:t>
      </w:r>
      <w:r>
        <w:rPr>
          <w:b/>
        </w:rPr>
        <w:t xml:space="preserve"> </w:t>
      </w:r>
      <w:r w:rsidR="00AF2221" w:rsidRPr="00AF2221">
        <w:rPr>
          <w:b/>
          <w:position w:val="-4"/>
        </w:rPr>
        <w:object w:dxaOrig="220" w:dyaOrig="260" w14:anchorId="370C414C">
          <v:shape id="_x0000_i1552" type="#_x0000_t75" style="width:10.75pt;height:13.1pt" o:ole="">
            <v:imagedata r:id="rId1088" o:title=""/>
          </v:shape>
          <o:OLEObject Type="Embed" ProgID="Equation.DSMT4" ShapeID="_x0000_i1552" DrawAspect="Content" ObjectID="_1450207738"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15pt;height:16.35pt" o:ole="">
            <v:imagedata r:id="rId1090" o:title=""/>
          </v:shape>
          <o:OLEObject Type="Embed" ProgID="Equation.DSMT4" ShapeID="_x0000_i1553" DrawAspect="Content" ObjectID="_1450207739" r:id="rId1091"/>
        </w:object>
      </w:r>
      <w:r>
        <w:t xml:space="preserve"> is the left Cauchy-Green tensor.  </w:t>
      </w:r>
      <w:r w:rsidR="00AF2221" w:rsidRPr="00AF2221">
        <w:rPr>
          <w:position w:val="-4"/>
        </w:rPr>
        <w:object w:dxaOrig="279" w:dyaOrig="200" w14:anchorId="6CEB7720">
          <v:shape id="_x0000_i1554" type="#_x0000_t75" style="width:14.05pt;height:10.3pt" o:ole="">
            <v:imagedata r:id="rId1092" o:title=""/>
          </v:shape>
          <o:OLEObject Type="Embed" ProgID="Equation.DSMT4" ShapeID="_x0000_i1554" DrawAspect="Content" ObjectID="_1450207740"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3pt;height:19.65pt" o:ole="">
            <v:imagedata r:id="rId1094" o:title=""/>
          </v:shape>
          <o:OLEObject Type="Embed" ProgID="Equation.DSMT4" ShapeID="_x0000_i1555" DrawAspect="Content" ObjectID="_1450207741"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1pt;height:14.05pt" o:ole="">
            <v:imagedata r:id="rId1096" o:title=""/>
          </v:shape>
          <o:OLEObject Type="Embed" ProgID="Equation.DSMT4" ShapeID="_x0000_i1556" DrawAspect="Content" ObjectID="_1450207742"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05pt;height:13.1pt" o:ole="">
            <v:imagedata r:id="rId1098" o:title=""/>
          </v:shape>
          <o:OLEObject Type="Embed" ProgID="Equation.DSMT4" ShapeID="_x0000_i1557" DrawAspect="Content" ObjectID="_1450207743" r:id="rId1099"/>
        </w:object>
      </w:r>
      <w:r>
        <w:t xml:space="preserve">) is given by </w:t>
      </w:r>
      <w:r w:rsidR="00AF2221" w:rsidRPr="00AF2221">
        <w:rPr>
          <w:position w:val="-16"/>
        </w:rPr>
        <w:object w:dxaOrig="4959" w:dyaOrig="440" w14:anchorId="2BC723BF">
          <v:shape id="_x0000_i1558" type="#_x0000_t75" style="width:247.8pt;height:21.95pt" o:ole="">
            <v:imagedata r:id="rId1100" o:title=""/>
          </v:shape>
          <o:OLEObject Type="Embed" ProgID="Equation.DSMT4" ShapeID="_x0000_i1558" DrawAspect="Content" ObjectID="_1450207744"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850" w:name="_Toc376447070"/>
      <w:r>
        <w:lastRenderedPageBreak/>
        <w:t>Fluid Supply Materials</w:t>
      </w:r>
      <w:bookmarkEnd w:id="850"/>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35pt;height:18.25pt" o:ole="">
            <v:imagedata r:id="rId1102" o:title=""/>
          </v:shape>
          <o:OLEObject Type="Embed" ProgID="Equation.DSMT4" ShapeID="_x0000_i1559" DrawAspect="Content" ObjectID="_1450207745"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1pt;height:21.95pt" o:ole="">
            <v:imagedata r:id="rId1104" o:title=""/>
          </v:shape>
          <o:OLEObject Type="Embed" ProgID="Equation.DSMT4" ShapeID="_x0000_i1560" DrawAspect="Content" ObjectID="_1450207746"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35pt;height:18.25pt" o:ole="">
            <v:imagedata r:id="rId1106" o:title=""/>
          </v:shape>
          <o:OLEObject Type="Embed" ProgID="Equation.DSMT4" ShapeID="_x0000_i1561" DrawAspect="Content" ObjectID="_1450207747"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851" w:name="_Toc376447071"/>
      <w:r>
        <w:lastRenderedPageBreak/>
        <w:t>Starling Equation</w:t>
      </w:r>
      <w:bookmarkEnd w:id="851"/>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05pt;height:19.15pt" o:ole="">
                  <v:imagedata r:id="rId1108" o:title=""/>
                </v:shape>
                <o:OLEObject Type="Embed" ProgID="Equation.DSMT4" ShapeID="_x0000_i1562" DrawAspect="Content" ObjectID="_1450207748"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05pt;height:18.25pt" o:ole="">
                  <v:imagedata r:id="rId1110" o:title=""/>
                </v:shape>
                <o:OLEObject Type="Embed" ProgID="Equation.DSMT4" ShapeID="_x0000_i1563" DrawAspect="Content" ObjectID="_1450207749"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3pt;height:19.65pt" o:ole="">
            <v:imagedata r:id="rId1112" o:title=""/>
          </v:shape>
          <o:OLEObject Type="Embed" ProgID="Equation.DSMT4" ShapeID="_x0000_i1564" DrawAspect="Content" ObjectID="_1450207750"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1.7pt;height:13.1pt" o:ole="">
            <v:imagedata r:id="rId1114" o:title=""/>
          </v:shape>
          <o:OLEObject Type="Embed" ProgID="Equation.DSMT4" ShapeID="_x0000_i1565" DrawAspect="Content" ObjectID="_1450207751"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852" w:name="_Toc376447072"/>
      <w:r>
        <w:t>Biphasic-Solute Materials</w:t>
      </w:r>
      <w:bookmarkEnd w:id="85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75pt;height:10.3pt" o:ole="">
            <v:imagedata r:id="rId1117" o:title=""/>
          </v:shape>
          <o:OLEObject Type="Embed" ProgID="Equation.DSMT4" ShapeID="_x0000_i1566" DrawAspect="Content" ObjectID="_1450207752"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3.95pt;height:14.05pt" o:ole="">
            <v:imagedata r:id="rId1119" o:title=""/>
          </v:shape>
          <o:OLEObject Type="Embed" ProgID="Equation.DSMT4" ShapeID="_x0000_i1567" DrawAspect="Content" ObjectID="_1450207753" r:id="rId1120"/>
        </w:object>
      </w:r>
      <w:r w:rsidRPr="00B27FE9">
        <w:t xml:space="preserve">).  Furthermore, the activity </w:t>
      </w:r>
      <w:r w:rsidR="00AF2221" w:rsidRPr="00AF2221">
        <w:rPr>
          <w:position w:val="-10"/>
        </w:rPr>
        <w:object w:dxaOrig="200" w:dyaOrig="260" w14:anchorId="026D30FE">
          <v:shape id="_x0000_i1568" type="#_x0000_t75" style="width:10.3pt;height:13.1pt" o:ole="">
            <v:imagedata r:id="rId1121" o:title=""/>
          </v:shape>
          <o:OLEObject Type="Embed" ProgID="Equation.DSMT4" ShapeID="_x0000_i1568" DrawAspect="Content" ObjectID="_1450207754"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1pt;height:16.85pt" o:ole="">
            <v:imagedata r:id="rId1123" o:title=""/>
          </v:shape>
          <o:OLEObject Type="Embed" ProgID="Equation.DSMT4" ShapeID="_x0000_i1569" DrawAspect="Content" ObjectID="_1450207755" r:id="rId1124"/>
        </w:object>
      </w:r>
      <w:r w:rsidRPr="00B27FE9">
        <w:t xml:space="preserve">, such that the chemical potential </w:t>
      </w:r>
      <w:r w:rsidR="00AF2221" w:rsidRPr="00AF2221">
        <w:rPr>
          <w:position w:val="-10"/>
        </w:rPr>
        <w:object w:dxaOrig="240" w:dyaOrig="260" w14:anchorId="23E08A9E">
          <v:shape id="_x0000_i1570" type="#_x0000_t75" style="width:11.7pt;height:13.1pt" o:ole="">
            <v:imagedata r:id="rId1125" o:title=""/>
          </v:shape>
          <o:OLEObject Type="Embed" ProgID="Equation.DSMT4" ShapeID="_x0000_i1570" DrawAspect="Content" ObjectID="_1450207756"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1.9pt;height:31.3pt" o:ole="">
            <v:imagedata r:id="rId1127" o:title=""/>
          </v:shape>
          <o:OLEObject Type="Embed" ProgID="Equation.DSMT4" ShapeID="_x0000_i1571" DrawAspect="Content" ObjectID="_1450207757"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05pt;height:18.25pt" o:ole="">
            <v:imagedata r:id="rId1129" o:title=""/>
          </v:shape>
          <o:OLEObject Type="Embed" ProgID="Equation.DSMT4" ShapeID="_x0000_i1572" DrawAspect="Content" ObjectID="_1450207758"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3pt;height:14.05pt" o:ole="">
            <v:imagedata r:id="rId1131" o:title=""/>
          </v:shape>
          <o:OLEObject Type="Embed" ProgID="Equation.DSMT4" ShapeID="_x0000_i1573" DrawAspect="Content" ObjectID="_1450207759" r:id="rId1132"/>
        </w:object>
      </w:r>
      <w:r w:rsidRPr="00B27FE9">
        <w:t xml:space="preserve">; </w:t>
      </w:r>
      <w:r w:rsidR="00AF2221" w:rsidRPr="00AF2221">
        <w:rPr>
          <w:position w:val="-6"/>
        </w:rPr>
        <w:object w:dxaOrig="180" w:dyaOrig="220" w14:anchorId="70DB71FE">
          <v:shape id="_x0000_i1574" type="#_x0000_t75" style="width:8.9pt;height:10.75pt" o:ole="">
            <v:imagedata r:id="rId1133" o:title=""/>
          </v:shape>
          <o:OLEObject Type="Embed" ProgID="Equation.DSMT4" ShapeID="_x0000_i1574" DrawAspect="Content" ObjectID="_1450207760"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35pt;height:13.1pt" o:ole="">
            <v:imagedata r:id="rId1135" o:title=""/>
          </v:shape>
          <o:OLEObject Type="Embed" ProgID="Equation.DSMT4" ShapeID="_x0000_i1575" DrawAspect="Content" ObjectID="_1450207761"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1.7pt;height:13.1pt" o:ole="">
            <v:imagedata r:id="rId1137" o:title=""/>
          </v:shape>
          <o:OLEObject Type="Embed" ProgID="Equation.DSMT4" ShapeID="_x0000_i1576" DrawAspect="Content" ObjectID="_1450207762"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75pt;height:13.1pt" o:ole="">
            <v:imagedata r:id="rId1139" o:title=""/>
          </v:shape>
          <o:OLEObject Type="Embed" ProgID="Equation.DSMT4" ShapeID="_x0000_i1577" DrawAspect="Content" ObjectID="_1450207763" r:id="rId1140"/>
        </w:object>
      </w:r>
      <w:r w:rsidRPr="00B27FE9">
        <w:t xml:space="preserve">; in general, </w:t>
      </w:r>
      <w:r w:rsidR="00AF2221" w:rsidRPr="00AF2221">
        <w:rPr>
          <w:position w:val="-4"/>
        </w:rPr>
        <w:object w:dxaOrig="220" w:dyaOrig="260" w14:anchorId="1772A75F">
          <v:shape id="_x0000_i1578" type="#_x0000_t75" style="width:10.75pt;height:13.1pt" o:ole="">
            <v:imagedata r:id="rId1141" o:title=""/>
          </v:shape>
          <o:OLEObject Type="Embed" ProgID="Equation.DSMT4" ShapeID="_x0000_i1578" DrawAspect="Content" ObjectID="_1450207764"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7.7pt;height:14.05pt" o:ole="">
            <v:imagedata r:id="rId1143" o:title=""/>
          </v:shape>
          <o:OLEObject Type="Embed" ProgID="Equation.DSMT4" ShapeID="_x0000_i1579" DrawAspect="Content" ObjectID="_1450207765"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1.7pt;height:13.1pt" o:ole="">
            <v:imagedata r:id="rId1145" o:title=""/>
          </v:shape>
          <o:OLEObject Type="Embed" ProgID="Equation.DSMT4" ShapeID="_x0000_i1580" DrawAspect="Content" ObjectID="_1450207766"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85pt;height:18.25pt" o:ole="">
            <v:imagedata r:id="rId1147" o:title=""/>
          </v:shape>
          <o:OLEObject Type="Embed" ProgID="Equation.DSMT4" ShapeID="_x0000_i1581" DrawAspect="Content" ObjectID="_1450207767"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25pt;height:34.15pt" o:ole="">
            <v:imagedata r:id="rId1149" o:title=""/>
          </v:shape>
          <o:OLEObject Type="Embed" ProgID="Equation.DSMT4" ShapeID="_x0000_i1582" DrawAspect="Content" ObjectID="_1450207768"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85pt;height:19.15pt" o:ole="">
            <v:imagedata r:id="rId1151" o:title=""/>
          </v:shape>
          <o:OLEObject Type="Embed" ProgID="Equation.DSMT4" ShapeID="_x0000_i1583" DrawAspect="Content" ObjectID="_1450207769"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3pt;height:14.05pt" o:ole="">
            <v:imagedata r:id="rId1153" o:title=""/>
          </v:shape>
          <o:OLEObject Type="Embed" ProgID="Equation.DSMT4" ShapeID="_x0000_i1584" DrawAspect="Content" ObjectID="_1450207770" r:id="rId1154"/>
        </w:object>
      </w:r>
      <w:r w:rsidRPr="00B27FE9">
        <w:t xml:space="preserve">; </w:t>
      </w:r>
      <w:r w:rsidR="00AF2221" w:rsidRPr="00AF2221">
        <w:rPr>
          <w:position w:val="-12"/>
        </w:rPr>
        <w:object w:dxaOrig="340" w:dyaOrig="380" w14:anchorId="2598661C">
          <v:shape id="_x0000_i1585" type="#_x0000_t75" style="width:16.85pt;height:19.15pt" o:ole="">
            <v:imagedata r:id="rId1155" o:title=""/>
          </v:shape>
          <o:OLEObject Type="Embed" ProgID="Equation.DSMT4" ShapeID="_x0000_i1585" DrawAspect="Content" ObjectID="_1450207771"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1pt;height:11.7pt" o:ole="">
            <v:imagedata r:id="rId1157" o:title=""/>
          </v:shape>
          <o:OLEObject Type="Embed" ProgID="Equation.DSMT4" ShapeID="_x0000_i1586" DrawAspect="Content" ObjectID="_1450207772"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1pt;height:11.7pt" o:ole="">
            <v:imagedata r:id="rId1159" o:title=""/>
          </v:shape>
          <o:OLEObject Type="Embed" ProgID="Equation.DSMT4" ShapeID="_x0000_i1587" DrawAspect="Content" ObjectID="_1450207773" r:id="rId1160"/>
        </w:object>
      </w:r>
      <w:r w:rsidRPr="00B27FE9">
        <w:t xml:space="preserve">; in general, </w:t>
      </w:r>
      <w:r w:rsidR="00AF2221" w:rsidRPr="00AF2221">
        <w:rPr>
          <w:position w:val="-4"/>
        </w:rPr>
        <w:object w:dxaOrig="260" w:dyaOrig="240" w14:anchorId="15D581ED">
          <v:shape id="_x0000_i1588" type="#_x0000_t75" style="width:13.1pt;height:11.7pt" o:ole="">
            <v:imagedata r:id="rId1161" o:title=""/>
          </v:shape>
          <o:OLEObject Type="Embed" ProgID="Equation.DSMT4" ShapeID="_x0000_i1588" DrawAspect="Content" ObjectID="_1450207774"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7.7pt;height:14.05pt" o:ole="">
            <v:imagedata r:id="rId1163" o:title=""/>
          </v:shape>
          <o:OLEObject Type="Embed" ProgID="Equation.DSMT4" ShapeID="_x0000_i1589" DrawAspect="Content" ObjectID="_1450207775"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1.7pt;height:16.35pt" o:ole="">
            <v:imagedata r:id="rId1165" o:title=""/>
          </v:shape>
          <o:OLEObject Type="Embed" ProgID="Equation.DSMT4" ShapeID="_x0000_i1590" DrawAspect="Content" ObjectID="_1450207776" r:id="rId1166"/>
        </w:object>
      </w:r>
      <w:r w:rsidRPr="00B27FE9">
        <w:t xml:space="preserve"> and solute concentration </w:t>
      </w:r>
      <w:r w:rsidR="00AF2221" w:rsidRPr="00AF2221">
        <w:rPr>
          <w:position w:val="-6"/>
        </w:rPr>
        <w:object w:dxaOrig="180" w:dyaOrig="279" w14:anchorId="75E4FD17">
          <v:shape id="_x0000_i1591" type="#_x0000_t75" style="width:8.9pt;height:14.05pt" o:ole="">
            <v:imagedata r:id="rId1167" o:title=""/>
          </v:shape>
          <o:OLEObject Type="Embed" ProgID="Equation.DSMT4" ShapeID="_x0000_i1591" DrawAspect="Content" ObjectID="_1450207777"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15pt;height:48.15pt" o:ole="">
            <v:imagedata r:id="rId1169" o:title=""/>
          </v:shape>
          <o:OLEObject Type="Embed" ProgID="Equation.DSMT4" ShapeID="_x0000_i1592" DrawAspect="Content" ObjectID="_1450207778"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3pt;height:10.75pt" o:ole="">
            <v:imagedata r:id="rId1171" o:title=""/>
          </v:shape>
          <o:OLEObject Type="Embed" ProgID="Equation.DSMT4" ShapeID="_x0000_i1593" DrawAspect="Content" ObjectID="_1450207779" r:id="rId1172"/>
        </w:object>
      </w:r>
      <w:r w:rsidRPr="00B27FE9">
        <w:t xml:space="preserve">, the effective fluid pressure </w:t>
      </w:r>
      <w:r w:rsidR="00AF2221" w:rsidRPr="00AF2221">
        <w:rPr>
          <w:position w:val="-10"/>
        </w:rPr>
        <w:object w:dxaOrig="240" w:dyaOrig="320" w14:anchorId="2B5D99EA">
          <v:shape id="_x0000_i1594" type="#_x0000_t75" style="width:11.7pt;height:16.35pt" o:ole="">
            <v:imagedata r:id="rId1173" o:title=""/>
          </v:shape>
          <o:OLEObject Type="Embed" ProgID="Equation.DSMT4" ShapeID="_x0000_i1594" DrawAspect="Content" ObjectID="_1450207780" r:id="rId1174"/>
        </w:object>
      </w:r>
      <w:r w:rsidRPr="00B27FE9">
        <w:t xml:space="preserve">, and the effective solute concentration </w:t>
      </w:r>
      <w:r w:rsidR="00AF2221" w:rsidRPr="00AF2221">
        <w:rPr>
          <w:position w:val="-6"/>
        </w:rPr>
        <w:object w:dxaOrig="180" w:dyaOrig="279" w14:anchorId="4AEEC58F">
          <v:shape id="_x0000_i1595" type="#_x0000_t75" style="width:8.9pt;height:14.05pt" o:ole="">
            <v:imagedata r:id="rId1175" o:title=""/>
          </v:shape>
          <o:OLEObject Type="Embed" ProgID="Equation.DSMT4" ShapeID="_x0000_i1595" DrawAspect="Content" ObjectID="_1450207781"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1.7pt;height:13.1pt" o:ole="">
            <v:imagedata r:id="rId1177" o:title=""/>
          </v:shape>
          <o:OLEObject Type="Embed" ProgID="Equation.DSMT4" ShapeID="_x0000_i1596" DrawAspect="Content" ObjectID="_1450207782" r:id="rId1178"/>
        </w:object>
      </w:r>
      <w:r w:rsidRPr="00B27FE9">
        <w:t xml:space="preserve"> or concentration </w:t>
      </w:r>
      <w:r w:rsidR="00AF2221" w:rsidRPr="00AF2221">
        <w:rPr>
          <w:position w:val="-6"/>
        </w:rPr>
        <w:object w:dxaOrig="180" w:dyaOrig="220" w14:anchorId="3CC461FA">
          <v:shape id="_x0000_i1597" type="#_x0000_t75" style="width:8.9pt;height:10.75pt" o:ole="">
            <v:imagedata r:id="rId1179" o:title=""/>
          </v:shape>
          <o:OLEObject Type="Embed" ProgID="Equation.DSMT4" ShapeID="_x0000_i1597" DrawAspect="Content" ObjectID="_1450207783" r:id="rId1180"/>
        </w:object>
      </w:r>
      <w:r w:rsidRPr="00B27FE9">
        <w:t xml:space="preserve">.  (In a biphasic material however, since </w:t>
      </w:r>
      <w:r w:rsidR="00AF2221" w:rsidRPr="00AF2221">
        <w:rPr>
          <w:position w:val="-6"/>
        </w:rPr>
        <w:object w:dxaOrig="540" w:dyaOrig="279" w14:anchorId="4E6E6D43">
          <v:shape id="_x0000_i1598" type="#_x0000_t75" style="width:27.1pt;height:14.05pt" o:ole="">
            <v:imagedata r:id="rId1181" o:title=""/>
          </v:shape>
          <o:OLEObject Type="Embed" ProgID="Equation.DSMT4" ShapeID="_x0000_i1598" DrawAspect="Content" ObjectID="_1450207784"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3pt;height:16.35pt" o:ole="">
            <v:imagedata r:id="rId1183" o:title=""/>
          </v:shape>
          <o:OLEObject Type="Embed" ProgID="Equation.DSMT4" ShapeID="_x0000_i1599" DrawAspect="Content" ObjectID="_1450207785"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05pt;height:18.25pt" o:ole="">
            <v:imagedata r:id="rId1185" o:title=""/>
          </v:shape>
          <o:OLEObject Type="Embed" ProgID="Equation.DSMT4" ShapeID="_x0000_i1600" DrawAspect="Content" ObjectID="_1450207786" r:id="rId1186"/>
        </w:object>
      </w:r>
      <w:r w:rsidRPr="00B27FE9">
        <w:t xml:space="preserve">, where </w:t>
      </w:r>
      <w:r w:rsidR="00AF2221" w:rsidRPr="00AF2221">
        <w:rPr>
          <w:position w:val="-6"/>
        </w:rPr>
        <w:object w:dxaOrig="300" w:dyaOrig="320" w14:anchorId="3A551F91">
          <v:shape id="_x0000_i1601" type="#_x0000_t75" style="width:14.05pt;height:16.35pt" o:ole="">
            <v:imagedata r:id="rId1187" o:title=""/>
          </v:shape>
          <o:OLEObject Type="Embed" ProgID="Equation.DSMT4" ShapeID="_x0000_i1601" DrawAspect="Content" ObjectID="_1450207787"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3pt;height:10.3pt" o:ole="">
            <v:imagedata r:id="rId1189" o:title=""/>
          </v:shape>
          <o:OLEObject Type="Embed" ProgID="Equation.DSMT4" ShapeID="_x0000_i1602" DrawAspect="Content" ObjectID="_1450207788" r:id="rId1190"/>
        </w:object>
      </w:r>
      <w:r w:rsidRPr="00B27FE9">
        <w:t xml:space="preserve"> is </w:t>
      </w:r>
      <w:r w:rsidR="00AF2221" w:rsidRPr="00AF2221">
        <w:rPr>
          <w:position w:val="-6"/>
        </w:rPr>
        <w:object w:dxaOrig="800" w:dyaOrig="260" w14:anchorId="4B6C8396">
          <v:shape id="_x0000_i1603" type="#_x0000_t75" style="width:40.2pt;height:13.1pt" o:ole="">
            <v:imagedata r:id="rId1191" o:title=""/>
          </v:shape>
          <o:OLEObject Type="Embed" ProgID="Equation.DSMT4" ShapeID="_x0000_i1603" DrawAspect="Content" ObjectID="_1450207789"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05pt" o:ole="">
            <v:imagedata r:id="rId1193" o:title=""/>
          </v:shape>
          <o:OLEObject Type="Embed" ProgID="Equation.DSMT4" ShapeID="_x0000_i1604" DrawAspect="Content" ObjectID="_1450207790"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3pt;height:14.05pt" o:ole="">
            <v:imagedata r:id="rId1195" o:title=""/>
          </v:shape>
          <o:OLEObject Type="Embed" ProgID="Equation.DSMT4" ShapeID="_x0000_i1605" DrawAspect="Content" ObjectID="_1450207791" r:id="rId1196"/>
        </w:object>
      </w:r>
      <w:r w:rsidRPr="00B27FE9">
        <w:t xml:space="preserve"> and </w:t>
      </w:r>
      <w:r w:rsidR="00AF2221" w:rsidRPr="00AF2221">
        <w:rPr>
          <w:position w:val="-10"/>
        </w:rPr>
        <w:object w:dxaOrig="760" w:dyaOrig="320" w14:anchorId="65D51AAD">
          <v:shape id="_x0000_i1606" type="#_x0000_t75" style="width:37.85pt;height:16.35pt" o:ole="">
            <v:imagedata r:id="rId1197" o:title=""/>
          </v:shape>
          <o:OLEObject Type="Embed" ProgID="Equation.DSMT4" ShapeID="_x0000_i1606" DrawAspect="Content" ObjectID="_1450207792" r:id="rId1198"/>
        </w:object>
      </w:r>
      <w:r w:rsidRPr="00B27FE9">
        <w:t xml:space="preserve">, where </w:t>
      </w:r>
      <w:r w:rsidR="00AF2221" w:rsidRPr="00AF2221">
        <w:rPr>
          <w:position w:val="-6"/>
        </w:rPr>
        <w:object w:dxaOrig="260" w:dyaOrig="220" w14:anchorId="3DB4F108">
          <v:shape id="_x0000_i1607" type="#_x0000_t75" style="width:13.1pt;height:10.75pt" o:ole="">
            <v:imagedata r:id="rId1199" o:title=""/>
          </v:shape>
          <o:OLEObject Type="Embed" ProgID="Equation.DSMT4" ShapeID="_x0000_i1607" DrawAspect="Content" ObjectID="_1450207793"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7.95pt;height:16.35pt" o:ole="">
            <v:imagedata r:id="rId1201" o:title=""/>
          </v:shape>
          <o:OLEObject Type="Embed" ProgID="Equation.DSMT4" ShapeID="_x0000_i1608" DrawAspect="Content" ObjectID="_1450207794"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1pt;height:10.75pt" o:ole="">
            <v:imagedata r:id="rId1203" o:title=""/>
          </v:shape>
          <o:OLEObject Type="Embed" ProgID="Equation.DSMT4" ShapeID="_x0000_i1609" DrawAspect="Content" ObjectID="_1450207795" r:id="rId1204"/>
        </w:object>
      </w:r>
      <w:r w:rsidRPr="00B27FE9">
        <w:t xml:space="preserve"> and </w:t>
      </w:r>
      <w:r w:rsidR="00AF2221" w:rsidRPr="00AF2221">
        <w:rPr>
          <w:position w:val="-10"/>
        </w:rPr>
        <w:object w:dxaOrig="160" w:dyaOrig="320" w14:anchorId="0135AE0F">
          <v:shape id="_x0000_i1610" type="#_x0000_t75" style="width:7.95pt;height:16.35pt" o:ole="">
            <v:imagedata r:id="rId1205" o:title=""/>
          </v:shape>
          <o:OLEObject Type="Embed" ProgID="Equation.DSMT4" ShapeID="_x0000_i1610" DrawAspect="Content" ObjectID="_1450207796"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4pt;height:76.2pt" o:ole="">
            <v:imagedata r:id="rId1207" o:title=""/>
          </v:shape>
          <o:OLEObject Type="Embed" ProgID="Equation.DSMT4" ShapeID="_x0000_i1611" DrawAspect="Content" ObjectID="_1450207797"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2pt;height:42.1pt" o:ole="">
            <v:imagedata r:id="rId1209" o:title=""/>
          </v:shape>
          <o:OLEObject Type="Embed" ProgID="Equation.DSMT4" ShapeID="_x0000_i1612" DrawAspect="Content" ObjectID="_1450207798"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75pt;height:13.1pt" o:ole="">
            <v:imagedata r:id="rId1211" o:title=""/>
          </v:shape>
          <o:OLEObject Type="Embed" ProgID="Equation.DSMT4" ShapeID="_x0000_i1613" DrawAspect="Content" ObjectID="_1450207799"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3pt;height:14.05pt" o:ole="">
            <v:imagedata r:id="rId1213" o:title=""/>
          </v:shape>
          <o:OLEObject Type="Embed" ProgID="Equation.DSMT4" ShapeID="_x0000_i1614" DrawAspect="Content" ObjectID="_1450207800"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05pt;height:18.25pt" o:ole="">
            <v:imagedata r:id="rId1215" o:title=""/>
          </v:shape>
          <o:OLEObject Type="Embed" ProgID="Equation.DSMT4" ShapeID="_x0000_i1615" DrawAspect="Content" ObjectID="_1450207801"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3.75pt;height:18.25pt" o:ole="">
            <v:imagedata r:id="rId1217" o:title=""/>
          </v:shape>
          <o:OLEObject Type="Embed" ProgID="Equation.DSMT4" ShapeID="_x0000_i1616" DrawAspect="Content" ObjectID="_1450207802"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853" w:name="_Toc376447073"/>
      <w:r>
        <w:t>Guidelines for Biphasic-Solute Analyses</w:t>
      </w:r>
      <w:bookmarkEnd w:id="853"/>
    </w:p>
    <w:p w14:paraId="070AFA22" w14:textId="77777777" w:rsidR="00D71BBF" w:rsidRDefault="00D71BBF" w:rsidP="00D71BBF">
      <w:pPr>
        <w:pStyle w:val="Heading4"/>
      </w:pPr>
      <w:bookmarkStart w:id="854" w:name="_Ref188327319"/>
      <w:bookmarkStart w:id="855" w:name="_Toc376447074"/>
      <w:r>
        <w:t>Prescribed Boundary Conditions</w:t>
      </w:r>
      <w:bookmarkEnd w:id="854"/>
      <w:bookmarkEnd w:id="85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45pt;height:19.65pt" o:ole="">
            <v:imagedata r:id="rId1219" o:title=""/>
          </v:shape>
          <o:OLEObject Type="Embed" ProgID="Equation.DSMT4" ShapeID="_x0000_i1617" DrawAspect="Content" ObjectID="_1450207803"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1.7pt;height:19.65pt" o:ole="">
            <v:imagedata r:id="rId1221" o:title=""/>
          </v:shape>
          <o:OLEObject Type="Embed" ProgID="Equation.DSMT4" ShapeID="_x0000_i1618" DrawAspect="Content" ObjectID="_1450207804"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4pt;height:19.65pt" o:ole="">
            <v:imagedata r:id="rId1223" o:title=""/>
          </v:shape>
          <o:OLEObject Type="Embed" ProgID="Equation.DSMT4" ShapeID="_x0000_i1619" DrawAspect="Content" ObjectID="_1450207805" r:id="rId1224"/>
        </w:object>
      </w:r>
      <w:r>
        <w:t xml:space="preserve"> and the effective concentration is </w:t>
      </w:r>
      <w:r w:rsidR="00AF2221" w:rsidRPr="00AF2221">
        <w:rPr>
          <w:position w:val="-18"/>
        </w:rPr>
        <w:object w:dxaOrig="1100" w:dyaOrig="440" w14:anchorId="6C7876B7">
          <v:shape id="_x0000_i1620" type="#_x0000_t75" style="width:55.15pt;height:21.95pt" o:ole="">
            <v:imagedata r:id="rId1225" o:title=""/>
          </v:shape>
          <o:OLEObject Type="Embed" ProgID="Equation.DSMT4" ShapeID="_x0000_i1620" DrawAspect="Content" ObjectID="_1450207806"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1.7pt;height:19.65pt" o:ole="">
            <v:imagedata r:id="rId1227" o:title=""/>
          </v:shape>
          <o:OLEObject Type="Embed" ProgID="Equation.DSMT4" ShapeID="_x0000_i1621" DrawAspect="Content" ObjectID="_1450207807"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45pt;height:19.65pt" o:ole="">
            <v:imagedata r:id="rId1229" o:title=""/>
          </v:shape>
          <o:OLEObject Type="Embed" ProgID="Equation.DSMT4" ShapeID="_x0000_i1622" DrawAspect="Content" ObjectID="_1450207808"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856" w:author="Steve Maas" w:date="2014-01-02T13:04:00Z">
        <w:r w:rsidR="00873D59">
          <w:t>3.9.3</w:t>
        </w:r>
      </w:ins>
      <w:del w:id="857"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45pt;height:19.65pt" o:ole="">
            <v:imagedata r:id="rId1231" o:title=""/>
          </v:shape>
          <o:OLEObject Type="Embed" ProgID="Equation.DSMT4" ShapeID="_x0000_i1623" DrawAspect="Content" ObjectID="_1450207809"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858" w:name="_Toc376447075"/>
      <w:r>
        <w:t>Prescribed Initial Conditions</w:t>
      </w:r>
      <w:bookmarkEnd w:id="85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1pt;height:19.65pt" o:ole="">
            <v:imagedata r:id="rId1233" o:title=""/>
          </v:shape>
          <o:OLEObject Type="Embed" ProgID="Equation.DSMT4" ShapeID="_x0000_i1624" DrawAspect="Content" ObjectID="_1450207810"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1.7pt;height:19.65pt" o:ole="">
            <v:imagedata r:id="rId1235" o:title=""/>
          </v:shape>
          <o:OLEObject Type="Embed" ProgID="Equation.DSMT4" ShapeID="_x0000_i1625" DrawAspect="Content" ObjectID="_1450207811" r:id="rId1236"/>
        </w:object>
      </w:r>
      <w:r>
        <w:t xml:space="preserve">, the initial conditions inside the material should be set to </w:t>
      </w:r>
      <w:r w:rsidR="00AF2221" w:rsidRPr="00AF2221">
        <w:rPr>
          <w:position w:val="-14"/>
        </w:rPr>
        <w:object w:dxaOrig="720" w:dyaOrig="400" w14:anchorId="0BC0B7DB">
          <v:shape id="_x0000_i1626" type="#_x0000_t75" style="width:36.45pt;height:19.65pt" o:ole="">
            <v:imagedata r:id="rId1237" o:title=""/>
          </v:shape>
          <o:OLEObject Type="Embed" ProgID="Equation.DSMT4" ShapeID="_x0000_i1626" DrawAspect="Content" ObjectID="_1450207812" r:id="rId1238"/>
        </w:object>
      </w:r>
      <w:r>
        <w:t xml:space="preserve"> and </w:t>
      </w:r>
      <w:r w:rsidR="00AF2221" w:rsidRPr="00AF2221">
        <w:rPr>
          <w:position w:val="-14"/>
        </w:rPr>
        <w:object w:dxaOrig="660" w:dyaOrig="400" w14:anchorId="74BED87F">
          <v:shape id="_x0000_i1627" type="#_x0000_t75" style="width:32.75pt;height:19.65pt" o:ole="">
            <v:imagedata r:id="rId1239" o:title=""/>
          </v:shape>
          <o:OLEObject Type="Embed" ProgID="Equation.DSMT4" ShapeID="_x0000_i1627" DrawAspect="Content" ObjectID="_1450207813"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1pt;height:19.65pt" o:ole="">
            <v:imagedata r:id="rId1241" o:title=""/>
          </v:shape>
          <o:OLEObject Type="Embed" ProgID="Equation.DSMT4" ShapeID="_x0000_i1628" DrawAspect="Content" ObjectID="_1450207814" r:id="rId1242"/>
        </w:object>
      </w:r>
      <w:r>
        <w:t xml:space="preserve"> and </w:t>
      </w:r>
      <w:r w:rsidR="00AF2221" w:rsidRPr="00AF2221">
        <w:rPr>
          <w:position w:val="-14"/>
        </w:rPr>
        <w:object w:dxaOrig="240" w:dyaOrig="400" w14:anchorId="4D7AF2D8">
          <v:shape id="_x0000_i1629" type="#_x0000_t75" style="width:11.7pt;height:19.65pt" o:ole="">
            <v:imagedata r:id="rId1243" o:title=""/>
          </v:shape>
          <o:OLEObject Type="Embed" ProgID="Equation.DSMT4" ShapeID="_x0000_i1629" DrawAspect="Content" ObjectID="_1450207815"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859" w:name="_Ref192767660"/>
      <w:bookmarkStart w:id="860" w:name="_Toc376447076"/>
      <w:r w:rsidRPr="0097532C">
        <w:lastRenderedPageBreak/>
        <w:t>General Specification of Biphasic-Solute Materials</w:t>
      </w:r>
      <w:bookmarkEnd w:id="859"/>
      <w:bookmarkEnd w:id="860"/>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75pt;height:13.1pt" o:ole="">
            <v:imagedata r:id="rId1245" o:title=""/>
          </v:shape>
          <o:OLEObject Type="Embed" ProgID="Equation.DSMT4" ShapeID="_x0000_i1630" DrawAspect="Content" ObjectID="_1450207816" r:id="rId1246"/>
        </w:object>
      </w:r>
      <w:r w:rsidRPr="00B27FE9">
        <w:t xml:space="preserve">, the solute diffusivities </w:t>
      </w:r>
      <w:r w:rsidR="00AF2221" w:rsidRPr="00AF2221">
        <w:rPr>
          <w:position w:val="-6"/>
        </w:rPr>
        <w:object w:dxaOrig="200" w:dyaOrig="279" w14:anchorId="7CABEC5D">
          <v:shape id="_x0000_i1631" type="#_x0000_t75" style="width:10.3pt;height:14.05pt" o:ole="">
            <v:imagedata r:id="rId1247" o:title=""/>
          </v:shape>
          <o:OLEObject Type="Embed" ProgID="Equation.DSMT4" ShapeID="_x0000_i1631" DrawAspect="Content" ObjectID="_1450207817" r:id="rId1248"/>
        </w:object>
      </w:r>
      <w:r w:rsidRPr="00B27FE9">
        <w:t xml:space="preserve"> and </w:t>
      </w:r>
      <w:r w:rsidR="00AF2221" w:rsidRPr="00AF2221">
        <w:rPr>
          <w:position w:val="-12"/>
        </w:rPr>
        <w:object w:dxaOrig="279" w:dyaOrig="360" w14:anchorId="244A868F">
          <v:shape id="_x0000_i1632" type="#_x0000_t75" style="width:14.05pt;height:18.25pt" o:ole="">
            <v:imagedata r:id="rId1249" o:title=""/>
          </v:shape>
          <o:OLEObject Type="Embed" ProgID="Equation.DSMT4" ShapeID="_x0000_i1632" DrawAspect="Content" ObjectID="_1450207818" r:id="rId1250"/>
        </w:object>
      </w:r>
      <w:r w:rsidRPr="00B27FE9">
        <w:t xml:space="preserve">, the effective solubility </w:t>
      </w:r>
      <w:r w:rsidR="00AF2221" w:rsidRPr="00AF2221">
        <w:rPr>
          <w:position w:val="-4"/>
        </w:rPr>
        <w:object w:dxaOrig="220" w:dyaOrig="260" w14:anchorId="4AC6C5EE">
          <v:shape id="_x0000_i1633" type="#_x0000_t75" style="width:10.75pt;height:13.1pt" o:ole="">
            <v:imagedata r:id="rId1251" o:title=""/>
          </v:shape>
          <o:OLEObject Type="Embed" ProgID="Equation.DSMT4" ShapeID="_x0000_i1633" DrawAspect="Content" ObjectID="_1450207819" r:id="rId1252"/>
        </w:object>
      </w:r>
      <w:r w:rsidRPr="00B27FE9">
        <w:t xml:space="preserve"> and the osmotic coefficient </w:t>
      </w:r>
      <w:r w:rsidR="00AF2221" w:rsidRPr="00AF2221">
        <w:rPr>
          <w:position w:val="-4"/>
        </w:rPr>
        <w:object w:dxaOrig="260" w:dyaOrig="240" w14:anchorId="5979C138">
          <v:shape id="_x0000_i1634" type="#_x0000_t75" style="width:13.1pt;height:11.7pt" o:ole="">
            <v:imagedata r:id="rId1253" o:title=""/>
          </v:shape>
          <o:OLEObject Type="Embed" ProgID="Equation.DSMT4" ShapeID="_x0000_i1634" DrawAspect="Content" ObjectID="_1450207820"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05pt;height:19.15pt" o:ole="">
                  <v:imagedata r:id="rId1255" o:title=""/>
                </v:shape>
                <o:OLEObject Type="Embed" ProgID="Equation.DSMT4" ShapeID="_x0000_i1635" DrawAspect="Content" ObjectID="_1450207821"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75pt;height:13.1pt" o:ole="">
                  <v:imagedata r:id="rId1257" o:title=""/>
                </v:shape>
                <o:OLEObject Type="Embed" ProgID="Equation.DSMT4" ShapeID="_x0000_i1636" DrawAspect="Content" ObjectID="_1450207822"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1pt;height:11.7pt" o:ole="">
                  <v:imagedata r:id="rId1259" o:title=""/>
                </v:shape>
                <o:OLEObject Type="Embed" ProgID="Equation.DSMT4" ShapeID="_x0000_i1637" DrawAspect="Content" ObjectID="_1450207823" r:id="rId1260"/>
              </w:object>
            </w:r>
            <w:r w:rsidR="00216706">
              <w:t xml:space="preserve"> </w:t>
            </w:r>
            <w:r w:rsidR="00AF2221" w:rsidRPr="00AF2221">
              <w:rPr>
                <w:position w:val="-6"/>
              </w:rPr>
              <w:object w:dxaOrig="200" w:dyaOrig="279" w14:anchorId="1971FA9A">
                <v:shape id="_x0000_i1638" type="#_x0000_t75" style="width:10.3pt;height:14.05pt" o:ole="">
                  <v:imagedata r:id="rId1261" o:title=""/>
                </v:shape>
                <o:OLEObject Type="Embed" ProgID="Equation.DSMT4" ShapeID="_x0000_i1638" DrawAspect="Content" ObjectID="_1450207824" r:id="rId1262"/>
              </w:object>
            </w:r>
            <w:r w:rsidR="00AF2221" w:rsidRPr="00AF2221">
              <w:rPr>
                <w:position w:val="-12"/>
              </w:rPr>
              <w:object w:dxaOrig="279" w:dyaOrig="360" w14:anchorId="7F5F8E89">
                <v:shape id="_x0000_i1639" type="#_x0000_t75" style="width:14.05pt;height:18.25pt" o:ole="">
                  <v:imagedata r:id="rId1263" o:title=""/>
                </v:shape>
                <o:OLEObject Type="Embed" ProgID="Equation.DSMT4" ShapeID="_x0000_i1639" DrawAspect="Content" ObjectID="_1450207825"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05pt;height:18.25pt" o:ole="">
            <v:imagedata r:id="rId1265" o:title=""/>
          </v:shape>
          <o:OLEObject Type="Embed" ProgID="Equation.DSMT4" ShapeID="_x0000_i1640" DrawAspect="Content" ObjectID="_1450207826"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861" w:author="Steve Maas" w:date="2014-01-02T13:04:00Z">
        <w:r w:rsidR="00873D59">
          <w:t>3.12.2</w:t>
        </w:r>
      </w:ins>
      <w:del w:id="862"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3pt;height:14.05pt" o:ole="">
                  <v:imagedata r:id="rId1267" o:title=""/>
                </v:shape>
                <o:OLEObject Type="Embed" ProgID="Equation.DSMT4" ShapeID="_x0000_i1641" DrawAspect="Content" ObjectID="_1450207827" r:id="rId1268"/>
              </w:object>
            </w:r>
            <w:r>
              <w:t xml:space="preserve"> and </w:t>
            </w:r>
            <w:r w:rsidR="00AF2221" w:rsidRPr="00AF2221">
              <w:rPr>
                <w:position w:val="-12"/>
              </w:rPr>
              <w:object w:dxaOrig="279" w:dyaOrig="360" w14:anchorId="1ABB93BC">
                <v:shape id="_x0000_i1642" type="#_x0000_t75" style="width:14.05pt;height:18.25pt" o:ole="">
                  <v:imagedata r:id="rId1269" o:title=""/>
                </v:shape>
                <o:OLEObject Type="Embed" ProgID="Equation.DSMT4" ShapeID="_x0000_i1642" DrawAspect="Content" ObjectID="_1450207828"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75pt;height:13.1pt" o:ole="">
                  <v:imagedata r:id="rId1271" o:title=""/>
                </v:shape>
                <o:OLEObject Type="Embed" ProgID="Equation.DSMT4" ShapeID="_x0000_i1643" DrawAspect="Content" ObjectID="_1450207829"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1.7pt;height:13.1pt" o:ole="">
            <v:imagedata r:id="rId1273" o:title=""/>
          </v:shape>
          <o:OLEObject Type="Embed" ProgID="Equation.DSMT4" ShapeID="_x0000_i1644" DrawAspect="Content" ObjectID="_1450207830" r:id="rId1274"/>
        </w:object>
      </w:r>
      <w:r w:rsidRPr="00B27FE9">
        <w:t xml:space="preserve"> and absolute temperature </w:t>
      </w:r>
      <w:r w:rsidR="00AF2221" w:rsidRPr="00AF2221">
        <w:rPr>
          <w:position w:val="-6"/>
        </w:rPr>
        <w:object w:dxaOrig="200" w:dyaOrig="279" w14:anchorId="529A3CED">
          <v:shape id="_x0000_i1645" type="#_x0000_t75" style="width:10.3pt;height:14.05pt" o:ole="">
            <v:imagedata r:id="rId1275" o:title=""/>
          </v:shape>
          <o:OLEObject Type="Embed" ProgID="Equation.DSMT4" ShapeID="_x0000_i1645" DrawAspect="Content" ObjectID="_1450207831"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863" w:name="_Ref162420101"/>
      <w:bookmarkStart w:id="864" w:name="_Toc376447077"/>
      <w:r w:rsidRPr="0097532C">
        <w:lastRenderedPageBreak/>
        <w:t>Diffusivity Materials</w:t>
      </w:r>
      <w:bookmarkEnd w:id="863"/>
      <w:bookmarkEnd w:id="864"/>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3pt;height:14.05pt" o:ole="">
            <v:imagedata r:id="rId1277" o:title=""/>
          </v:shape>
          <o:OLEObject Type="Embed" ProgID="Equation.DSMT4" ShapeID="_x0000_i1646" DrawAspect="Content" ObjectID="_1450207832"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865" w:name="_Toc376447078"/>
      <w:r w:rsidRPr="00B27FE9">
        <w:t>Constant Isotropic Diffusivity</w:t>
      </w:r>
      <w:bookmarkEnd w:id="865"/>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05pt;height:18.25pt" o:ole="">
                  <v:imagedata r:id="rId1279" o:title=""/>
                </v:shape>
                <o:OLEObject Type="Embed" ProgID="Equation.DSMT4" ShapeID="_x0000_i1647" DrawAspect="Content" ObjectID="_1450207833"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75pt;height:14.05pt" o:ole="">
                  <v:imagedata r:id="rId1281" o:title=""/>
                </v:shape>
                <o:OLEObject Type="Embed" ProgID="Equation.DSMT4" ShapeID="_x0000_i1648" DrawAspect="Content" ObjectID="_1450207834"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45pt;height:16.35pt" o:ole="">
            <v:imagedata r:id="rId1283" o:title=""/>
          </v:shape>
          <o:OLEObject Type="Embed" ProgID="Equation.DSMT4" ShapeID="_x0000_i1649" DrawAspect="Content" ObjectID="_1450207835"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75pt;height:14.05pt" o:ole="">
            <v:imagedata r:id="rId1285" o:title=""/>
          </v:shape>
          <o:OLEObject Type="Embed" ProgID="Equation.DSMT4" ShapeID="_x0000_i1650" DrawAspect="Content" ObjectID="_1450207836"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75pt;height:18.25pt" o:ole="">
            <v:imagedata r:id="rId1287" o:title=""/>
          </v:shape>
          <o:OLEObject Type="Embed" ProgID="Equation.DSMT4" ShapeID="_x0000_i1651" DrawAspect="Content" ObjectID="_1450207837"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866" w:name="_Toc376447079"/>
      <w:r>
        <w:lastRenderedPageBreak/>
        <w:t>Constant Orthotropic Diffusivity</w:t>
      </w:r>
      <w:bookmarkEnd w:id="866"/>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05pt;height:18.25pt" o:ole="">
                  <v:imagedata r:id="rId1289" o:title=""/>
                </v:shape>
                <o:OLEObject Type="Embed" ProgID="Equation.DSMT4" ShapeID="_x0000_i1652" DrawAspect="Content" ObjectID="_1450207838"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05pt;height:16.35pt" o:ole="">
                  <v:imagedata r:id="rId1291" o:title=""/>
                </v:shape>
                <o:OLEObject Type="Embed" ProgID="Equation.DSMT4" ShapeID="_x0000_i1653" DrawAspect="Content" ObjectID="_1450207839" r:id="rId1292"/>
              </w:object>
            </w:r>
            <w:r>
              <w:t xml:space="preserve"> along orthogonal directions (</w:t>
            </w:r>
            <w:r w:rsidR="00AF2221" w:rsidRPr="00AF2221">
              <w:rPr>
                <w:position w:val="-10"/>
              </w:rPr>
              <w:object w:dxaOrig="920" w:dyaOrig="320" w14:anchorId="4EDF3E7D">
                <v:shape id="_x0000_i1654" type="#_x0000_t75" style="width:45.35pt;height:16.35pt" o:ole="">
                  <v:imagedata r:id="rId1293" o:title=""/>
                </v:shape>
                <o:OLEObject Type="Embed" ProgID="Equation.DSMT4" ShapeID="_x0000_i1654" DrawAspect="Content" ObjectID="_1450207840"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05pt;height:34.15pt" o:ole="">
            <v:imagedata r:id="rId1295" o:title=""/>
          </v:shape>
          <o:OLEObject Type="Embed" ProgID="Equation.DSMT4" ShapeID="_x0000_i1655" DrawAspect="Content" ObjectID="_1450207841"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35pt;height:18.25pt" o:ole="">
            <v:imagedata r:id="rId1297" o:title=""/>
          </v:shape>
          <o:OLEObject Type="Embed" ProgID="Equation.DSMT4" ShapeID="_x0000_i1656" DrawAspect="Content" ObjectID="_1450207842"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05pt;height:16.35pt" o:ole="">
            <v:imagedata r:id="rId1299" o:title=""/>
          </v:shape>
          <o:OLEObject Type="Embed" ProgID="Equation.DSMT4" ShapeID="_x0000_i1657" DrawAspect="Content" ObjectID="_1450207843"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7.85pt;height:19.15pt" o:ole="">
            <v:imagedata r:id="rId1301" o:title=""/>
          </v:shape>
          <o:OLEObject Type="Embed" ProgID="Equation.DSMT4" ShapeID="_x0000_i1658" DrawAspect="Content" ObjectID="_1450207844"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867" w:name="_Toc376447080"/>
      <w:r>
        <w:lastRenderedPageBreak/>
        <w:t>Referentially Isotropic Diffusivity</w:t>
      </w:r>
      <w:bookmarkEnd w:id="86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05pt;height:18.25pt" o:ole="">
                  <v:imagedata r:id="rId1303" o:title=""/>
                </v:shape>
                <o:OLEObject Type="Embed" ProgID="Equation.DSMT4" ShapeID="_x0000_i1659" DrawAspect="Content" ObjectID="_1450207845"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25pt;height:18.25pt" o:ole="">
                  <v:imagedata r:id="rId1305" o:title=""/>
                </v:shape>
                <o:OLEObject Type="Embed" ProgID="Equation.DSMT4" ShapeID="_x0000_i1660" DrawAspect="Content" ObjectID="_1450207846"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35pt;height:18.25pt" o:ole="">
                  <v:imagedata r:id="rId1307" o:title=""/>
                </v:shape>
                <o:OLEObject Type="Embed" ProgID="Equation.DSMT4" ShapeID="_x0000_i1661" DrawAspect="Content" ObjectID="_1450207847"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25pt;height:18.25pt" o:ole="">
                  <v:imagedata r:id="rId1309" o:title=""/>
                </v:shape>
                <o:OLEObject Type="Embed" ProgID="Equation.DSMT4" ShapeID="_x0000_i1662" DrawAspect="Content" ObjectID="_1450207848"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35pt;height:13.1pt" o:ole="">
                  <v:imagedata r:id="rId1311" o:title=""/>
                </v:shape>
                <o:OLEObject Type="Embed" ProgID="Equation.DSMT4" ShapeID="_x0000_i1663" DrawAspect="Content" ObjectID="_1450207849" r:id="rId1312"/>
              </w:object>
            </w:r>
            <w:r>
              <w:t xml:space="preserve"> (</w:t>
            </w:r>
            <w:r w:rsidR="00AF2221" w:rsidRPr="00AF2221">
              <w:rPr>
                <w:position w:val="-6"/>
              </w:rPr>
              <w:object w:dxaOrig="680" w:dyaOrig="279" w14:anchorId="3A5772AB">
                <v:shape id="_x0000_i1664" type="#_x0000_t75" style="width:34.15pt;height:14.05pt" o:ole="">
                  <v:imagedata r:id="rId1313" o:title=""/>
                </v:shape>
                <o:OLEObject Type="Embed" ProgID="Equation.DSMT4" ShapeID="_x0000_i1664" DrawAspect="Content" ObjectID="_1450207850"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1.7pt;height:10.75pt" o:ole="">
                  <v:imagedata r:id="rId1315" o:title=""/>
                </v:shape>
                <o:OLEObject Type="Embed" ProgID="Equation.DSMT4" ShapeID="_x0000_i1665" DrawAspect="Content" ObjectID="_1450207851" r:id="rId1316"/>
              </w:object>
            </w:r>
            <w:r>
              <w:t xml:space="preserve"> (</w:t>
            </w:r>
            <w:r w:rsidR="00AF2221" w:rsidRPr="00AF2221">
              <w:rPr>
                <w:position w:val="-6"/>
              </w:rPr>
              <w:object w:dxaOrig="580" w:dyaOrig="279" w14:anchorId="69C60CED">
                <v:shape id="_x0000_i1666" type="#_x0000_t75" style="width:29pt;height:14.05pt" o:ole="">
                  <v:imagedata r:id="rId1317" o:title=""/>
                </v:shape>
                <o:OLEObject Type="Embed" ProgID="Equation.DSMT4" ShapeID="_x0000_i1666" DrawAspect="Content" ObjectID="_1450207852"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05pt;height:37.85pt" o:ole="">
            <v:imagedata r:id="rId1319" o:title=""/>
          </v:shape>
          <o:OLEObject Type="Embed" ProgID="Equation.DSMT4" ShapeID="_x0000_i1667" DrawAspect="Content" ObjectID="_1450207853"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75pt;height:14.05pt" o:ole="">
            <v:imagedata r:id="rId1321" o:title=""/>
          </v:shape>
          <o:OLEObject Type="Embed" ProgID="Equation.DSMT4" ShapeID="_x0000_i1668" DrawAspect="Content" ObjectID="_1450207854"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7.7pt;height:14.05pt" o:ole="">
            <v:imagedata r:id="rId1323" o:title=""/>
          </v:shape>
          <o:OLEObject Type="Embed" ProgID="Equation.DSMT4" ShapeID="_x0000_i1669" DrawAspect="Content" ObjectID="_1450207855" r:id="rId1324"/>
        </w:object>
      </w:r>
      <w:r>
        <w:t xml:space="preserve"> where </w:t>
      </w:r>
      <w:r w:rsidR="00AF2221" w:rsidRPr="00AF2221">
        <w:rPr>
          <w:position w:val="-4"/>
        </w:rPr>
        <w:object w:dxaOrig="220" w:dyaOrig="260" w14:anchorId="6A938B4F">
          <v:shape id="_x0000_i1670" type="#_x0000_t75" style="width:10.75pt;height:13.1pt" o:ole="">
            <v:imagedata r:id="rId1325" o:title=""/>
          </v:shape>
          <o:OLEObject Type="Embed" ProgID="Equation.DSMT4" ShapeID="_x0000_i1670" DrawAspect="Content" ObjectID="_1450207856"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15pt;height:16.35pt" o:ole="">
            <v:imagedata r:id="rId1327" o:title=""/>
          </v:shape>
          <o:OLEObject Type="Embed" ProgID="Equation.DSMT4" ShapeID="_x0000_i1671" DrawAspect="Content" ObjectID="_1450207857"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05pt;height:13.1pt" o:ole="">
            <v:imagedata r:id="rId1329" o:title=""/>
          </v:shape>
          <o:OLEObject Type="Embed" ProgID="Equation.DSMT4" ShapeID="_x0000_i1672" DrawAspect="Content" ObjectID="_1450207858" r:id="rId1330"/>
        </w:object>
      </w:r>
      <w:r>
        <w:t xml:space="preserve">) is isotropic and given by </w:t>
      </w:r>
      <w:r w:rsidR="00AF2221" w:rsidRPr="00AF2221">
        <w:rPr>
          <w:position w:val="-14"/>
        </w:rPr>
        <w:object w:dxaOrig="2060" w:dyaOrig="400" w14:anchorId="51DA38FD">
          <v:shape id="_x0000_i1673" type="#_x0000_t75" style="width:103.3pt;height:19.65pt" o:ole="">
            <v:imagedata r:id="rId1331" o:title=""/>
          </v:shape>
          <o:OLEObject Type="Embed" ProgID="Equation.DSMT4" ShapeID="_x0000_i1673" DrawAspect="Content" ObjectID="_1450207859"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868" w:name="_Toc376447081"/>
      <w:r>
        <w:lastRenderedPageBreak/>
        <w:t>Referentially Orthotropic Diffusivity</w:t>
      </w:r>
      <w:bookmarkEnd w:id="868"/>
    </w:p>
    <w:p w14:paraId="241A75AB" w14:textId="77777777" w:rsidR="006A0BC1" w:rsidRDefault="006A0BC1" w:rsidP="006A0BC1">
      <w:r>
        <w:t xml:space="preserve">The material type for a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05pt;height:18.25pt" o:ole="">
                  <v:imagedata r:id="rId1333" o:title=""/>
                </v:shape>
                <o:OLEObject Type="Embed" ProgID="Equation.DSMT4" ShapeID="_x0000_i1674" DrawAspect="Content" ObjectID="_1450207860"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25pt;height:18.25pt" o:ole="">
                  <v:imagedata r:id="rId1335" o:title=""/>
                </v:shape>
                <o:OLEObject Type="Embed" ProgID="Equation.DSMT4" ShapeID="_x0000_i1675" DrawAspect="Content" ObjectID="_1450207861"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35pt;height:19.15pt" o:ole="">
                  <v:imagedata r:id="rId1337" o:title=""/>
                </v:shape>
                <o:OLEObject Type="Embed" ProgID="Equation.DSMT4" ShapeID="_x0000_i1676" DrawAspect="Content" ObjectID="_1450207862" r:id="rId1338"/>
              </w:object>
            </w:r>
            <w:r>
              <w:t xml:space="preserve"> along orthogonal directions (</w:t>
            </w:r>
            <w:r w:rsidR="00AF2221" w:rsidRPr="00AF2221">
              <w:rPr>
                <w:position w:val="-10"/>
              </w:rPr>
              <w:object w:dxaOrig="920" w:dyaOrig="320" w14:anchorId="4DF4426A">
                <v:shape id="_x0000_i1677" type="#_x0000_t75" style="width:45.35pt;height:16.35pt" o:ole="">
                  <v:imagedata r:id="rId1339" o:title=""/>
                </v:shape>
                <o:OLEObject Type="Embed" ProgID="Equation.DSMT4" ShapeID="_x0000_i1677" DrawAspect="Content" ObjectID="_1450207863"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25pt;height:19.15pt" o:ole="">
                  <v:imagedata r:id="rId1341" o:title=""/>
                </v:shape>
                <o:OLEObject Type="Embed" ProgID="Equation.DSMT4" ShapeID="_x0000_i1678" DrawAspect="Content" ObjectID="_1450207864" r:id="rId1342"/>
              </w:object>
            </w:r>
            <w:r>
              <w:t xml:space="preserve"> along orthogonal directions (</w:t>
            </w:r>
            <w:r w:rsidR="00AF2221" w:rsidRPr="00AF2221">
              <w:rPr>
                <w:position w:val="-10"/>
              </w:rPr>
              <w:object w:dxaOrig="920" w:dyaOrig="320" w14:anchorId="7DDC2654">
                <v:shape id="_x0000_i1679" type="#_x0000_t75" style="width:45.35pt;height:16.35pt" o:ole="">
                  <v:imagedata r:id="rId1343" o:title=""/>
                </v:shape>
                <o:OLEObject Type="Embed" ProgID="Equation.DSMT4" ShapeID="_x0000_i1679" DrawAspect="Content" ObjectID="_1450207865"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15pt;height:18.25pt" o:ole="">
                  <v:imagedata r:id="rId1345" o:title=""/>
                </v:shape>
                <o:OLEObject Type="Embed" ProgID="Equation.DSMT4" ShapeID="_x0000_i1680" DrawAspect="Content" ObjectID="_1450207866" r:id="rId1346"/>
              </w:object>
            </w:r>
            <w:r>
              <w:t xml:space="preserve"> (</w:t>
            </w:r>
            <w:r w:rsidR="00AF2221" w:rsidRPr="00AF2221">
              <w:rPr>
                <w:position w:val="-12"/>
              </w:rPr>
              <w:object w:dxaOrig="760" w:dyaOrig="360" w14:anchorId="1C23D329">
                <v:shape id="_x0000_i1681" type="#_x0000_t75" style="width:37.85pt;height:18.25pt" o:ole="">
                  <v:imagedata r:id="rId1347" o:title=""/>
                </v:shape>
                <o:OLEObject Type="Embed" ProgID="Equation.DSMT4" ShapeID="_x0000_i1681" DrawAspect="Content" ObjectID="_1450207867"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15pt;height:18.25pt" o:ole="">
                  <v:imagedata r:id="rId1349" o:title=""/>
                </v:shape>
                <o:OLEObject Type="Embed" ProgID="Equation.DSMT4" ShapeID="_x0000_i1682" DrawAspect="Content" ObjectID="_1450207868" r:id="rId1350"/>
              </w:object>
            </w:r>
            <w:r>
              <w:t xml:space="preserve"> (</w:t>
            </w:r>
            <w:r w:rsidR="00AF2221" w:rsidRPr="00AF2221">
              <w:rPr>
                <w:position w:val="-10"/>
              </w:rPr>
              <w:object w:dxaOrig="920" w:dyaOrig="320" w14:anchorId="6481342E">
                <v:shape id="_x0000_i1683" type="#_x0000_t75" style="width:45.35pt;height:16.35pt" o:ole="">
                  <v:imagedata r:id="rId1351" o:title=""/>
                </v:shape>
                <o:OLEObject Type="Embed" ProgID="Equation.DSMT4" ShapeID="_x0000_i1683" DrawAspect="Content" ObjectID="_1450207869" r:id="rId1352"/>
              </w:object>
            </w:r>
            <w:r>
              <w:t xml:space="preserve">, </w:t>
            </w:r>
            <w:r w:rsidR="00AF2221" w:rsidRPr="00AF2221">
              <w:rPr>
                <w:position w:val="-12"/>
              </w:rPr>
              <w:object w:dxaOrig="760" w:dyaOrig="360" w14:anchorId="48985451">
                <v:shape id="_x0000_i1684" type="#_x0000_t75" style="width:37.85pt;height:18.25pt" o:ole="">
                  <v:imagedata r:id="rId1353" o:title=""/>
                </v:shape>
                <o:OLEObject Type="Embed" ProgID="Equation.DSMT4" ShapeID="_x0000_i1684" DrawAspect="Content" ObjectID="_1450207870"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05pt;height:18.25pt" o:ole="">
                  <v:imagedata r:id="rId1355" o:title=""/>
                </v:shape>
                <o:OLEObject Type="Embed" ProgID="Equation.DSMT4" ShapeID="_x0000_i1685" DrawAspect="Content" ObjectID="_1450207871" r:id="rId1356"/>
              </w:object>
            </w:r>
            <w:r>
              <w:t xml:space="preserve"> (</w:t>
            </w:r>
            <w:r w:rsidR="00AF2221" w:rsidRPr="00AF2221">
              <w:rPr>
                <w:position w:val="-12"/>
              </w:rPr>
              <w:object w:dxaOrig="660" w:dyaOrig="360" w14:anchorId="3EC3E9A8">
                <v:shape id="_x0000_i1686" type="#_x0000_t75" style="width:32.75pt;height:18.25pt" o:ole="">
                  <v:imagedata r:id="rId1357" o:title=""/>
                </v:shape>
                <o:OLEObject Type="Embed" ProgID="Equation.DSMT4" ShapeID="_x0000_i1686" DrawAspect="Content" ObjectID="_1450207872"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05pt;height:18.25pt" o:ole="">
                  <v:imagedata r:id="rId1359" o:title=""/>
                </v:shape>
                <o:OLEObject Type="Embed" ProgID="Equation.DSMT4" ShapeID="_x0000_i1687" DrawAspect="Content" ObjectID="_1450207873" r:id="rId1360"/>
              </w:object>
            </w:r>
            <w:r>
              <w:t xml:space="preserve"> (</w:t>
            </w:r>
            <w:r w:rsidR="00AF2221" w:rsidRPr="00AF2221">
              <w:rPr>
                <w:position w:val="-10"/>
              </w:rPr>
              <w:object w:dxaOrig="920" w:dyaOrig="320" w14:anchorId="10422FEA">
                <v:shape id="_x0000_i1688" type="#_x0000_t75" style="width:45.35pt;height:16.35pt" o:ole="">
                  <v:imagedata r:id="rId1361" o:title=""/>
                </v:shape>
                <o:OLEObject Type="Embed" ProgID="Equation.DSMT4" ShapeID="_x0000_i1688" DrawAspect="Content" ObjectID="_1450207874" r:id="rId1362"/>
              </w:object>
            </w:r>
            <w:r>
              <w:t xml:space="preserve">, </w:t>
            </w:r>
            <w:r w:rsidR="00AF2221" w:rsidRPr="00AF2221">
              <w:rPr>
                <w:position w:val="-12"/>
              </w:rPr>
              <w:object w:dxaOrig="680" w:dyaOrig="360" w14:anchorId="58F0F696">
                <v:shape id="_x0000_i1689" type="#_x0000_t75" style="width:34.15pt;height:18.25pt" o:ole="">
                  <v:imagedata r:id="rId1363" o:title=""/>
                </v:shape>
                <o:OLEObject Type="Embed" ProgID="Equation.DSMT4" ShapeID="_x0000_i1689" DrawAspect="Content" ObjectID="_1450207875"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15pt" o:ole="">
            <v:imagedata r:id="rId1365" o:title=""/>
          </v:shape>
          <o:OLEObject Type="Embed" ProgID="Equation.DSMT4" ShapeID="_x0000_i1690" DrawAspect="Content" ObjectID="_1450207876"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5.7pt;height:122.05pt" o:ole="">
            <v:imagedata r:id="rId1367" o:title=""/>
          </v:shape>
          <o:OLEObject Type="Embed" ProgID="Equation.DSMT4" ShapeID="_x0000_i1691" DrawAspect="Content" ObjectID="_1450207877" r:id="rId1368"/>
        </w:object>
      </w:r>
      <w:r>
        <w:t>,</w:t>
      </w:r>
    </w:p>
    <w:p w14:paraId="5A484DDC" w14:textId="0F6B6DCA" w:rsidR="006A0BC1" w:rsidRDefault="00AF2221" w:rsidP="006A0BC1">
      <w:r w:rsidRPr="00AF2221">
        <w:rPr>
          <w:position w:val="-6"/>
        </w:rPr>
        <w:object w:dxaOrig="220" w:dyaOrig="279" w14:anchorId="0E5E8C27">
          <v:shape id="_x0000_i1692" type="#_x0000_t75" style="width:10.75pt;height:14.05pt" o:ole="">
            <v:imagedata r:id="rId1369" o:title=""/>
          </v:shape>
          <o:OLEObject Type="Embed" ProgID="Equation.DSMT4" ShapeID="_x0000_i1692" DrawAspect="Content" ObjectID="_1450207878"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7.7pt;height:14.05pt" o:ole="">
            <v:imagedata r:id="rId1371" o:title=""/>
          </v:shape>
          <o:OLEObject Type="Embed" ProgID="Equation.DSMT4" ShapeID="_x0000_i1693" DrawAspect="Content" ObjectID="_1450207879" r:id="rId1372"/>
        </w:object>
      </w:r>
      <w:r w:rsidR="006A0BC1">
        <w:t xml:space="preserve"> where</w:t>
      </w:r>
      <w:r w:rsidR="006A0BC1">
        <w:rPr>
          <w:b/>
        </w:rPr>
        <w:t xml:space="preserve"> </w:t>
      </w:r>
      <w:r w:rsidRPr="00AF2221">
        <w:rPr>
          <w:b/>
          <w:position w:val="-4"/>
        </w:rPr>
        <w:object w:dxaOrig="220" w:dyaOrig="260" w14:anchorId="28B0A476">
          <v:shape id="_x0000_i1694" type="#_x0000_t75" style="width:10.75pt;height:13.1pt" o:ole="">
            <v:imagedata r:id="rId1373" o:title=""/>
          </v:shape>
          <o:OLEObject Type="Embed" ProgID="Equation.DSMT4" ShapeID="_x0000_i1694" DrawAspect="Content" ObjectID="_1450207880"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25pt;height:18.25pt" o:ole="">
            <v:imagedata r:id="rId1375" o:title=""/>
          </v:shape>
          <o:OLEObject Type="Embed" ProgID="Equation.DSMT4" ShapeID="_x0000_i1695" DrawAspect="Content" ObjectID="_1450207881"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15pt;height:19.65pt" o:ole="">
            <v:imagedata r:id="rId1377" o:title=""/>
          </v:shape>
          <o:OLEObject Type="Embed" ProgID="Equation.DSMT4" ShapeID="_x0000_i1696" DrawAspect="Content" ObjectID="_1450207882" r:id="rId1378"/>
        </w:object>
      </w:r>
      <w:r>
        <w:t>,</w:t>
      </w:r>
    </w:p>
    <w:p w14:paraId="7F4CE2AE" w14:textId="185AFBA4" w:rsidR="006A0BC1" w:rsidRDefault="006A0BC1" w:rsidP="006A0BC1">
      <w:r>
        <w:t xml:space="preserve">where </w:t>
      </w:r>
      <w:r w:rsidR="00AF2221" w:rsidRPr="00AF2221">
        <w:rPr>
          <w:position w:val="-12"/>
        </w:rPr>
        <w:object w:dxaOrig="320" w:dyaOrig="360" w14:anchorId="589FAB7D">
          <v:shape id="_x0000_i1697" type="#_x0000_t75" style="width:16.35pt;height:18.25pt" o:ole="">
            <v:imagedata r:id="rId1379" o:title=""/>
          </v:shape>
          <o:OLEObject Type="Embed" ProgID="Equation.DSMT4" ShapeID="_x0000_i1697" DrawAspect="Content" ObjectID="_1450207883"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9906B0C">
          <v:shape id="_x0000_i1698" type="#_x0000_t75" style="width:28.05pt;height:13.1pt" o:ole="">
            <v:imagedata r:id="rId1381" o:title=""/>
          </v:shape>
          <o:OLEObject Type="Embed" ProgID="Equation.DSMT4" ShapeID="_x0000_i1698" DrawAspect="Content" ObjectID="_1450207884" r:id="rId1382"/>
        </w:object>
      </w:r>
      <w:r>
        <w:t xml:space="preserve">) is given by </w:t>
      </w:r>
      <w:r w:rsidR="00AF2221" w:rsidRPr="00AF2221">
        <w:rPr>
          <w:position w:val="-28"/>
        </w:rPr>
        <w:object w:dxaOrig="3060" w:dyaOrig="680" w14:anchorId="1D3ACB9A">
          <v:shape id="_x0000_i1699" type="#_x0000_t75" style="width:152.9pt;height:34.15pt" o:ole="">
            <v:imagedata r:id="rId1383" o:title=""/>
          </v:shape>
          <o:OLEObject Type="Embed" ProgID="Equation.DSMT4" ShapeID="_x0000_i1699" DrawAspect="Content" ObjectID="_1450207885"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869" w:name="_Ref162420103"/>
      <w:bookmarkStart w:id="870" w:name="_Toc376447082"/>
      <w:r w:rsidRPr="00B27FE9">
        <w:lastRenderedPageBreak/>
        <w:t>Solubility Materials</w:t>
      </w:r>
      <w:bookmarkEnd w:id="869"/>
      <w:bookmarkEnd w:id="870"/>
    </w:p>
    <w:p w14:paraId="0B0BD944" w14:textId="77777777" w:rsidR="006A0BC1" w:rsidRPr="00B27FE9" w:rsidRDefault="006A0BC1" w:rsidP="006A0BC1">
      <w:pPr>
        <w:pStyle w:val="Heading4"/>
      </w:pPr>
      <w:bookmarkStart w:id="871" w:name="_Toc376447083"/>
      <w:r w:rsidRPr="00B27FE9">
        <w:t>Constant Solubility</w:t>
      </w:r>
      <w:bookmarkEnd w:id="871"/>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00" type="#_x0000_t75" style="width:10.75pt;height:13.1pt" o:ole="">
                  <v:imagedata r:id="rId1385" o:title=""/>
                </v:shape>
                <o:OLEObject Type="Embed" ProgID="Equation.DSMT4" ShapeID="_x0000_i1700" DrawAspect="Content" ObjectID="_1450207886" r:id="rId1386"/>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01" type="#_x0000_t75" style="width:10.75pt;height:13.1pt" o:ole="">
            <v:imagedata r:id="rId1387" o:title=""/>
          </v:shape>
          <o:OLEObject Type="Embed" ProgID="Equation.DSMT4" ShapeID="_x0000_i1701" DrawAspect="Content" ObjectID="_1450207887" r:id="rId138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872" w:name="_Ref162420105"/>
      <w:bookmarkStart w:id="873" w:name="_Toc376447084"/>
      <w:r w:rsidRPr="00B27FE9">
        <w:lastRenderedPageBreak/>
        <w:t>Osmotic Coefficient Materials</w:t>
      </w:r>
      <w:bookmarkEnd w:id="872"/>
      <w:bookmarkEnd w:id="873"/>
    </w:p>
    <w:p w14:paraId="1167F702" w14:textId="77777777" w:rsidR="006A0BC1" w:rsidRPr="00B27FE9" w:rsidRDefault="006A0BC1" w:rsidP="006A0BC1">
      <w:pPr>
        <w:pStyle w:val="Heading4"/>
      </w:pPr>
      <w:bookmarkStart w:id="874" w:name="_Toc376447085"/>
      <w:r w:rsidRPr="00B27FE9">
        <w:t>Constant Osmotic Coefficient</w:t>
      </w:r>
      <w:bookmarkEnd w:id="874"/>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02" type="#_x0000_t75" style="width:13.1pt;height:11.7pt" o:ole="">
                  <v:imagedata r:id="rId1389" o:title=""/>
                </v:shape>
                <o:OLEObject Type="Embed" ProgID="Equation.DSMT4" ShapeID="_x0000_i1702" DrawAspect="Content" ObjectID="_1450207888" r:id="rId1390"/>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03" type="#_x0000_t75" style="width:13.1pt;height:11.7pt" o:ole="">
            <v:imagedata r:id="rId1391" o:title=""/>
          </v:shape>
          <o:OLEObject Type="Embed" ProgID="Equation.DSMT4" ShapeID="_x0000_i1703" DrawAspect="Content" ObjectID="_1450207889" r:id="rId139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875" w:name="_Ref366847643"/>
      <w:bookmarkStart w:id="876" w:name="_Ref240797904"/>
      <w:bookmarkStart w:id="877" w:name="_Ref240797910"/>
      <w:bookmarkStart w:id="878" w:name="_Toc376447086"/>
      <w:r>
        <w:lastRenderedPageBreak/>
        <w:t xml:space="preserve">Triphasic </w:t>
      </w:r>
      <w:r w:rsidR="00AC155B">
        <w:t xml:space="preserve">and Multiphasic </w:t>
      </w:r>
      <w:r>
        <w:t>Materials</w:t>
      </w:r>
      <w:bookmarkEnd w:id="875"/>
      <w:bookmarkEnd w:id="876"/>
      <w:bookmarkEnd w:id="877"/>
      <w:bookmarkEnd w:id="878"/>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39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04" type="#_x0000_t75" style="width:10.75pt;height:10.3pt" o:ole="">
            <v:imagedata r:id="rId1394" o:title=""/>
          </v:shape>
          <o:OLEObject Type="Embed" ProgID="Equation.DSMT4" ShapeID="_x0000_i1704" DrawAspect="Content" ObjectID="_1450207890" r:id="rId1395"/>
        </w:object>
      </w:r>
      <w:r w:rsidRPr="00B27FE9">
        <w:t xml:space="preserve"> </w:t>
      </w:r>
      <w:r w:rsidR="00AF2221" w:rsidRPr="00AF2221">
        <w:rPr>
          <w:position w:val="-6"/>
        </w:rPr>
        <w:object w:dxaOrig="720" w:dyaOrig="260" w14:anchorId="5CE0D0D2">
          <v:shape id="_x0000_i1705" type="#_x0000_t75" style="width:36.45pt;height:13.1pt" o:ole="">
            <v:imagedata r:id="rId1396" o:title=""/>
          </v:shape>
          <o:OLEObject Type="Embed" ProgID="Equation.DSMT4" ShapeID="_x0000_i1705" DrawAspect="Content" ObjectID="_1450207891" r:id="rId1397"/>
        </w:object>
      </w:r>
      <w:r w:rsidR="00AF2221" w:rsidRPr="00AF2221">
        <w:rPr>
          <w:position w:val="-4"/>
        </w:rPr>
        <w:object w:dxaOrig="720" w:dyaOrig="200" w14:anchorId="2C392F12">
          <v:shape id="_x0000_i1706" type="#_x0000_t75" style="width:36.45pt;height:10.3pt" o:ole="">
            <v:imagedata r:id="rId1398" o:title=""/>
          </v:shape>
          <o:OLEObject Type="Embed" ProgID="Equation.DSMT4" ShapeID="_x0000_i1706" DrawAspect="Content" ObjectID="_1450207892" r:id="rId139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07" type="#_x0000_t75" style="width:16.35pt;height:14.05pt" o:ole="">
            <v:imagedata r:id="rId1400" o:title=""/>
          </v:shape>
          <o:OLEObject Type="Embed" ProgID="Equation.DSMT4" ShapeID="_x0000_i1707" DrawAspect="Content" ObjectID="_1450207893" r:id="rId1401"/>
        </w:object>
      </w:r>
      <w:r w:rsidRPr="00B27FE9">
        <w:t xml:space="preserve"> of the pores is able to accommodate solute </w:t>
      </w:r>
      <w:r w:rsidR="00AF2221" w:rsidRPr="00AF2221">
        <w:rPr>
          <w:position w:val="-4"/>
        </w:rPr>
        <w:object w:dxaOrig="220" w:dyaOrig="200" w14:anchorId="2DECC307">
          <v:shape id="_x0000_i1708" type="#_x0000_t75" style="width:10.75pt;height:10.3pt" o:ole="">
            <v:imagedata r:id="rId1402" o:title=""/>
          </v:shape>
          <o:OLEObject Type="Embed" ProgID="Equation.DSMT4" ShapeID="_x0000_i1708" DrawAspect="Content" ObjectID="_1450207894" r:id="rId1403"/>
        </w:object>
      </w:r>
      <w:r w:rsidR="00AF653F">
        <w:t xml:space="preserve"> </w:t>
      </w:r>
      <w:r w:rsidRPr="00B27FE9">
        <w:t>(</w:t>
      </w:r>
      <w:r w:rsidR="00AF2221" w:rsidRPr="00AF2221">
        <w:rPr>
          <w:position w:val="-6"/>
        </w:rPr>
        <w:object w:dxaOrig="1020" w:dyaOrig="320" w14:anchorId="6D222FDC">
          <v:shape id="_x0000_i1709" type="#_x0000_t75" style="width:50.95pt;height:16.35pt" o:ole="">
            <v:imagedata r:id="rId1404" o:title=""/>
          </v:shape>
          <o:OLEObject Type="Embed" ProgID="Equation.DSMT4" ShapeID="_x0000_i1709" DrawAspect="Content" ObjectID="_1450207895" r:id="rId1405"/>
        </w:object>
      </w:r>
      <w:r w:rsidRPr="00B27FE9">
        <w:t xml:space="preserve">).  Furthermore, the activity </w:t>
      </w:r>
      <w:r w:rsidR="00AF2221" w:rsidRPr="00AF2221">
        <w:rPr>
          <w:position w:val="-10"/>
        </w:rPr>
        <w:object w:dxaOrig="300" w:dyaOrig="360" w14:anchorId="66124B6D">
          <v:shape id="_x0000_i1710" type="#_x0000_t75" style="width:14.05pt;height:18.25pt" o:ole="">
            <v:imagedata r:id="rId1406" o:title=""/>
          </v:shape>
          <o:OLEObject Type="Embed" ProgID="Equation.DSMT4" ShapeID="_x0000_i1710" DrawAspect="Content" ObjectID="_1450207896" r:id="rId1407"/>
        </w:object>
      </w:r>
      <w:r w:rsidRPr="00B27FE9">
        <w:t xml:space="preserve"> of solute </w:t>
      </w:r>
      <w:r w:rsidR="00AF2221" w:rsidRPr="00AF2221">
        <w:rPr>
          <w:position w:val="-4"/>
        </w:rPr>
        <w:object w:dxaOrig="220" w:dyaOrig="200" w14:anchorId="0B574E65">
          <v:shape id="_x0000_i1711" type="#_x0000_t75" style="width:10.75pt;height:10.3pt" o:ole="">
            <v:imagedata r:id="rId1408" o:title=""/>
          </v:shape>
          <o:OLEObject Type="Embed" ProgID="Equation.DSMT4" ShapeID="_x0000_i1711" DrawAspect="Content" ObjectID="_1450207897" r:id="rId140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12" type="#_x0000_t75" style="width:61.25pt;height:18.25pt" o:ole="">
            <v:imagedata r:id="rId1410" o:title=""/>
          </v:shape>
          <o:OLEObject Type="Embed" ProgID="Equation.DSMT4" ShapeID="_x0000_i1712" DrawAspect="Content" ObjectID="_1450207898" r:id="rId1411"/>
        </w:object>
      </w:r>
      <w:r w:rsidRPr="00B27FE9">
        <w:t xml:space="preserve">, such that the chemical potential </w:t>
      </w:r>
      <w:r w:rsidR="00AF2221" w:rsidRPr="00AF2221">
        <w:rPr>
          <w:position w:val="-10"/>
        </w:rPr>
        <w:object w:dxaOrig="240" w:dyaOrig="260" w14:anchorId="448A7AA3">
          <v:shape id="_x0000_i1713" type="#_x0000_t75" style="width:11.7pt;height:13.1pt" o:ole="">
            <v:imagedata r:id="rId1412" o:title=""/>
          </v:shape>
          <o:OLEObject Type="Embed" ProgID="Equation.DSMT4" ShapeID="_x0000_i1713" DrawAspect="Content" ObjectID="_1450207899" r:id="rId141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14" type="#_x0000_t75" style="width:121.1pt;height:32.75pt" o:ole="">
            <v:imagedata r:id="rId1414" o:title=""/>
          </v:shape>
          <o:OLEObject Type="Embed" ProgID="Equation.DSMT4" ShapeID="_x0000_i1714" DrawAspect="Content" ObjectID="_1450207900" r:id="rId141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15" type="#_x0000_t75" style="width:16.85pt;height:19.15pt" o:ole="">
            <v:imagedata r:id="rId1416" o:title=""/>
          </v:shape>
          <o:OLEObject Type="Embed" ProgID="Equation.DSMT4" ShapeID="_x0000_i1715" DrawAspect="Content" ObjectID="_1450207901" r:id="rId1417"/>
        </w:object>
      </w:r>
      <w:r w:rsidRPr="00B27FE9">
        <w:t xml:space="preserve"> is the solute chemical potential at some reference temperature </w:t>
      </w:r>
      <w:r w:rsidR="00AF2221" w:rsidRPr="00AF2221">
        <w:rPr>
          <w:position w:val="-6"/>
        </w:rPr>
        <w:object w:dxaOrig="200" w:dyaOrig="279" w14:anchorId="0CD05982">
          <v:shape id="_x0000_i1716" type="#_x0000_t75" style="width:10.3pt;height:14.05pt" o:ole="">
            <v:imagedata r:id="rId1418" o:title=""/>
          </v:shape>
          <o:OLEObject Type="Embed" ProgID="Equation.DSMT4" ShapeID="_x0000_i1716" DrawAspect="Content" ObjectID="_1450207902" r:id="rId1419"/>
        </w:object>
      </w:r>
      <w:r w:rsidRPr="00B27FE9">
        <w:t xml:space="preserve">; </w:t>
      </w:r>
      <w:r w:rsidR="00AF2221" w:rsidRPr="00AF2221">
        <w:rPr>
          <w:position w:val="-6"/>
        </w:rPr>
        <w:object w:dxaOrig="279" w:dyaOrig="320" w14:anchorId="3C29343B">
          <v:shape id="_x0000_i1717" type="#_x0000_t75" style="width:14.05pt;height:16.35pt" o:ole="">
            <v:imagedata r:id="rId1420" o:title=""/>
          </v:shape>
          <o:OLEObject Type="Embed" ProgID="Equation.DSMT4" ShapeID="_x0000_i1717" DrawAspect="Content" ObjectID="_1450207903" r:id="rId142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18" type="#_x0000_t75" style="width:21.05pt;height:14.05pt" o:ole="">
            <v:imagedata r:id="rId1422" o:title=""/>
          </v:shape>
          <o:OLEObject Type="Embed" ProgID="Equation.DSMT4" ShapeID="_x0000_i1718" DrawAspect="Content" ObjectID="_1450207904" r:id="rId1423"/>
        </w:object>
      </w:r>
      <w:r w:rsidRPr="00B27FE9">
        <w:t xml:space="preserve"> is the solute molecular weight (an invariant quantity); and </w:t>
      </w:r>
      <w:r w:rsidR="00AF2221" w:rsidRPr="00AF2221">
        <w:rPr>
          <w:position w:val="-4"/>
        </w:rPr>
        <w:object w:dxaOrig="240" w:dyaOrig="260" w14:anchorId="2556AF65">
          <v:shape id="_x0000_i1719" type="#_x0000_t75" style="width:11.7pt;height:13.1pt" o:ole="">
            <v:imagedata r:id="rId1424" o:title=""/>
          </v:shape>
          <o:OLEObject Type="Embed" ProgID="Equation.DSMT4" ShapeID="_x0000_i1719" DrawAspect="Content" ObjectID="_1450207905" r:id="rId1425"/>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20" type="#_x0000_t75" style="width:16.35pt;height:14.05pt" o:ole="">
            <v:imagedata r:id="rId1426" o:title=""/>
          </v:shape>
          <o:OLEObject Type="Embed" ProgID="Equation.DSMT4" ShapeID="_x0000_i1720" DrawAspect="Content" ObjectID="_1450207906" r:id="rId1427"/>
        </w:object>
      </w:r>
      <w:r w:rsidRPr="00B27FE9">
        <w:t xml:space="preserve">; in general, </w:t>
      </w:r>
      <w:r w:rsidR="00AF2221" w:rsidRPr="00AF2221">
        <w:rPr>
          <w:position w:val="-4"/>
        </w:rPr>
        <w:object w:dxaOrig="320" w:dyaOrig="300" w14:anchorId="67B8CDAB">
          <v:shape id="_x0000_i1721" type="#_x0000_t75" style="width:16.35pt;height:14.05pt" o:ole="">
            <v:imagedata r:id="rId1428" o:title=""/>
          </v:shape>
          <o:OLEObject Type="Embed" ProgID="Equation.DSMT4" ShapeID="_x0000_i1721" DrawAspect="Content" ObjectID="_1450207907" r:id="rId1429"/>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22" type="#_x0000_t75" style="width:47.7pt;height:14.05pt" o:ole="">
            <v:imagedata r:id="rId1430" o:title=""/>
          </v:shape>
          <o:OLEObject Type="Embed" ProgID="Equation.DSMT4" ShapeID="_x0000_i1722" DrawAspect="Content" ObjectID="_1450207908" r:id="rId143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23" type="#_x0000_t75" style="width:14.05pt;height:16.35pt" o:ole="">
            <v:imagedata r:id="rId1432" o:title=""/>
          </v:shape>
          <o:OLEObject Type="Embed" ProgID="Equation.DSMT4" ShapeID="_x0000_i1723" DrawAspect="Content" ObjectID="_1450207909" r:id="rId143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24" type="#_x0000_t75" style="width:79pt;height:40.2pt" o:ole="">
            <v:imagedata r:id="rId1434" o:title=""/>
          </v:shape>
          <o:OLEObject Type="Embed" ProgID="Equation.DSMT4" ShapeID="_x0000_i1724" DrawAspect="Content" ObjectID="_1450207910" r:id="rId1435"/>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25" type="#_x0000_t75" style="width:14.05pt;height:21.05pt" o:ole="">
            <v:imagedata r:id="rId1436" o:title=""/>
          </v:shape>
          <o:OLEObject Type="Embed" ProgID="Equation.DSMT4" ShapeID="_x0000_i1725" DrawAspect="Content" ObjectID="_1450207911" r:id="rId1437"/>
        </w:object>
      </w:r>
      <w:r>
        <w:t xml:space="preserve"> is the solid volume fraction and </w:t>
      </w:r>
      <w:r w:rsidR="00AF2221" w:rsidRPr="00AF2221">
        <w:rPr>
          <w:position w:val="-14"/>
        </w:rPr>
        <w:object w:dxaOrig="279" w:dyaOrig="420" w14:anchorId="5EDC30A8">
          <v:shape id="_x0000_i1726" type="#_x0000_t75" style="width:14.05pt;height:21.05pt" o:ole="">
            <v:imagedata r:id="rId1438" o:title=""/>
          </v:shape>
          <o:OLEObject Type="Embed" ProgID="Equation.DSMT4" ShapeID="_x0000_i1726" DrawAspect="Content" ObjectID="_1450207912" r:id="rId143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27" type="#_x0000_t75" style="width:91.65pt;height:28.05pt" o:ole="">
            <v:imagedata r:id="rId1440" o:title=""/>
          </v:shape>
          <o:OLEObject Type="Embed" ProgID="Equation.DSMT4" ShapeID="_x0000_i1727" DrawAspect="Content" ObjectID="_1450207913" r:id="rId1441"/>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28" type="#_x0000_t75" style="width:14.05pt;height:16.35pt" o:ole="">
            <v:imagedata r:id="rId1442" o:title=""/>
          </v:shape>
          <o:OLEObject Type="Embed" ProgID="Equation.DSMT4" ShapeID="_x0000_i1728" DrawAspect="Content" ObjectID="_1450207914" r:id="rId1443"/>
        </w:object>
      </w:r>
      <w:r w:rsidR="00AC56AD">
        <w:t xml:space="preserve"> is the charge number of </w:t>
      </w:r>
      <w:r w:rsidR="006F7C2B">
        <w:t xml:space="preserve">solute </w:t>
      </w:r>
      <w:r w:rsidR="00AF2221" w:rsidRPr="00AF2221">
        <w:rPr>
          <w:position w:val="-6"/>
        </w:rPr>
        <w:object w:dxaOrig="240" w:dyaOrig="220" w14:anchorId="61920937">
          <v:shape id="_x0000_i1729" type="#_x0000_t75" style="width:11.7pt;height:10.75pt" o:ole="">
            <v:imagedata r:id="rId1444" o:title=""/>
          </v:shape>
          <o:OLEObject Type="Embed" ProgID="Equation.DSMT4" ShapeID="_x0000_i1729" DrawAspect="Content" ObjectID="_1450207915" r:id="rId1445"/>
        </w:object>
      </w:r>
      <w:r w:rsidR="00AF2221" w:rsidRPr="00AF2221">
        <w:rPr>
          <w:position w:val="-4"/>
        </w:rPr>
        <w:object w:dxaOrig="920" w:dyaOrig="320" w14:anchorId="65A00249">
          <v:shape id="_x0000_i1730" type="#_x0000_t75" style="width:45.35pt;height:16.35pt" o:ole="">
            <v:imagedata r:id="rId1446" o:title=""/>
          </v:shape>
          <o:OLEObject Type="Embed" ProgID="Equation.DSMT4" ShapeID="_x0000_i1730" DrawAspect="Content" ObjectID="_1450207916" r:id="rId144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31" type="#_x0000_t75" style="width:11.7pt;height:16.35pt" o:ole="">
            <v:imagedata r:id="rId1448" o:title=""/>
          </v:shape>
          <o:OLEObject Type="Embed" ProgID="Equation.DSMT4" ShapeID="_x0000_i1731" DrawAspect="Content" ObjectID="_1450207917" r:id="rId1449"/>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32" type="#_x0000_t75" style="width:16.35pt;height:19.15pt" o:ole="">
            <v:imagedata r:id="rId1450" o:title=""/>
          </v:shape>
          <o:OLEObject Type="Embed" ProgID="Equation.DSMT4" ShapeID="_x0000_i1732" DrawAspect="Content" ObjectID="_1450207918" r:id="rId145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33" type="#_x0000_t75" style="width:180.95pt;height:34.6pt" o:ole="">
            <v:imagedata r:id="rId1452" o:title=""/>
          </v:shape>
          <o:OLEObject Type="Embed" ProgID="Equation.DSMT4" ShapeID="_x0000_i1733" DrawAspect="Content" ObjectID="_1450207919" r:id="rId145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34" type="#_x0000_t75" style="width:13.1pt;height:19.65pt" o:ole="">
            <v:imagedata r:id="rId1454" o:title=""/>
          </v:shape>
          <o:OLEObject Type="Embed" ProgID="Equation.DSMT4" ShapeID="_x0000_i1734" DrawAspect="Content" ObjectID="_1450207920" r:id="rId145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35" type="#_x0000_t75" style="width:194.95pt;height:42.1pt" o:ole="">
            <v:imagedata r:id="rId1456" o:title=""/>
          </v:shape>
          <o:OLEObject Type="Embed" ProgID="Equation.DSMT4" ShapeID="_x0000_i1735" DrawAspect="Content" ObjectID="_1450207921" r:id="rId145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36" type="#_x0000_t75" style="width:11.7pt;height:13.1pt" o:ole="">
            <v:imagedata r:id="rId1458" o:title=""/>
          </v:shape>
          <o:OLEObject Type="Embed" ProgID="Equation.DSMT4" ShapeID="_x0000_i1736" DrawAspect="Content" ObjectID="_1450207922" r:id="rId145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37" type="#_x0000_t75" style="width:16.85pt;height:18.25pt" o:ole="">
            <v:imagedata r:id="rId1460" o:title=""/>
          </v:shape>
          <o:OLEObject Type="Embed" ProgID="Equation.DSMT4" ShapeID="_x0000_i1737" DrawAspect="Content" ObjectID="_1450207923" r:id="rId146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38" type="#_x0000_t75" style="width:171.1pt;height:36.45pt" o:ole="">
            <v:imagedata r:id="rId1462" o:title=""/>
          </v:shape>
          <o:OLEObject Type="Embed" ProgID="Equation.DSMT4" ShapeID="_x0000_i1738" DrawAspect="Content" ObjectID="_1450207924" r:id="rId1463"/>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39" type="#_x0000_t75" style="width:16.85pt;height:19.15pt" o:ole="">
            <v:imagedata r:id="rId1464" o:title=""/>
          </v:shape>
          <o:OLEObject Type="Embed" ProgID="Equation.DSMT4" ShapeID="_x0000_i1739" DrawAspect="Content" ObjectID="_1450207925" r:id="rId1465"/>
        </w:object>
      </w:r>
      <w:r w:rsidRPr="00B27FE9">
        <w:t xml:space="preserve"> is the solvent chemical potential at some reference temperature </w:t>
      </w:r>
      <w:r w:rsidR="00AF2221" w:rsidRPr="00AF2221">
        <w:rPr>
          <w:position w:val="-6"/>
        </w:rPr>
        <w:object w:dxaOrig="200" w:dyaOrig="279" w14:anchorId="002B8274">
          <v:shape id="_x0000_i1740" type="#_x0000_t75" style="width:10.3pt;height:14.05pt" o:ole="">
            <v:imagedata r:id="rId1466" o:title=""/>
          </v:shape>
          <o:OLEObject Type="Embed" ProgID="Equation.DSMT4" ShapeID="_x0000_i1740" DrawAspect="Content" ObjectID="_1450207926" r:id="rId1467"/>
        </w:object>
      </w:r>
      <w:r w:rsidRPr="00B27FE9">
        <w:t xml:space="preserve">; </w:t>
      </w:r>
      <w:r w:rsidR="00AF2221" w:rsidRPr="00AF2221">
        <w:rPr>
          <w:position w:val="-12"/>
        </w:rPr>
        <w:object w:dxaOrig="340" w:dyaOrig="380" w14:anchorId="660C2F09">
          <v:shape id="_x0000_i1741" type="#_x0000_t75" style="width:16.85pt;height:19.15pt" o:ole="">
            <v:imagedata r:id="rId1468" o:title=""/>
          </v:shape>
          <o:OLEObject Type="Embed" ProgID="Equation.DSMT4" ShapeID="_x0000_i1741" DrawAspect="Content" ObjectID="_1450207927" r:id="rId146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42" type="#_x0000_t75" style="width:13.1pt;height:11.7pt" o:ole="">
            <v:imagedata r:id="rId1470" o:title=""/>
          </v:shape>
          <o:OLEObject Type="Embed" ProgID="Equation.DSMT4" ShapeID="_x0000_i1742" DrawAspect="Content" ObjectID="_1450207928" r:id="rId147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43" type="#_x0000_t75" style="width:13.1pt;height:11.7pt" o:ole="">
            <v:imagedata r:id="rId1472" o:title=""/>
          </v:shape>
          <o:OLEObject Type="Embed" ProgID="Equation.DSMT4" ShapeID="_x0000_i1743" DrawAspect="Content" ObjectID="_1450207929" r:id="rId1473"/>
        </w:object>
      </w:r>
      <w:r w:rsidRPr="00B27FE9">
        <w:t xml:space="preserve">; in general, </w:t>
      </w:r>
      <w:r w:rsidR="00AF2221" w:rsidRPr="00AF2221">
        <w:rPr>
          <w:position w:val="-4"/>
        </w:rPr>
        <w:object w:dxaOrig="260" w:dyaOrig="240" w14:anchorId="27FB1973">
          <v:shape id="_x0000_i1744" type="#_x0000_t75" style="width:13.1pt;height:11.7pt" o:ole="">
            <v:imagedata r:id="rId1474" o:title=""/>
          </v:shape>
          <o:OLEObject Type="Embed" ProgID="Equation.DSMT4" ShapeID="_x0000_i1744" DrawAspect="Content" ObjectID="_1450207930" r:id="rId147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45" type="#_x0000_t75" style="width:47.7pt;height:14.05pt" o:ole="">
            <v:imagedata r:id="rId1476" o:title=""/>
          </v:shape>
          <o:OLEObject Type="Embed" ProgID="Equation.DSMT4" ShapeID="_x0000_i1745" DrawAspect="Content" ObjectID="_1450207931" r:id="rId147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46" type="#_x0000_t75" style="width:11.7pt;height:16.35pt" o:ole="">
            <v:imagedata r:id="rId1478" o:title=""/>
          </v:shape>
          <o:OLEObject Type="Embed" ProgID="Equation.DSMT4" ShapeID="_x0000_i1746" DrawAspect="Content" ObjectID="_1450207932" r:id="rId1479"/>
        </w:object>
      </w:r>
      <w:r w:rsidRPr="00B27FE9">
        <w:t xml:space="preserve"> and solute concentration </w:t>
      </w:r>
      <w:r w:rsidR="00AF2221" w:rsidRPr="00AF2221">
        <w:rPr>
          <w:position w:val="-6"/>
        </w:rPr>
        <w:object w:dxaOrig="300" w:dyaOrig="320" w14:anchorId="6616FE2B">
          <v:shape id="_x0000_i1747" type="#_x0000_t75" style="width:14.05pt;height:16.35pt" o:ole="">
            <v:imagedata r:id="rId1480" o:title=""/>
          </v:shape>
          <o:OLEObject Type="Embed" ProgID="Equation.DSMT4" ShapeID="_x0000_i1747" DrawAspect="Content" ObjectID="_1450207933" r:id="rId148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48" type="#_x0000_t75" style="width:101pt;height:40.2pt" o:ole="">
            <v:imagedata r:id="rId1482" o:title=""/>
          </v:shape>
          <o:OLEObject Type="Embed" ProgID="Equation.DSMT4" ShapeID="_x0000_i1748" DrawAspect="Content" ObjectID="_1450207934" r:id="rId1483"/>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49" type="#_x0000_t75" style="width:116.9pt;height:40.2pt" o:ole="">
            <v:imagedata r:id="rId1484" o:title=""/>
          </v:shape>
          <o:OLEObject Type="Embed" ProgID="Equation.DSMT4" ShapeID="_x0000_i1749" DrawAspect="Content" ObjectID="_1450207935" r:id="rId1485"/>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50" type="#_x0000_t75" style="width:10.75pt;height:10.3pt" o:ole="">
            <v:imagedata r:id="rId1486" o:title=""/>
          </v:shape>
          <o:OLEObject Type="Embed" ProgID="Equation.DSMT4" ShapeID="_x0000_i1750" DrawAspect="Content" ObjectID="_1450207936" r:id="rId148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51" type="#_x0000_t75" style="width:10.3pt;height:10.75pt" o:ole="">
            <v:imagedata r:id="rId1488" o:title=""/>
          </v:shape>
          <o:OLEObject Type="Embed" ProgID="Equation.DSMT4" ShapeID="_x0000_i1751" DrawAspect="Content" ObjectID="_1450207937" r:id="rId1489"/>
        </w:object>
      </w:r>
      <w:r w:rsidR="00D40C73" w:rsidRPr="00B27FE9">
        <w:t xml:space="preserve">, the effective fluid pressure </w:t>
      </w:r>
      <w:r w:rsidR="00AF2221" w:rsidRPr="00AF2221">
        <w:rPr>
          <w:position w:val="-10"/>
        </w:rPr>
        <w:object w:dxaOrig="240" w:dyaOrig="320" w14:anchorId="191EAFA1">
          <v:shape id="_x0000_i1752" type="#_x0000_t75" style="width:11.7pt;height:16.35pt" o:ole="">
            <v:imagedata r:id="rId1490" o:title=""/>
          </v:shape>
          <o:OLEObject Type="Embed" ProgID="Equation.DSMT4" ShapeID="_x0000_i1752" DrawAspect="Content" ObjectID="_1450207938" r:id="rId149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53" type="#_x0000_t75" style="width:14.05pt;height:16.35pt" o:ole="">
            <v:imagedata r:id="rId1492" o:title=""/>
          </v:shape>
          <o:OLEObject Type="Embed" ProgID="Equation.DSMT4" ShapeID="_x0000_i1753" DrawAspect="Content" ObjectID="_1450207939" r:id="rId149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54" type="#_x0000_t75" style="width:11.7pt;height:13.1pt" o:ole="">
            <v:imagedata r:id="rId1494" o:title=""/>
          </v:shape>
          <o:OLEObject Type="Embed" ProgID="Equation.DSMT4" ShapeID="_x0000_i1754" DrawAspect="Content" ObjectID="_1450207940" r:id="rId1495"/>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55" type="#_x0000_t75" style="width:14.05pt;height:16.35pt" o:ole="">
            <v:imagedata r:id="rId1496" o:title=""/>
          </v:shape>
          <o:OLEObject Type="Embed" ProgID="Equation.DSMT4" ShapeID="_x0000_i1755" DrawAspect="Content" ObjectID="_1450207941" r:id="rId1497"/>
        </w:object>
      </w:r>
      <w:r w:rsidR="00D40C73" w:rsidRPr="00B27FE9">
        <w:t xml:space="preserve">.  (In a biphasic material however, since </w:t>
      </w:r>
      <w:r w:rsidR="00AF2221" w:rsidRPr="00AF2221">
        <w:rPr>
          <w:position w:val="-6"/>
        </w:rPr>
        <w:object w:dxaOrig="660" w:dyaOrig="320" w14:anchorId="19404F63">
          <v:shape id="_x0000_i1756" type="#_x0000_t75" style="width:32.75pt;height:16.35pt" o:ole="">
            <v:imagedata r:id="rId1498" o:title=""/>
          </v:shape>
          <o:OLEObject Type="Embed" ProgID="Equation.DSMT4" ShapeID="_x0000_i1756" DrawAspect="Content" ObjectID="_1450207942" r:id="rId1499"/>
        </w:object>
      </w:r>
      <w:r w:rsidR="00D40C73" w:rsidRPr="00B27FE9">
        <w:t xml:space="preserve">, the effective and actual fluid pressures are the same, </w:t>
      </w:r>
      <w:r w:rsidR="00AF2221" w:rsidRPr="00AF2221">
        <w:rPr>
          <w:position w:val="-10"/>
        </w:rPr>
        <w:object w:dxaOrig="620" w:dyaOrig="320" w14:anchorId="0C419787">
          <v:shape id="_x0000_i1757" type="#_x0000_t75" style="width:31.3pt;height:16.35pt" o:ole="">
            <v:imagedata r:id="rId1500" o:title=""/>
          </v:shape>
          <o:OLEObject Type="Embed" ProgID="Equation.DSMT4" ShapeID="_x0000_i1757" DrawAspect="Content" ObjectID="_1450207943" r:id="rId150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58" type="#_x0000_t75" style="width:64.05pt;height:18.25pt" o:ole="">
            <v:imagedata r:id="rId1502" o:title=""/>
          </v:shape>
          <o:OLEObject Type="Embed" ProgID="Equation.DSMT4" ShapeID="_x0000_i1758" DrawAspect="Content" ObjectID="_1450207944" r:id="rId1503"/>
        </w:object>
      </w:r>
      <w:r w:rsidRPr="00B27FE9">
        <w:t xml:space="preserve">, where </w:t>
      </w:r>
      <w:r w:rsidR="00AF2221" w:rsidRPr="00AF2221">
        <w:rPr>
          <w:position w:val="-6"/>
        </w:rPr>
        <w:object w:dxaOrig="300" w:dyaOrig="320" w14:anchorId="4C95A724">
          <v:shape id="_x0000_i1759" type="#_x0000_t75" style="width:14.05pt;height:16.35pt" o:ole="">
            <v:imagedata r:id="rId1504" o:title=""/>
          </v:shape>
          <o:OLEObject Type="Embed" ProgID="Equation.DSMT4" ShapeID="_x0000_i1759" DrawAspect="Content" ObjectID="_1450207945" r:id="rId150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60" type="#_x0000_t75" style="width:10.3pt;height:10.3pt" o:ole="">
            <v:imagedata r:id="rId1506" o:title=""/>
          </v:shape>
          <o:OLEObject Type="Embed" ProgID="Equation.DSMT4" ShapeID="_x0000_i1760" DrawAspect="Content" ObjectID="_1450207946" r:id="rId1507"/>
        </w:object>
      </w:r>
      <w:r w:rsidRPr="00B27FE9">
        <w:t xml:space="preserve"> is </w:t>
      </w:r>
      <w:r w:rsidR="00AF2221" w:rsidRPr="00AF2221">
        <w:rPr>
          <w:position w:val="-6"/>
        </w:rPr>
        <w:object w:dxaOrig="800" w:dyaOrig="260" w14:anchorId="776D5ED5">
          <v:shape id="_x0000_i1761" type="#_x0000_t75" style="width:40.2pt;height:13.1pt" o:ole="">
            <v:imagedata r:id="rId1508" o:title=""/>
          </v:shape>
          <o:OLEObject Type="Embed" ProgID="Equation.DSMT4" ShapeID="_x0000_i1761" DrawAspect="Content" ObjectID="_1450207947" r:id="rId1509"/>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62" type="#_x0000_t75" style="width:26.65pt;height:14.05pt" o:ole="">
            <v:imagedata r:id="rId1510" o:title=""/>
          </v:shape>
          <o:OLEObject Type="Embed" ProgID="Equation.DSMT4" ShapeID="_x0000_i1762" DrawAspect="Content" ObjectID="_1450207948" r:id="rId151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63" type="#_x0000_t75" style="width:43pt;height:14.05pt" o:ole="">
            <v:imagedata r:id="rId1512" o:title=""/>
          </v:shape>
          <o:OLEObject Type="Embed" ProgID="Equation.DSMT4" ShapeID="_x0000_i1763" DrawAspect="Content" ObjectID="_1450207949" r:id="rId1513"/>
        </w:object>
      </w:r>
      <w:r w:rsidRPr="00B27FE9">
        <w:t xml:space="preserve"> and </w:t>
      </w:r>
      <w:r w:rsidR="00AF2221" w:rsidRPr="00AF2221">
        <w:rPr>
          <w:position w:val="-10"/>
        </w:rPr>
        <w:object w:dxaOrig="880" w:dyaOrig="360" w14:anchorId="11A2215C">
          <v:shape id="_x0000_i1764" type="#_x0000_t75" style="width:43.95pt;height:18.25pt" o:ole="">
            <v:imagedata r:id="rId1514" o:title=""/>
          </v:shape>
          <o:OLEObject Type="Embed" ProgID="Equation.DSMT4" ShapeID="_x0000_i1764" DrawAspect="Content" ObjectID="_1450207950" r:id="rId1515"/>
        </w:object>
      </w:r>
      <w:r w:rsidRPr="00B27FE9">
        <w:t xml:space="preserve">, where </w:t>
      </w:r>
      <w:r w:rsidR="00AF2221" w:rsidRPr="00AF2221">
        <w:rPr>
          <w:position w:val="-6"/>
        </w:rPr>
        <w:object w:dxaOrig="260" w:dyaOrig="220" w14:anchorId="27BFE084">
          <v:shape id="_x0000_i1765" type="#_x0000_t75" style="width:13.1pt;height:10.75pt" o:ole="">
            <v:imagedata r:id="rId1516" o:title=""/>
          </v:shape>
          <o:OLEObject Type="Embed" ProgID="Equation.DSMT4" ShapeID="_x0000_i1765" DrawAspect="Content" ObjectID="_1450207951" r:id="rId1517"/>
        </w:object>
      </w:r>
      <w:r w:rsidRPr="00B27FE9">
        <w:t xml:space="preserve"> is the volumetric flux of solvent relative to the solid and </w:t>
      </w:r>
      <w:r w:rsidR="00AF2221" w:rsidRPr="00AF2221">
        <w:rPr>
          <w:position w:val="-10"/>
        </w:rPr>
        <w:object w:dxaOrig="260" w:dyaOrig="360" w14:anchorId="2634B9BB">
          <v:shape id="_x0000_i1766" type="#_x0000_t75" style="width:13.1pt;height:18.25pt" o:ole="">
            <v:imagedata r:id="rId1518" o:title=""/>
          </v:shape>
          <o:OLEObject Type="Embed" ProgID="Equation.DSMT4" ShapeID="_x0000_i1766" DrawAspect="Content" ObjectID="_1450207952" r:id="rId1519"/>
        </w:object>
      </w:r>
      <w:r w:rsidRPr="00B27FE9">
        <w:t xml:space="preserve"> is the molar flux of solute </w:t>
      </w:r>
      <w:r w:rsidR="00AF2221" w:rsidRPr="00AF2221">
        <w:rPr>
          <w:position w:val="-4"/>
        </w:rPr>
        <w:object w:dxaOrig="220" w:dyaOrig="200" w14:anchorId="31B8E8CF">
          <v:shape id="_x0000_i1767" type="#_x0000_t75" style="width:10.75pt;height:10.3pt" o:ole="">
            <v:imagedata r:id="rId1520" o:title=""/>
          </v:shape>
          <o:OLEObject Type="Embed" ProgID="Equation.DSMT4" ShapeID="_x0000_i1767" DrawAspect="Content" ObjectID="_1450207953" r:id="rId1521"/>
        </w:object>
      </w:r>
      <w:r w:rsidR="00C669AA">
        <w:t xml:space="preserve"> </w:t>
      </w:r>
      <w:r w:rsidRPr="00B27FE9">
        <w:t xml:space="preserve">relative to the solid.  In general, </w:t>
      </w:r>
      <w:r w:rsidR="00AF2221" w:rsidRPr="00AF2221">
        <w:rPr>
          <w:position w:val="-6"/>
        </w:rPr>
        <w:object w:dxaOrig="260" w:dyaOrig="220" w14:anchorId="5405FE4B">
          <v:shape id="_x0000_i1768" type="#_x0000_t75" style="width:13.1pt;height:10.75pt" o:ole="">
            <v:imagedata r:id="rId1522" o:title=""/>
          </v:shape>
          <o:OLEObject Type="Embed" ProgID="Equation.DSMT4" ShapeID="_x0000_i1768" DrawAspect="Content" ObjectID="_1450207954" r:id="rId1523"/>
        </w:object>
      </w:r>
      <w:r w:rsidRPr="00B27FE9">
        <w:t xml:space="preserve"> and </w:t>
      </w:r>
      <w:r w:rsidR="00AF2221" w:rsidRPr="00AF2221">
        <w:rPr>
          <w:position w:val="-10"/>
        </w:rPr>
        <w:object w:dxaOrig="260" w:dyaOrig="360" w14:anchorId="37D0D741">
          <v:shape id="_x0000_i1769" type="#_x0000_t75" style="width:13.1pt;height:18.25pt" o:ole="">
            <v:imagedata r:id="rId1524" o:title=""/>
          </v:shape>
          <o:OLEObject Type="Embed" ProgID="Equation.DSMT4" ShapeID="_x0000_i1769" DrawAspect="Content" ObjectID="_1450207955" r:id="rId152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70" type="#_x0000_t75" style="width:184.2pt;height:76.2pt" o:ole="">
            <v:imagedata r:id="rId1526" o:title=""/>
          </v:shape>
          <o:OLEObject Type="Embed" ProgID="Equation.DSMT4" ShapeID="_x0000_i1770" DrawAspect="Content" ObjectID="_1450207956" r:id="rId1527"/>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71" type="#_x0000_t75" style="width:170.65pt;height:42.1pt" o:ole="">
            <v:imagedata r:id="rId1528" o:title=""/>
          </v:shape>
          <o:OLEObject Type="Embed" ProgID="Equation.DSMT4" ShapeID="_x0000_i1771" DrawAspect="Content" ObjectID="_1450207957" r:id="rId1529"/>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72" type="#_x0000_t75" style="width:10.75pt;height:13.1pt" o:ole="">
            <v:imagedata r:id="rId1530" o:title=""/>
          </v:shape>
          <o:OLEObject Type="Embed" ProgID="Equation.DSMT4" ShapeID="_x0000_i1772" DrawAspect="Content" ObjectID="_1450207958" r:id="rId1531"/>
        </w:object>
      </w:r>
      <w:r w:rsidRPr="00B27FE9">
        <w:t xml:space="preserve"> is the hydraulic permeability of the solvent through the porous solid matrix; </w:t>
      </w:r>
      <w:r w:rsidR="00AF2221" w:rsidRPr="00AF2221">
        <w:rPr>
          <w:position w:val="-6"/>
        </w:rPr>
        <w:object w:dxaOrig="300" w:dyaOrig="320" w14:anchorId="5A97C498">
          <v:shape id="_x0000_i1773" type="#_x0000_t75" style="width:14.05pt;height:16.35pt" o:ole="">
            <v:imagedata r:id="rId1532" o:title=""/>
          </v:shape>
          <o:OLEObject Type="Embed" ProgID="Equation.DSMT4" ShapeID="_x0000_i1773" DrawAspect="Content" ObjectID="_1450207959" r:id="rId1533"/>
        </w:object>
      </w:r>
      <w:r w:rsidRPr="00B27FE9">
        <w:t xml:space="preserve"> is the diffusivity </w:t>
      </w:r>
      <w:r w:rsidR="00A84000">
        <w:t xml:space="preserve">of solute </w:t>
      </w:r>
      <w:r w:rsidR="00AF2221" w:rsidRPr="00AF2221">
        <w:rPr>
          <w:position w:val="-4"/>
        </w:rPr>
        <w:object w:dxaOrig="220" w:dyaOrig="200" w14:anchorId="0F9B222C">
          <v:shape id="_x0000_i1774" type="#_x0000_t75" style="width:10.75pt;height:10.3pt" o:ole="">
            <v:imagedata r:id="rId1534" o:title=""/>
          </v:shape>
          <o:OLEObject Type="Embed" ProgID="Equation.DSMT4" ShapeID="_x0000_i1774" DrawAspect="Content" ObjectID="_1450207960" r:id="rId153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75" type="#_x0000_t75" style="width:16.35pt;height:19.15pt" o:ole="">
            <v:imagedata r:id="rId1536" o:title=""/>
          </v:shape>
          <o:OLEObject Type="Embed" ProgID="Equation.DSMT4" ShapeID="_x0000_i1775" DrawAspect="Content" ObjectID="_1450207961" r:id="rId153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76" type="#_x0000_t75" style="width:53.75pt;height:18.25pt" o:ole="">
            <v:imagedata r:id="rId1538" o:title=""/>
          </v:shape>
          <o:OLEObject Type="Embed" ProgID="Equation.DSMT4" ShapeID="_x0000_i1776" DrawAspect="Content" ObjectID="_1450207962" r:id="rId1539"/>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879" w:author="Steve Maas" w:date="2014-01-02T13:13:00Z"/>
        </w:rPr>
      </w:pPr>
      <w:ins w:id="880" w:author="Steve Maas" w:date="2014-01-02T13:13:00Z">
        <w:r>
          <w:t xml:space="preserve">Also see section </w:t>
        </w:r>
        <w:r>
          <w:fldChar w:fldCharType="begin"/>
        </w:r>
        <w:r>
          <w:instrText xml:space="preserve"> REF _Ref376431879 \r \h </w:instrText>
        </w:r>
      </w:ins>
      <w:r>
        <w:fldChar w:fldCharType="separate"/>
      </w:r>
      <w:ins w:id="881"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882"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883" w:name="_Ref188932651"/>
      <w:bookmarkStart w:id="884" w:name="_Toc376447087"/>
      <w:r w:rsidRPr="0097532C">
        <w:t xml:space="preserve">General Specification of </w:t>
      </w:r>
      <w:r w:rsidR="007960DE">
        <w:t xml:space="preserve">Multiphasic </w:t>
      </w:r>
      <w:r w:rsidRPr="0097532C">
        <w:t>Materials</w:t>
      </w:r>
      <w:bookmarkEnd w:id="883"/>
      <w:bookmarkEnd w:id="88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77" type="#_x0000_t75" style="width:10.75pt;height:13.1pt" o:ole="">
            <v:imagedata r:id="rId1540" o:title=""/>
          </v:shape>
          <o:OLEObject Type="Embed" ProgID="Equation.DSMT4" ShapeID="_x0000_i1777" DrawAspect="Content" ObjectID="_1450207963" r:id="rId154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78" type="#_x0000_t75" style="width:13.1pt;height:11.7pt" o:ole="">
            <v:imagedata r:id="rId1542" o:title=""/>
          </v:shape>
          <o:OLEObject Type="Embed" ProgID="Equation.DSMT4" ShapeID="_x0000_i1778" DrawAspect="Content" ObjectID="_1450207964" r:id="rId15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79" type="#_x0000_t75" style="width:14.05pt;height:16.35pt" o:ole="">
            <v:imagedata r:id="rId1544" o:title=""/>
          </v:shape>
          <o:OLEObject Type="Embed" ProgID="Equation.DSMT4" ShapeID="_x0000_i1779" DrawAspect="Content" ObjectID="_1450207965" r:id="rId1545"/>
        </w:object>
      </w:r>
      <w:r w:rsidR="007960DE" w:rsidRPr="007D6F0D">
        <w:t xml:space="preserve">, the solute free diffusivity </w:t>
      </w:r>
      <w:r w:rsidR="00AF2221" w:rsidRPr="00AF2221">
        <w:rPr>
          <w:position w:val="-12"/>
        </w:rPr>
        <w:object w:dxaOrig="320" w:dyaOrig="380" w14:anchorId="534116FA">
          <v:shape id="_x0000_i1780" type="#_x0000_t75" style="width:16.35pt;height:19.15pt" o:ole="">
            <v:imagedata r:id="rId1546" o:title=""/>
          </v:shape>
          <o:OLEObject Type="Embed" ProgID="Equation.DSMT4" ShapeID="_x0000_i1780" DrawAspect="Content" ObjectID="_1450207966" r:id="rId154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81" type="#_x0000_t75" style="width:16.35pt;height:14.05pt" o:ole="">
            <v:imagedata r:id="rId1548" o:title=""/>
          </v:shape>
          <o:OLEObject Type="Embed" ProgID="Equation.DSMT4" ShapeID="_x0000_i1781" DrawAspect="Content" ObjectID="_1450207967" r:id="rId1549"/>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82" type="#_x0000_t75" style="width:14.05pt;height:19.15pt" o:ole="">
                  <v:imagedata r:id="rId1550" o:title=""/>
                </v:shape>
                <o:OLEObject Type="Embed" ProgID="Equation.DSMT4" ShapeID="_x0000_i1782" DrawAspect="Content" ObjectID="_1450207968" r:id="rId1551"/>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83" type="#_x0000_t75" style="width:14.05pt;height:19.15pt" o:ole="">
                  <v:imagedata r:id="rId1552" o:title=""/>
                </v:shape>
                <o:OLEObject Type="Embed" ProgID="Equation.DSMT4" ShapeID="_x0000_i1783" DrawAspect="Content" ObjectID="_1450207969" r:id="rId1553"/>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84" type="#_x0000_t75" style="width:10.75pt;height:13.1pt" o:ole="">
                  <v:imagedata r:id="rId1554" o:title=""/>
                </v:shape>
                <o:OLEObject Type="Embed" ProgID="Equation.DSMT4" ShapeID="_x0000_i1784" DrawAspect="Content" ObjectID="_1450207970" r:id="rId1555"/>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85" type="#_x0000_t75" style="width:16.35pt;height:18.25pt" o:ole="">
                  <v:imagedata r:id="rId1556" o:title=""/>
                </v:shape>
                <o:OLEObject Type="Embed" ProgID="Equation.DSMT4" ShapeID="_x0000_i1785" DrawAspect="Content" ObjectID="_1450207971" r:id="rId1557"/>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86" type="#_x0000_t75" style="width:13.1pt;height:11.7pt" o:ole="">
                  <v:imagedata r:id="rId1558" o:title=""/>
                </v:shape>
                <o:OLEObject Type="Embed" ProgID="Equation.DSMT4" ShapeID="_x0000_i1786" DrawAspect="Content" ObjectID="_1450207972" r:id="rId1559"/>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787" type="#_x0000_t75" style="width:28.05pt;height:18.25pt" o:ole="">
            <v:imagedata r:id="rId1560" o:title=""/>
          </v:shape>
          <o:OLEObject Type="Embed" ProgID="Equation.DSMT4" ShapeID="_x0000_i1787" DrawAspect="Content" ObjectID="_1450207973" r:id="rId15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885" w:author="Steve Maas" w:date="2014-01-02T13:04:00Z">
        <w:r w:rsidR="00873D59">
          <w:t>3.12.2</w:t>
        </w:r>
      </w:ins>
      <w:del w:id="886"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788" type="#_x0000_t75" style="width:14.05pt;height:16.35pt" o:ole="">
                  <v:imagedata r:id="rId1562" o:title=""/>
                </v:shape>
                <o:OLEObject Type="Embed" ProgID="Equation.DSMT4" ShapeID="_x0000_i1788" DrawAspect="Content" ObjectID="_1450207974" r:id="rId1563"/>
              </w:object>
            </w:r>
            <w:r>
              <w:t xml:space="preserve"> and </w:t>
            </w:r>
            <w:r w:rsidR="00AF2221" w:rsidRPr="00AF2221">
              <w:rPr>
                <w:position w:val="-12"/>
              </w:rPr>
              <w:object w:dxaOrig="320" w:dyaOrig="380" w14:anchorId="2F461821">
                <v:shape id="_x0000_i1789" type="#_x0000_t75" style="width:16.35pt;height:19.15pt" o:ole="">
                  <v:imagedata r:id="rId1564" o:title=""/>
                </v:shape>
                <o:OLEObject Type="Embed" ProgID="Equation.DSMT4" ShapeID="_x0000_i1789" DrawAspect="Content" ObjectID="_1450207975" r:id="rId15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790" type="#_x0000_t75" style="width:16.35pt;height:14.05pt" o:ole="">
                  <v:imagedata r:id="rId1566" o:title=""/>
                </v:shape>
                <o:OLEObject Type="Embed" ProgID="Equation.DSMT4" ShapeID="_x0000_i1790" DrawAspect="Content" ObjectID="_1450207976" r:id="rId156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887" w:author="Steve Maas" w:date="2014-01-02T13:04:00Z">
        <w:r w:rsidR="00873D59">
          <w:t>3.12.2</w:t>
        </w:r>
      </w:ins>
      <w:del w:id="888"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791" type="#_x0000_t75" style="width:16.85pt;height:19.15pt" o:ole="">
                  <v:imagedata r:id="rId1568" o:title=""/>
                </v:shape>
                <o:OLEObject Type="Embed" ProgID="Equation.DSMT4" ShapeID="_x0000_i1791" DrawAspect="Content" ObjectID="_1450207977" r:id="rId1569"/>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792" type="#_x0000_t75" style="width:16.85pt;height:19.15pt" o:ole="">
                  <v:imagedata r:id="rId1570" o:title=""/>
                </v:shape>
                <o:OLEObject Type="Embed" ProgID="Equation.DSMT4" ShapeID="_x0000_i1792" DrawAspect="Content" ObjectID="_1450207978" r:id="rId1571"/>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793" type="#_x0000_t75" style="width:16.85pt;height:19.15pt" o:ole="">
                  <v:imagedata r:id="rId1572" o:title=""/>
                </v:shape>
                <o:OLEObject Type="Embed" ProgID="Equation.DSMT4" ShapeID="_x0000_i1793" DrawAspect="Content" ObjectID="_1450207979" r:id="rId1573"/>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794" type="#_x0000_t75" style="width:16.85pt;height:19.15pt" o:ole="">
            <v:imagedata r:id="rId1574" o:title=""/>
          </v:shape>
          <o:OLEObject Type="Embed" ProgID="Equation.DSMT4" ShapeID="_x0000_i1794" DrawAspect="Content" ObjectID="_1450207980" r:id="rId15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795" type="#_x0000_t75" style="width:11.7pt;height:13.1pt" o:ole="">
            <v:imagedata r:id="rId1576" o:title=""/>
          </v:shape>
          <o:OLEObject Type="Embed" ProgID="Equation.DSMT4" ShapeID="_x0000_i1795" DrawAspect="Content" ObjectID="_1450207981" r:id="rId1577"/>
        </w:object>
      </w:r>
      <w:r w:rsidR="00BD0B80">
        <w:t>,</w:t>
      </w:r>
      <w:r w:rsidRPr="00B27FE9">
        <w:t xml:space="preserve"> absolute temperature </w:t>
      </w:r>
      <w:r w:rsidR="00AF2221" w:rsidRPr="00AF2221">
        <w:rPr>
          <w:position w:val="-6"/>
        </w:rPr>
        <w:object w:dxaOrig="200" w:dyaOrig="279" w14:anchorId="789F6884">
          <v:shape id="_x0000_i1796" type="#_x0000_t75" style="width:10.3pt;height:14.05pt" o:ole="">
            <v:imagedata r:id="rId1578" o:title=""/>
          </v:shape>
          <o:OLEObject Type="Embed" ProgID="Equation.DSMT4" ShapeID="_x0000_i1796" DrawAspect="Content" ObjectID="_1450207982" r:id="rId1579"/>
        </w:object>
      </w:r>
      <w:r w:rsidR="00BD0B80">
        <w:t xml:space="preserve">, and Faraday’s constant </w:t>
      </w:r>
      <w:r w:rsidR="00AF2221" w:rsidRPr="00AF2221">
        <w:rPr>
          <w:position w:val="-14"/>
        </w:rPr>
        <w:object w:dxaOrig="260" w:dyaOrig="400" w14:anchorId="197FF2A4">
          <v:shape id="_x0000_i1797" type="#_x0000_t75" style="width:13.1pt;height:19.65pt" o:ole="">
            <v:imagedata r:id="rId1580" o:title=""/>
          </v:shape>
          <o:OLEObject Type="Embed" ProgID="Equation.DSMT4" ShapeID="_x0000_i1797" DrawAspect="Content" ObjectID="_1450207983" r:id="rId1581"/>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889" w:name="_Toc376447088"/>
      <w:r>
        <w:lastRenderedPageBreak/>
        <w:t>Solvent Supply Materials</w:t>
      </w:r>
      <w:bookmarkEnd w:id="889"/>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798" type="#_x0000_t75" style="width:16.35pt;height:18.25pt" o:ole="">
            <v:imagedata r:id="rId1582" o:title=""/>
          </v:shape>
          <o:OLEObject Type="Embed" ProgID="Equation.DSMT4" ShapeID="_x0000_i1798" DrawAspect="Content" ObjectID="_1450207984" r:id="rId158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799" type="#_x0000_t75" style="width:85.1pt;height:21.95pt" o:ole="">
            <v:imagedata r:id="rId1584" o:title=""/>
          </v:shape>
          <o:OLEObject Type="Embed" ProgID="Equation.DSMT4" ShapeID="_x0000_i1799" DrawAspect="Content" ObjectID="_1450207985" r:id="rId1585"/>
        </w:object>
      </w:r>
      <w:r>
        <w:t xml:space="preserve"> .</w:t>
      </w:r>
    </w:p>
    <w:p w14:paraId="794F9D24" w14:textId="332B4F9D" w:rsidR="007D189B" w:rsidRPr="00F25218" w:rsidRDefault="00AF2221" w:rsidP="007D189B">
      <w:r w:rsidRPr="00AF2221">
        <w:rPr>
          <w:position w:val="-10"/>
        </w:rPr>
        <w:object w:dxaOrig="320" w:dyaOrig="360" w14:anchorId="7E2B6D3E">
          <v:shape id="_x0000_i1800" type="#_x0000_t75" style="width:16.35pt;height:18.25pt" o:ole="">
            <v:imagedata r:id="rId1586" o:title=""/>
          </v:shape>
          <o:OLEObject Type="Embed" ProgID="Equation.DSMT4" ShapeID="_x0000_i1800" DrawAspect="Content" ObjectID="_1450207986" r:id="rId1587"/>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890" w:name="_Toc376447089"/>
      <w:r>
        <w:lastRenderedPageBreak/>
        <w:t>Starling Equation</w:t>
      </w:r>
      <w:bookmarkEnd w:id="890"/>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01" type="#_x0000_t75" style="width:14.05pt;height:19.15pt" o:ole="">
                  <v:imagedata r:id="rId1588" o:title=""/>
                </v:shape>
                <o:OLEObject Type="Embed" ProgID="Equation.DSMT4" ShapeID="_x0000_i1801" DrawAspect="Content" ObjectID="_1450207987" r:id="rId1589"/>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02" type="#_x0000_t75" style="width:14.05pt;height:18.25pt" o:ole="">
                  <v:imagedata r:id="rId1590" o:title=""/>
                </v:shape>
                <o:OLEObject Type="Embed" ProgID="Equation.DSMT4" ShapeID="_x0000_i1802" DrawAspect="Content" ObjectID="_1450207988" r:id="rId1591"/>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03" type="#_x0000_t75" style="width:14.05pt;height:18.25pt" o:ole="">
                  <v:imagedata r:id="rId1592" o:title=""/>
                </v:shape>
                <o:OLEObject Type="Embed" ProgID="Equation.DSMT4" ShapeID="_x0000_i1803" DrawAspect="Content" ObjectID="_1450207989" r:id="rId1593"/>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04" type="#_x0000_t75" style="width:14.05pt;height:19.15pt" o:ole="">
                  <v:imagedata r:id="rId1594" o:title=""/>
                </v:shape>
                <o:OLEObject Type="Embed" ProgID="Equation.DSMT4" ShapeID="_x0000_i1804" DrawAspect="Content" ObjectID="_1450207990" r:id="rId1595"/>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05" type="#_x0000_t75" style="width:165.05pt;height:28.05pt" o:ole="">
            <v:imagedata r:id="rId1596" o:title=""/>
          </v:shape>
          <o:OLEObject Type="Embed" ProgID="Equation.DSMT4" ShapeID="_x0000_i1805" DrawAspect="Content" ObjectID="_1450207991" r:id="rId1597"/>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06" type="#_x0000_t75" style="width:11.7pt;height:16.35pt" o:ole="">
            <v:imagedata r:id="rId1598" o:title=""/>
          </v:shape>
          <o:OLEObject Type="Embed" ProgID="Equation.DSMT4" ShapeID="_x0000_i1806" DrawAspect="Content" ObjectID="_1450207992" r:id="rId15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891" w:name="_Toc376447090"/>
      <w:r>
        <w:lastRenderedPageBreak/>
        <w:t>Chemical Reactions</w:t>
      </w:r>
      <w:bookmarkEnd w:id="891"/>
    </w:p>
    <w:p w14:paraId="45114879" w14:textId="43162140" w:rsidR="00A61269" w:rsidRPr="00A61269" w:rsidRDefault="00A61269">
      <w:pPr>
        <w:pStyle w:val="Heading3"/>
      </w:pPr>
      <w:bookmarkStart w:id="892" w:name="_Toc376447091"/>
      <w:r>
        <w:t>Guidelines for Chemical Reaction Analyses</w:t>
      </w:r>
      <w:bookmarkEnd w:id="89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07" type="#_x0000_t75" style="width:27.1pt;height:10.75pt" o:ole="">
            <v:imagedata r:id="rId1600" o:title=""/>
          </v:shape>
          <o:OLEObject Type="Embed" ProgID="Equation.DSMT4" ShapeID="_x0000_i1807" DrawAspect="Content" ObjectID="_1450207993" r:id="rId1601"/>
        </w:object>
      </w:r>
      <w:r>
        <w:t>) and solid-bound molecules (</w:t>
      </w:r>
      <w:r w:rsidR="00AF2221" w:rsidRPr="00AF2221">
        <w:rPr>
          <w:position w:val="-6"/>
        </w:rPr>
        <w:object w:dxaOrig="639" w:dyaOrig="220" w14:anchorId="3559A0A4">
          <v:shape id="_x0000_i1808" type="#_x0000_t75" style="width:31.8pt;height:10.75pt" o:ole="">
            <v:imagedata r:id="rId1602" o:title=""/>
          </v:shape>
          <o:OLEObject Type="Embed" ProgID="Equation.DSMT4" ShapeID="_x0000_i1808" DrawAspect="Content" ObjectID="_1450207994" r:id="rId1603"/>
        </w:object>
      </w:r>
      <w:r>
        <w:t>) that move with the solid matrix (</w:t>
      </w:r>
      <w:r w:rsidR="00AF2221" w:rsidRPr="00AF2221">
        <w:rPr>
          <w:position w:val="-10"/>
        </w:rPr>
        <w:object w:dxaOrig="1240" w:dyaOrig="360" w14:anchorId="0DC957B8">
          <v:shape id="_x0000_i1809" type="#_x0000_t75" style="width:61.7pt;height:18.25pt" o:ole="">
            <v:imagedata r:id="rId1604" o:title=""/>
          </v:shape>
          <o:OLEObject Type="Embed" ProgID="Equation.DSMT4" ShapeID="_x0000_i1809" DrawAspect="Content" ObjectID="_1450207995" r:id="rId160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10" type="#_x0000_t75" style="width:103.3pt;height:27.1pt" o:ole="">
            <v:imagedata r:id="rId1606" o:title=""/>
          </v:shape>
          <o:OLEObject Type="Embed" ProgID="Equation.DSMT4" ShapeID="_x0000_i1810" DrawAspect="Content" ObjectID="_1450207996" r:id="rId1607"/>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11" type="#_x0000_t75" style="width:16.35pt;height:14.05pt" o:ole="">
            <v:imagedata r:id="rId1608" o:title=""/>
          </v:shape>
          <o:OLEObject Type="Embed" ProgID="Equation.DSMT4" ShapeID="_x0000_i1811" DrawAspect="Content" ObjectID="_1450207997" r:id="rId160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12" type="#_x0000_t75" style="width:11.7pt;height:10.75pt" o:ole="">
            <v:imagedata r:id="rId1610" o:title=""/>
          </v:shape>
          <o:OLEObject Type="Embed" ProgID="Equation.DSMT4" ShapeID="_x0000_i1812" DrawAspect="Content" ObjectID="_1450207998" r:id="rId1611"/>
        </w:object>
      </w:r>
      <w:r>
        <w:t xml:space="preserve"> in the mixture</w:t>
      </w:r>
      <w:r w:rsidRPr="00546A57">
        <w:t xml:space="preserve">; </w:t>
      </w:r>
      <w:r w:rsidR="00AF2221" w:rsidRPr="00AF2221">
        <w:rPr>
          <w:position w:val="-12"/>
        </w:rPr>
        <w:object w:dxaOrig="300" w:dyaOrig="380" w14:anchorId="667EA50A">
          <v:shape id="_x0000_i1813" type="#_x0000_t75" style="width:14.05pt;height:19.15pt" o:ole="">
            <v:imagedata r:id="rId1612" o:title=""/>
          </v:shape>
          <o:OLEObject Type="Embed" ProgID="Equation.DSMT4" ShapeID="_x0000_i1813" DrawAspect="Content" ObjectID="_1450207999" r:id="rId1613"/>
        </w:object>
      </w:r>
      <w:r w:rsidRPr="00546A57">
        <w:t xml:space="preserve"> and </w:t>
      </w:r>
      <w:r w:rsidR="00AF2221" w:rsidRPr="00AF2221">
        <w:rPr>
          <w:position w:val="-12"/>
        </w:rPr>
        <w:object w:dxaOrig="300" w:dyaOrig="380" w14:anchorId="6B35166D">
          <v:shape id="_x0000_i1814" type="#_x0000_t75" style="width:14.05pt;height:19.15pt" o:ole="">
            <v:imagedata r:id="rId1614" o:title=""/>
          </v:shape>
          <o:OLEObject Type="Embed" ProgID="Equation.DSMT4" ShapeID="_x0000_i1814" DrawAspect="Content" ObjectID="_1450208000" r:id="rId16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15" type="#_x0000_t75" style="width:14.05pt;height:16.35pt" o:ole="">
            <v:imagedata r:id="rId1616" o:title=""/>
          </v:shape>
          <o:OLEObject Type="Embed" ProgID="Equation.DSMT4" ShapeID="_x0000_i1815" DrawAspect="Content" ObjectID="_1450208001" r:id="rId1617"/>
        </w:object>
      </w:r>
      <w:r>
        <w:t xml:space="preserve"> and molar supplies </w:t>
      </w:r>
      <w:r w:rsidR="00AF2221" w:rsidRPr="00AF2221">
        <w:rPr>
          <w:position w:val="-6"/>
        </w:rPr>
        <w:object w:dxaOrig="279" w:dyaOrig="320" w14:anchorId="4E5356E6">
          <v:shape id="_x0000_i1816" type="#_x0000_t75" style="width:14.05pt;height:16.35pt" o:ole="">
            <v:imagedata r:id="rId1618" o:title=""/>
          </v:shape>
          <o:OLEObject Type="Embed" ProgID="Equation.DSMT4" ShapeID="_x0000_i1816" DrawAspect="Content" ObjectID="_1450208002" r:id="rId16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17" type="#_x0000_t75" style="width:14.05pt;height:16.35pt" o:ole="">
            <v:imagedata r:id="rId1620" o:title=""/>
          </v:shape>
          <o:OLEObject Type="Embed" ProgID="Equation.DSMT4" ShapeID="_x0000_i1817" DrawAspect="Content" ObjectID="_1450208003" r:id="rId16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18" type="#_x0000_t75" style="width:11.7pt;height:19.15pt" o:ole="">
            <v:imagedata r:id="rId1622" o:title=""/>
          </v:shape>
          <o:OLEObject Type="Embed" ProgID="Equation.DSMT4" ShapeID="_x0000_i1818" DrawAspect="Content" ObjectID="_1450208004" r:id="rId162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19" type="#_x0000_t75" style="width:50.05pt;height:19.15pt" o:ole="">
            <v:imagedata r:id="rId1624" o:title=""/>
          </v:shape>
          <o:OLEObject Type="Embed" ProgID="Equation.DSMT4" ShapeID="_x0000_i1819" DrawAspect="Content" ObjectID="_1450208005" r:id="rId1625"/>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20" type="#_x0000_t75" style="width:14.05pt;height:16.35pt" o:ole="">
            <v:imagedata r:id="rId1626" o:title=""/>
          </v:shape>
          <o:OLEObject Type="Embed" ProgID="Equation.DSMT4" ShapeID="_x0000_i1820" DrawAspect="Content" ObjectID="_1450208006" r:id="rId162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21" type="#_x0000_t75" style="width:16.35pt;height:14.05pt" o:ole="">
            <v:imagedata r:id="rId1628" o:title=""/>
          </v:shape>
          <o:OLEObject Type="Embed" ProgID="Equation.DSMT4" ShapeID="_x0000_i1821" DrawAspect="Content" ObjectID="_1450208007" r:id="rId162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22" type="#_x0000_t75" style="width:65pt;height:19.15pt" o:ole="">
            <v:imagedata r:id="rId1630" o:title=""/>
          </v:shape>
          <o:OLEObject Type="Embed" ProgID="Equation.DSMT4" ShapeID="_x0000_i1822" DrawAspect="Content" ObjectID="_1450208008" r:id="rId163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23" type="#_x0000_t75" style="width:14.05pt;height:16.35pt" o:ole="">
            <v:imagedata r:id="rId1632" o:title=""/>
          </v:shape>
          <o:OLEObject Type="Embed" ProgID="Equation.DSMT4" ShapeID="_x0000_i1823" DrawAspect="Content" ObjectID="_1450208009" r:id="rId1633"/>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24" type="#_x0000_t75" style="width:57.95pt;height:21.95pt" o:ole="">
            <v:imagedata r:id="rId1634" o:title=""/>
          </v:shape>
          <o:OLEObject Type="Embed" ProgID="Equation.DSMT4" ShapeID="_x0000_i1824" DrawAspect="Content" ObjectID="_1450208010" r:id="rId163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25" type="#_x0000_t75" style="width:106.15pt;height:27.1pt" o:ole="">
            <v:imagedata r:id="rId1636" o:title=""/>
          </v:shape>
          <o:OLEObject Type="Embed" ProgID="Equation.DSMT4" ShapeID="_x0000_i1825" DrawAspect="Content" ObjectID="_1450208011" r:id="rId1637"/>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26" type="#_x0000_t75" style="width:11.7pt;height:19.15pt" o:ole="">
            <v:imagedata r:id="rId1638" o:title=""/>
          </v:shape>
          <o:OLEObject Type="Embed" ProgID="Equation.DSMT4" ShapeID="_x0000_i1826" DrawAspect="Content" ObjectID="_1450208012" r:id="rId16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27" type="#_x0000_t75" style="width:112.2pt;height:19.15pt" o:ole="">
            <v:imagedata r:id="rId1640" o:title=""/>
          </v:shape>
          <o:OLEObject Type="Embed" ProgID="Equation.DSMT4" ShapeID="_x0000_i1827" DrawAspect="Content" ObjectID="_1450208013" r:id="rId1641"/>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28" type="#_x0000_t75" style="width:44.9pt;height:19.15pt" o:ole="">
            <v:imagedata r:id="rId1642" o:title=""/>
          </v:shape>
          <o:OLEObject Type="Embed" ProgID="Equation.DSMT4" ShapeID="_x0000_i1828" DrawAspect="Content" ObjectID="_1450208014" r:id="rId1643"/>
        </w:object>
      </w:r>
      <w:r>
        <w:t xml:space="preserve">, </w:t>
      </w:r>
      <w:r w:rsidR="00AF2221" w:rsidRPr="00AF2221">
        <w:rPr>
          <w:position w:val="-12"/>
        </w:rPr>
        <w:object w:dxaOrig="880" w:dyaOrig="420" w14:anchorId="75C06D04">
          <v:shape id="_x0000_i1829" type="#_x0000_t75" style="width:43.95pt;height:21.05pt" o:ole="">
            <v:imagedata r:id="rId1644" o:title=""/>
          </v:shape>
          <o:OLEObject Type="Embed" ProgID="Equation.DSMT4" ShapeID="_x0000_i1829" DrawAspect="Content" ObjectID="_1450208015" r:id="rId1645"/>
        </w:object>
      </w:r>
      <w:r>
        <w:t xml:space="preserve">, </w:t>
      </w:r>
      <w:r w:rsidR="00AF2221" w:rsidRPr="00AF2221">
        <w:rPr>
          <w:position w:val="-12"/>
        </w:rPr>
        <w:object w:dxaOrig="800" w:dyaOrig="420" w14:anchorId="793A5630">
          <v:shape id="_x0000_i1830" type="#_x0000_t75" style="width:40.2pt;height:21.05pt" o:ole="">
            <v:imagedata r:id="rId1646" o:title=""/>
          </v:shape>
          <o:OLEObject Type="Embed" ProgID="Equation.DSMT4" ShapeID="_x0000_i1830" DrawAspect="Content" ObjectID="_1450208016" r:id="rId1647"/>
        </w:object>
      </w:r>
      <w:r>
        <w:t xml:space="preserve">, and those of the products are </w:t>
      </w:r>
      <w:r w:rsidR="00AF2221" w:rsidRPr="00AF2221">
        <w:rPr>
          <w:position w:val="-12"/>
        </w:rPr>
        <w:object w:dxaOrig="940" w:dyaOrig="380" w14:anchorId="3419B495">
          <v:shape id="_x0000_i1831" type="#_x0000_t75" style="width:47.7pt;height:19.15pt" o:ole="">
            <v:imagedata r:id="rId1648" o:title=""/>
          </v:shape>
          <o:OLEObject Type="Embed" ProgID="Equation.DSMT4" ShapeID="_x0000_i1831" DrawAspect="Content" ObjectID="_1450208017" r:id="rId1649"/>
        </w:object>
      </w:r>
      <w:r>
        <w:t xml:space="preserve">, </w:t>
      </w:r>
      <w:r w:rsidR="00AF2221" w:rsidRPr="00AF2221">
        <w:rPr>
          <w:position w:val="-12"/>
        </w:rPr>
        <w:object w:dxaOrig="840" w:dyaOrig="420" w14:anchorId="31D0441D">
          <v:shape id="_x0000_i1832" type="#_x0000_t75" style="width:42.1pt;height:21.05pt" o:ole="">
            <v:imagedata r:id="rId1650" o:title=""/>
          </v:shape>
          <o:OLEObject Type="Embed" ProgID="Equation.DSMT4" ShapeID="_x0000_i1832" DrawAspect="Content" ObjectID="_1450208018" r:id="rId1651"/>
        </w:object>
      </w:r>
      <w:r>
        <w:t xml:space="preserve">, </w:t>
      </w:r>
      <w:r w:rsidR="00AF2221" w:rsidRPr="00AF2221">
        <w:rPr>
          <w:position w:val="-12"/>
        </w:rPr>
        <w:object w:dxaOrig="800" w:dyaOrig="420" w14:anchorId="3ADAA8E9">
          <v:shape id="_x0000_i1833" type="#_x0000_t75" style="width:40.2pt;height:21.05pt" o:ole="">
            <v:imagedata r:id="rId1652" o:title=""/>
          </v:shape>
          <o:OLEObject Type="Embed" ProgID="Equation.DSMT4" ShapeID="_x0000_i1833" DrawAspect="Content" ObjectID="_1450208019" r:id="rId165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34" type="#_x0000_t75" style="width:11.7pt;height:19.15pt" o:ole="">
            <v:imagedata r:id="rId1654" o:title=""/>
          </v:shape>
          <o:OLEObject Type="Embed" ProgID="Equation.DSMT4" ShapeID="_x0000_i1834" DrawAspect="Content" ObjectID="_1450208020" r:id="rId165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35" type="#_x0000_t75" style="width:201.95pt;height:39.25pt" o:ole="">
            <v:imagedata r:id="rId1656" o:title=""/>
          </v:shape>
          <o:OLEObject Type="Embed" ProgID="Equation.DSMT4" ShapeID="_x0000_i1835" DrawAspect="Content" ObjectID="_1450208021" r:id="rId1657"/>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36" type="#_x0000_t75" style="width:129.95pt;height:21.95pt" o:ole="">
            <v:imagedata r:id="rId1658" o:title=""/>
          </v:shape>
          <o:OLEObject Type="Embed" ProgID="Equation.DSMT4" ShapeID="_x0000_i1836" DrawAspect="Content" ObjectID="_1450208022" r:id="rId1659"/>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37" type="#_x0000_t75" style="width:64.05pt;height:28.05pt" o:ole="">
            <v:imagedata r:id="rId1660" o:title=""/>
          </v:shape>
          <o:OLEObject Type="Embed" ProgID="Equation.DSMT4" ShapeID="_x0000_i1837" DrawAspect="Content" ObjectID="_1450208023" r:id="rId1661"/>
        </w:object>
      </w:r>
      <w:r>
        <w:t xml:space="preserve"> </w:t>
      </w:r>
      <w:r w:rsidRPr="004C3F91">
        <w:t xml:space="preserve">and </w:t>
      </w:r>
      <w:r w:rsidR="00AF2221" w:rsidRPr="00AF2221">
        <w:rPr>
          <w:position w:val="-12"/>
        </w:rPr>
        <w:object w:dxaOrig="1400" w:dyaOrig="380" w14:anchorId="0E201A76">
          <v:shape id="_x0000_i1838" type="#_x0000_t75" style="width:70.15pt;height:19.15pt" o:ole="">
            <v:imagedata r:id="rId1662" o:title=""/>
          </v:shape>
          <o:OLEObject Type="Embed" ProgID="Equation.DSMT4" ShapeID="_x0000_i1838" DrawAspect="Content" ObjectID="_1450208024" r:id="rId166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39" type="#_x0000_t75" style="width:11.7pt;height:10.75pt" o:ole="">
            <v:imagedata r:id="rId1664" o:title=""/>
          </v:shape>
          <o:OLEObject Type="Embed" ProgID="Equation.DSMT4" ShapeID="_x0000_i1839" DrawAspect="Content" ObjectID="_1450208025" r:id="rId166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40" type="#_x0000_t75" style="width:82.3pt;height:19.15pt" o:ole="">
            <v:imagedata r:id="rId1666" o:title=""/>
          </v:shape>
          <o:OLEObject Type="Embed" ProgID="Equation.DSMT4" ShapeID="_x0000_i1840" DrawAspect="Content" ObjectID="_1450208026" r:id="rId1667"/>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41" type="#_x0000_t75" style="width:16.85pt;height:19.15pt" o:ole="">
            <v:imagedata r:id="rId1668" o:title=""/>
          </v:shape>
          <o:OLEObject Type="Embed" ProgID="Equation.DSMT4" ShapeID="_x0000_i1841" DrawAspect="Content" ObjectID="_1450208027" r:id="rId1669"/>
        </w:object>
      </w:r>
      <w:r>
        <w:t xml:space="preserve"> is the referential apparent mass density (mass of </w:t>
      </w:r>
      <w:r w:rsidR="00AF2221" w:rsidRPr="00AF2221">
        <w:rPr>
          <w:position w:val="-6"/>
        </w:rPr>
        <w:object w:dxaOrig="240" w:dyaOrig="220" w14:anchorId="5FDCDB1B">
          <v:shape id="_x0000_i1842" type="#_x0000_t75" style="width:11.7pt;height:10.75pt" o:ole="">
            <v:imagedata r:id="rId1670" o:title=""/>
          </v:shape>
          <o:OLEObject Type="Embed" ProgID="Equation.DSMT4" ShapeID="_x0000_i1842" DrawAspect="Content" ObjectID="_1450208028" r:id="rId1671"/>
        </w:object>
      </w:r>
      <w:r>
        <w:t xml:space="preserve"> per mixture volume in the reference configuration), and </w:t>
      </w:r>
      <w:r w:rsidR="00AF2221" w:rsidRPr="00AF2221">
        <w:rPr>
          <w:position w:val="-12"/>
        </w:rPr>
        <w:object w:dxaOrig="340" w:dyaOrig="380" w14:anchorId="2295003F">
          <v:shape id="_x0000_i1843" type="#_x0000_t75" style="width:16.85pt;height:19.15pt" o:ole="">
            <v:imagedata r:id="rId1672" o:title=""/>
          </v:shape>
          <o:OLEObject Type="Embed" ProgID="Equation.DSMT4" ShapeID="_x0000_i1843" DrawAspect="Content" ObjectID="_1450208029" r:id="rId1673"/>
        </w:object>
      </w:r>
      <w:r>
        <w:t xml:space="preserve"> is the referential apparent mass supply of solid constituent </w:t>
      </w:r>
      <w:r w:rsidR="00AF2221" w:rsidRPr="00AF2221">
        <w:rPr>
          <w:position w:val="-6"/>
        </w:rPr>
        <w:object w:dxaOrig="240" w:dyaOrig="220" w14:anchorId="55E709D9">
          <v:shape id="_x0000_i1844" type="#_x0000_t75" style="width:11.7pt;height:10.75pt" o:ole="">
            <v:imagedata r:id="rId1674" o:title=""/>
          </v:shape>
          <o:OLEObject Type="Embed" ProgID="Equation.DSMT4" ShapeID="_x0000_i1844" DrawAspect="Content" ObjectID="_1450208030" r:id="rId167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45" type="#_x0000_t75" style="width:189.35pt;height:40.2pt" o:ole="">
            <v:imagedata r:id="rId1676" o:title=""/>
          </v:shape>
          <o:OLEObject Type="Embed" ProgID="Equation.DSMT4" ShapeID="_x0000_i1845" DrawAspect="Content" ObjectID="_1450208031" r:id="rId1677"/>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46" type="#_x0000_t75" style="width:16.85pt;height:19.15pt" o:ole="">
            <v:imagedata r:id="rId1678" o:title=""/>
          </v:shape>
          <o:OLEObject Type="Embed" ProgID="Equation.DSMT4" ShapeID="_x0000_i1846" DrawAspect="Content" ObjectID="_1450208032" r:id="rId1679"/>
        </w:object>
      </w:r>
      <w:r>
        <w:t xml:space="preserve"> and (i) is used to evaluate </w:t>
      </w:r>
      <w:r w:rsidR="00AF2221" w:rsidRPr="00AF2221">
        <w:rPr>
          <w:position w:val="-6"/>
        </w:rPr>
        <w:object w:dxaOrig="279" w:dyaOrig="320" w14:anchorId="2934028A">
          <v:shape id="_x0000_i1847" type="#_x0000_t75" style="width:14.05pt;height:16.35pt" o:ole="">
            <v:imagedata r:id="rId1680" o:title=""/>
          </v:shape>
          <o:OLEObject Type="Embed" ProgID="Equation.DSMT4" ShapeID="_x0000_i1847" DrawAspect="Content" ObjectID="_1450208033" r:id="rId1681"/>
        </w:object>
      </w:r>
      <w:r>
        <w:t xml:space="preserve"> when needed for the calculation of </w:t>
      </w:r>
      <w:r w:rsidR="00AF2221" w:rsidRPr="00AF2221">
        <w:rPr>
          <w:position w:val="-10"/>
        </w:rPr>
        <w:object w:dxaOrig="240" w:dyaOrig="380" w14:anchorId="02B57DF5">
          <v:shape id="_x0000_i1848" type="#_x0000_t75" style="width:11.7pt;height:19.15pt" o:ole="">
            <v:imagedata r:id="rId1682" o:title=""/>
          </v:shape>
          <o:OLEObject Type="Embed" ProgID="Equation.DSMT4" ShapeID="_x0000_i1848" DrawAspect="Content" ObjectID="_1450208034" r:id="rId1683"/>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49" type="#_x0000_t75" style="width:16.85pt;height:19.15pt" o:ole="">
            <v:imagedata r:id="rId1684" o:title=""/>
          </v:shape>
          <o:OLEObject Type="Embed" ProgID="Equation.DSMT4" ShapeID="_x0000_i1849" DrawAspect="Content" ObjectID="_1450208035" r:id="rId1685"/>
        </w:object>
      </w:r>
      <w:r>
        <w:t xml:space="preserve">, using </w:t>
      </w:r>
      <w:r w:rsidR="00AF2221" w:rsidRPr="00AF2221">
        <w:rPr>
          <w:position w:val="-16"/>
        </w:rPr>
        <w:object w:dxaOrig="2180" w:dyaOrig="440" w14:anchorId="1E1D7769">
          <v:shape id="_x0000_i1850" type="#_x0000_t75" style="width:108.45pt;height:21.95pt" o:ole="">
            <v:imagedata r:id="rId1686" o:title=""/>
          </v:shape>
          <o:OLEObject Type="Embed" ProgID="Equation.DSMT4" ShapeID="_x0000_i1850" DrawAspect="Content" ObjectID="_1450208036" r:id="rId168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51" type="#_x0000_t75" style="width:14.05pt;height:19.15pt" o:ole="">
            <v:imagedata r:id="rId1688" o:title=""/>
          </v:shape>
          <o:OLEObject Type="Embed" ProgID="Equation.DSMT4" ShapeID="_x0000_i1851" DrawAspect="Content" ObjectID="_1450208037" r:id="rId168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52" type="#_x0000_t75" style="width:80.9pt;height:36.45pt" o:ole="">
            <v:imagedata r:id="rId1690" o:title=""/>
          </v:shape>
          <o:OLEObject Type="Embed" ProgID="Equation.DSMT4" ShapeID="_x0000_i1852" DrawAspect="Content" ObjectID="_1450208038" r:id="rId1691"/>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53" type="#_x0000_t75" style="width:14.05pt;height:19.15pt" o:ole="">
            <v:imagedata r:id="rId1692" o:title=""/>
          </v:shape>
          <o:OLEObject Type="Embed" ProgID="Equation.DSMT4" ShapeID="_x0000_i1853" DrawAspect="Content" ObjectID="_1450208039" r:id="rId16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54" type="#_x0000_t75" style="width:14.05pt;height:19.15pt" o:ole="">
            <v:imagedata r:id="rId1694" o:title=""/>
          </v:shape>
          <o:OLEObject Type="Embed" ProgID="Equation.DSMT4" ShapeID="_x0000_i1854" DrawAspect="Content" ObjectID="_1450208040" r:id="rId1695"/>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55" type="#_x0000_t75" style="width:52.35pt;height:19.15pt" o:ole="">
            <v:imagedata r:id="rId1696" o:title=""/>
          </v:shape>
          <o:OLEObject Type="Embed" ProgID="Equation.DSMT4" ShapeID="_x0000_i1855" DrawAspect="Content" ObjectID="_1450208041" r:id="rId1697"/>
        </w:object>
      </w:r>
      <w:r>
        <w:t xml:space="preserve">.  Therefore, since </w:t>
      </w:r>
      <w:r w:rsidR="00AF2221" w:rsidRPr="00AF2221">
        <w:rPr>
          <w:position w:val="-10"/>
        </w:rPr>
        <w:object w:dxaOrig="980" w:dyaOrig="360" w14:anchorId="2EFE40E6">
          <v:shape id="_x0000_i1856" type="#_x0000_t75" style="width:49.1pt;height:18.25pt" o:ole="">
            <v:imagedata r:id="rId1698" o:title=""/>
          </v:shape>
          <o:OLEObject Type="Embed" ProgID="Equation.DSMT4" ShapeID="_x0000_i1856" DrawAspect="Content" ObjectID="_1450208042" r:id="rId1699"/>
        </w:object>
      </w:r>
      <w:r>
        <w:t xml:space="preserve"> by definition, it follows that </w:t>
      </w:r>
      <w:r w:rsidR="00AF2221" w:rsidRPr="00AF2221">
        <w:rPr>
          <w:position w:val="-12"/>
        </w:rPr>
        <w:object w:dxaOrig="1060" w:dyaOrig="380" w14:anchorId="31E8FAD9">
          <v:shape id="_x0000_i1857" type="#_x0000_t75" style="width:52.35pt;height:19.15pt" o:ole="">
            <v:imagedata r:id="rId1700" o:title=""/>
          </v:shape>
          <o:OLEObject Type="Embed" ProgID="Equation.DSMT4" ShapeID="_x0000_i1857" DrawAspect="Content" ObjectID="_1450208043" r:id="rId17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58" type="#_x0000_t75" style="width:125.75pt;height:36.45pt" o:ole="">
            <v:imagedata r:id="rId1702" o:title=""/>
          </v:shape>
          <o:OLEObject Type="Embed" ProgID="Equation.DSMT4" ShapeID="_x0000_i1858" DrawAspect="Content" ObjectID="_1450208044" r:id="rId1703"/>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59" type="#_x0000_t75" style="width:14.05pt;height:19.15pt" o:ole="">
            <v:imagedata r:id="rId1704" o:title=""/>
          </v:shape>
          <o:OLEObject Type="Embed" ProgID="Equation.DSMT4" ShapeID="_x0000_i1859" DrawAspect="Content" ObjectID="_1450208045" r:id="rId17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60" type="#_x0000_t75" style="width:14.05pt;height:19.15pt" o:ole="">
            <v:imagedata r:id="rId1706" o:title=""/>
          </v:shape>
          <o:OLEObject Type="Embed" ProgID="Equation.DSMT4" ShapeID="_x0000_i1860" DrawAspect="Content" ObjectID="_1450208046" r:id="rId17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61" type="#_x0000_t75" style="width:69.2pt;height:27.1pt" o:ole="">
            <v:imagedata r:id="rId1708" o:title=""/>
          </v:shape>
          <o:OLEObject Type="Embed" ProgID="Equation.DSMT4" ShapeID="_x0000_i1861" DrawAspect="Content" ObjectID="_1450208047" r:id="rId1709"/>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62" type="#_x0000_t75" style="width:21.05pt;height:14.05pt" o:ole="">
            <v:imagedata r:id="rId1710" o:title=""/>
          </v:shape>
          <o:OLEObject Type="Embed" ProgID="Equation.DSMT4" ShapeID="_x0000_i1862" DrawAspect="Content" ObjectID="_1450208048" r:id="rId1711"/>
        </w:object>
      </w:r>
      <w:r>
        <w:t xml:space="preserve"> is the molar mass of </w:t>
      </w:r>
      <w:r w:rsidR="00AF2221" w:rsidRPr="00AF2221">
        <w:rPr>
          <w:position w:val="-6"/>
        </w:rPr>
        <w:object w:dxaOrig="240" w:dyaOrig="220" w14:anchorId="23183549">
          <v:shape id="_x0000_i1863" type="#_x0000_t75" style="width:11.7pt;height:10.75pt" o:ole="">
            <v:imagedata r:id="rId1712" o:title=""/>
          </v:shape>
          <o:OLEObject Type="Embed" ProgID="Equation.DSMT4" ShapeID="_x0000_i1863" DrawAspect="Content" ObjectID="_1450208049" r:id="rId17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64" type="#_x0000_t75" style="width:14.05pt;height:16.35pt" o:ole="">
            <v:imagedata r:id="rId1714" o:title=""/>
          </v:shape>
          <o:OLEObject Type="Embed" ProgID="Equation.DSMT4" ShapeID="_x0000_i1864" DrawAspect="Content" ObjectID="_1450208050" r:id="rId1715"/>
        </w:object>
      </w:r>
      <w:r w:rsidR="000D2EC3">
        <w:t xml:space="preserve"> and </w:t>
      </w:r>
      <w:r w:rsidR="00AF2221" w:rsidRPr="00AF2221">
        <w:rPr>
          <w:position w:val="-4"/>
        </w:rPr>
        <w:object w:dxaOrig="420" w:dyaOrig="300" w14:anchorId="38F91AD8">
          <v:shape id="_x0000_i1865" type="#_x0000_t75" style="width:21.05pt;height:14.05pt" o:ole="">
            <v:imagedata r:id="rId1716" o:title=""/>
          </v:shape>
          <o:OLEObject Type="Embed" ProgID="Equation.DSMT4" ShapeID="_x0000_i1865" DrawAspect="Content" ObjectID="_1450208051" r:id="rId171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66" type="#_x0000_t75" style="width:307.15pt;height:16.35pt" o:ole="">
            <v:imagedata r:id="rId1718" o:title=""/>
          </v:shape>
          <o:OLEObject Type="Embed" ProgID="Equation.DSMT4" ShapeID="_x0000_i1866" DrawAspect="Content" ObjectID="_1450208052" r:id="rId171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67" type="#_x0000_t75" style="width:14.05pt;height:19.15pt" o:ole="">
            <v:imagedata r:id="rId1720" o:title=""/>
          </v:shape>
          <o:OLEObject Type="Embed" ProgID="Equation.DSMT4" ShapeID="_x0000_i1867" DrawAspect="Content" ObjectID="_1450208053" r:id="rId17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68" type="#_x0000_t75" style="width:11.7pt;height:16.85pt" o:ole="">
            <v:imagedata r:id="rId1722" o:title=""/>
          </v:shape>
          <o:OLEObject Type="Embed" ProgID="Equation.DSMT4" ShapeID="_x0000_i1868" DrawAspect="Content" ObjectID="_1450208054" r:id="rId172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69" type="#_x0000_t75" style="width:11.7pt;height:16.85pt" o:ole="">
            <v:imagedata r:id="rId1724" o:title=""/>
          </v:shape>
          <o:OLEObject Type="Embed" ProgID="Equation.DSMT4" ShapeID="_x0000_i1869" DrawAspect="Content" ObjectID="_1450208055" r:id="rId172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70" type="#_x0000_t75" style="width:29.9pt;height:16.85pt" o:ole="">
            <v:imagedata r:id="rId1726" o:title=""/>
          </v:shape>
          <o:OLEObject Type="Embed" ProgID="Equation.DSMT4" ShapeID="_x0000_i1870" DrawAspect="Content" ObjectID="_1450208056" r:id="rId1727"/>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71" type="#_x0000_t75" style="width:16.85pt;height:19.15pt" o:ole="">
            <v:imagedata r:id="rId1728" o:title=""/>
          </v:shape>
          <o:OLEObject Type="Embed" ProgID="Equation.DSMT4" ShapeID="_x0000_i1871" DrawAspect="Content" ObjectID="_1450208057" r:id="rId17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72" type="#_x0000_t75" style="width:60.3pt;height:27.1pt" o:ole="">
            <v:imagedata r:id="rId1730" o:title=""/>
          </v:shape>
          <o:OLEObject Type="Embed" ProgID="Equation.DSMT4" ShapeID="_x0000_i1872" DrawAspect="Content" ObjectID="_1450208058" r:id="rId17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73" type="#_x0000_t75" style="width:57.95pt;height:21.95pt" o:ole="">
            <v:imagedata r:id="rId1732" o:title=""/>
          </v:shape>
          <o:OLEObject Type="Embed" ProgID="Equation.DSMT4" ShapeID="_x0000_i1873" DrawAspect="Content" ObjectID="_1450208059" r:id="rId17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893" w:name="_Toc376447092"/>
      <w:r>
        <w:t>General Specification for Chemical Reactions</w:t>
      </w:r>
      <w:bookmarkEnd w:id="89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74" type="#_x0000_t75" style="width:11.7pt;height:19.15pt" o:ole="">
            <v:imagedata r:id="rId1734" o:title=""/>
          </v:shape>
          <o:OLEObject Type="Embed" ProgID="Equation.DSMT4" ShapeID="_x0000_i1874" DrawAspect="Content" ObjectID="_1450208060" r:id="rId173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75" type="#_x0000_t75" style="width:14.05pt;height:19.15pt" o:ole="">
            <v:imagedata r:id="rId1736" o:title=""/>
          </v:shape>
          <o:OLEObject Type="Embed" ProgID="Equation.DSMT4" ShapeID="_x0000_i1875" DrawAspect="Content" ObjectID="_1450208061" r:id="rId1737"/>
        </w:object>
      </w:r>
      <w:r>
        <w:t xml:space="preserve"> of the reactants and </w:t>
      </w:r>
      <w:r w:rsidR="00AF2221" w:rsidRPr="00AF2221">
        <w:rPr>
          <w:position w:val="-12"/>
        </w:rPr>
        <w:object w:dxaOrig="300" w:dyaOrig="380" w14:anchorId="4A1F5CCC">
          <v:shape id="_x0000_i1876" type="#_x0000_t75" style="width:14.05pt;height:19.15pt" o:ole="">
            <v:imagedata r:id="rId1738" o:title=""/>
          </v:shape>
          <o:OLEObject Type="Embed" ProgID="Equation.DSMT4" ShapeID="_x0000_i1876" DrawAspect="Content" ObjectID="_1450208062" r:id="rId173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77" type="#_x0000_t75" style="width:11.7pt;height:16.85pt" o:ole="">
            <v:imagedata r:id="rId1740" o:title=""/>
          </v:shape>
          <o:OLEObject Type="Embed" ProgID="Equation.DSMT4" ShapeID="_x0000_i1877" DrawAspect="Content" ObjectID="_1450208063" r:id="rId17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78" type="#_x0000_t75" style="width:14.05pt;height:19.15pt" o:ole="">
                  <v:imagedata r:id="rId1742" o:title=""/>
                </v:shape>
                <o:OLEObject Type="Embed" ProgID="Equation.DSMT4" ShapeID="_x0000_i1878" DrawAspect="Content" ObjectID="_1450208064" r:id="rId1743"/>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79" type="#_x0000_t75" style="width:14.05pt;height:19.15pt" o:ole="">
                  <v:imagedata r:id="rId1744" o:title=""/>
                </v:shape>
                <o:OLEObject Type="Embed" ProgID="Equation.DSMT4" ShapeID="_x0000_i1879" DrawAspect="Content" ObjectID="_1450208065" r:id="rId1745"/>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80" type="#_x0000_t75" style="width:11.7pt;height:16.85pt" o:ole="">
                  <v:imagedata r:id="rId1746" o:title=""/>
                </v:shape>
                <o:OLEObject Type="Embed" ProgID="Equation.DSMT4" ShapeID="_x0000_i1880" DrawAspect="Content" ObjectID="_1450208066" r:id="rId1747"/>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894" w:author="Steve Maas" w:date="2014-01-02T13:04:00Z">
        <w:r w:rsidR="00873D59">
          <w:t>3.12.2</w:t>
        </w:r>
      </w:ins>
      <w:del w:id="895"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896" w:name="_Toc376447093"/>
      <w:r>
        <w:t>Chemical Reaction Materials</w:t>
      </w:r>
      <w:bookmarkEnd w:id="896"/>
    </w:p>
    <w:p w14:paraId="5FCB1FE4" w14:textId="77777777" w:rsidR="007B076C" w:rsidRPr="007B076C" w:rsidRDefault="007B076C"/>
    <w:p w14:paraId="29F01F67" w14:textId="7BF16C69" w:rsidR="00541FBD" w:rsidRDefault="00541FBD" w:rsidP="0016320C">
      <w:pPr>
        <w:pStyle w:val="Heading4"/>
      </w:pPr>
      <w:bookmarkStart w:id="897" w:name="_Toc376447094"/>
      <w:r>
        <w:t>Law of Mass Action for Forward Reactions</w:t>
      </w:r>
      <w:bookmarkEnd w:id="897"/>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81" type="#_x0000_t75" style="width:10.3pt;height:14.05pt" o:ole="">
                  <v:imagedata r:id="rId1748" o:title=""/>
                </v:shape>
                <o:OLEObject Type="Embed" ProgID="Equation.DSMT4" ShapeID="_x0000_i1881" DrawAspect="Content" ObjectID="_1450208067" r:id="rId17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82" type="#_x0000_t75" style="width:76.7pt;height:31.8pt" o:ole="">
            <v:imagedata r:id="rId1750" o:title=""/>
          </v:shape>
          <o:OLEObject Type="Embed" ProgID="Equation.DSMT4" ShapeID="_x0000_i1882" DrawAspect="Content" ObjectID="_1450208068" r:id="rId1751"/>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83" type="#_x0000_t75" style="width:1in;height:14.05pt" o:ole="">
            <v:imagedata r:id="rId1752" o:title=""/>
          </v:shape>
          <o:OLEObject Type="Embed" ProgID="Equation.DSMT4" ShapeID="_x0000_i1883" DrawAspect="Content" ObjectID="_1450208069" r:id="rId1753"/>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898" w:name="_Toc376447095"/>
      <w:r>
        <w:t>Law of Mass Action for Reversible Reactions</w:t>
      </w:r>
      <w:bookmarkEnd w:id="898"/>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84" type="#_x0000_t75" style="width:14.05pt;height:18.25pt" o:ole="">
                  <v:imagedata r:id="rId1754" o:title=""/>
                </v:shape>
                <o:OLEObject Type="Embed" ProgID="Equation.DSMT4" ShapeID="_x0000_i1884" DrawAspect="Content" ObjectID="_1450208070" r:id="rId1755"/>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85" type="#_x0000_t75" style="width:14.05pt;height:18.25pt" o:ole="">
                  <v:imagedata r:id="rId1756" o:title=""/>
                </v:shape>
                <o:OLEObject Type="Embed" ProgID="Equation.DSMT4" ShapeID="_x0000_i1885" DrawAspect="Content" ObjectID="_1450208071" r:id="rId1757"/>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86" type="#_x0000_t75" style="width:58.9pt;height:19.65pt" o:ole="">
            <v:imagedata r:id="rId1758" o:title=""/>
          </v:shape>
          <o:OLEObject Type="Embed" ProgID="Equation.DSMT4" ShapeID="_x0000_i1886" DrawAspect="Content" ObjectID="_1450208072" r:id="rId1759"/>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887" type="#_x0000_t75" style="width:87.45pt;height:65pt" o:ole="">
            <v:imagedata r:id="rId1760" o:title=""/>
          </v:shape>
          <o:OLEObject Type="Embed" ProgID="Equation.DSMT4" ShapeID="_x0000_i1887" DrawAspect="Content" ObjectID="_1450208073" r:id="rId1761"/>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888" type="#_x0000_t75" style="width:108.45pt;height:19.15pt" o:ole="">
            <v:imagedata r:id="rId1762" o:title=""/>
          </v:shape>
          <o:OLEObject Type="Embed" ProgID="Equation.DSMT4" ShapeID="_x0000_i1888" DrawAspect="Content" ObjectID="_1450208074" r:id="rId176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899" w:name="_Toc376447096"/>
      <w:r>
        <w:t>Michaelis-Menten Reaction</w:t>
      </w:r>
      <w:bookmarkEnd w:id="899"/>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889" type="#_x0000_t75" style="width:21.95pt;height:18.25pt" o:ole="">
                  <v:imagedata r:id="rId1764" o:title=""/>
                </v:shape>
                <o:OLEObject Type="Embed" ProgID="Equation.DSMT4" ShapeID="_x0000_i1889" DrawAspect="Content" ObjectID="_1450208075" r:id="rId1765"/>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890" type="#_x0000_t75" style="width:21.95pt;height:18.25pt" o:ole="">
                  <v:imagedata r:id="rId1766" o:title=""/>
                </v:shape>
                <o:OLEObject Type="Embed" ProgID="Equation.DSMT4" ShapeID="_x0000_i1890" DrawAspect="Content" ObjectID="_1450208076" r:id="rId1767"/>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891" type="#_x0000_t75" style="width:14.05pt;height:14.05pt" o:ole="">
            <v:imagedata r:id="rId1768" o:title=""/>
          </v:shape>
          <o:OLEObject Type="Embed" ProgID="Equation.DSMT4" ShapeID="_x0000_i1891" DrawAspect="Content" ObjectID="_1450208077" r:id="rId1769"/>
        </w:object>
      </w:r>
      <w:r>
        <w:t xml:space="preserve"> triggers the conversion of the substrate </w:t>
      </w:r>
      <w:r w:rsidR="00AF2221" w:rsidRPr="00AF2221">
        <w:rPr>
          <w:position w:val="-4"/>
        </w:rPr>
        <w:object w:dxaOrig="279" w:dyaOrig="300" w14:anchorId="66BC52E7">
          <v:shape id="_x0000_i1892" type="#_x0000_t75" style="width:14.05pt;height:14.05pt" o:ole="">
            <v:imagedata r:id="rId1770" o:title=""/>
          </v:shape>
          <o:OLEObject Type="Embed" ProgID="Equation.DSMT4" ShapeID="_x0000_i1892" DrawAspect="Content" ObjectID="_1450208078" r:id="rId1771"/>
        </w:object>
      </w:r>
      <w:r>
        <w:t xml:space="preserve"> into the product </w:t>
      </w:r>
      <w:r w:rsidR="00AF2221" w:rsidRPr="00AF2221">
        <w:rPr>
          <w:position w:val="-4"/>
        </w:rPr>
        <w:object w:dxaOrig="320" w:dyaOrig="300" w14:anchorId="0995B99F">
          <v:shape id="_x0000_i1893" type="#_x0000_t75" style="width:16.35pt;height:14.05pt" o:ole="">
            <v:imagedata r:id="rId1772" o:title=""/>
          </v:shape>
          <o:OLEObject Type="Embed" ProgID="Equation.DSMT4" ShapeID="_x0000_i1893" DrawAspect="Content" ObjectID="_1450208079" r:id="rId177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894" type="#_x0000_t75" style="width:115pt;height:56.55pt" o:ole="">
            <v:imagedata r:id="rId1774" o:title=""/>
          </v:shape>
          <o:OLEObject Type="Embed" ProgID="Equation.DSMT4" ShapeID="_x0000_i1894" DrawAspect="Content" ObjectID="_1450208080" r:id="rId1775"/>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895" type="#_x0000_t75" style="width:13.1pt;height:16.35pt" o:ole="">
            <v:imagedata r:id="rId1776" o:title=""/>
          </v:shape>
          <o:OLEObject Type="Embed" ProgID="Equation.DSMT4" ShapeID="_x0000_i1895" DrawAspect="Content" ObjectID="_1450208081" r:id="rId177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896" type="#_x0000_t75" style="width:11.7pt;height:18.25pt" o:ole="">
            <v:imagedata r:id="rId1778" o:title=""/>
          </v:shape>
          <o:OLEObject Type="Embed" ProgID="Equation.DSMT4" ShapeID="_x0000_i1896" DrawAspect="Content" ObjectID="_1450208082" r:id="rId177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897" type="#_x0000_t75" style="width:124.35pt;height:16.85pt" o:ole="">
            <v:imagedata r:id="rId1780" o:title=""/>
          </v:shape>
          <o:OLEObject Type="Embed" ProgID="Equation.DSMT4" ShapeID="_x0000_i1897" DrawAspect="Content" ObjectID="_1450208083" r:id="rId178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898" type="#_x0000_t75" style="width:44.9pt;height:16.35pt" o:ole="">
            <v:imagedata r:id="rId1782" o:title=""/>
          </v:shape>
          <o:OLEObject Type="Embed" ProgID="Equation.DSMT4" ShapeID="_x0000_i1898" DrawAspect="Content" ObjectID="_1450208084" r:id="rId178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899" type="#_x0000_t75" style="width:56.55pt;height:19.15pt" o:ole="">
            <v:imagedata r:id="rId1784" o:title=""/>
          </v:shape>
          <o:OLEObject Type="Embed" ProgID="Equation.DSMT4" ShapeID="_x0000_i1899" DrawAspect="Content" ObjectID="_1450208085" r:id="rId1785"/>
        </w:object>
      </w:r>
      <w:r w:rsidR="00901BF1">
        <w:t xml:space="preserve">, so that </w:t>
      </w:r>
      <w:r w:rsidR="00AF2221" w:rsidRPr="00AF2221">
        <w:rPr>
          <w:position w:val="-10"/>
        </w:rPr>
        <w:object w:dxaOrig="700" w:dyaOrig="380" w14:anchorId="0528E5F0">
          <v:shape id="_x0000_i1900" type="#_x0000_t75" style="width:34.6pt;height:19.15pt" o:ole="">
            <v:imagedata r:id="rId1786" o:title=""/>
          </v:shape>
          <o:OLEObject Type="Embed" ProgID="Equation.DSMT4" ShapeID="_x0000_i1900" DrawAspect="Content" ObjectID="_1450208086" r:id="rId178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01" type="#_x0000_t75" style="width:21.95pt;height:18.25pt" o:ole="">
            <v:imagedata r:id="rId1788" o:title=""/>
          </v:shape>
          <o:OLEObject Type="Embed" ProgID="Equation.DSMT4" ShapeID="_x0000_i1901" DrawAspect="Content" ObjectID="_1450208087" r:id="rId178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rsidR="006C0F30">
        <w:t>"</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900" w:name="_Ref366858813"/>
      <w:bookmarkStart w:id="901" w:name="_Toc376447097"/>
      <w:r>
        <w:t>Specific Reaction Rate Materials</w:t>
      </w:r>
      <w:bookmarkEnd w:id="900"/>
      <w:bookmarkEnd w:id="901"/>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902" w:name="_Toc376447098"/>
      <w:r>
        <w:t>Constant Reaction Rate</w:t>
      </w:r>
      <w:bookmarkEnd w:id="902"/>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02" type="#_x0000_t75" style="width:10.3pt;height:14.05pt" o:ole="">
                  <v:imagedata r:id="rId1790" o:title=""/>
                </v:shape>
                <o:OLEObject Type="Embed" ProgID="Equation.DSMT4" ShapeID="_x0000_i1902" DrawAspect="Content" ObjectID="_1450208088" r:id="rId1791"/>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903" w:name="_Toc376447099"/>
      <w:r>
        <w:t>Huiskes Reaction Rate</w:t>
      </w:r>
      <w:bookmarkEnd w:id="903"/>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03" type="#_x0000_t75" style="width:11.7pt;height:13.1pt" o:ole="">
                  <v:imagedata r:id="rId1792" o:title=""/>
                </v:shape>
                <o:OLEObject Type="Embed" ProgID="Equation.DSMT4" ShapeID="_x0000_i1903" DrawAspect="Content" ObjectID="_1450208089" r:id="rId1793"/>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04" type="#_x0000_t75" style="width:14.05pt;height:18.25pt" o:ole="">
                  <v:imagedata r:id="rId1794" o:title=""/>
                </v:shape>
                <o:OLEObject Type="Embed" ProgID="Equation.DSMT4" ShapeID="_x0000_i1904" DrawAspect="Content" ObjectID="_1450208090" r:id="rId1795"/>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05" type="#_x0000_t75" style="width:107.55pt;height:37.85pt" o:ole="">
            <v:imagedata r:id="rId1796" o:title=""/>
          </v:shape>
          <o:OLEObject Type="Embed" ProgID="Equation.DSMT4" ShapeID="_x0000_i1905" DrawAspect="Content" ObjectID="_1450208091" r:id="rId1797"/>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06" type="#_x0000_t75" style="width:18.25pt;height:18.25pt" o:ole="">
            <v:imagedata r:id="rId1798" o:title=""/>
          </v:shape>
          <o:OLEObject Type="Embed" ProgID="Equation.DSMT4" ShapeID="_x0000_i1906" DrawAspect="Content" ObjectID="_1450208092" r:id="rId179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07" type="#_x0000_t75" style="width:63.1pt;height:21.05pt" o:ole="">
            <v:imagedata r:id="rId1800" o:title=""/>
          </v:shape>
          <o:OLEObject Type="Embed" ProgID="Equation.DSMT4" ShapeID="_x0000_i1907" DrawAspect="Content" ObjectID="_1450208093" r:id="rId180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08" type="#_x0000_t75" style="width:37.4pt;height:19.15pt" o:ole="">
            <v:imagedata r:id="rId1802" o:title=""/>
          </v:shape>
          <o:OLEObject Type="Embed" ProgID="Equation.DSMT4" ShapeID="_x0000_i1908" DrawAspect="Content" ObjectID="_1450208094" r:id="rId1803"/>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09" type="#_x0000_t75" style="width:61.25pt;height:19.15pt" o:ole="">
            <v:imagedata r:id="rId1804" o:title=""/>
          </v:shape>
          <o:OLEObject Type="Embed" ProgID="Equation.DSMT4" ShapeID="_x0000_i1909" DrawAspect="Content" ObjectID="_1450208095" r:id="rId180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17313BE4" w:rsidR="00E35CAB" w:rsidRDefault="00E35CAB" w:rsidP="00E35CAB">
      <w:r>
        <w:t>To reproduce the interstitial solid remodeling theory proposed by Weinans et al.</w:t>
      </w:r>
      <w:r w:rsidR="00031F52">
        <w:t xml:space="preserve"> </w:t>
      </w:r>
      <w:r w:rsidR="00031F52">
        <w:fldChar w:fldCharType="begin"/>
      </w:r>
      <w:r w:rsidR="00031F52">
        <w:instrText xml:space="preserve"> ADDIN EN.CITE &lt;EndNote&gt;&lt;Cite&gt;&lt;Author&gt;Weinans&lt;/Author&gt;&lt;Year&gt;1992&lt;/Year&gt;&lt;RecNum&gt;71&lt;/RecNum&gt;&lt;DisplayText&gt;[34]&lt;/DisplayText&gt;&lt;record&gt;&lt;rec-number&gt;71&lt;/rec-number&gt;&lt;foreign-keys&gt;&lt;key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031F52">
        <w:rPr>
          <w:noProof/>
        </w:rPr>
        <w:t>[</w:t>
      </w:r>
      <w:hyperlink w:anchor="_ENREF_34" w:tooltip="Weinans, 1992 #71" w:history="1">
        <w:r w:rsidR="00031F52">
          <w:rPr>
            <w:noProof/>
          </w:rPr>
          <w:t>34</w:t>
        </w:r>
      </w:hyperlink>
      <w:r w:rsidR="00031F52">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10" type="#_x0000_t75" style="width:141.2pt;height:14.05pt" o:ole="">
            <v:imagedata r:id="rId1806" o:title=""/>
          </v:shape>
          <o:OLEObject Type="Embed" ProgID="Equation.DSMT4" ShapeID="_x0000_i1910" DrawAspect="Content" ObjectID="_1450208096" r:id="rId1807"/>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11" type="#_x0000_t75" style="width:29.9pt;height:19.15pt" o:ole="">
            <v:imagedata r:id="rId1808" o:title=""/>
          </v:shape>
          <o:OLEObject Type="Embed" ProgID="Equation.DSMT4" ShapeID="_x0000_i1911" DrawAspect="Content" ObjectID="_1450208097" r:id="rId180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12" type="#_x0000_t75" style="width:10.3pt;height:14.05pt" o:ole="">
            <v:imagedata r:id="rId1810" o:title=""/>
          </v:shape>
          <o:OLEObject Type="Embed" ProgID="Equation.DSMT4" ShapeID="_x0000_i1912" DrawAspect="Content" ObjectID="_1450208098" r:id="rId181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904" w:name="_Toc376447100"/>
      <w:r>
        <w:lastRenderedPageBreak/>
        <w:t>Rigid Body</w:t>
      </w:r>
      <w:bookmarkEnd w:id="904"/>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905" w:author="Steve Maas" w:date="2014-01-02T13:04:00Z">
        <w:r w:rsidR="00873D59">
          <w:t>3.11.1</w:t>
        </w:r>
      </w:ins>
      <w:del w:id="906"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907" w:name="_Ref230581893"/>
      <w:bookmarkStart w:id="908" w:name="_Ref230582111"/>
      <w:bookmarkStart w:id="909" w:name="_Toc376447101"/>
      <w:r>
        <w:lastRenderedPageBreak/>
        <w:t>Restart Input file</w:t>
      </w:r>
      <w:bookmarkEnd w:id="907"/>
      <w:bookmarkEnd w:id="908"/>
      <w:bookmarkEnd w:id="909"/>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910" w:name="_Toc376447102"/>
      <w:r>
        <w:t>The Archive Section</w:t>
      </w:r>
      <w:bookmarkEnd w:id="910"/>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911" w:name="_Toc376447103"/>
      <w:r>
        <w:lastRenderedPageBreak/>
        <w:t>The Control Section</w:t>
      </w:r>
      <w:bookmarkEnd w:id="911"/>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912" w:name="_Toc376447104"/>
      <w:r>
        <w:t>The LoadData Section</w:t>
      </w:r>
      <w:bookmarkEnd w:id="912"/>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913" w:name="_Toc376447105"/>
      <w:r>
        <w:t>Example</w:t>
      </w:r>
      <w:bookmarkEnd w:id="913"/>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914" w:name="_Ref293568242"/>
      <w:bookmarkStart w:id="915" w:name="_Toc376447106"/>
      <w:r>
        <w:lastRenderedPageBreak/>
        <w:t>Multi-step Analysis</w:t>
      </w:r>
      <w:bookmarkEnd w:id="914"/>
      <w:bookmarkEnd w:id="915"/>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916" w:name="_Toc376447107"/>
      <w:r>
        <w:t xml:space="preserve">The Step </w:t>
      </w:r>
      <w:r w:rsidR="00D153DC">
        <w:t>S</w:t>
      </w:r>
      <w:r>
        <w:t>ection</w:t>
      </w:r>
      <w:bookmarkEnd w:id="916"/>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917" w:author="Steve Maas" w:date="2014-01-02T11:25:00Z">
        <w:r w:rsidDel="008B2763">
          <w:delText>1</w:delText>
        </w:r>
      </w:del>
      <w:ins w:id="918"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919" w:name="_Toc376447108"/>
      <w:r>
        <w:t>Control Settings</w:t>
      </w:r>
      <w:bookmarkEnd w:id="91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920" w:author="Steve Maas" w:date="2014-01-02T11:28:00Z">
        <w:r w:rsidDel="00B24DAD">
          <w:delText xml:space="preserve">Boundary </w:delText>
        </w:r>
        <w:r w:rsidR="00B37A5F" w:rsidDel="00B24DAD">
          <w:delText xml:space="preserve">and Loads </w:delText>
        </w:r>
        <w:r w:rsidDel="00B24DAD">
          <w:delText>Settings</w:delText>
        </w:r>
      </w:del>
      <w:bookmarkStart w:id="921" w:name="_Toc376447109"/>
      <w:ins w:id="922" w:author="Steve Maas" w:date="2014-01-02T11:28:00Z">
        <w:r w:rsidR="00B24DAD">
          <w:t>Boundary Conditions</w:t>
        </w:r>
      </w:ins>
      <w:bookmarkEnd w:id="921"/>
    </w:p>
    <w:p w14:paraId="4D273171" w14:textId="77777777" w:rsidR="00B24DAD" w:rsidRDefault="00B24DAD" w:rsidP="006A0BC1">
      <w:pPr>
        <w:rPr>
          <w:ins w:id="923" w:author="Steve Maas" w:date="2014-01-02T11:32:00Z"/>
        </w:rPr>
      </w:pPr>
      <w:ins w:id="924" w:author="Steve Maas" w:date="2014-01-02T11:29:00Z">
        <w:r>
          <w:t>In a multi-step analysis boundary conditions can be applied that are only active during the step.</w:t>
        </w:r>
      </w:ins>
      <w:ins w:id="925"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926" w:author="Steve Maas" w:date="2014-01-02T11:29:00Z">
        <w:r>
          <w:t xml:space="preserve"> </w:t>
        </w:r>
      </w:ins>
      <w:ins w:id="927" w:author="Steve Maas" w:date="2014-01-02T11:30:00Z">
        <w:r>
          <w:t>of the FEBio input file. These section</w:t>
        </w:r>
      </w:ins>
      <w:ins w:id="928" w:author="Steve Maas" w:date="2014-01-02T11:31:00Z">
        <w:r>
          <w:t>s</w:t>
        </w:r>
      </w:ins>
      <w:ins w:id="929" w:author="Steve Maas" w:date="2014-01-02T11:30:00Z">
        <w:r>
          <w:t xml:space="preserve"> can thus be placed inside the </w:t>
        </w:r>
      </w:ins>
      <w:ins w:id="930" w:author="Steve Maas" w:date="2014-01-02T11:31:00Z">
        <w:r>
          <w:rPr>
            <w:i/>
          </w:rPr>
          <w:t xml:space="preserve">Step </w:t>
        </w:r>
        <w:r>
          <w:t xml:space="preserve">section to define a boundary condition that is only active during the step. </w:t>
        </w:r>
      </w:ins>
      <w:del w:id="931"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932" w:author="Steve Maas" w:date="2014-01-02T11:31:00Z">
        <w:r w:rsidR="00B37A5F" w:rsidDel="00B24DAD">
          <w:delText>i</w:delText>
        </w:r>
        <w:r w:rsidR="006A0BC1" w:rsidDel="00B24DAD">
          <w:delText>t</w:delText>
        </w:r>
      </w:del>
      <w:ins w:id="933"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934" w:author="Steve Maas" w:date="2014-01-02T11:31:00Z">
        <w:r>
          <w:t xml:space="preserve">corresponding boundary </w:t>
        </w:r>
      </w:ins>
      <w:r w:rsidR="006A0BC1">
        <w:t xml:space="preserve">conditions remain enforced during </w:t>
      </w:r>
      <w:del w:id="935" w:author="Steve Maas" w:date="2014-01-02T11:31:00Z">
        <w:r w:rsidR="006A0BC1" w:rsidDel="00B24DAD">
          <w:delText>the entire simulation</w:delText>
        </w:r>
      </w:del>
      <w:ins w:id="936" w:author="Steve Maas" w:date="2014-01-02T11:31:00Z">
        <w:r>
          <w:t>all the steps</w:t>
        </w:r>
      </w:ins>
      <w:r w:rsidR="006A0BC1">
        <w:t>.</w:t>
      </w:r>
    </w:p>
    <w:p w14:paraId="760176B3" w14:textId="77777777" w:rsidR="00B24DAD" w:rsidRDefault="00B24DAD" w:rsidP="006A0BC1">
      <w:pPr>
        <w:rPr>
          <w:ins w:id="937" w:author="Steve Maas" w:date="2014-01-02T11:32:00Z"/>
        </w:rPr>
      </w:pPr>
    </w:p>
    <w:p w14:paraId="6829D738" w14:textId="0C496C16" w:rsidR="00B24DAD" w:rsidRDefault="00B24DAD">
      <w:pPr>
        <w:pStyle w:val="Heading3"/>
        <w:rPr>
          <w:ins w:id="938" w:author="Steve Maas" w:date="2014-01-02T11:32:00Z"/>
        </w:rPr>
        <w:pPrChange w:id="939" w:author="Steve Maas" w:date="2014-01-02T11:32:00Z">
          <w:pPr/>
        </w:pPrChange>
      </w:pPr>
      <w:bookmarkStart w:id="940" w:name="_Toc376447110"/>
      <w:ins w:id="941" w:author="Steve Maas" w:date="2014-01-02T11:32:00Z">
        <w:r>
          <w:t>Relative Boundary Conditions</w:t>
        </w:r>
        <w:bookmarkEnd w:id="940"/>
      </w:ins>
    </w:p>
    <w:p w14:paraId="7C519646" w14:textId="02BCCA6B" w:rsidR="006A0BC1" w:rsidRDefault="00B24DAD" w:rsidP="006A0BC1">
      <w:ins w:id="942" w:author="Steve Maas" w:date="2014-01-02T11:32:00Z">
        <w:r>
          <w:t xml:space="preserve">Some boundary conditions </w:t>
        </w:r>
      </w:ins>
      <w:ins w:id="943" w:author="Steve Maas" w:date="2014-01-02T11:33:00Z">
        <w:r>
          <w:t>can be defined as relative boundary conditions</w:t>
        </w:r>
      </w:ins>
      <w:ins w:id="944" w:author="Steve Maas" w:date="2014-01-02T11:34:00Z">
        <w:r>
          <w:t>.</w:t>
        </w:r>
      </w:ins>
      <w:ins w:id="945" w:author="Steve Maas" w:date="2014-01-02T11:33:00Z">
        <w:r>
          <w:t xml:space="preserve"> </w:t>
        </w:r>
      </w:ins>
      <w:ins w:id="946" w:author="Steve Maas" w:date="2014-01-02T11:34:00Z">
        <w:r>
          <w:t xml:space="preserve">This </w:t>
        </w:r>
      </w:ins>
      <w:ins w:id="947" w:author="Steve Maas" w:date="2014-01-02T11:33:00Z">
        <w:r>
          <w:t>means that the corresponding condition</w:t>
        </w:r>
      </w:ins>
      <w:ins w:id="948" w:author="Steve Maas" w:date="2014-01-02T11:34:00Z">
        <w:r>
          <w:t>s</w:t>
        </w:r>
      </w:ins>
      <w:ins w:id="949" w:author="Steve Maas" w:date="2014-01-02T11:33:00Z">
        <w:r>
          <w:t xml:space="preserve"> will be applied to the final configuration of the previous step</w:t>
        </w:r>
      </w:ins>
      <w:ins w:id="950" w:author="Steve Maas" w:date="2014-01-02T11:34:00Z">
        <w:r>
          <w:t xml:space="preserve"> and not to the original reference configuration</w:t>
        </w:r>
      </w:ins>
      <w:ins w:id="951" w:author="Steve Maas" w:date="2014-01-02T11:33:00Z">
        <w:r>
          <w:t xml:space="preserve">. </w:t>
        </w:r>
      </w:ins>
      <w:del w:id="952"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953" w:author="Steve Maas" w:date="2014-01-02T11:34:00Z">
        <w:r>
          <w:t>For example, if a prescribed displacement is defined as relative the displacement will be taken with respect of the positions of the f</w:t>
        </w:r>
      </w:ins>
      <w:ins w:id="954"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955" w:name="_Toc376447111"/>
      <w:r>
        <w:lastRenderedPageBreak/>
        <w:t>An Example</w:t>
      </w:r>
      <w:bookmarkEnd w:id="955"/>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956" w:name="_Ref292524274"/>
      <w:bookmarkStart w:id="957" w:name="_Ref293568253"/>
      <w:bookmarkStart w:id="958" w:name="_Ref293568696"/>
      <w:bookmarkStart w:id="959" w:name="_Toc376447112"/>
      <w:r>
        <w:lastRenderedPageBreak/>
        <w:t>Parameter Optimization</w:t>
      </w:r>
      <w:bookmarkEnd w:id="956"/>
      <w:bookmarkEnd w:id="957"/>
      <w:bookmarkEnd w:id="958"/>
      <w:bookmarkEnd w:id="959"/>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960" w:name="_Toc376447113"/>
      <w:r>
        <w:t xml:space="preserve">Optimization </w:t>
      </w:r>
      <w:r w:rsidR="00D153DC">
        <w:t>I</w:t>
      </w:r>
      <w:r>
        <w:t xml:space="preserve">nput </w:t>
      </w:r>
      <w:r w:rsidR="00D153DC">
        <w:t>F</w:t>
      </w:r>
      <w:r>
        <w:t>ile</w:t>
      </w:r>
      <w:bookmarkEnd w:id="960"/>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961" w:name="_Toc376447114"/>
      <w:r>
        <w:t xml:space="preserve">Model </w:t>
      </w:r>
      <w:r w:rsidR="00FD648A">
        <w:t>S</w:t>
      </w:r>
      <w:r>
        <w:t>ection</w:t>
      </w:r>
      <w:bookmarkEnd w:id="961"/>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962" w:name="_Toc376447115"/>
      <w:r>
        <w:t xml:space="preserve">Options </w:t>
      </w:r>
      <w:r w:rsidR="00FD648A">
        <w:t>S</w:t>
      </w:r>
      <w:r>
        <w:t>ection</w:t>
      </w:r>
      <w:bookmarkEnd w:id="962"/>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13" type="#_x0000_t75" style="width:135.1pt;height:40.2pt" o:ole="">
            <v:imagedata r:id="rId1812" o:title=""/>
          </v:shape>
          <o:OLEObject Type="Embed" ProgID="Equation.DSMT4" ShapeID="_x0000_i1913" DrawAspect="Content" ObjectID="_1450208099" r:id="rId1813"/>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14" type="#_x0000_t75" style="width:37.85pt;height:19.65pt" o:ole="">
            <v:imagedata r:id="rId1814" o:title=""/>
          </v:shape>
          <o:OLEObject Type="Embed" ProgID="Equation.DSMT4" ShapeID="_x0000_i1914" DrawAspect="Content" ObjectID="_1450208100" r:id="rId1815"/>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15" type="#_x0000_t75" style="width:36.45pt;height:19.65pt" o:ole="">
            <v:imagedata r:id="rId1816" o:title=""/>
          </v:shape>
          <o:OLEObject Type="Embed" ProgID="Equation.DSMT4" ShapeID="_x0000_i1915" DrawAspect="Content" ObjectID="_1450208101" r:id="rId1817"/>
        </w:object>
      </w:r>
      <w:r>
        <w:t xml:space="preserve"> are the experimentally (or otherwise) obtained data with standard deviation </w:t>
      </w:r>
      <w:r w:rsidR="00AF2221" w:rsidRPr="00AF2221">
        <w:rPr>
          <w:position w:val="-12"/>
        </w:rPr>
        <w:object w:dxaOrig="279" w:dyaOrig="360" w14:anchorId="2534B539">
          <v:shape id="_x0000_i1916" type="#_x0000_t75" style="width:14.05pt;height:18.25pt" o:ole="">
            <v:imagedata r:id="rId1818" o:title=""/>
          </v:shape>
          <o:OLEObject Type="Embed" ProgID="Equation.DSMT4" ShapeID="_x0000_i1916" DrawAspect="Content" ObjectID="_1450208102" r:id="rId1819"/>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17" type="#_x0000_t75" style="width:287.05pt;height:34.15pt" o:ole="">
            <v:imagedata r:id="rId1820" o:title=""/>
          </v:shape>
          <o:OLEObject Type="Embed" ProgID="Equation.DSMT4" ShapeID="_x0000_i1917" DrawAspect="Content" ObjectID="_1450208103" r:id="rId1821"/>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18" type="#_x0000_t75" style="width:21.05pt;height:18.25pt" o:ole="">
            <v:imagedata r:id="rId1822" o:title=""/>
          </v:shape>
          <o:OLEObject Type="Embed" ProgID="Equation.DSMT4" ShapeID="_x0000_i1918" DrawAspect="Content" ObjectID="_1450208104" r:id="rId1823"/>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19" type="#_x0000_t75" style="width:76.2pt;height:19.65pt" o:ole="">
            <v:imagedata r:id="rId1824" o:title=""/>
          </v:shape>
          <o:OLEObject Type="Embed" ProgID="Equation.DSMT4" ShapeID="_x0000_i1919" DrawAspect="Content" ObjectID="_1450208105" r:id="rId1825"/>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20" type="#_x0000_t75" style="width:10.3pt;height:10.75pt" o:ole="">
            <v:imagedata r:id="rId1826" o:title=""/>
          </v:shape>
          <o:OLEObject Type="Embed" ProgID="Equation.DSMT4" ShapeID="_x0000_i1920" DrawAspect="Content" ObjectID="_1450208106" r:id="rId1827"/>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963" w:name="_Toc376447116"/>
      <w:r>
        <w:t xml:space="preserve">Function </w:t>
      </w:r>
      <w:r w:rsidR="00FD648A">
        <w:t>S</w:t>
      </w:r>
      <w:r>
        <w:t>ection</w:t>
      </w:r>
      <w:bookmarkEnd w:id="963"/>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964" w:name="_Toc376447117"/>
      <w:r>
        <w:t>Parameters Section</w:t>
      </w:r>
      <w:bookmarkEnd w:id="964"/>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965"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966" w:author="Steve Maas" w:date="2013-12-30T14:23:00Z"/>
        </w:rPr>
      </w:pPr>
    </w:p>
    <w:p w14:paraId="1FA9453A" w14:textId="60C18CB6" w:rsidR="00B50762" w:rsidRDefault="00B50762" w:rsidP="00422C54">
      <w:ins w:id="967" w:author="Steve Maas" w:date="2013-12-30T14:23:00Z">
        <w:r>
          <w:t>For most materials, the following format is used to reference a parameter.</w:t>
        </w:r>
      </w:ins>
    </w:p>
    <w:p w14:paraId="4BD34C48" w14:textId="77777777" w:rsidR="00422C54" w:rsidRDefault="00422C54" w:rsidP="00422C54">
      <w:pPr>
        <w:pStyle w:val="code"/>
        <w:rPr>
          <w:ins w:id="968" w:author="Steve Maas" w:date="2013-12-30T14:23:00Z"/>
        </w:rPr>
      </w:pPr>
    </w:p>
    <w:p w14:paraId="76431128" w14:textId="3F22C59F" w:rsidR="00B50762" w:rsidDel="00B50762" w:rsidRDefault="00B50762" w:rsidP="00422C54">
      <w:pPr>
        <w:pStyle w:val="code"/>
        <w:rPr>
          <w:del w:id="969" w:author="Steve Maas" w:date="2013-12-30T14:23:00Z"/>
        </w:rPr>
      </w:pPr>
    </w:p>
    <w:p w14:paraId="04224698" w14:textId="06B97A89" w:rsidR="00422C54" w:rsidRDefault="00422C54" w:rsidP="00422C54">
      <w:pPr>
        <w:pStyle w:val="code"/>
        <w:rPr>
          <w:ins w:id="970" w:author="Steve Maas" w:date="2013-12-30T14:23:00Z"/>
        </w:rPr>
      </w:pPr>
      <w:r>
        <w:tab/>
      </w:r>
      <w:r w:rsidRPr="00422C54">
        <w:t>material_name.parameter</w:t>
      </w:r>
      <w:del w:id="971" w:author="Steve Maas" w:date="2013-12-30T14:29:00Z">
        <w:r w:rsidRPr="00422C54" w:rsidDel="00B50762">
          <w:delText>_name</w:delText>
        </w:r>
      </w:del>
      <w:del w:id="972"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973" w:author="Steve Maas" w:date="2013-12-30T14:23:00Z"/>
        </w:rPr>
      </w:pPr>
    </w:p>
    <w:p w14:paraId="18C9F712" w14:textId="701C8A0D" w:rsidR="00B50762" w:rsidRDefault="00B50762" w:rsidP="00422C54">
      <w:pPr>
        <w:pStyle w:val="code"/>
        <w:rPr>
          <w:ins w:id="974" w:author="Steve Maas" w:date="2013-12-30T14:24:00Z"/>
          <w:rFonts w:ascii="Times New Roman" w:hAnsi="Times New Roman"/>
          <w:sz w:val="24"/>
        </w:rPr>
      </w:pPr>
      <w:ins w:id="975" w:author="Steve Maas" w:date="2013-12-30T14:23:00Z">
        <w:r w:rsidRPr="00B50762">
          <w:rPr>
            <w:rFonts w:ascii="Times New Roman" w:hAnsi="Times New Roman"/>
            <w:sz w:val="24"/>
            <w:rPrChange w:id="976" w:author="Steve Maas" w:date="2013-12-30T14:24:00Z">
              <w:rPr>
                <w:rFonts w:ascii="Times New Roman" w:hAnsi="Times New Roman"/>
              </w:rPr>
            </w:rPrChange>
          </w:rPr>
          <w:t>For</w:t>
        </w:r>
      </w:ins>
      <w:ins w:id="977" w:author="Steve Maas" w:date="2013-12-30T14:24:00Z">
        <w:r>
          <w:rPr>
            <w:rFonts w:ascii="Times New Roman" w:hAnsi="Times New Roman"/>
            <w:sz w:val="24"/>
          </w:rPr>
          <w:t xml:space="preserve"> example</w:t>
        </w:r>
      </w:ins>
      <w:ins w:id="978" w:author="Steve Maas" w:date="2013-12-30T14:29:00Z">
        <w:r>
          <w:rPr>
            <w:rFonts w:ascii="Times New Roman" w:hAnsi="Times New Roman"/>
            <w:sz w:val="24"/>
          </w:rPr>
          <w:t>, a</w:t>
        </w:r>
      </w:ins>
      <w:ins w:id="979" w:author="Steve Maas" w:date="2013-12-30T14:24:00Z">
        <w:r>
          <w:rPr>
            <w:rFonts w:ascii="Times New Roman" w:hAnsi="Times New Roman"/>
            <w:sz w:val="24"/>
          </w:rPr>
          <w:t>ssume a material</w:t>
        </w:r>
      </w:ins>
      <w:ins w:id="980"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981" w:author="Steve Maas" w:date="2013-12-30T14:24:00Z">
        <w:r>
          <w:rPr>
            <w:rFonts w:ascii="Times New Roman" w:hAnsi="Times New Roman"/>
            <w:sz w:val="24"/>
          </w:rPr>
          <w:t>of type neo-Hookean is defined. Then we can reference the Young’s modulus (E)</w:t>
        </w:r>
      </w:ins>
      <w:ins w:id="982"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983" w:author="Steve Maas" w:date="2013-12-30T14:24:00Z"/>
          <w:rFonts w:ascii="Times New Roman" w:hAnsi="Times New Roman"/>
          <w:sz w:val="24"/>
        </w:rPr>
      </w:pPr>
    </w:p>
    <w:p w14:paraId="3F128693" w14:textId="21B0BB8A" w:rsidR="00B50762" w:rsidRPr="00B50762" w:rsidDel="00B50762" w:rsidRDefault="00B50762" w:rsidP="00422C54">
      <w:pPr>
        <w:pStyle w:val="code"/>
        <w:rPr>
          <w:del w:id="984" w:author="Steve Maas" w:date="2013-12-30T14:24:00Z"/>
          <w:rFonts w:ascii="Times New Roman" w:hAnsi="Times New Roman"/>
          <w:sz w:val="24"/>
          <w:rPrChange w:id="985" w:author="Steve Maas" w:date="2013-12-30T14:24:00Z">
            <w:rPr>
              <w:del w:id="986" w:author="Steve Maas" w:date="2013-12-30T14:24:00Z"/>
            </w:rPr>
          </w:rPrChange>
        </w:rPr>
      </w:pPr>
    </w:p>
    <w:p w14:paraId="5C133653" w14:textId="77777777" w:rsidR="00B50762" w:rsidRDefault="00B50762" w:rsidP="00422C54">
      <w:pPr>
        <w:pStyle w:val="code"/>
        <w:rPr>
          <w:ins w:id="987" w:author="Steve Maas" w:date="2013-12-30T14:25:00Z"/>
        </w:rPr>
      </w:pPr>
      <w:ins w:id="988" w:author="Steve Maas" w:date="2013-12-30T14:25:00Z">
        <w:r>
          <w:t>name="Mat</w:t>
        </w:r>
      </w:ins>
      <w:ins w:id="989" w:author="Steve Maas" w:date="2013-12-30T14:24:00Z">
        <w:r>
          <w:t>erial1.E</w:t>
        </w:r>
      </w:ins>
      <w:ins w:id="990" w:author="Steve Maas" w:date="2013-12-30T14:25:00Z">
        <w:r>
          <w:t>"</w:t>
        </w:r>
      </w:ins>
    </w:p>
    <w:p w14:paraId="77E1104E" w14:textId="77777777" w:rsidR="00B50762" w:rsidRDefault="00B50762" w:rsidP="00422C54">
      <w:pPr>
        <w:pStyle w:val="code"/>
        <w:rPr>
          <w:ins w:id="991" w:author="Steve Maas" w:date="2013-12-30T14:25:00Z"/>
        </w:rPr>
      </w:pPr>
    </w:p>
    <w:p w14:paraId="41942FE5" w14:textId="57721D3B" w:rsidR="00B50762" w:rsidRDefault="00B50762" w:rsidP="00422C54">
      <w:pPr>
        <w:pStyle w:val="code"/>
        <w:rPr>
          <w:ins w:id="992" w:author="Steve Maas" w:date="2013-12-30T14:29:00Z"/>
          <w:rFonts w:ascii="Times New Roman" w:hAnsi="Times New Roman"/>
          <w:sz w:val="24"/>
        </w:rPr>
      </w:pPr>
      <w:ins w:id="993" w:author="Steve Maas" w:date="2013-12-30T14:25:00Z">
        <w:r>
          <w:rPr>
            <w:rFonts w:ascii="Times New Roman" w:hAnsi="Times New Roman"/>
            <w:sz w:val="24"/>
          </w:rPr>
          <w:t xml:space="preserve">In FEBio many materials define nested parameters, meaning the material properties have parameters of their own. </w:t>
        </w:r>
      </w:ins>
      <w:ins w:id="994"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995" w:author="Steve Maas" w:date="2013-12-30T14:28:00Z">
        <w:r>
          <w:rPr>
            <w:rFonts w:ascii="Times New Roman" w:hAnsi="Times New Roman"/>
            <w:sz w:val="24"/>
          </w:rPr>
          <w:t xml:space="preserve"> </w:t>
        </w:r>
        <w:r>
          <w:rPr>
            <w:rFonts w:ascii="Times New Roman" w:hAnsi="Times New Roman"/>
            <w:sz w:val="24"/>
          </w:rPr>
          <w:lastRenderedPageBreak/>
          <w:t xml:space="preserve">In general, nested parameters are referenced using the material name, the property and the parameter. </w:t>
        </w:r>
      </w:ins>
    </w:p>
    <w:p w14:paraId="21AEE7ED" w14:textId="4E0445B7" w:rsidR="00B50762" w:rsidRDefault="00B50762" w:rsidP="00B50762">
      <w:pPr>
        <w:pStyle w:val="code"/>
        <w:rPr>
          <w:ins w:id="996" w:author="Steve Maas" w:date="2013-12-30T14:29:00Z"/>
        </w:rPr>
      </w:pPr>
      <w:ins w:id="997"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998" w:author="Steve Maas" w:date="2013-12-30T14:29:00Z"/>
          <w:rFonts w:ascii="Times New Roman" w:hAnsi="Times New Roman"/>
          <w:sz w:val="24"/>
        </w:rPr>
      </w:pPr>
    </w:p>
    <w:p w14:paraId="14F3566C" w14:textId="23730CC4" w:rsidR="00B50762" w:rsidRDefault="00B50762" w:rsidP="00422C54">
      <w:pPr>
        <w:pStyle w:val="code"/>
        <w:rPr>
          <w:ins w:id="999" w:author="Steve Maas" w:date="2013-12-30T14:30:00Z"/>
          <w:rFonts w:ascii="Times New Roman" w:hAnsi="Times New Roman"/>
          <w:sz w:val="24"/>
        </w:rPr>
      </w:pPr>
      <w:ins w:id="1000" w:author="Steve Maas" w:date="2013-12-30T14:29:00Z">
        <w:r>
          <w:rPr>
            <w:rFonts w:ascii="Times New Roman" w:hAnsi="Times New Roman"/>
            <w:sz w:val="24"/>
          </w:rPr>
          <w:t xml:space="preserve">For instance, assume </w:t>
        </w:r>
      </w:ins>
      <w:ins w:id="1001" w:author="Steve Maas" w:date="2013-12-30T14:30:00Z">
        <w:r>
          <w:rPr>
            <w:rFonts w:ascii="Times New Roman" w:hAnsi="Times New Roman"/>
            <w:sz w:val="24"/>
          </w:rPr>
          <w:t xml:space="preserve">a biphasic material, named </w:t>
        </w:r>
        <w:r w:rsidRPr="00B50762">
          <w:rPr>
            <w:rFonts w:ascii="Times New Roman" w:hAnsi="Times New Roman"/>
            <w:i/>
            <w:sz w:val="24"/>
            <w:rPrChange w:id="1002" w:author="Steve Maas" w:date="2013-12-30T14:30:00Z">
              <w:rPr>
                <w:rFonts w:ascii="Times New Roman" w:hAnsi="Times New Roman"/>
                <w:sz w:val="24"/>
              </w:rPr>
            </w:rPrChange>
          </w:rPr>
          <w:t>Material</w:t>
        </w:r>
      </w:ins>
      <w:ins w:id="1003" w:author="Steve Maas" w:date="2013-12-30T14:41:00Z">
        <w:r w:rsidR="001A1F06">
          <w:rPr>
            <w:rFonts w:ascii="Times New Roman" w:hAnsi="Times New Roman"/>
            <w:i/>
            <w:sz w:val="24"/>
          </w:rPr>
          <w:t>1</w:t>
        </w:r>
      </w:ins>
      <w:ins w:id="1004" w:author="Steve Maas" w:date="2013-12-30T14:30:00Z">
        <w:r>
          <w:rPr>
            <w:rFonts w:ascii="Times New Roman" w:hAnsi="Times New Roman"/>
            <w:sz w:val="24"/>
          </w:rPr>
          <w:t xml:space="preserve"> is defined. To reference the </w:t>
        </w:r>
        <w:r w:rsidRPr="00B50762">
          <w:rPr>
            <w:rFonts w:ascii="Times New Roman" w:hAnsi="Times New Roman"/>
            <w:i/>
            <w:sz w:val="24"/>
            <w:rPrChange w:id="1005"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006" w:author="Steve Maas" w:date="2013-12-30T14:30:00Z"/>
          <w:rFonts w:ascii="Times New Roman" w:hAnsi="Times New Roman"/>
          <w:sz w:val="24"/>
        </w:rPr>
      </w:pPr>
    </w:p>
    <w:p w14:paraId="3DC54F64" w14:textId="04BAD49E" w:rsidR="00B50762" w:rsidRPr="00422C54" w:rsidRDefault="00B50762" w:rsidP="00B50762">
      <w:pPr>
        <w:pStyle w:val="code"/>
        <w:rPr>
          <w:ins w:id="1007" w:author="Steve Maas" w:date="2013-12-30T14:30:00Z"/>
        </w:rPr>
      </w:pPr>
      <w:ins w:id="1008" w:author="Steve Maas" w:date="2013-12-30T14:31:00Z">
        <w:r>
          <w:t>n</w:t>
        </w:r>
      </w:ins>
      <w:ins w:id="1009" w:author="Steve Maas" w:date="2013-12-30T14:30:00Z">
        <w:r>
          <w:t>ame="M</w:t>
        </w:r>
        <w:r w:rsidRPr="00422C54">
          <w:t>aterial</w:t>
        </w:r>
        <w:r>
          <w:t>1</w:t>
        </w:r>
        <w:r w:rsidRPr="00422C54">
          <w:t>.</w:t>
        </w:r>
      </w:ins>
      <w:ins w:id="1010" w:author="Steve Maas" w:date="2013-12-30T14:31:00Z">
        <w:r>
          <w:t>permeability</w:t>
        </w:r>
      </w:ins>
      <w:ins w:id="1011" w:author="Steve Maas" w:date="2013-12-30T14:30:00Z">
        <w:r w:rsidRPr="00422C54">
          <w:t>.</w:t>
        </w:r>
      </w:ins>
      <w:ins w:id="1012" w:author="Steve Maas" w:date="2013-12-30T14:31:00Z">
        <w:r>
          <w:t>perm"</w:t>
        </w:r>
      </w:ins>
    </w:p>
    <w:p w14:paraId="0230E62D" w14:textId="77777777" w:rsidR="00B50762" w:rsidRDefault="00B50762" w:rsidP="00422C54">
      <w:pPr>
        <w:pStyle w:val="code"/>
        <w:rPr>
          <w:ins w:id="1013" w:author="Steve Maas" w:date="2013-12-30T14:32:00Z"/>
          <w:rFonts w:ascii="Times New Roman" w:hAnsi="Times New Roman"/>
          <w:sz w:val="24"/>
        </w:rPr>
      </w:pPr>
    </w:p>
    <w:p w14:paraId="0E7B7091" w14:textId="2BBDF3DD" w:rsidR="00B50762" w:rsidRDefault="00B50762" w:rsidP="00422C54">
      <w:pPr>
        <w:pStyle w:val="code"/>
        <w:rPr>
          <w:ins w:id="1014" w:author="Steve Maas" w:date="2013-12-30T14:32:00Z"/>
          <w:rFonts w:ascii="Times New Roman" w:hAnsi="Times New Roman"/>
          <w:sz w:val="24"/>
        </w:rPr>
      </w:pPr>
      <w:ins w:id="1015"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016" w:author="Steve Maas" w:date="2013-12-30T14:32:00Z"/>
          <w:rFonts w:ascii="Times New Roman" w:hAnsi="Times New Roman"/>
          <w:sz w:val="24"/>
        </w:rPr>
      </w:pPr>
    </w:p>
    <w:p w14:paraId="5996D7DF" w14:textId="26692A5A" w:rsidR="00B50762" w:rsidRDefault="00B50762" w:rsidP="00422C54">
      <w:pPr>
        <w:pStyle w:val="code"/>
        <w:rPr>
          <w:ins w:id="1017" w:author="Steve Maas" w:date="2013-12-30T14:32:00Z"/>
          <w:rFonts w:ascii="Times New Roman" w:hAnsi="Times New Roman"/>
          <w:sz w:val="24"/>
        </w:rPr>
      </w:pPr>
      <w:ins w:id="1018"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019" w:author="Steve Maas" w:date="2013-12-30T14:28:00Z"/>
          <w:rFonts w:ascii="Times New Roman" w:hAnsi="Times New Roman"/>
          <w:sz w:val="24"/>
        </w:rPr>
      </w:pPr>
    </w:p>
    <w:p w14:paraId="148BC604" w14:textId="46F58725" w:rsidR="00E340C1" w:rsidRDefault="00E340C1" w:rsidP="00422C54">
      <w:pPr>
        <w:pStyle w:val="code"/>
        <w:rPr>
          <w:ins w:id="1020" w:author="Steve Maas" w:date="2013-12-30T14:36:00Z"/>
          <w:rFonts w:ascii="Times New Roman" w:hAnsi="Times New Roman"/>
          <w:sz w:val="24"/>
        </w:rPr>
      </w:pPr>
      <w:ins w:id="1021" w:author="Steve Maas" w:date="2013-12-30T14:35:00Z">
        <w:r>
          <w:rPr>
            <w:rFonts w:ascii="Times New Roman" w:hAnsi="Times New Roman"/>
            <w:sz w:val="24"/>
          </w:rPr>
          <w:t>For multiply nested properties, the syntax extends naturally. For instance, assume a biphasic material wi</w:t>
        </w:r>
      </w:ins>
      <w:ins w:id="1022" w:author="Steve Maas" w:date="2013-12-30T14:37:00Z">
        <w:r>
          <w:rPr>
            <w:rFonts w:ascii="Times New Roman" w:hAnsi="Times New Roman"/>
            <w:sz w:val="24"/>
          </w:rPr>
          <w:t>t</w:t>
        </w:r>
      </w:ins>
      <w:ins w:id="1023" w:author="Steve Maas" w:date="2013-12-30T14:35:00Z">
        <w:r>
          <w:rPr>
            <w:rFonts w:ascii="Times New Roman" w:hAnsi="Times New Roman"/>
            <w:sz w:val="24"/>
          </w:rPr>
          <w:t>h a visco-elastic material, having a neo-Hookean material as a solid matrix. In th</w:t>
        </w:r>
      </w:ins>
      <w:ins w:id="1024" w:author="Steve Maas" w:date="2013-12-30T14:37:00Z">
        <w:r>
          <w:rPr>
            <w:rFonts w:ascii="Times New Roman" w:hAnsi="Times New Roman"/>
            <w:sz w:val="24"/>
          </w:rPr>
          <w:t>is</w:t>
        </w:r>
      </w:ins>
      <w:ins w:id="1025" w:author="Steve Maas" w:date="2013-12-30T14:35:00Z">
        <w:r>
          <w:rPr>
            <w:rFonts w:ascii="Times New Roman" w:hAnsi="Times New Roman"/>
            <w:sz w:val="24"/>
          </w:rPr>
          <w:t xml:space="preserve"> case, the Young</w:t>
        </w:r>
      </w:ins>
      <w:ins w:id="1026"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027" w:author="Steve Maas" w:date="2013-12-30T14:36:00Z"/>
          <w:rFonts w:ascii="Times New Roman" w:hAnsi="Times New Roman"/>
          <w:sz w:val="24"/>
        </w:rPr>
      </w:pPr>
    </w:p>
    <w:p w14:paraId="022DC118" w14:textId="58388EC2" w:rsidR="00E340C1" w:rsidRDefault="00E340C1" w:rsidP="00422C54">
      <w:pPr>
        <w:pStyle w:val="code"/>
        <w:rPr>
          <w:ins w:id="1028" w:author="Steve Maas" w:date="2013-12-30T14:36:00Z"/>
          <w:rFonts w:ascii="Times New Roman" w:hAnsi="Times New Roman"/>
          <w:sz w:val="24"/>
        </w:rPr>
      </w:pPr>
      <w:ins w:id="1029"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030" w:author="Steve Maas" w:date="2013-12-30T14:37:00Z"/>
          <w:rFonts w:ascii="Times New Roman" w:hAnsi="Times New Roman"/>
          <w:sz w:val="24"/>
        </w:rPr>
      </w:pPr>
    </w:p>
    <w:p w14:paraId="544E7BAB" w14:textId="3E00B2B8" w:rsidR="00E340C1" w:rsidRDefault="00E340C1" w:rsidP="00422C54">
      <w:pPr>
        <w:pStyle w:val="code"/>
        <w:rPr>
          <w:ins w:id="1031" w:author="Steve Maas" w:date="2013-12-30T14:39:00Z"/>
          <w:rFonts w:ascii="Times New Roman" w:hAnsi="Times New Roman"/>
          <w:sz w:val="24"/>
        </w:rPr>
      </w:pPr>
      <w:ins w:id="1032"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033" w:author="Steve Maas" w:date="2013-12-30T14:39:00Z">
              <w:rPr>
                <w:rFonts w:ascii="Times New Roman" w:hAnsi="Times New Roman"/>
                <w:sz w:val="24"/>
              </w:rPr>
            </w:rPrChange>
          </w:rPr>
          <w:t>solid</w:t>
        </w:r>
        <w:r>
          <w:rPr>
            <w:rFonts w:ascii="Times New Roman" w:hAnsi="Times New Roman"/>
            <w:sz w:val="24"/>
          </w:rPr>
          <w:t xml:space="preserve"> is a solid </w:t>
        </w:r>
      </w:ins>
      <w:ins w:id="1034"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035" w:author="Steve Maas" w:date="2013-12-30T14:39:00Z"/>
          <w:rFonts w:ascii="Times New Roman" w:hAnsi="Times New Roman"/>
          <w:sz w:val="24"/>
        </w:rPr>
      </w:pPr>
    </w:p>
    <w:p w14:paraId="3BD50586" w14:textId="49714BB5" w:rsidR="00E340C1" w:rsidRPr="002D1B6A" w:rsidRDefault="00E340C1" w:rsidP="00422C54">
      <w:pPr>
        <w:pStyle w:val="code"/>
        <w:rPr>
          <w:ins w:id="1036" w:author="Steve Maas" w:date="2013-12-30T14:36:00Z"/>
          <w:rFonts w:ascii="Times New Roman" w:hAnsi="Times New Roman"/>
          <w:sz w:val="24"/>
        </w:rPr>
      </w:pPr>
      <w:ins w:id="1037" w:author="Steve Maas" w:date="2013-12-30T14:39:00Z">
        <w:r>
          <w:t>name="M</w:t>
        </w:r>
        <w:r w:rsidRPr="00422C54">
          <w:t>aterial</w:t>
        </w:r>
        <w:r>
          <w:t>1</w:t>
        </w:r>
        <w:r w:rsidRPr="00422C54">
          <w:t>.</w:t>
        </w:r>
        <w:r>
          <w:t>solid</w:t>
        </w:r>
        <w:r w:rsidRPr="00422C54">
          <w:t>.</w:t>
        </w:r>
      </w:ins>
      <w:ins w:id="1038" w:author="Steve Maas" w:date="2013-12-30T14:40:00Z">
        <w:r>
          <w:t>solid1.</w:t>
        </w:r>
      </w:ins>
      <w:ins w:id="1039" w:author="Steve Maas" w:date="2013-12-30T14:39:00Z">
        <w:r>
          <w:t>E"</w:t>
        </w:r>
      </w:ins>
    </w:p>
    <w:p w14:paraId="3B5C1A84" w14:textId="513834A2" w:rsidR="00B50762" w:rsidRPr="002D1B6A" w:rsidRDefault="00B50762" w:rsidP="00422C54">
      <w:pPr>
        <w:pStyle w:val="code"/>
        <w:rPr>
          <w:ins w:id="1040" w:author="Steve Maas" w:date="2013-12-30T14:25:00Z"/>
        </w:rPr>
      </w:pPr>
      <w:ins w:id="1041" w:author="Steve Maas" w:date="2013-12-30T14:29:00Z">
        <w:r>
          <w:rPr>
            <w:rFonts w:ascii="Times New Roman" w:hAnsi="Times New Roman"/>
            <w:sz w:val="24"/>
          </w:rPr>
          <w:tab/>
        </w:r>
      </w:ins>
    </w:p>
    <w:p w14:paraId="430EC3F1" w14:textId="6817E60B" w:rsidR="00B50762" w:rsidRDefault="00422C54" w:rsidP="00422C54">
      <w:pPr>
        <w:pStyle w:val="code"/>
        <w:rPr>
          <w:ins w:id="1042" w:author="Steve Maas" w:date="2013-12-30T14:24:00Z"/>
        </w:rPr>
      </w:pPr>
      <w:r>
        <w:tab/>
      </w:r>
    </w:p>
    <w:p w14:paraId="31FADFEE" w14:textId="5B5E697A" w:rsidR="00422C54" w:rsidRPr="00422C54" w:rsidDel="00E340C1" w:rsidRDefault="00422C54" w:rsidP="00422C54">
      <w:pPr>
        <w:pStyle w:val="code"/>
        <w:rPr>
          <w:del w:id="1043" w:author="Steve Maas" w:date="2013-12-30T14:33:00Z"/>
        </w:rPr>
      </w:pPr>
      <w:del w:id="1044"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045" w:author="Steve Maas" w:date="2013-12-30T14:40:00Z"/>
        </w:rPr>
      </w:pPr>
      <w:del w:id="1046"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047" w:author="Steve Maas" w:date="2013-12-30T14:40:00Z"/>
        </w:rPr>
      </w:pPr>
      <w:del w:id="1048"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049" w:author="Steve Maas" w:date="2013-12-30T14:40:00Z"/>
        </w:rPr>
      </w:pPr>
      <w:del w:id="1050"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051" w:author="Steve Maas" w:date="2013-12-30T14:40:00Z"/>
        </w:rPr>
      </w:pPr>
      <w:del w:id="1052"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053" w:author="Steve Maas" w:date="2013-12-30T14:40:00Z"/>
        </w:rPr>
      </w:pPr>
      <w:del w:id="1054"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055" w:author="Steve Maas" w:date="2013-12-30T14:40:00Z"/>
        </w:rPr>
      </w:pPr>
      <w:del w:id="1056"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057" w:author="Steve Maas" w:date="2013-12-30T14:40:00Z"/>
        </w:rPr>
      </w:pPr>
      <w:del w:id="1058"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059" w:author="Steve Maas" w:date="2013-12-30T14:40:00Z"/>
        </w:rPr>
      </w:pPr>
      <w:del w:id="1060"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061" w:author="Steve Maas" w:date="2013-12-30T14:40:00Z"/>
        </w:rPr>
      </w:pPr>
      <w:del w:id="1062"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063" w:author="Steve Maas" w:date="2013-12-30T14:40:00Z"/>
        </w:rPr>
      </w:pPr>
      <w:del w:id="1064"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065" w:author="Steve Maas" w:date="2013-12-30T14:40:00Z"/>
        </w:rPr>
      </w:pPr>
      <w:del w:id="1066"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067" w:author="Steve Maas" w:date="2013-12-30T14:40:00Z"/>
        </w:rPr>
      </w:pPr>
    </w:p>
    <w:p w14:paraId="022CE55D" w14:textId="1ACEC96E" w:rsidR="005E3FC1" w:rsidRDefault="005E3FC1" w:rsidP="006A0BC1">
      <w:r>
        <w:lastRenderedPageBreak/>
        <w:t xml:space="preserve">Furthermore, if a parameter is part of an array, its name should be specified in the form </w:t>
      </w:r>
      <w:r w:rsidRPr="005E3FC1">
        <w:rPr>
          <w:rStyle w:val="codeChar"/>
        </w:rPr>
        <w:t>parameter</w:t>
      </w:r>
      <w:del w:id="1068"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069"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070" w:name="_Toc315443445"/>
      <w:bookmarkStart w:id="1071" w:name="_Toc315942963"/>
      <w:bookmarkStart w:id="1072" w:name="_Toc315943227"/>
      <w:bookmarkStart w:id="1073" w:name="_Toc315943491"/>
      <w:bookmarkStart w:id="1074" w:name="_Toc376447118"/>
      <w:bookmarkEnd w:id="1070"/>
      <w:bookmarkEnd w:id="1071"/>
      <w:bookmarkEnd w:id="1072"/>
      <w:bookmarkEnd w:id="1073"/>
      <w:r>
        <w:t>Load</w:t>
      </w:r>
      <w:r w:rsidR="00FD648A">
        <w:t xml:space="preserve"> </w:t>
      </w:r>
      <w:r>
        <w:t>Data Section</w:t>
      </w:r>
      <w:bookmarkEnd w:id="1074"/>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w:t>
      </w:r>
      <w:r>
        <w:lastRenderedPageBreak/>
        <w:t xml:space="preserve">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075" w:author="Steve Maas" w:date="2014-01-02T13:04:00Z">
        <w:r w:rsidR="00873D59">
          <w:t>3.13</w:t>
        </w:r>
      </w:ins>
      <w:del w:id="1076"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21" type="#_x0000_t75" style="width:36.45pt;height:19.65pt" o:ole="">
            <v:imagedata r:id="rId1828" o:title=""/>
          </v:shape>
          <o:OLEObject Type="Embed" ProgID="Equation.DSMT4" ShapeID="_x0000_i1921" DrawAspect="Content" ObjectID="_1450208107" r:id="rId182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077" w:name="_Toc376447119"/>
      <w:r>
        <w:t xml:space="preserve">Running a </w:t>
      </w:r>
      <w:r w:rsidR="00FD648A">
        <w:t>P</w:t>
      </w:r>
      <w:r>
        <w:t xml:space="preserve">arameter </w:t>
      </w:r>
      <w:r w:rsidR="00FD648A">
        <w:t>O</w:t>
      </w:r>
      <w:r>
        <w:t>ptimization</w:t>
      </w:r>
      <w:bookmarkEnd w:id="1077"/>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078" w:name="_Toc376447120"/>
      <w:r>
        <w:t xml:space="preserve">An </w:t>
      </w:r>
      <w:r w:rsidR="00FD648A">
        <w:t>E</w:t>
      </w:r>
      <w:r>
        <w:t xml:space="preserve">xample </w:t>
      </w:r>
      <w:r w:rsidR="00FD648A">
        <w:t>I</w:t>
      </w:r>
      <w:r>
        <w:t xml:space="preserve">nput </w:t>
      </w:r>
      <w:r w:rsidR="00FD648A">
        <w:t>F</w:t>
      </w:r>
      <w:r>
        <w:t>ile</w:t>
      </w:r>
      <w:bookmarkEnd w:id="1078"/>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079" w:name="_Toc376447121"/>
      <w:r>
        <w:lastRenderedPageBreak/>
        <w:t>Troubleshooting</w:t>
      </w:r>
      <w:bookmarkEnd w:id="1079"/>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080" w:name="_Toc376447122"/>
      <w:r>
        <w:t xml:space="preserve">Before </w:t>
      </w:r>
      <w:r w:rsidR="00FD648A">
        <w:t>Y</w:t>
      </w:r>
      <w:r>
        <w:t xml:space="preserve">ou </w:t>
      </w:r>
      <w:r w:rsidR="00FD648A">
        <w:t>R</w:t>
      </w:r>
      <w:r>
        <w:t xml:space="preserve">un </w:t>
      </w:r>
      <w:r w:rsidR="00FD648A">
        <w:t>Y</w:t>
      </w:r>
      <w:r>
        <w:t xml:space="preserve">our </w:t>
      </w:r>
      <w:r w:rsidR="00FD648A">
        <w:t>M</w:t>
      </w:r>
      <w:r>
        <w:t>odel</w:t>
      </w:r>
      <w:bookmarkEnd w:id="1080"/>
    </w:p>
    <w:p w14:paraId="51F0D12C" w14:textId="2827E703" w:rsidR="00744FD9" w:rsidRDefault="00744FD9">
      <w:pPr>
        <w:rPr>
          <w:ins w:id="1081"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082" w:author="Steve Maas" w:date="2014-01-02T14:03:00Z"/>
        </w:rPr>
      </w:pPr>
    </w:p>
    <w:p w14:paraId="4D8C656A" w14:textId="726FC599" w:rsidR="007B44DC" w:rsidRDefault="007B44DC">
      <w:pPr>
        <w:rPr>
          <w:ins w:id="1083" w:author="Steve Maas" w:date="2014-01-02T13:15:00Z"/>
        </w:rPr>
      </w:pPr>
      <w:ins w:id="1084" w:author="Steve Maas" w:date="2014-01-02T14:03:00Z">
        <w:r>
          <w:t xml:space="preserve">A well-defined finite element model contains a </w:t>
        </w:r>
      </w:ins>
      <w:ins w:id="1085" w:author="Steve Maas" w:date="2014-01-02T14:05:00Z">
        <w:r>
          <w:t>finite element</w:t>
        </w:r>
      </w:ins>
      <w:ins w:id="1086" w:author="Steve Maas" w:date="2014-01-02T14:03:00Z">
        <w:r>
          <w:t xml:space="preserve"> mesh, a valid material and properly defined boundary and contact conditions </w:t>
        </w:r>
      </w:ins>
      <w:ins w:id="1087" w:author="Steve Maas" w:date="2014-01-02T14:05:00Z">
        <w:r>
          <w:t xml:space="preserve">in order </w:t>
        </w:r>
      </w:ins>
      <w:ins w:id="1088" w:author="Steve Maas" w:date="2014-01-02T14:03:00Z">
        <w:r>
          <w:t>to define a unique solution to the problem under study. We will look at ea</w:t>
        </w:r>
      </w:ins>
      <w:ins w:id="1089" w:author="Steve Maas" w:date="2014-01-02T14:04:00Z">
        <w:r>
          <w:t>ch of these requirements in more detail in the following sections.</w:t>
        </w:r>
      </w:ins>
    </w:p>
    <w:p w14:paraId="7CA082A0" w14:textId="77777777" w:rsidR="004816A2" w:rsidRDefault="004816A2">
      <w:pPr>
        <w:rPr>
          <w:ins w:id="1090" w:author="Steve Maas" w:date="2014-01-02T13:15:00Z"/>
        </w:rPr>
      </w:pPr>
    </w:p>
    <w:p w14:paraId="34C01D1A" w14:textId="6ED7F4D9" w:rsidR="004816A2" w:rsidRDefault="004816A2" w:rsidP="004816A2">
      <w:pPr>
        <w:pStyle w:val="Heading3"/>
        <w:rPr>
          <w:ins w:id="1091" w:author="Steve Maas" w:date="2014-01-02T13:15:00Z"/>
        </w:rPr>
        <w:pPrChange w:id="1092" w:author="Steve Maas" w:date="2014-01-02T13:15:00Z">
          <w:pPr/>
        </w:pPrChange>
      </w:pPr>
      <w:bookmarkStart w:id="1093" w:name="_Toc376447123"/>
      <w:ins w:id="1094" w:author="Steve Maas" w:date="2014-01-02T13:15:00Z">
        <w:r>
          <w:t>The Finite Element Mesh</w:t>
        </w:r>
        <w:bookmarkEnd w:id="1093"/>
      </w:ins>
    </w:p>
    <w:p w14:paraId="31F3BE4A" w14:textId="5471810D" w:rsidR="004816A2" w:rsidRDefault="004816A2" w:rsidP="004816A2">
      <w:pPr>
        <w:rPr>
          <w:ins w:id="1095" w:author="Steve Maas" w:date="2014-01-02T13:20:00Z"/>
        </w:rPr>
        <w:pPrChange w:id="1096" w:author="Steve Maas" w:date="2014-01-02T13:15:00Z">
          <w:pPr/>
        </w:pPrChange>
      </w:pPr>
      <w:ins w:id="1097" w:author="Steve Maas" w:date="2014-01-02T13:15:00Z">
        <w:r>
          <w:t xml:space="preserve">A finite element mesh is required to solve a problem with FEBio. The mesh defines a discretization of the problem domain in </w:t>
        </w:r>
      </w:ins>
      <w:ins w:id="1098" w:author="Steve Maas" w:date="2014-01-02T13:16:00Z">
        <w:r>
          <w:t xml:space="preserve">nodes and </w:t>
        </w:r>
      </w:ins>
      <w:ins w:id="1099" w:author="Steve Maas" w:date="2014-01-02T13:15:00Z">
        <w:r>
          <w:t>connected e</w:t>
        </w:r>
      </w:ins>
      <w:ins w:id="1100" w:author="Steve Maas" w:date="2014-01-02T13:16:00Z">
        <w:r>
          <w:t xml:space="preserve">lements. </w:t>
        </w:r>
      </w:ins>
      <w:ins w:id="1101" w:author="Steve Maas" w:date="2014-01-02T13:17:00Z">
        <w:r>
          <w:t xml:space="preserve">FEBio only supports certain elements and thus the mesh must be composed of elements from this set. See section </w:t>
        </w:r>
      </w:ins>
      <w:ins w:id="1102" w:author="Steve Maas" w:date="2014-01-02T13:18:00Z">
        <w:r>
          <w:fldChar w:fldCharType="begin"/>
        </w:r>
        <w:r>
          <w:instrText xml:space="preserve"> REF _Ref376432008 \r \h </w:instrText>
        </w:r>
      </w:ins>
      <w:r>
        <w:fldChar w:fldCharType="separate"/>
      </w:r>
      <w:ins w:id="1103" w:author="Steve Maas" w:date="2014-01-02T13:18:00Z">
        <w:r>
          <w:t>3.6.2</w:t>
        </w:r>
        <w:r>
          <w:fldChar w:fldCharType="end"/>
        </w:r>
        <w:r w:rsidR="00CF3CDA">
          <w:t xml:space="preserve"> for a discussion of the supported elements. In addition, FEBio assumes a specific ordering of the nodes of an element. </w:t>
        </w:r>
      </w:ins>
      <w:ins w:id="110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105" w:author="Steve Maas" w:date="2014-01-02T13:20:00Z">
        <w:r w:rsidR="00CF3CDA">
          <w:t>of the elements are not defined in the proper order.</w:t>
        </w:r>
      </w:ins>
    </w:p>
    <w:p w14:paraId="60771BC7" w14:textId="77777777" w:rsidR="00CF3CDA" w:rsidRDefault="00CF3CDA" w:rsidP="004816A2">
      <w:pPr>
        <w:rPr>
          <w:ins w:id="1106" w:author="Steve Maas" w:date="2014-01-02T13:21:00Z"/>
        </w:rPr>
        <w:pPrChange w:id="1107" w:author="Steve Maas" w:date="2014-01-02T13:15:00Z">
          <w:pPr/>
        </w:pPrChange>
      </w:pPr>
    </w:p>
    <w:p w14:paraId="6CC6912D" w14:textId="77777777" w:rsidR="00CF3CDA" w:rsidRDefault="00CF3CDA" w:rsidP="004816A2">
      <w:pPr>
        <w:rPr>
          <w:ins w:id="1108" w:author="Steve Maas" w:date="2014-01-02T13:24:00Z"/>
        </w:rPr>
        <w:pPrChange w:id="1109" w:author="Steve Maas" w:date="2014-01-02T13:15:00Z">
          <w:pPr/>
        </w:pPrChange>
      </w:pPr>
      <w:ins w:id="1110"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111" w:author="Steve Maas" w:date="2014-01-02T13:22:00Z">
        <w:r>
          <w:t xml:space="preserve">of high curvature. </w:t>
        </w:r>
      </w:ins>
      <w:ins w:id="1112" w:author="Steve Maas" w:date="2014-01-02T13:24:00Z">
        <w:r>
          <w:t>The only solution around this issue might be to remesh the problematic area.</w:t>
        </w:r>
      </w:ins>
    </w:p>
    <w:p w14:paraId="0E5A3EB3" w14:textId="77777777" w:rsidR="00CF3CDA" w:rsidRDefault="00CF3CDA" w:rsidP="004816A2">
      <w:pPr>
        <w:rPr>
          <w:ins w:id="1113" w:author="Steve Maas" w:date="2014-01-02T13:24:00Z"/>
        </w:rPr>
        <w:pPrChange w:id="1114" w:author="Steve Maas" w:date="2014-01-02T13:15:00Z">
          <w:pPr/>
        </w:pPrChange>
      </w:pPr>
    </w:p>
    <w:p w14:paraId="2170AECF" w14:textId="216C84BE" w:rsidR="00CF3CDA" w:rsidRDefault="00CF3CDA" w:rsidP="00CF3CDA">
      <w:pPr>
        <w:pStyle w:val="Heading3"/>
        <w:rPr>
          <w:ins w:id="1115" w:author="Steve Maas" w:date="2014-01-02T13:24:00Z"/>
        </w:rPr>
        <w:pPrChange w:id="1116" w:author="Steve Maas" w:date="2014-01-02T13:24:00Z">
          <w:pPr/>
        </w:pPrChange>
      </w:pPr>
      <w:ins w:id="1117" w:author="Steve Maas" w:date="2014-01-02T13:24:00Z">
        <w:r>
          <w:lastRenderedPageBreak/>
          <w:t xml:space="preserve"> </w:t>
        </w:r>
        <w:bookmarkStart w:id="1118" w:name="_Toc376447124"/>
        <w:r>
          <w:t>Materials</w:t>
        </w:r>
        <w:bookmarkEnd w:id="1118"/>
      </w:ins>
    </w:p>
    <w:p w14:paraId="6D2FA016" w14:textId="5A7BD4A2" w:rsidR="004816A2" w:rsidRDefault="00CF3CDA" w:rsidP="004816A2">
      <w:pPr>
        <w:rPr>
          <w:ins w:id="1119" w:author="Steve Maas" w:date="2014-01-02T13:32:00Z"/>
        </w:rPr>
        <w:pPrChange w:id="1120" w:author="Steve Maas" w:date="2014-01-02T13:15:00Z">
          <w:pPr/>
        </w:pPrChange>
      </w:pPr>
      <w:ins w:id="1121" w:author="Steve Maas" w:date="2014-01-02T13:25:00Z">
        <w:r>
          <w:t xml:space="preserve">A material in FEBio defines the constitutive response of the domain to which the </w:t>
        </w:r>
      </w:ins>
      <w:ins w:id="1122" w:author="Steve Maas" w:date="2014-01-02T13:41:00Z">
        <w:r w:rsidR="005A4B5E">
          <w:t>material</w:t>
        </w:r>
      </w:ins>
      <w:ins w:id="1123" w:author="Steve Maas" w:date="2014-01-02T13:25:00Z">
        <w:r>
          <w:t xml:space="preserve"> is </w:t>
        </w:r>
      </w:ins>
      <w:ins w:id="1124" w:author="Steve Maas" w:date="2014-01-02T13:40:00Z">
        <w:r w:rsidR="005A4B5E">
          <w:t>assigned</w:t>
        </w:r>
      </w:ins>
      <w:ins w:id="1125" w:author="Steve Maas" w:date="2014-01-02T13:25:00Z">
        <w:r>
          <w:t xml:space="preserve">. </w:t>
        </w:r>
      </w:ins>
      <w:ins w:id="1126" w:author="Steve Maas" w:date="2014-01-02T13:26:00Z">
        <w:r>
          <w:t xml:space="preserve">See </w:t>
        </w:r>
        <w:r>
          <w:fldChar w:fldCharType="begin"/>
        </w:r>
        <w:r>
          <w:instrText xml:space="preserve"> REF _Ref162410857 \r \h </w:instrText>
        </w:r>
      </w:ins>
      <w:r>
        <w:fldChar w:fldCharType="separate"/>
      </w:r>
      <w:ins w:id="1127" w:author="Steve Maas" w:date="2014-01-02T13:26:00Z">
        <w:r>
          <w:t>Chapter 4</w:t>
        </w:r>
        <w:r>
          <w:fldChar w:fldCharType="end"/>
        </w:r>
        <w:r>
          <w:t xml:space="preserve"> for a detailed list of all the available materials</w:t>
        </w:r>
      </w:ins>
      <w:ins w:id="1128" w:author="Steve Maas" w:date="2014-01-02T13:41:00Z">
        <w:r w:rsidR="005A4B5E">
          <w:t xml:space="preserve"> in FEBio</w:t>
        </w:r>
      </w:ins>
      <w:ins w:id="1129" w:author="Steve Maas" w:date="2014-01-02T13:26:00Z">
        <w:r>
          <w:t xml:space="preserve">. </w:t>
        </w:r>
      </w:ins>
      <w:ins w:id="1130" w:author="Steve Maas" w:date="2014-01-02T13:27:00Z">
        <w:r>
          <w:t xml:space="preserve">It is important to understand that the </w:t>
        </w:r>
      </w:ins>
      <w:ins w:id="1131"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132" w:author="Steve Maas" w:date="2014-01-02T13:31:00Z">
        <w:r w:rsidR="00722043">
          <w:t xml:space="preserve">cases of invalid material use are caught, in many </w:t>
        </w:r>
      </w:ins>
      <w:ins w:id="1133" w:author="Steve Maas" w:date="2014-01-02T13:36:00Z">
        <w:r w:rsidR="00722043">
          <w:t>situations</w:t>
        </w:r>
      </w:ins>
      <w:ins w:id="1134" w:author="Steve Maas" w:date="2014-01-02T13:31:00Z">
        <w:r w:rsidR="00722043">
          <w:t xml:space="preserve"> the resulting behavior is undefined. The following </w:t>
        </w:r>
      </w:ins>
      <w:ins w:id="1135" w:author="Steve Maas" w:date="2014-01-02T13:32:00Z">
        <w:r w:rsidR="00722043">
          <w:t>table</w:t>
        </w:r>
      </w:ins>
      <w:ins w:id="1136" w:author="Steve Maas" w:date="2014-01-02T13:31:00Z">
        <w:r w:rsidR="00722043">
          <w:t xml:space="preserve"> shows </w:t>
        </w:r>
      </w:ins>
      <w:ins w:id="1137" w:author="Steve Maas" w:date="2014-01-02T13:32:00Z">
        <w:r w:rsidR="00722043">
          <w:t>a list of some of FEBio’s special materials and the modules in which they can be used.</w:t>
        </w:r>
      </w:ins>
    </w:p>
    <w:p w14:paraId="6BD7AFE2" w14:textId="77777777" w:rsidR="00722043" w:rsidRDefault="00722043" w:rsidP="004816A2">
      <w:pPr>
        <w:rPr>
          <w:ins w:id="1138" w:author="Steve Maas" w:date="2014-01-02T13:32:00Z"/>
        </w:rPr>
        <w:pPrChange w:id="1139" w:author="Steve Maas" w:date="2014-01-02T13:15:00Z">
          <w:pPr/>
        </w:pPrChange>
      </w:pPr>
    </w:p>
    <w:tbl>
      <w:tblPr>
        <w:tblStyle w:val="TableGrid"/>
        <w:tblW w:w="0" w:type="auto"/>
        <w:tblLook w:val="04A0" w:firstRow="1" w:lastRow="0" w:firstColumn="1" w:lastColumn="0" w:noHBand="0" w:noVBand="1"/>
        <w:tblPrChange w:id="1140"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141">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142" w:author="Steve Maas" w:date="2014-01-02T13:32:00Z"/>
        </w:trPr>
        <w:tc>
          <w:tcPr>
            <w:tcW w:w="4574" w:type="dxa"/>
            <w:tcPrChange w:id="1143" w:author="Steve Maas" w:date="2014-01-02T13:33:00Z">
              <w:tcPr>
                <w:tcW w:w="1596" w:type="dxa"/>
              </w:tcPr>
            </w:tcPrChange>
          </w:tcPr>
          <w:p w14:paraId="37D0BFF6" w14:textId="5DE44E1C" w:rsidR="00722043" w:rsidRPr="00722043" w:rsidRDefault="00722043" w:rsidP="004816A2">
            <w:pPr>
              <w:rPr>
                <w:ins w:id="1144" w:author="Steve Maas" w:date="2014-01-02T13:32:00Z"/>
                <w:b/>
                <w:rPrChange w:id="1145" w:author="Steve Maas" w:date="2014-01-02T13:32:00Z">
                  <w:rPr>
                    <w:ins w:id="1146" w:author="Steve Maas" w:date="2014-01-02T13:32:00Z"/>
                  </w:rPr>
                </w:rPrChange>
              </w:rPr>
            </w:pPr>
            <w:ins w:id="1147" w:author="Steve Maas" w:date="2014-01-02T13:32:00Z">
              <w:r>
                <w:rPr>
                  <w:b/>
                </w:rPr>
                <w:t>Material</w:t>
              </w:r>
            </w:ins>
          </w:p>
        </w:tc>
        <w:tc>
          <w:tcPr>
            <w:tcW w:w="737" w:type="dxa"/>
            <w:tcPrChange w:id="1148" w:author="Steve Maas" w:date="2014-01-02T13:33:00Z">
              <w:tcPr>
                <w:tcW w:w="1596" w:type="dxa"/>
              </w:tcPr>
            </w:tcPrChange>
          </w:tcPr>
          <w:p w14:paraId="5E612286" w14:textId="745FD673" w:rsidR="00722043" w:rsidRPr="00722043" w:rsidRDefault="00722043" w:rsidP="004816A2">
            <w:pPr>
              <w:rPr>
                <w:ins w:id="1149" w:author="Steve Maas" w:date="2014-01-02T13:32:00Z"/>
                <w:b/>
                <w:rPrChange w:id="1150" w:author="Steve Maas" w:date="2014-01-02T13:32:00Z">
                  <w:rPr>
                    <w:ins w:id="1151" w:author="Steve Maas" w:date="2014-01-02T13:32:00Z"/>
                  </w:rPr>
                </w:rPrChange>
              </w:rPr>
            </w:pPr>
            <w:ins w:id="1152" w:author="Steve Maas" w:date="2014-01-02T13:32:00Z">
              <w:r>
                <w:rPr>
                  <w:b/>
                </w:rPr>
                <w:t>Solid</w:t>
              </w:r>
            </w:ins>
          </w:p>
        </w:tc>
        <w:tc>
          <w:tcPr>
            <w:tcW w:w="1097" w:type="dxa"/>
            <w:tcPrChange w:id="1153" w:author="Steve Maas" w:date="2014-01-02T13:33:00Z">
              <w:tcPr>
                <w:tcW w:w="1596" w:type="dxa"/>
                <w:gridSpan w:val="2"/>
              </w:tcPr>
            </w:tcPrChange>
          </w:tcPr>
          <w:p w14:paraId="4F764692" w14:textId="1F4A1DC2" w:rsidR="00722043" w:rsidRPr="00722043" w:rsidRDefault="00722043" w:rsidP="004816A2">
            <w:pPr>
              <w:rPr>
                <w:ins w:id="1154" w:author="Steve Maas" w:date="2014-01-02T13:32:00Z"/>
                <w:b/>
                <w:rPrChange w:id="1155" w:author="Steve Maas" w:date="2014-01-02T13:33:00Z">
                  <w:rPr>
                    <w:ins w:id="1156" w:author="Steve Maas" w:date="2014-01-02T13:32:00Z"/>
                  </w:rPr>
                </w:rPrChange>
              </w:rPr>
            </w:pPr>
            <w:ins w:id="1157" w:author="Steve Maas" w:date="2014-01-02T13:33:00Z">
              <w:r>
                <w:rPr>
                  <w:b/>
                </w:rPr>
                <w:t>Biphasic</w:t>
              </w:r>
            </w:ins>
          </w:p>
        </w:tc>
        <w:tc>
          <w:tcPr>
            <w:tcW w:w="897" w:type="dxa"/>
            <w:tcPrChange w:id="1158" w:author="Steve Maas" w:date="2014-01-02T13:33:00Z">
              <w:tcPr>
                <w:tcW w:w="1596" w:type="dxa"/>
                <w:gridSpan w:val="2"/>
              </w:tcPr>
            </w:tcPrChange>
          </w:tcPr>
          <w:p w14:paraId="077E2B5B" w14:textId="6D7B251C" w:rsidR="00722043" w:rsidRPr="00722043" w:rsidRDefault="00722043" w:rsidP="004816A2">
            <w:pPr>
              <w:rPr>
                <w:ins w:id="1159" w:author="Steve Maas" w:date="2014-01-02T13:32:00Z"/>
                <w:b/>
                <w:rPrChange w:id="1160" w:author="Steve Maas" w:date="2014-01-02T13:33:00Z">
                  <w:rPr>
                    <w:ins w:id="1161" w:author="Steve Maas" w:date="2014-01-02T13:32:00Z"/>
                  </w:rPr>
                </w:rPrChange>
              </w:rPr>
            </w:pPr>
            <w:ins w:id="1162" w:author="Steve Maas" w:date="2014-01-02T13:33:00Z">
              <w:r>
                <w:rPr>
                  <w:b/>
                </w:rPr>
                <w:t>Solute</w:t>
              </w:r>
            </w:ins>
          </w:p>
        </w:tc>
        <w:tc>
          <w:tcPr>
            <w:tcW w:w="1443" w:type="dxa"/>
            <w:tcPrChange w:id="1163" w:author="Steve Maas" w:date="2014-01-02T13:33:00Z">
              <w:tcPr>
                <w:tcW w:w="1596" w:type="dxa"/>
                <w:gridSpan w:val="3"/>
              </w:tcPr>
            </w:tcPrChange>
          </w:tcPr>
          <w:p w14:paraId="0E51ED25" w14:textId="07CDDF3A" w:rsidR="00722043" w:rsidRPr="00722043" w:rsidRDefault="00722043" w:rsidP="004816A2">
            <w:pPr>
              <w:rPr>
                <w:ins w:id="1164" w:author="Steve Maas" w:date="2014-01-02T13:32:00Z"/>
                <w:b/>
                <w:rPrChange w:id="1165" w:author="Steve Maas" w:date="2014-01-02T13:33:00Z">
                  <w:rPr>
                    <w:ins w:id="1166" w:author="Steve Maas" w:date="2014-01-02T13:32:00Z"/>
                  </w:rPr>
                </w:rPrChange>
              </w:rPr>
            </w:pPr>
            <w:ins w:id="1167" w:author="Steve Maas" w:date="2014-01-02T13:33:00Z">
              <w:r w:rsidRPr="00722043">
                <w:rPr>
                  <w:b/>
                  <w:rPrChange w:id="1168" w:author="Steve Maas" w:date="2014-01-02T13:33:00Z">
                    <w:rPr/>
                  </w:rPrChange>
                </w:rPr>
                <w:t>Multiphasic</w:t>
              </w:r>
            </w:ins>
          </w:p>
        </w:tc>
        <w:tc>
          <w:tcPr>
            <w:tcW w:w="720" w:type="dxa"/>
            <w:tcPrChange w:id="1169" w:author="Steve Maas" w:date="2014-01-02T13:33:00Z">
              <w:tcPr>
                <w:tcW w:w="1596" w:type="dxa"/>
                <w:gridSpan w:val="3"/>
              </w:tcPr>
            </w:tcPrChange>
          </w:tcPr>
          <w:p w14:paraId="780368EC" w14:textId="7FF964D8" w:rsidR="00722043" w:rsidRPr="00722043" w:rsidRDefault="00722043" w:rsidP="004816A2">
            <w:pPr>
              <w:rPr>
                <w:ins w:id="1170" w:author="Steve Maas" w:date="2014-01-02T13:32:00Z"/>
                <w:b/>
                <w:rPrChange w:id="1171" w:author="Steve Maas" w:date="2014-01-02T13:33:00Z">
                  <w:rPr>
                    <w:ins w:id="1172" w:author="Steve Maas" w:date="2014-01-02T13:32:00Z"/>
                  </w:rPr>
                </w:rPrChange>
              </w:rPr>
            </w:pPr>
            <w:ins w:id="1173" w:author="Steve Maas" w:date="2014-01-02T13:33:00Z">
              <w:r>
                <w:rPr>
                  <w:b/>
                </w:rPr>
                <w:t>Heat</w:t>
              </w:r>
            </w:ins>
          </w:p>
        </w:tc>
      </w:tr>
      <w:tr w:rsidR="00722043" w14:paraId="4EB70269" w14:textId="77777777" w:rsidTr="00722043">
        <w:trPr>
          <w:ins w:id="1174" w:author="Steve Maas" w:date="2014-01-02T13:32:00Z"/>
        </w:trPr>
        <w:tc>
          <w:tcPr>
            <w:tcW w:w="4574" w:type="dxa"/>
            <w:tcPrChange w:id="1175" w:author="Steve Maas" w:date="2014-01-02T13:33:00Z">
              <w:tcPr>
                <w:tcW w:w="1596" w:type="dxa"/>
              </w:tcPr>
            </w:tcPrChange>
          </w:tcPr>
          <w:p w14:paraId="0021F8A5" w14:textId="1D9EBC30" w:rsidR="00722043" w:rsidRPr="00722043" w:rsidRDefault="00722043" w:rsidP="004816A2">
            <w:pPr>
              <w:rPr>
                <w:ins w:id="1176" w:author="Steve Maas" w:date="2014-01-02T13:32:00Z"/>
                <w:i/>
                <w:rPrChange w:id="1177" w:author="Steve Maas" w:date="2014-01-02T13:34:00Z">
                  <w:rPr>
                    <w:ins w:id="1178" w:author="Steve Maas" w:date="2014-01-02T13:32:00Z"/>
                  </w:rPr>
                </w:rPrChange>
              </w:rPr>
            </w:pPr>
            <w:ins w:id="1179" w:author="Steve Maas" w:date="2014-01-02T13:33:00Z">
              <w:r w:rsidRPr="00722043">
                <w:rPr>
                  <w:i/>
                  <w:rPrChange w:id="1180" w:author="Steve Maas" w:date="2014-01-02T13:34:00Z">
                    <w:rPr/>
                  </w:rPrChange>
                </w:rPr>
                <w:t>biphasic</w:t>
              </w:r>
            </w:ins>
          </w:p>
        </w:tc>
        <w:tc>
          <w:tcPr>
            <w:tcW w:w="737" w:type="dxa"/>
            <w:tcPrChange w:id="1181" w:author="Steve Maas" w:date="2014-01-02T13:33:00Z">
              <w:tcPr>
                <w:tcW w:w="1596" w:type="dxa"/>
              </w:tcPr>
            </w:tcPrChange>
          </w:tcPr>
          <w:p w14:paraId="324C8917" w14:textId="77777777" w:rsidR="00722043" w:rsidRDefault="00722043" w:rsidP="004816A2">
            <w:pPr>
              <w:rPr>
                <w:ins w:id="1182" w:author="Steve Maas" w:date="2014-01-02T13:32:00Z"/>
              </w:rPr>
            </w:pPr>
          </w:p>
        </w:tc>
        <w:tc>
          <w:tcPr>
            <w:tcW w:w="1097" w:type="dxa"/>
            <w:tcPrChange w:id="1183" w:author="Steve Maas" w:date="2014-01-02T13:33:00Z">
              <w:tcPr>
                <w:tcW w:w="1596" w:type="dxa"/>
                <w:gridSpan w:val="2"/>
              </w:tcPr>
            </w:tcPrChange>
          </w:tcPr>
          <w:p w14:paraId="3D340535" w14:textId="24682295" w:rsidR="00722043" w:rsidRPr="00722043" w:rsidRDefault="00722043" w:rsidP="00722043">
            <w:pPr>
              <w:jc w:val="center"/>
              <w:rPr>
                <w:ins w:id="1184" w:author="Steve Maas" w:date="2014-01-02T13:32:00Z"/>
                <w:b/>
                <w:rPrChange w:id="1185" w:author="Steve Maas" w:date="2014-01-02T13:35:00Z">
                  <w:rPr>
                    <w:ins w:id="1186" w:author="Steve Maas" w:date="2014-01-02T13:32:00Z"/>
                  </w:rPr>
                </w:rPrChange>
              </w:rPr>
              <w:pPrChange w:id="1187" w:author="Steve Maas" w:date="2014-01-02T13:35:00Z">
                <w:pPr/>
              </w:pPrChange>
            </w:pPr>
            <w:ins w:id="1188" w:author="Steve Maas" w:date="2014-01-02T13:35:00Z">
              <w:r w:rsidRPr="00722043">
                <w:rPr>
                  <w:b/>
                  <w:rPrChange w:id="1189" w:author="Steve Maas" w:date="2014-01-02T13:35:00Z">
                    <w:rPr/>
                  </w:rPrChange>
                </w:rPr>
                <w:t>YES</w:t>
              </w:r>
            </w:ins>
          </w:p>
        </w:tc>
        <w:tc>
          <w:tcPr>
            <w:tcW w:w="897" w:type="dxa"/>
            <w:tcPrChange w:id="1190" w:author="Steve Maas" w:date="2014-01-02T13:33:00Z">
              <w:tcPr>
                <w:tcW w:w="1596" w:type="dxa"/>
                <w:gridSpan w:val="2"/>
              </w:tcPr>
            </w:tcPrChange>
          </w:tcPr>
          <w:p w14:paraId="0FB89FEB" w14:textId="00C3F1F7" w:rsidR="00722043" w:rsidRDefault="00722043" w:rsidP="00722043">
            <w:pPr>
              <w:jc w:val="center"/>
              <w:rPr>
                <w:ins w:id="1191" w:author="Steve Maas" w:date="2014-01-02T13:32:00Z"/>
              </w:rPr>
              <w:pPrChange w:id="1192" w:author="Steve Maas" w:date="2014-01-02T13:35:00Z">
                <w:pPr/>
              </w:pPrChange>
            </w:pPr>
            <w:ins w:id="1193" w:author="Steve Maas" w:date="2014-01-02T13:35:00Z">
              <w:r w:rsidRPr="00B04003">
                <w:rPr>
                  <w:b/>
                </w:rPr>
                <w:t>YES</w:t>
              </w:r>
            </w:ins>
          </w:p>
        </w:tc>
        <w:tc>
          <w:tcPr>
            <w:tcW w:w="1443" w:type="dxa"/>
            <w:tcPrChange w:id="1194" w:author="Steve Maas" w:date="2014-01-02T13:33:00Z">
              <w:tcPr>
                <w:tcW w:w="1596" w:type="dxa"/>
                <w:gridSpan w:val="3"/>
              </w:tcPr>
            </w:tcPrChange>
          </w:tcPr>
          <w:p w14:paraId="38DBAFCC" w14:textId="78263F1C" w:rsidR="00722043" w:rsidRPr="00722043" w:rsidRDefault="00722043" w:rsidP="00722043">
            <w:pPr>
              <w:jc w:val="center"/>
              <w:rPr>
                <w:ins w:id="1195" w:author="Steve Maas" w:date="2014-01-02T13:32:00Z"/>
                <w:b/>
                <w:rPrChange w:id="1196" w:author="Steve Maas" w:date="2014-01-02T13:35:00Z">
                  <w:rPr>
                    <w:ins w:id="1197" w:author="Steve Maas" w:date="2014-01-02T13:32:00Z"/>
                  </w:rPr>
                </w:rPrChange>
              </w:rPr>
              <w:pPrChange w:id="1198" w:author="Steve Maas" w:date="2014-01-02T13:35:00Z">
                <w:pPr/>
              </w:pPrChange>
            </w:pPr>
            <w:ins w:id="1199" w:author="Steve Maas" w:date="2014-01-02T13:35:00Z">
              <w:r w:rsidRPr="00B04003">
                <w:rPr>
                  <w:b/>
                </w:rPr>
                <w:t>YES</w:t>
              </w:r>
            </w:ins>
          </w:p>
        </w:tc>
        <w:tc>
          <w:tcPr>
            <w:tcW w:w="720" w:type="dxa"/>
            <w:tcPrChange w:id="1200" w:author="Steve Maas" w:date="2014-01-02T13:33:00Z">
              <w:tcPr>
                <w:tcW w:w="1596" w:type="dxa"/>
                <w:gridSpan w:val="3"/>
              </w:tcPr>
            </w:tcPrChange>
          </w:tcPr>
          <w:p w14:paraId="5EF3EC24" w14:textId="77777777" w:rsidR="00722043" w:rsidRDefault="00722043" w:rsidP="004816A2">
            <w:pPr>
              <w:rPr>
                <w:ins w:id="1201" w:author="Steve Maas" w:date="2014-01-02T13:32:00Z"/>
              </w:rPr>
            </w:pPr>
          </w:p>
        </w:tc>
      </w:tr>
      <w:tr w:rsidR="00722043" w14:paraId="16AA5102" w14:textId="77777777" w:rsidTr="00722043">
        <w:trPr>
          <w:ins w:id="1202" w:author="Steve Maas" w:date="2014-01-02T13:35:00Z"/>
        </w:trPr>
        <w:tc>
          <w:tcPr>
            <w:tcW w:w="4574" w:type="dxa"/>
          </w:tcPr>
          <w:p w14:paraId="3F9B48F2" w14:textId="166D900E" w:rsidR="00722043" w:rsidRPr="00FE00A6" w:rsidRDefault="00722043" w:rsidP="004816A2">
            <w:pPr>
              <w:rPr>
                <w:ins w:id="1203" w:author="Steve Maas" w:date="2014-01-02T13:35:00Z"/>
                <w:i/>
              </w:rPr>
            </w:pPr>
            <w:ins w:id="1204" w:author="Steve Maas" w:date="2014-01-02T13:35:00Z">
              <w:r>
                <w:rPr>
                  <w:i/>
                </w:rPr>
                <w:t>biphasic-solute</w:t>
              </w:r>
            </w:ins>
          </w:p>
        </w:tc>
        <w:tc>
          <w:tcPr>
            <w:tcW w:w="737" w:type="dxa"/>
          </w:tcPr>
          <w:p w14:paraId="434A3246" w14:textId="77777777" w:rsidR="00722043" w:rsidRDefault="00722043" w:rsidP="004816A2">
            <w:pPr>
              <w:rPr>
                <w:ins w:id="1205" w:author="Steve Maas" w:date="2014-01-02T13:35:00Z"/>
              </w:rPr>
            </w:pPr>
          </w:p>
        </w:tc>
        <w:tc>
          <w:tcPr>
            <w:tcW w:w="1097" w:type="dxa"/>
          </w:tcPr>
          <w:p w14:paraId="1077706A" w14:textId="77777777" w:rsidR="00722043" w:rsidRPr="00FE00A6" w:rsidRDefault="00722043" w:rsidP="00722043">
            <w:pPr>
              <w:jc w:val="center"/>
              <w:rPr>
                <w:ins w:id="1206" w:author="Steve Maas" w:date="2014-01-02T13:35:00Z"/>
                <w:b/>
              </w:rPr>
            </w:pPr>
          </w:p>
        </w:tc>
        <w:tc>
          <w:tcPr>
            <w:tcW w:w="897" w:type="dxa"/>
          </w:tcPr>
          <w:p w14:paraId="512042D6" w14:textId="043C35AB" w:rsidR="00722043" w:rsidRPr="00B04003" w:rsidRDefault="00722043" w:rsidP="00FE00A6">
            <w:pPr>
              <w:jc w:val="center"/>
              <w:rPr>
                <w:ins w:id="1207" w:author="Steve Maas" w:date="2014-01-02T13:35:00Z"/>
                <w:b/>
              </w:rPr>
            </w:pPr>
            <w:ins w:id="1208" w:author="Steve Maas" w:date="2014-01-02T13:35:00Z">
              <w:r w:rsidRPr="00B04003">
                <w:rPr>
                  <w:b/>
                </w:rPr>
                <w:t>YES</w:t>
              </w:r>
            </w:ins>
          </w:p>
        </w:tc>
        <w:tc>
          <w:tcPr>
            <w:tcW w:w="1443" w:type="dxa"/>
          </w:tcPr>
          <w:p w14:paraId="5DB0EBA6" w14:textId="14E386AA" w:rsidR="00722043" w:rsidRPr="00B04003" w:rsidRDefault="00722043" w:rsidP="00722043">
            <w:pPr>
              <w:jc w:val="center"/>
              <w:rPr>
                <w:ins w:id="1209" w:author="Steve Maas" w:date="2014-01-02T13:35:00Z"/>
                <w:b/>
              </w:rPr>
            </w:pPr>
            <w:ins w:id="1210" w:author="Steve Maas" w:date="2014-01-02T13:35:00Z">
              <w:r w:rsidRPr="00B04003">
                <w:rPr>
                  <w:b/>
                </w:rPr>
                <w:t>YES</w:t>
              </w:r>
            </w:ins>
          </w:p>
        </w:tc>
        <w:tc>
          <w:tcPr>
            <w:tcW w:w="720" w:type="dxa"/>
          </w:tcPr>
          <w:p w14:paraId="674D2C53" w14:textId="77777777" w:rsidR="00722043" w:rsidRDefault="00722043" w:rsidP="004816A2">
            <w:pPr>
              <w:rPr>
                <w:ins w:id="1211" w:author="Steve Maas" w:date="2014-01-02T13:35:00Z"/>
              </w:rPr>
            </w:pPr>
          </w:p>
        </w:tc>
      </w:tr>
      <w:tr w:rsidR="00722043" w14:paraId="3801ECFB" w14:textId="77777777" w:rsidTr="00722043">
        <w:trPr>
          <w:ins w:id="1212" w:author="Steve Maas" w:date="2014-01-02T13:35:00Z"/>
        </w:trPr>
        <w:tc>
          <w:tcPr>
            <w:tcW w:w="4574" w:type="dxa"/>
          </w:tcPr>
          <w:p w14:paraId="198018D6" w14:textId="0FB81BB9" w:rsidR="00722043" w:rsidRDefault="00722043" w:rsidP="004816A2">
            <w:pPr>
              <w:rPr>
                <w:ins w:id="1213" w:author="Steve Maas" w:date="2014-01-02T13:35:00Z"/>
                <w:i/>
              </w:rPr>
            </w:pPr>
            <w:ins w:id="1214" w:author="Steve Maas" w:date="2014-01-02T13:35:00Z">
              <w:r>
                <w:rPr>
                  <w:i/>
                </w:rPr>
                <w:t>triphasic</w:t>
              </w:r>
            </w:ins>
          </w:p>
        </w:tc>
        <w:tc>
          <w:tcPr>
            <w:tcW w:w="737" w:type="dxa"/>
          </w:tcPr>
          <w:p w14:paraId="62458B87" w14:textId="77777777" w:rsidR="00722043" w:rsidRDefault="00722043" w:rsidP="004816A2">
            <w:pPr>
              <w:rPr>
                <w:ins w:id="1215" w:author="Steve Maas" w:date="2014-01-02T13:35:00Z"/>
              </w:rPr>
            </w:pPr>
          </w:p>
        </w:tc>
        <w:tc>
          <w:tcPr>
            <w:tcW w:w="1097" w:type="dxa"/>
          </w:tcPr>
          <w:p w14:paraId="2106A651" w14:textId="77777777" w:rsidR="00722043" w:rsidRPr="00FE00A6" w:rsidRDefault="00722043" w:rsidP="00722043">
            <w:pPr>
              <w:jc w:val="center"/>
              <w:rPr>
                <w:ins w:id="1216" w:author="Steve Maas" w:date="2014-01-02T13:35:00Z"/>
                <w:b/>
              </w:rPr>
            </w:pPr>
          </w:p>
        </w:tc>
        <w:tc>
          <w:tcPr>
            <w:tcW w:w="897" w:type="dxa"/>
          </w:tcPr>
          <w:p w14:paraId="172736F6" w14:textId="70CB47F8" w:rsidR="00722043" w:rsidRPr="00B04003" w:rsidRDefault="00722043" w:rsidP="00722043">
            <w:pPr>
              <w:jc w:val="center"/>
              <w:rPr>
                <w:ins w:id="1217" w:author="Steve Maas" w:date="2014-01-02T13:35:00Z"/>
                <w:b/>
              </w:rPr>
            </w:pPr>
            <w:ins w:id="1218" w:author="Steve Maas" w:date="2014-01-02T13:35:00Z">
              <w:r w:rsidRPr="00B04003">
                <w:rPr>
                  <w:b/>
                </w:rPr>
                <w:t>YES</w:t>
              </w:r>
            </w:ins>
          </w:p>
        </w:tc>
        <w:tc>
          <w:tcPr>
            <w:tcW w:w="1443" w:type="dxa"/>
          </w:tcPr>
          <w:p w14:paraId="5674446C" w14:textId="4194F6B8" w:rsidR="00722043" w:rsidRPr="00B04003" w:rsidRDefault="00722043" w:rsidP="00722043">
            <w:pPr>
              <w:jc w:val="center"/>
              <w:rPr>
                <w:ins w:id="1219" w:author="Steve Maas" w:date="2014-01-02T13:35:00Z"/>
                <w:b/>
              </w:rPr>
            </w:pPr>
            <w:ins w:id="1220" w:author="Steve Maas" w:date="2014-01-02T13:35:00Z">
              <w:r w:rsidRPr="00B04003">
                <w:rPr>
                  <w:b/>
                </w:rPr>
                <w:t>YES</w:t>
              </w:r>
            </w:ins>
          </w:p>
        </w:tc>
        <w:tc>
          <w:tcPr>
            <w:tcW w:w="720" w:type="dxa"/>
          </w:tcPr>
          <w:p w14:paraId="4571C0E5" w14:textId="77777777" w:rsidR="00722043" w:rsidRDefault="00722043" w:rsidP="004816A2">
            <w:pPr>
              <w:rPr>
                <w:ins w:id="1221" w:author="Steve Maas" w:date="2014-01-02T13:35:00Z"/>
              </w:rPr>
            </w:pPr>
          </w:p>
        </w:tc>
      </w:tr>
      <w:tr w:rsidR="00722043" w14:paraId="023BC56A" w14:textId="77777777" w:rsidTr="00722043">
        <w:trPr>
          <w:ins w:id="1222" w:author="Steve Maas" w:date="2014-01-02T13:35:00Z"/>
        </w:trPr>
        <w:tc>
          <w:tcPr>
            <w:tcW w:w="4574" w:type="dxa"/>
          </w:tcPr>
          <w:p w14:paraId="107A66C5" w14:textId="23DB0267" w:rsidR="00722043" w:rsidRDefault="00722043" w:rsidP="004816A2">
            <w:pPr>
              <w:rPr>
                <w:ins w:id="1223" w:author="Steve Maas" w:date="2014-01-02T13:35:00Z"/>
                <w:i/>
              </w:rPr>
            </w:pPr>
            <w:ins w:id="1224" w:author="Steve Maas" w:date="2014-01-02T13:36:00Z">
              <w:r>
                <w:rPr>
                  <w:i/>
                </w:rPr>
                <w:t>m</w:t>
              </w:r>
            </w:ins>
            <w:ins w:id="1225" w:author="Steve Maas" w:date="2014-01-02T13:35:00Z">
              <w:r>
                <w:rPr>
                  <w:i/>
                </w:rPr>
                <w:t>ultiphasic</w:t>
              </w:r>
            </w:ins>
          </w:p>
        </w:tc>
        <w:tc>
          <w:tcPr>
            <w:tcW w:w="737" w:type="dxa"/>
          </w:tcPr>
          <w:p w14:paraId="42C54877" w14:textId="77777777" w:rsidR="00722043" w:rsidRDefault="00722043" w:rsidP="004816A2">
            <w:pPr>
              <w:rPr>
                <w:ins w:id="1226" w:author="Steve Maas" w:date="2014-01-02T13:35:00Z"/>
              </w:rPr>
            </w:pPr>
          </w:p>
        </w:tc>
        <w:tc>
          <w:tcPr>
            <w:tcW w:w="1097" w:type="dxa"/>
          </w:tcPr>
          <w:p w14:paraId="2579E036" w14:textId="77777777" w:rsidR="00722043" w:rsidRPr="00FE00A6" w:rsidRDefault="00722043" w:rsidP="00722043">
            <w:pPr>
              <w:jc w:val="center"/>
              <w:rPr>
                <w:ins w:id="1227" w:author="Steve Maas" w:date="2014-01-02T13:35:00Z"/>
                <w:b/>
              </w:rPr>
            </w:pPr>
          </w:p>
        </w:tc>
        <w:tc>
          <w:tcPr>
            <w:tcW w:w="897" w:type="dxa"/>
          </w:tcPr>
          <w:p w14:paraId="4F9B4F6F" w14:textId="77777777" w:rsidR="00722043" w:rsidRPr="00B04003" w:rsidRDefault="00722043" w:rsidP="00722043">
            <w:pPr>
              <w:jc w:val="center"/>
              <w:rPr>
                <w:ins w:id="1228" w:author="Steve Maas" w:date="2014-01-02T13:35:00Z"/>
                <w:b/>
              </w:rPr>
            </w:pPr>
          </w:p>
        </w:tc>
        <w:tc>
          <w:tcPr>
            <w:tcW w:w="1443" w:type="dxa"/>
          </w:tcPr>
          <w:p w14:paraId="14432AAC" w14:textId="5ED5731F" w:rsidR="00722043" w:rsidRPr="00B04003" w:rsidRDefault="00722043" w:rsidP="00722043">
            <w:pPr>
              <w:jc w:val="center"/>
              <w:rPr>
                <w:ins w:id="1229" w:author="Steve Maas" w:date="2014-01-02T13:35:00Z"/>
                <w:b/>
              </w:rPr>
            </w:pPr>
            <w:ins w:id="1230" w:author="Steve Maas" w:date="2014-01-02T13:36:00Z">
              <w:r w:rsidRPr="00B04003">
                <w:rPr>
                  <w:b/>
                </w:rPr>
                <w:t>YES</w:t>
              </w:r>
            </w:ins>
          </w:p>
        </w:tc>
        <w:tc>
          <w:tcPr>
            <w:tcW w:w="720" w:type="dxa"/>
          </w:tcPr>
          <w:p w14:paraId="6FC8B7B0" w14:textId="77777777" w:rsidR="00722043" w:rsidRDefault="00722043" w:rsidP="004816A2">
            <w:pPr>
              <w:rPr>
                <w:ins w:id="1231" w:author="Steve Maas" w:date="2014-01-02T13:35:00Z"/>
              </w:rPr>
            </w:pPr>
          </w:p>
        </w:tc>
      </w:tr>
      <w:tr w:rsidR="00722043" w14:paraId="5E806941" w14:textId="77777777" w:rsidTr="00722043">
        <w:trPr>
          <w:ins w:id="1232" w:author="Steve Maas" w:date="2014-01-02T13:36:00Z"/>
        </w:trPr>
        <w:tc>
          <w:tcPr>
            <w:tcW w:w="4574" w:type="dxa"/>
          </w:tcPr>
          <w:p w14:paraId="39EB82BD" w14:textId="0CF97107" w:rsidR="00722043" w:rsidRDefault="00722043" w:rsidP="00FE00A6">
            <w:pPr>
              <w:rPr>
                <w:ins w:id="1233" w:author="Steve Maas" w:date="2014-01-02T13:36:00Z"/>
                <w:i/>
              </w:rPr>
            </w:pPr>
            <w:ins w:id="1234" w:author="Steve Maas" w:date="2014-01-02T13:36:00Z">
              <w:r>
                <w:rPr>
                  <w:i/>
                </w:rPr>
                <w:t>isotropic Fourier</w:t>
              </w:r>
            </w:ins>
          </w:p>
        </w:tc>
        <w:tc>
          <w:tcPr>
            <w:tcW w:w="737" w:type="dxa"/>
          </w:tcPr>
          <w:p w14:paraId="1B0361B5" w14:textId="77777777" w:rsidR="00722043" w:rsidRDefault="00722043" w:rsidP="004816A2">
            <w:pPr>
              <w:rPr>
                <w:ins w:id="1235" w:author="Steve Maas" w:date="2014-01-02T13:36:00Z"/>
              </w:rPr>
            </w:pPr>
          </w:p>
        </w:tc>
        <w:tc>
          <w:tcPr>
            <w:tcW w:w="1097" w:type="dxa"/>
          </w:tcPr>
          <w:p w14:paraId="6BC81672" w14:textId="77777777" w:rsidR="00722043" w:rsidRPr="00FE00A6" w:rsidRDefault="00722043" w:rsidP="00722043">
            <w:pPr>
              <w:jc w:val="center"/>
              <w:rPr>
                <w:ins w:id="1236" w:author="Steve Maas" w:date="2014-01-02T13:36:00Z"/>
                <w:b/>
              </w:rPr>
            </w:pPr>
          </w:p>
        </w:tc>
        <w:tc>
          <w:tcPr>
            <w:tcW w:w="897" w:type="dxa"/>
          </w:tcPr>
          <w:p w14:paraId="76120E5E" w14:textId="77777777" w:rsidR="00722043" w:rsidRPr="00B04003" w:rsidRDefault="00722043" w:rsidP="00722043">
            <w:pPr>
              <w:jc w:val="center"/>
              <w:rPr>
                <w:ins w:id="1237" w:author="Steve Maas" w:date="2014-01-02T13:36:00Z"/>
                <w:b/>
              </w:rPr>
            </w:pPr>
          </w:p>
        </w:tc>
        <w:tc>
          <w:tcPr>
            <w:tcW w:w="1443" w:type="dxa"/>
          </w:tcPr>
          <w:p w14:paraId="2DBE2F33" w14:textId="77777777" w:rsidR="00722043" w:rsidRPr="00B04003" w:rsidRDefault="00722043" w:rsidP="00722043">
            <w:pPr>
              <w:jc w:val="center"/>
              <w:rPr>
                <w:ins w:id="1238" w:author="Steve Maas" w:date="2014-01-02T13:36:00Z"/>
                <w:b/>
              </w:rPr>
            </w:pPr>
          </w:p>
        </w:tc>
        <w:tc>
          <w:tcPr>
            <w:tcW w:w="720" w:type="dxa"/>
          </w:tcPr>
          <w:p w14:paraId="74258586" w14:textId="5871CCDE" w:rsidR="00722043" w:rsidRDefault="00722043" w:rsidP="00722043">
            <w:pPr>
              <w:jc w:val="center"/>
              <w:rPr>
                <w:ins w:id="1239" w:author="Steve Maas" w:date="2014-01-02T13:36:00Z"/>
              </w:rPr>
              <w:pPrChange w:id="1240" w:author="Steve Maas" w:date="2014-01-02T13:36:00Z">
                <w:pPr/>
              </w:pPrChange>
            </w:pPr>
            <w:ins w:id="1241" w:author="Steve Maas" w:date="2014-01-02T13:36:00Z">
              <w:r w:rsidRPr="00B04003">
                <w:rPr>
                  <w:b/>
                </w:rPr>
                <w:t>YES</w:t>
              </w:r>
            </w:ins>
          </w:p>
        </w:tc>
      </w:tr>
    </w:tbl>
    <w:p w14:paraId="64C4C6F3" w14:textId="77777777" w:rsidR="00722043" w:rsidRDefault="00722043" w:rsidP="00FE00A6">
      <w:pPr>
        <w:rPr>
          <w:ins w:id="1242" w:author="Steve Maas" w:date="2014-01-02T13:36:00Z"/>
        </w:rPr>
      </w:pPr>
    </w:p>
    <w:p w14:paraId="2C980431" w14:textId="4FCD7236" w:rsidR="00722043" w:rsidRDefault="00722043" w:rsidP="004816A2">
      <w:pPr>
        <w:rPr>
          <w:ins w:id="1243" w:author="Steve Maas" w:date="2014-01-02T13:38:00Z"/>
        </w:rPr>
        <w:pPrChange w:id="1244" w:author="Steve Maas" w:date="2014-01-02T13:15:00Z">
          <w:pPr/>
        </w:pPrChange>
      </w:pPr>
      <w:ins w:id="1245" w:author="Steve Maas" w:date="2014-01-02T13:36:00Z">
        <w:r>
          <w:t xml:space="preserve">In addition to using the proper materials for a given module, it is also important to understand that most material </w:t>
        </w:r>
      </w:ins>
      <w:ins w:id="1246" w:author="Steve Maas" w:date="2014-01-02T13:37:00Z">
        <w:r>
          <w:t xml:space="preserve">parameters </w:t>
        </w:r>
      </w:ins>
      <w:ins w:id="1247" w:author="Steve Maas" w:date="2014-01-02T13:36:00Z">
        <w:r>
          <w:t xml:space="preserve">have a limited range in which </w:t>
        </w:r>
      </w:ins>
      <w:ins w:id="1248" w:author="Steve Maas" w:date="2014-01-02T13:37:00Z">
        <w:r>
          <w:t xml:space="preserve">they define valid constitutive behavior. For example, in a neo-Hookean material the </w:t>
        </w:r>
      </w:ins>
      <w:ins w:id="1249" w:author="Steve Maas" w:date="2014-01-02T13:38:00Z">
        <w:r>
          <w:t>Young’s modulus must be positive and the Poisson’s ratio must larger th</w:t>
        </w:r>
      </w:ins>
      <w:ins w:id="1250" w:author="Steve Maas" w:date="2014-01-02T13:42:00Z">
        <w:r w:rsidR="005A4B5E">
          <w:t>a</w:t>
        </w:r>
      </w:ins>
      <w:ins w:id="1251"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rsidP="004816A2">
      <w:pPr>
        <w:rPr>
          <w:ins w:id="1252" w:author="Steve Maas" w:date="2014-01-02T13:39:00Z"/>
        </w:rPr>
        <w:pPrChange w:id="1253" w:author="Steve Maas" w:date="2014-01-02T13:15:00Z">
          <w:pPr/>
        </w:pPrChange>
      </w:pPr>
    </w:p>
    <w:p w14:paraId="16E25F8C" w14:textId="52099854" w:rsidR="00722043" w:rsidRDefault="00722043" w:rsidP="004816A2">
      <w:pPr>
        <w:rPr>
          <w:ins w:id="1254" w:author="Steve Maas" w:date="2014-01-02T13:42:00Z"/>
        </w:rPr>
        <w:pPrChange w:id="1255" w:author="Steve Maas" w:date="2014-01-02T13:15:00Z">
          <w:pPr/>
        </w:pPrChange>
      </w:pPr>
      <w:ins w:id="1256" w:author="Steve Maas" w:date="2014-01-02T13:39:00Z">
        <w:r>
          <w:t xml:space="preserve">Since material parameters can be defined as functions of time </w:t>
        </w:r>
      </w:ins>
      <w:ins w:id="1257" w:author="Steve Maas" w:date="2014-01-02T13:40:00Z">
        <w:r w:rsidR="005A4B5E">
          <w:t xml:space="preserve">through </w:t>
        </w:r>
      </w:ins>
      <w:ins w:id="1258" w:author="Steve Maas" w:date="2014-01-02T13:39:00Z">
        <w:r>
          <w:t xml:space="preserve">a loadcurve, FEBio will check all parameters at the beginning of each time step. </w:t>
        </w:r>
      </w:ins>
      <w:ins w:id="1259" w:author="Steve Maas" w:date="2014-01-02T13:40:00Z">
        <w:r>
          <w:t xml:space="preserve">When a parameter </w:t>
        </w:r>
        <w:r w:rsidR="005A4B5E">
          <w:t xml:space="preserve">has </w:t>
        </w:r>
        <w:r>
          <w:t>become invalid the run will be aborted.</w:t>
        </w:r>
      </w:ins>
    </w:p>
    <w:p w14:paraId="17A34E92" w14:textId="77777777" w:rsidR="005A4B5E" w:rsidRDefault="005A4B5E" w:rsidP="004816A2">
      <w:pPr>
        <w:rPr>
          <w:ins w:id="1260" w:author="Steve Maas" w:date="2014-01-02T13:42:00Z"/>
        </w:rPr>
        <w:pPrChange w:id="1261" w:author="Steve Maas" w:date="2014-01-02T13:15:00Z">
          <w:pPr/>
        </w:pPrChange>
      </w:pPr>
    </w:p>
    <w:p w14:paraId="6F09FF6B" w14:textId="387EAF83" w:rsidR="005A4B5E" w:rsidRDefault="005A4B5E" w:rsidP="004816A2">
      <w:pPr>
        <w:rPr>
          <w:ins w:id="1262" w:author="Steve Maas" w:date="2014-01-02T13:51:00Z"/>
        </w:rPr>
        <w:pPrChange w:id="1263" w:author="Steve Maas" w:date="2014-01-02T13:15:00Z">
          <w:pPr/>
        </w:pPrChange>
      </w:pPr>
      <w:ins w:id="1264" w:author="Steve Maas" w:date="2014-01-02T13:49:00Z">
        <w:r>
          <w:t>S</w:t>
        </w:r>
      </w:ins>
      <w:ins w:id="1265" w:author="Steve Maas" w:date="2014-01-02T13:42:00Z">
        <w:r>
          <w:t>ome constitutive models are only valid for a limited amount of deformation. All materials in FEBio are designed for large deformation</w:t>
        </w:r>
      </w:ins>
      <w:ins w:id="1266" w:author="Steve Maas" w:date="2014-01-02T13:50:00Z">
        <w:r>
          <w:t xml:space="preserve"> (in the sense that they are objective under arbitrary deformation)</w:t>
        </w:r>
      </w:ins>
      <w:ins w:id="1267" w:author="Steve Maas" w:date="2014-01-02T13:42:00Z">
        <w:r>
          <w:t xml:space="preserve">, but that does not imply unlimited deformation. When the deformation becomes too large, the material response may become unphysical and although FEBio </w:t>
        </w:r>
      </w:ins>
      <w:ins w:id="1268" w:author="Steve Maas" w:date="2014-01-02T13:44:00Z">
        <w:r>
          <w:t xml:space="preserve">gives an answer, the result may be meaningless (see section </w:t>
        </w:r>
        <w:r>
          <w:fldChar w:fldCharType="begin"/>
        </w:r>
        <w:r>
          <w:instrText xml:space="preserve"> REF _Ref376433627 \r \h </w:instrText>
        </w:r>
      </w:ins>
      <w:r>
        <w:fldChar w:fldCharType="separate"/>
      </w:r>
      <w:ins w:id="1269" w:author="Steve Maas" w:date="2014-01-02T13:44:00Z">
        <w:r>
          <w:t>8.6</w:t>
        </w:r>
        <w:r>
          <w:fldChar w:fldCharType="end"/>
        </w:r>
      </w:ins>
      <w:ins w:id="1270" w:author="Steve Maas" w:date="2014-01-02T13:45:00Z">
        <w:r>
          <w:t xml:space="preserve"> for a discussion on interpreting the result). Some materials also become unstable at extremely large deformations. A classical example is the Mooney-Rivlin material. For a certain range of values</w:t>
        </w:r>
      </w:ins>
      <w:ins w:id="1271" w:author="Steve Maas" w:date="2014-01-02T13:47:00Z">
        <w:r>
          <w:t xml:space="preserve"> of the material parameters</w:t>
        </w:r>
      </w:ins>
      <w:ins w:id="1272" w:author="Steve Maas" w:date="2014-01-02T13:45:00Z">
        <w:r>
          <w:t xml:space="preserve">, </w:t>
        </w:r>
      </w:ins>
      <w:ins w:id="1273" w:author="Steve Maas" w:date="2014-01-02T13:46:00Z">
        <w:r>
          <w:t xml:space="preserve">and under certain loading conditions, </w:t>
        </w:r>
      </w:ins>
      <w:ins w:id="1274" w:author="Steve Maas" w:date="2014-01-02T13:45:00Z">
        <w:r>
          <w:t xml:space="preserve">the stress-strain </w:t>
        </w:r>
      </w:ins>
      <w:ins w:id="1275" w:author="Steve Maas" w:date="2014-01-02T13:46:00Z">
        <w:r>
          <w:t xml:space="preserve">response </w:t>
        </w:r>
      </w:ins>
      <w:ins w:id="1276" w:author="Steve Maas" w:date="2014-01-02T13:47:00Z">
        <w:r>
          <w:t>can have</w:t>
        </w:r>
      </w:ins>
      <w:ins w:id="1277" w:author="Steve Maas" w:date="2014-01-02T13:46:00Z">
        <w:r>
          <w:t xml:space="preserve"> a zero slope at large deformations. In th</w:t>
        </w:r>
      </w:ins>
      <w:ins w:id="127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rsidP="004816A2">
      <w:pPr>
        <w:rPr>
          <w:ins w:id="1279" w:author="Steve Maas" w:date="2014-01-02T13:51:00Z"/>
        </w:rPr>
        <w:pPrChange w:id="1280" w:author="Steve Maas" w:date="2014-01-02T13:15:00Z">
          <w:pPr/>
        </w:pPrChange>
      </w:pPr>
    </w:p>
    <w:p w14:paraId="1AA29B3F" w14:textId="33E74F05" w:rsidR="00F4139F" w:rsidRDefault="00F4139F" w:rsidP="00F4139F">
      <w:pPr>
        <w:pStyle w:val="Heading3"/>
        <w:rPr>
          <w:ins w:id="1281" w:author="Steve Maas" w:date="2014-01-02T13:51:00Z"/>
        </w:rPr>
        <w:pPrChange w:id="1282" w:author="Steve Maas" w:date="2014-01-02T13:51:00Z">
          <w:pPr/>
        </w:pPrChange>
      </w:pPr>
      <w:bookmarkStart w:id="1283" w:name="_Toc376447125"/>
      <w:ins w:id="1284" w:author="Steve Maas" w:date="2014-01-02T13:51:00Z">
        <w:r>
          <w:t>Boundary Conditions</w:t>
        </w:r>
        <w:bookmarkEnd w:id="1283"/>
      </w:ins>
    </w:p>
    <w:p w14:paraId="7A5C82DA" w14:textId="77777777" w:rsidR="00F4139F" w:rsidRDefault="00F4139F" w:rsidP="004816A2">
      <w:pPr>
        <w:rPr>
          <w:ins w:id="1285" w:author="Steve Maas" w:date="2014-01-02T13:57:00Z"/>
        </w:rPr>
        <w:pPrChange w:id="1286" w:author="Steve Maas" w:date="2014-01-02T13:15:00Z">
          <w:pPr/>
        </w:pPrChange>
      </w:pPr>
      <w:ins w:id="1287" w:author="Steve Maas" w:date="2014-01-02T13:52:00Z">
        <w:r>
          <w:t>Boundary conditions are necessary to uniquely define the solution of the problem under study. Improperly defined boundary conditions can lead to underconstrained</w:t>
        </w:r>
      </w:ins>
      <w:ins w:id="1288" w:author="Steve Maas" w:date="2014-01-02T13:53:00Z">
        <w:r>
          <w:t xml:space="preserve"> or</w:t>
        </w:r>
      </w:ins>
      <w:ins w:id="1289" w:author="Steve Maas" w:date="2014-01-02T13:52:00Z">
        <w:r>
          <w:t xml:space="preserve"> overconstra</w:t>
        </w:r>
      </w:ins>
      <w:ins w:id="1290" w:author="Steve Maas" w:date="2014-01-02T13:53:00Z">
        <w:r>
          <w:t>ined problems.</w:t>
        </w:r>
      </w:ins>
    </w:p>
    <w:p w14:paraId="1B2853F7" w14:textId="77777777" w:rsidR="00F4139F" w:rsidRDefault="00F4139F" w:rsidP="004816A2">
      <w:pPr>
        <w:rPr>
          <w:ins w:id="1291" w:author="Steve Maas" w:date="2014-01-02T13:57:00Z"/>
        </w:rPr>
        <w:pPrChange w:id="1292" w:author="Steve Maas" w:date="2014-01-02T13:15:00Z">
          <w:pPr/>
        </w:pPrChange>
      </w:pPr>
    </w:p>
    <w:p w14:paraId="73AF480D" w14:textId="46F0A36C" w:rsidR="00F4139F" w:rsidRPr="00FE00A6" w:rsidRDefault="00F4139F" w:rsidP="004816A2">
      <w:pPr>
        <w:rPr>
          <w:ins w:id="1293" w:author="Steve Maas" w:date="2014-01-02T13:26:00Z"/>
        </w:rPr>
        <w:pPrChange w:id="1294" w:author="Steve Maas" w:date="2014-01-02T13:15:00Z">
          <w:pPr/>
        </w:pPrChange>
      </w:pPr>
      <w:ins w:id="1295" w:author="Steve Maas" w:date="2014-01-02T13:53:00Z">
        <w:r>
          <w:t xml:space="preserve">If the problem is underconstrained the solution is not uniquely defined and FEBio will not be able to find a solution. The most common </w:t>
        </w:r>
      </w:ins>
      <w:ins w:id="1296" w:author="Steve Maas" w:date="2014-01-02T13:54:00Z">
        <w:r>
          <w:t xml:space="preserve">example of an undercontrained problem is one where </w:t>
        </w:r>
        <w:r>
          <w:lastRenderedPageBreak/>
          <w:t xml:space="preserve">the rigid body modes are not constrained. A rigid body mode is a mode </w:t>
        </w:r>
      </w:ins>
      <w:ins w:id="1297" w:author="Steve Maas" w:date="2014-01-02T13:58:00Z">
        <w:r>
          <w:t xml:space="preserve">of </w:t>
        </w:r>
      </w:ins>
      <w:ins w:id="1298" w:author="Steve Maas" w:date="2014-01-02T13:54:00Z">
        <w:r>
          <w:t xml:space="preserve">deformation that does alter the stress in the body. </w:t>
        </w:r>
      </w:ins>
      <w:ins w:id="1299" w:author="Steve Maas" w:date="2014-01-02T13:55:00Z">
        <w:r>
          <w:t>Affine t</w:t>
        </w:r>
      </w:ins>
      <w:ins w:id="1300" w:author="Steve Maas" w:date="2014-01-02T13:54:00Z">
        <w:r>
          <w:t xml:space="preserve">ranslation and rotation </w:t>
        </w:r>
      </w:ins>
      <w:ins w:id="1301"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rsidP="004816A2">
      <w:pPr>
        <w:rPr>
          <w:ins w:id="1302" w:author="Steve Maas" w:date="2014-01-02T13:59:00Z"/>
        </w:rPr>
        <w:pPrChange w:id="1303" w:author="Steve Maas" w:date="2014-01-02T13:15:00Z">
          <w:pPr/>
        </w:pPrChange>
      </w:pPr>
    </w:p>
    <w:p w14:paraId="18BA453F" w14:textId="7C885477" w:rsidR="00F4139F" w:rsidRPr="00FE00A6" w:rsidRDefault="00F4139F" w:rsidP="004816A2">
      <w:pPr>
        <w:pPrChange w:id="1304" w:author="Steve Maas" w:date="2014-01-02T13:15:00Z">
          <w:pPr/>
        </w:pPrChange>
      </w:pPr>
      <w:ins w:id="1305" w:author="Steve Maas" w:date="2014-01-02T13:59:00Z">
        <w:r>
          <w:t>If the problem is over-constrained, FEBio will usually find an answer but it is probably not the solution that was sought. The most common ca</w:t>
        </w:r>
      </w:ins>
      <w:ins w:id="1306" w:author="Steve Maas" w:date="2014-01-02T14:02:00Z">
        <w:r w:rsidR="00D34721">
          <w:t>u</w:t>
        </w:r>
      </w:ins>
      <w:ins w:id="1307" w:author="Steve Maas" w:date="2014-01-02T13:59:00Z">
        <w:r>
          <w:t xml:space="preserve">se of an over-constrained model is one that has conflicting boundary conditions. </w:t>
        </w:r>
      </w:ins>
      <w:ins w:id="1308"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309" w:author="Steve Maas" w:date="2014-01-02T13:51:00Z"/>
        </w:rPr>
      </w:pPr>
      <w:del w:id="1310"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311" w:author="Steve Maas" w:date="2014-01-02T14:01:00Z"/>
        </w:rPr>
      </w:pPr>
      <w:del w:id="1312"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313" w:author="Steve Maas" w:date="2014-01-02T14:01:00Z"/>
        </w:rPr>
      </w:pPr>
      <w:del w:id="1314"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315" w:author="Steve Maas" w:date="2014-01-02T14:01:00Z"/>
        </w:rPr>
      </w:pPr>
      <w:del w:id="1316"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317" w:author="Steve Maas" w:date="2014-01-02T14:01:00Z"/>
        </w:rPr>
      </w:pPr>
      <w:del w:id="1318"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319" w:author="Steve Maas" w:date="2014-01-02T13:23:00Z"/>
        </w:rPr>
      </w:pPr>
      <w:del w:id="1320"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321" w:name="_Toc376447126"/>
      <w:r>
        <w:t xml:space="preserve">Debugging a </w:t>
      </w:r>
      <w:r w:rsidR="00FD648A">
        <w:t>M</w:t>
      </w:r>
      <w:r>
        <w:t>odel</w:t>
      </w:r>
      <w:bookmarkEnd w:id="1321"/>
    </w:p>
    <w:p w14:paraId="21507319" w14:textId="006FEBF1" w:rsidR="00744FD9" w:rsidRDefault="00744FD9">
      <w:pPr>
        <w:rPr>
          <w:ins w:id="1322" w:author="Steve Maas" w:date="2014-01-02T14:06:00Z"/>
        </w:rPr>
      </w:pPr>
      <w:del w:id="1323" w:author="Steve Maas" w:date="2014-01-02T14:05:00Z">
        <w:r w:rsidDel="007B44DC">
          <w:delText xml:space="preserve">Discuss the debugging capabilities in FEBio (debug mode). </w:delText>
        </w:r>
        <w:r w:rsidR="00847E07" w:rsidDel="007B44DC">
          <w:delText>Look at the convergence norms</w:delText>
        </w:r>
      </w:del>
      <w:ins w:id="1324" w:author="Steve Maas" w:date="2014-01-02T14:05:00Z">
        <w:r w:rsidR="007B44DC">
          <w:t xml:space="preserve">When a model is not running as expected, the first thing to </w:t>
        </w:r>
      </w:ins>
      <w:ins w:id="1325" w:author="Steve Maas" w:date="2014-01-02T14:34:00Z">
        <w:r w:rsidR="00F47A31">
          <w:t>try</w:t>
        </w:r>
      </w:ins>
      <w:ins w:id="1326" w:author="Steve Maas" w:date="2014-01-02T14:05:00Z">
        <w:r w:rsidR="007B44DC">
          <w:t xml:space="preserve"> is rerun the problem using FEBio</w:t>
        </w:r>
      </w:ins>
      <w:ins w:id="1327" w:author="Steve Maas" w:date="2014-01-02T14:06:00Z">
        <w:r w:rsidR="007B44DC">
          <w:t>’s debug mode</w:t>
        </w:r>
      </w:ins>
      <w:r w:rsidR="00847E07">
        <w:t>.</w:t>
      </w:r>
      <w:ins w:id="1328" w:author="Steve Maas" w:date="2014-01-02T14:06:00Z">
        <w:r w:rsidR="007B44DC">
          <w:t xml:space="preserve"> Debug mode can be activated by adding a –g on the command line. For example,</w:t>
        </w:r>
      </w:ins>
    </w:p>
    <w:p w14:paraId="4D50FE67" w14:textId="77777777" w:rsidR="007B44DC" w:rsidRDefault="007B44DC">
      <w:pPr>
        <w:rPr>
          <w:ins w:id="1329" w:author="Steve Maas" w:date="2014-01-02T14:06:00Z"/>
        </w:rPr>
      </w:pPr>
    </w:p>
    <w:p w14:paraId="373C928E" w14:textId="67108C06" w:rsidR="007B44DC" w:rsidRDefault="007B44DC" w:rsidP="007B44DC">
      <w:pPr>
        <w:pStyle w:val="Code0"/>
        <w:rPr>
          <w:ins w:id="1330" w:author="Steve Maas" w:date="2014-01-02T14:06:00Z"/>
        </w:rPr>
        <w:pPrChange w:id="1331" w:author="Steve Maas" w:date="2014-01-02T14:06:00Z">
          <w:pPr/>
        </w:pPrChange>
      </w:pPr>
      <w:ins w:id="1332" w:author="Steve Maas" w:date="2014-01-02T14:07:00Z">
        <w:r>
          <w:t>&gt;</w:t>
        </w:r>
      </w:ins>
      <w:ins w:id="1333" w:author="Steve Maas" w:date="2014-01-02T14:06:00Z">
        <w:r>
          <w:t xml:space="preserve">febio </w:t>
        </w:r>
      </w:ins>
      <w:ins w:id="1334" w:author="Steve Maas" w:date="2014-01-02T14:07:00Z">
        <w:r>
          <w:t>–i file.feb -g</w:t>
        </w:r>
      </w:ins>
    </w:p>
    <w:p w14:paraId="62059144" w14:textId="77777777" w:rsidR="007B44DC" w:rsidRDefault="007B44DC">
      <w:pPr>
        <w:rPr>
          <w:ins w:id="1335" w:author="Steve Maas" w:date="2014-01-02T14:06:00Z"/>
        </w:rPr>
      </w:pPr>
    </w:p>
    <w:p w14:paraId="209313B8" w14:textId="1D883B7D" w:rsidR="007B44DC" w:rsidRDefault="007B44DC">
      <w:pPr>
        <w:rPr>
          <w:ins w:id="1336" w:author="Steve Maas" w:date="2014-01-02T14:08:00Z"/>
        </w:rPr>
      </w:pPr>
      <w:ins w:id="1337"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338" w:author="Steve Maas" w:date="2014-01-02T14:08:00Z">
        <w:r>
          <w:t>disappear</w:t>
        </w:r>
      </w:ins>
      <w:ins w:id="1339" w:author="Steve Maas" w:date="2014-01-02T14:07:00Z">
        <w:r>
          <w:t xml:space="preserve"> </w:t>
        </w:r>
      </w:ins>
      <w:ins w:id="1340" w:author="Steve Maas" w:date="2014-01-02T14:08:00Z">
        <w:r>
          <w:t>at some point might indicate a rigid body mode.)</w:t>
        </w:r>
      </w:ins>
    </w:p>
    <w:p w14:paraId="69A29703" w14:textId="77777777" w:rsidR="007B44DC" w:rsidRDefault="007B44DC">
      <w:pPr>
        <w:rPr>
          <w:ins w:id="1341" w:author="Steve Maas" w:date="2014-01-02T14:09:00Z"/>
        </w:rPr>
      </w:pPr>
    </w:p>
    <w:p w14:paraId="0E5EE562" w14:textId="336D2819" w:rsidR="007B44DC" w:rsidRPr="00FE00A6" w:rsidRDefault="007B44DC">
      <w:ins w:id="1342" w:author="Steve Maas" w:date="2014-01-02T14:09:00Z">
        <w:r>
          <w:t>Since storing all non-converged states may make the plot-file too large for post-processing, debug mode can also be turned on during the analy</w:t>
        </w:r>
      </w:ins>
      <w:ins w:id="1343" w:author="Steve Maas" w:date="2014-01-02T14:12:00Z">
        <w:r w:rsidR="000839BA">
          <w:t>si</w:t>
        </w:r>
      </w:ins>
      <w:ins w:id="1344" w:author="Steve Maas" w:date="2014-01-02T14:09:00Z">
        <w:r>
          <w:t xml:space="preserve">s. </w:t>
        </w:r>
      </w:ins>
      <w:ins w:id="1345" w:author="Steve Maas" w:date="2014-01-02T14:10:00Z">
        <w:r>
          <w:t>To do this, start the problem normally (without the debug flag –g). Then, right before the problem starts to fail, interrupt the run (using ctrl+c)</w:t>
        </w:r>
      </w:ins>
      <w:ins w:id="1346" w:author="Steve Maas" w:date="2014-01-02T14:11:00Z">
        <w:r w:rsidR="000839BA">
          <w:t xml:space="preserve"> and wait for </w:t>
        </w:r>
      </w:ins>
      <w:ins w:id="1347" w:author="Steve Maas" w:date="2014-01-02T14:12:00Z">
        <w:r w:rsidR="000839BA">
          <w:t xml:space="preserve">the </w:t>
        </w:r>
      </w:ins>
      <w:ins w:id="1348" w:author="Steve Maas" w:date="2014-01-02T14:11:00Z">
        <w:r w:rsidR="000839BA">
          <w:t>FEBio prompt to appear.</w:t>
        </w:r>
      </w:ins>
      <w:ins w:id="1349" w:author="Steve Maas" w:date="2014-01-02T14:10:00Z">
        <w:r>
          <w:t xml:space="preserve"> </w:t>
        </w:r>
      </w:ins>
      <w:ins w:id="1350" w:author="Steve Maas" w:date="2014-01-02T14:11:00Z">
        <w:r w:rsidR="000839BA">
          <w:t xml:space="preserve">Once it appears, </w:t>
        </w:r>
      </w:ins>
      <w:ins w:id="1351" w:author="Steve Maas" w:date="2014-01-02T14:10:00Z">
        <w:r>
          <w:t xml:space="preserve">enter </w:t>
        </w:r>
        <w:r>
          <w:rPr>
            <w:i/>
          </w:rPr>
          <w:t xml:space="preserve">debug </w:t>
        </w:r>
      </w:ins>
      <w:ins w:id="1352"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353" w:author="Steve Maas" w:date="2014-01-02T14:35:00Z"/>
        </w:rPr>
      </w:pPr>
      <w:bookmarkStart w:id="1354" w:name="_Toc376447127"/>
      <w:r>
        <w:t xml:space="preserve">Common </w:t>
      </w:r>
      <w:r w:rsidR="00FD648A">
        <w:t>I</w:t>
      </w:r>
      <w:r>
        <w:t>ssues</w:t>
      </w:r>
      <w:bookmarkEnd w:id="1354"/>
    </w:p>
    <w:p w14:paraId="4C6E6D2F" w14:textId="718B77C6" w:rsidR="00F47A31" w:rsidRPr="00FE00A6" w:rsidRDefault="00F47A31" w:rsidP="00F47A31">
      <w:pPr>
        <w:pPrChange w:id="1355" w:author="Steve Maas" w:date="2014-01-02T14:35:00Z">
          <w:pPr>
            <w:pStyle w:val="Heading2"/>
          </w:pPr>
        </w:pPrChange>
      </w:pPr>
      <w:ins w:id="1356" w:author="Steve Maas" w:date="2014-01-02T14:35:00Z">
        <w:r>
          <w:t>In this section we take a look a</w:t>
        </w:r>
      </w:ins>
      <w:ins w:id="1357" w:author="Steve Maas" w:date="2014-01-02T14:36:00Z">
        <w:r>
          <w:t>t</w:t>
        </w:r>
      </w:ins>
      <w:ins w:id="1358" w:author="Steve Maas" w:date="2014-01-02T14:35:00Z">
        <w:r>
          <w:t xml:space="preserve"> some of the most common problems you may run into when solving a finite </w:t>
        </w:r>
      </w:ins>
      <w:ins w:id="1359" w:author="Steve Maas" w:date="2014-01-02T14:36:00Z">
        <w:r>
          <w:t>element</w:t>
        </w:r>
      </w:ins>
      <w:ins w:id="1360" w:author="Steve Maas" w:date="2014-01-02T14:35:00Z">
        <w:r>
          <w:t xml:space="preserve"> </w:t>
        </w:r>
      </w:ins>
      <w:ins w:id="1361" w:author="Steve Maas" w:date="2014-01-02T14:36:00Z">
        <w:r>
          <w:t xml:space="preserve">problem with FEBio. We’ll discuss possible causes </w:t>
        </w:r>
      </w:ins>
      <w:ins w:id="1362" w:author="Steve Maas" w:date="2014-01-02T14:56:00Z">
        <w:r w:rsidR="00A21D16">
          <w:t xml:space="preserve">of </w:t>
        </w:r>
      </w:ins>
      <w:ins w:id="1363" w:author="Steve Maas" w:date="2014-01-02T14:36:00Z">
        <w:r>
          <w:t xml:space="preserve">and </w:t>
        </w:r>
      </w:ins>
      <w:ins w:id="1364" w:author="Steve Maas" w:date="2014-01-02T14:37:00Z">
        <w:r>
          <w:t>solutions to these issues.</w:t>
        </w:r>
      </w:ins>
    </w:p>
    <w:p w14:paraId="60BB3832" w14:textId="1D4C2788" w:rsidR="00F47A31" w:rsidRDefault="00F47A31" w:rsidP="00F47A31">
      <w:pPr>
        <w:pStyle w:val="Heading3"/>
        <w:rPr>
          <w:ins w:id="1365" w:author="Steve Maas" w:date="2014-01-02T14:35:00Z"/>
        </w:rPr>
        <w:pPrChange w:id="1366" w:author="Steve Maas" w:date="2014-01-02T14:35:00Z">
          <w:pPr/>
        </w:pPrChange>
      </w:pPr>
      <w:bookmarkStart w:id="1367" w:name="_Toc376447128"/>
      <w:ins w:id="1368" w:author="Steve Maas" w:date="2014-01-02T14:35:00Z">
        <w:r>
          <w:t>Invert</w:t>
        </w:r>
      </w:ins>
      <w:ins w:id="1369" w:author="Steve Maas" w:date="2014-01-02T14:39:00Z">
        <w:r w:rsidR="00360647">
          <w:t>ed</w:t>
        </w:r>
      </w:ins>
      <w:ins w:id="1370" w:author="Steve Maas" w:date="2014-01-02T14:35:00Z">
        <w:r>
          <w:t xml:space="preserve"> elements</w:t>
        </w:r>
        <w:bookmarkEnd w:id="1367"/>
      </w:ins>
    </w:p>
    <w:p w14:paraId="03B76A14" w14:textId="33147084" w:rsidR="00360647" w:rsidRDefault="00360647">
      <w:pPr>
        <w:rPr>
          <w:ins w:id="1371" w:author="Steve Maas" w:date="2014-01-02T14:43:00Z"/>
        </w:rPr>
      </w:pPr>
      <w:ins w:id="1372" w:author="Steve Maas" w:date="2014-01-02T14:37:00Z">
        <w:r>
          <w:t>When a</w:t>
        </w:r>
      </w:ins>
      <w:ins w:id="1373" w:author="Steve Maas" w:date="2014-01-02T14:38:00Z">
        <w:r>
          <w:t>n</w:t>
        </w:r>
      </w:ins>
      <w:ins w:id="1374" w:author="Steve Maas" w:date="2014-01-02T14:37:00Z">
        <w:r>
          <w:t xml:space="preserve"> element inverts, the element becomes so distorted that in certain areas of the element the Jacobian becomes zero or negative. </w:t>
        </w:r>
      </w:ins>
      <w:ins w:id="1375"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1376" w:author="Steve Maas" w:date="2014-01-02T14:56:00Z">
        <w:r w:rsidR="00A21D16">
          <w:t>J</w:t>
        </w:r>
      </w:ins>
      <w:ins w:id="1377" w:author="Steve Maas" w:date="2014-01-02T14:38:00Z">
        <w:r>
          <w:t xml:space="preserve">acobian is found in an element, FEBio cannot continue. </w:t>
        </w:r>
      </w:ins>
      <w:ins w:id="1378"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379" w:author="Steve Maas" w:date="2014-01-02T14:41:00Z">
        <w:r w:rsidR="00CC61FF">
          <w:t>. T</w:t>
        </w:r>
      </w:ins>
      <w:ins w:id="1380" w:author="Steve Maas" w:date="2014-01-02T14:40:00Z">
        <w:r>
          <w:t xml:space="preserve">he </w:t>
        </w:r>
      </w:ins>
      <w:ins w:id="1381" w:author="Steve Maas" w:date="2014-01-02T14:41:00Z">
        <w:r>
          <w:t>combination</w:t>
        </w:r>
      </w:ins>
      <w:ins w:id="1382" w:author="Steve Maas" w:date="2014-01-02T14:40:00Z">
        <w:r>
          <w:t xml:space="preserve"> of a reduced time step and a refactored stiffness matrix</w:t>
        </w:r>
      </w:ins>
      <w:ins w:id="1383" w:author="Steve Maas" w:date="2014-01-02T14:41:00Z">
        <w:r w:rsidR="00CC61FF">
          <w:t xml:space="preserve"> will often be sufficient to overcome the negative Jacobian. </w:t>
        </w:r>
      </w:ins>
      <w:ins w:id="1384" w:author="Steve Maas" w:date="2014-01-02T14:42:00Z">
        <w:r w:rsidR="00CC61FF">
          <w:t xml:space="preserve">However, when it is not, you may have run into a more serious problem. </w:t>
        </w:r>
      </w:ins>
      <w:ins w:id="1385" w:author="Steve Maas" w:date="2014-01-02T14:43:00Z">
        <w:r w:rsidR="00CC61FF">
          <w:t xml:space="preserve">These are some of the common causes that may require additional user intervention. </w:t>
        </w:r>
      </w:ins>
    </w:p>
    <w:p w14:paraId="4896F3B2" w14:textId="77777777" w:rsidR="00CC61FF" w:rsidRDefault="00CC61FF">
      <w:pPr>
        <w:rPr>
          <w:ins w:id="1386" w:author="Steve Maas" w:date="2014-01-02T14:43:00Z"/>
        </w:rPr>
      </w:pPr>
    </w:p>
    <w:p w14:paraId="620FE268" w14:textId="1708DC55" w:rsidR="00CC61FF" w:rsidRDefault="00CC61FF" w:rsidP="00A21D16">
      <w:pPr>
        <w:pStyle w:val="Heading4"/>
        <w:rPr>
          <w:ins w:id="1387" w:author="Steve Maas" w:date="2014-01-02T14:43:00Z"/>
        </w:rPr>
        <w:pPrChange w:id="1388" w:author="Steve Maas" w:date="2014-01-02T14:55:00Z">
          <w:pPr/>
        </w:pPrChange>
      </w:pPr>
      <w:bookmarkStart w:id="1389" w:name="_Toc376447129"/>
      <w:ins w:id="1390" w:author="Steve Maas" w:date="2014-01-02T14:43:00Z">
        <w:r>
          <w:t>Material instability</w:t>
        </w:r>
        <w:bookmarkEnd w:id="1389"/>
      </w:ins>
    </w:p>
    <w:p w14:paraId="4CD4B3F7" w14:textId="0F544E2C" w:rsidR="00CC61FF" w:rsidRDefault="00CC61FF">
      <w:pPr>
        <w:rPr>
          <w:ins w:id="1391" w:author="Steve Maas" w:date="2014-01-02T14:45:00Z"/>
        </w:rPr>
      </w:pPr>
      <w:ins w:id="1392" w:author="Steve Maas" w:date="2014-01-02T14:44:00Z">
        <w:r>
          <w:t xml:space="preserve">At large deformations, some materials can become unstable. This is usually caused by a softening of the material at large deformations. When the material softens too much the </w:t>
        </w:r>
      </w:ins>
      <w:ins w:id="1393" w:author="Steve Maas" w:date="2014-01-02T14:45:00Z">
        <w:r>
          <w:t>global</w:t>
        </w:r>
      </w:ins>
      <w:ins w:id="1394" w:author="Steve Maas" w:date="2014-01-02T14:44:00Z">
        <w:r>
          <w:t xml:space="preserve"> </w:t>
        </w:r>
      </w:ins>
      <w:ins w:id="1395" w:author="Steve Maas" w:date="2014-01-02T14:45:00Z">
        <w:r>
          <w:t xml:space="preserve">stiffness matrix can become ill-conditioned and FEBio will not be able to find the correct solution. Unfortunately, there is no easy solution around this issue and you may </w:t>
        </w:r>
      </w:ins>
      <w:ins w:id="1396" w:author="Steve Maas" w:date="2014-01-02T14:57:00Z">
        <w:r w:rsidR="00A21D16">
          <w:t>need</w:t>
        </w:r>
      </w:ins>
      <w:ins w:id="1397" w:author="Steve Maas" w:date="2014-01-02T14:45:00Z">
        <w:r>
          <w:t xml:space="preserve"> to consider using a different constitutive model. </w:t>
        </w:r>
      </w:ins>
    </w:p>
    <w:p w14:paraId="730BC238" w14:textId="77777777" w:rsidR="00CC61FF" w:rsidRDefault="00CC61FF">
      <w:pPr>
        <w:rPr>
          <w:ins w:id="1398" w:author="Steve Maas" w:date="2014-01-02T14:46:00Z"/>
        </w:rPr>
      </w:pPr>
    </w:p>
    <w:p w14:paraId="603726F7" w14:textId="17832991" w:rsidR="00CC61FF" w:rsidRDefault="00CC61FF" w:rsidP="00A21D16">
      <w:pPr>
        <w:pStyle w:val="Heading4"/>
        <w:rPr>
          <w:ins w:id="1399" w:author="Steve Maas" w:date="2014-01-02T14:46:00Z"/>
        </w:rPr>
        <w:pPrChange w:id="1400" w:author="Steve Maas" w:date="2014-01-02T14:55:00Z">
          <w:pPr/>
        </w:pPrChange>
      </w:pPr>
      <w:bookmarkStart w:id="1401" w:name="_Toc376447130"/>
      <w:ins w:id="1402" w:author="Steve Maas" w:date="2014-01-02T14:46:00Z">
        <w:r>
          <w:t>Time step too large</w:t>
        </w:r>
        <w:bookmarkEnd w:id="1401"/>
      </w:ins>
    </w:p>
    <w:p w14:paraId="27F25A69" w14:textId="35D23097" w:rsidR="00CC61FF" w:rsidRDefault="00CC61FF">
      <w:pPr>
        <w:rPr>
          <w:ins w:id="1403" w:author="Steve Maas" w:date="2014-01-02T14:48:00Z"/>
        </w:rPr>
      </w:pPr>
      <w:ins w:id="1404" w:author="Steve Maas" w:date="2014-01-02T14:46:00Z">
        <w:r>
          <w:t xml:space="preserve">Altough the auto-time stepper will automatically adjust the time step in case of trouble, it is designed to work within user defined </w:t>
        </w:r>
      </w:ins>
      <w:ins w:id="1405" w:author="Steve Maas" w:date="2014-01-02T14:57:00Z">
        <w:r w:rsidR="00A21D16">
          <w:t>limits</w:t>
        </w:r>
      </w:ins>
      <w:ins w:id="1406" w:author="Steve Maas" w:date="2014-01-02T14:46:00Z">
        <w:r>
          <w:t xml:space="preserve"> and sometimes they are not set properly to solve the problem. The most common issue is that the minimum time step is set too large. Cutting back the </w:t>
        </w:r>
      </w:ins>
      <w:ins w:id="1407" w:author="Steve Maas" w:date="2014-01-02T14:47:00Z">
        <w:r>
          <w:t xml:space="preserve">minimum </w:t>
        </w:r>
      </w:ins>
      <w:ins w:id="1408" w:author="Steve Maas" w:date="2014-01-02T14:57:00Z">
        <w:r w:rsidR="00A21D16">
          <w:t>in addition to</w:t>
        </w:r>
      </w:ins>
      <w:ins w:id="1409" w:author="Steve Maas" w:date="2014-01-02T14:47:00Z">
        <w:r>
          <w:t xml:space="preserve"> the </w:t>
        </w:r>
      </w:ins>
      <w:ins w:id="1410" w:author="Steve Maas" w:date="2014-01-02T14:46:00Z">
        <w:r>
          <w:t xml:space="preserve">initial </w:t>
        </w:r>
      </w:ins>
      <w:ins w:id="1411" w:author="Steve Maas" w:date="2014-01-02T14:48:00Z">
        <w:r>
          <w:t>time step can often help in preventing negative Jacobians.</w:t>
        </w:r>
      </w:ins>
    </w:p>
    <w:p w14:paraId="660DB750" w14:textId="77777777" w:rsidR="00CC61FF" w:rsidRDefault="00CC61FF">
      <w:pPr>
        <w:rPr>
          <w:ins w:id="1412" w:author="Steve Maas" w:date="2014-01-02T14:48:00Z"/>
        </w:rPr>
      </w:pPr>
    </w:p>
    <w:p w14:paraId="373E59EB" w14:textId="6AC321D8" w:rsidR="00CC61FF" w:rsidRDefault="00CC61FF" w:rsidP="00A21D16">
      <w:pPr>
        <w:pStyle w:val="Heading4"/>
        <w:rPr>
          <w:ins w:id="1413" w:author="Steve Maas" w:date="2014-01-02T14:48:00Z"/>
        </w:rPr>
        <w:pPrChange w:id="1414" w:author="Steve Maas" w:date="2014-01-02T14:56:00Z">
          <w:pPr/>
        </w:pPrChange>
      </w:pPr>
      <w:bookmarkStart w:id="1415" w:name="_Toc376447131"/>
      <w:ins w:id="1416" w:author="Steve Maas" w:date="2014-01-02T14:48:00Z">
        <w:r>
          <w:t>Elements too distorted</w:t>
        </w:r>
        <w:bookmarkEnd w:id="1415"/>
      </w:ins>
    </w:p>
    <w:p w14:paraId="6E0C6EC0" w14:textId="4E9F3452" w:rsidR="00CC61FF" w:rsidRDefault="00CC61FF">
      <w:pPr>
        <w:rPr>
          <w:ins w:id="1417" w:author="Steve Maas" w:date="2014-01-02T14:49:00Z"/>
        </w:rPr>
      </w:pPr>
      <w:ins w:id="1418"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419" w:author="Steve Maas" w:date="2014-01-02T14:49:00Z"/>
        </w:rPr>
      </w:pPr>
    </w:p>
    <w:p w14:paraId="3D023280" w14:textId="08E9784B" w:rsidR="00CC61FF" w:rsidRDefault="00CC61FF" w:rsidP="00A21D16">
      <w:pPr>
        <w:pStyle w:val="Heading4"/>
        <w:rPr>
          <w:ins w:id="1420" w:author="Steve Maas" w:date="2014-01-02T14:49:00Z"/>
        </w:rPr>
        <w:pPrChange w:id="1421" w:author="Steve Maas" w:date="2014-01-02T14:56:00Z">
          <w:pPr/>
        </w:pPrChange>
      </w:pPr>
      <w:bookmarkStart w:id="1422" w:name="_Toc376447132"/>
      <w:ins w:id="1423" w:author="Steve Maas" w:date="2014-01-02T14:49:00Z">
        <w:r>
          <w:t>Shells are too thick</w:t>
        </w:r>
        <w:bookmarkEnd w:id="1422"/>
      </w:ins>
    </w:p>
    <w:p w14:paraId="51F0AC74" w14:textId="15E2A303" w:rsidR="000C24E2" w:rsidRDefault="00CC61FF">
      <w:pPr>
        <w:rPr>
          <w:ins w:id="1424" w:author="Steve Maas" w:date="2014-01-02T14:53:00Z"/>
        </w:rPr>
      </w:pPr>
      <w:ins w:id="1425" w:author="Steve Maas" w:date="2014-01-02T14:50:00Z">
        <w:r>
          <w:t xml:space="preserve">A shell is an element where it is assumed </w:t>
        </w:r>
      </w:ins>
      <w:ins w:id="1426" w:author="Steve Maas" w:date="2014-01-02T14:52:00Z">
        <w:r w:rsidR="000C24E2">
          <w:t xml:space="preserve">that </w:t>
        </w:r>
      </w:ins>
      <w:ins w:id="1427" w:author="Steve Maas" w:date="2014-01-02T14:58:00Z">
        <w:r w:rsidR="00A21D16">
          <w:t>one</w:t>
        </w:r>
      </w:ins>
      <w:ins w:id="1428" w:author="Steve Maas" w:date="2014-01-02T14:50:00Z">
        <w:r>
          <w:t xml:space="preserve"> dimension is much smaller compared to the other two directions. When the mesh is really fine, this assumption may no longer be valid and it could happen that the </w:t>
        </w:r>
      </w:ins>
      <w:ins w:id="1429" w:author="Steve Maas" w:date="2014-01-02T14:52:00Z">
        <w:r w:rsidR="000C24E2">
          <w:t xml:space="preserve">shell </w:t>
        </w:r>
      </w:ins>
      <w:ins w:id="1430" w:author="Steve Maas" w:date="2014-01-02T14:50:00Z">
        <w:r>
          <w:t xml:space="preserve">becomes too thick. When a shell gets too thick it can create negative Jacobians in the </w:t>
        </w:r>
      </w:ins>
      <w:ins w:id="1431" w:author="Steve Maas" w:date="2014-01-02T14:51:00Z">
        <w:r w:rsidR="000C24E2">
          <w:t xml:space="preserve">out-of-plane </w:t>
        </w:r>
      </w:ins>
      <w:ins w:id="1432" w:author="Steve Maas" w:date="2014-01-02T14:50:00Z">
        <w:r>
          <w:t>integration points</w:t>
        </w:r>
      </w:ins>
      <w:ins w:id="1433" w:author="Steve Maas" w:date="2014-01-02T14:51:00Z">
        <w:r w:rsidR="000C24E2">
          <w:t>, especially in area</w:t>
        </w:r>
      </w:ins>
      <w:ins w:id="1434" w:author="Steve Maas" w:date="2014-01-02T14:52:00Z">
        <w:r w:rsidR="000C24E2">
          <w:t>s</w:t>
        </w:r>
      </w:ins>
      <w:ins w:id="1435" w:author="Steve Maas" w:date="2014-01-02T14:51:00Z">
        <w:r w:rsidR="000C24E2">
          <w:t xml:space="preserve"> of high curvature. </w:t>
        </w:r>
      </w:ins>
      <w:ins w:id="1436"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437" w:author="Steve Maas" w:date="2014-01-02T14:53:00Z"/>
        </w:rPr>
      </w:pPr>
    </w:p>
    <w:p w14:paraId="4E5CE27E" w14:textId="77777777" w:rsidR="000C24E2" w:rsidRDefault="000C24E2" w:rsidP="00A21D16">
      <w:pPr>
        <w:pStyle w:val="Heading4"/>
        <w:rPr>
          <w:ins w:id="1438" w:author="Steve Maas" w:date="2014-01-02T14:53:00Z"/>
        </w:rPr>
        <w:pPrChange w:id="1439" w:author="Steve Maas" w:date="2014-01-02T14:56:00Z">
          <w:pPr/>
        </w:pPrChange>
      </w:pPr>
      <w:bookmarkStart w:id="1440" w:name="_Toc376447133"/>
      <w:ins w:id="1441" w:author="Steve Maas" w:date="2014-01-02T14:53:00Z">
        <w:r>
          <w:t>Rigid body modes</w:t>
        </w:r>
        <w:bookmarkEnd w:id="1440"/>
      </w:ins>
    </w:p>
    <w:p w14:paraId="18582754" w14:textId="4CFF0EB6" w:rsidR="00CC61FF" w:rsidRPr="00FE00A6" w:rsidRDefault="000C24E2">
      <w:pPr>
        <w:rPr>
          <w:ins w:id="1442" w:author="Steve Maas" w:date="2014-01-02T14:39:00Z"/>
        </w:rPr>
      </w:pPr>
      <w:ins w:id="1443" w:author="Steve Maas" w:date="2014-01-02T14:53:00Z">
        <w:r>
          <w:t xml:space="preserve">A rigid body mode is a mode of deformation that does not alter the stress in the body. Uniform translation or rotation </w:t>
        </w:r>
      </w:ins>
      <w:ins w:id="1444"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1445" w:author="Steve Maas" w:date="2014-01-02T14:55:00Z">
        <w:r>
          <w:t xml:space="preserve">The solution is to identify the rigid body mode and to eliminate it by applying additional constraints to the model. </w:t>
        </w:r>
      </w:ins>
      <w:ins w:id="1446" w:author="Steve Maas" w:date="2014-01-02T14:53:00Z">
        <w:r>
          <w:t xml:space="preserve"> </w:t>
        </w:r>
      </w:ins>
    </w:p>
    <w:p w14:paraId="518235D8" w14:textId="7CC603B3" w:rsidR="00744FD9" w:rsidRPr="00CC61FF" w:rsidDel="00CC61FF" w:rsidRDefault="00744FD9">
      <w:pPr>
        <w:rPr>
          <w:del w:id="1447" w:author="Steve Maas" w:date="2014-01-02T14:43:00Z"/>
          <w:i/>
          <w:rPrChange w:id="1448" w:author="Steve Maas" w:date="2014-01-02T14:43:00Z">
            <w:rPr>
              <w:del w:id="1449" w:author="Steve Maas" w:date="2014-01-02T14:43:00Z"/>
            </w:rPr>
          </w:rPrChange>
        </w:rPr>
      </w:pPr>
      <w:del w:id="1450" w:author="Steve Maas" w:date="2014-01-02T14:43:00Z">
        <w:r w:rsidRPr="00CC61FF" w:rsidDel="00CC61FF">
          <w:rPr>
            <w:i/>
            <w:rPrChange w:id="1451"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452" w:author="Steve Maas" w:date="2014-01-02T14:55:00Z"/>
          <w:i/>
          <w:rPrChange w:id="1453" w:author="Steve Maas" w:date="2014-01-02T14:43:00Z">
            <w:rPr>
              <w:del w:id="1454" w:author="Steve Maas" w:date="2014-01-02T14:55:00Z"/>
            </w:rPr>
          </w:rPrChange>
        </w:rPr>
      </w:pPr>
      <w:del w:id="1455" w:author="Steve Maas" w:date="2014-01-02T14:55:00Z">
        <w:r w:rsidRPr="00CC61FF" w:rsidDel="000C24E2">
          <w:rPr>
            <w:i/>
            <w:rPrChange w:id="1456"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457" w:author="Steve Maas" w:date="2014-01-02T14:55:00Z"/>
        </w:rPr>
      </w:pPr>
      <w:del w:id="1458"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459" w:author="Steve Maas" w:date="2014-01-02T14:55:00Z"/>
        </w:rPr>
      </w:pPr>
      <w:del w:id="1460" w:author="Steve Maas" w:date="2014-01-02T14:55:00Z">
        <w:r w:rsidDel="000C24E2">
          <w:delText xml:space="preserve">elements getting too distorted. </w:delText>
        </w:r>
      </w:del>
    </w:p>
    <w:p w14:paraId="77E1F4D1" w14:textId="400AF593" w:rsidR="00F47A31" w:rsidRDefault="00340BE6" w:rsidP="00F47A31">
      <w:pPr>
        <w:rPr>
          <w:ins w:id="1461" w:author="Steve Maas" w:date="2014-01-02T14:35:00Z"/>
        </w:rPr>
        <w:pPrChange w:id="1462" w:author="Steve Maas" w:date="2014-01-02T14:35:00Z">
          <w:pPr>
            <w:pStyle w:val="ListParagraph"/>
            <w:numPr>
              <w:numId w:val="55"/>
            </w:numPr>
            <w:ind w:hanging="360"/>
          </w:pPr>
        </w:pPrChange>
      </w:pPr>
      <w:del w:id="1463" w:author="Steve Maas" w:date="2014-01-02T14:55:00Z">
        <w:r w:rsidDel="000C24E2">
          <w:delText>Rigid bodies underconstrained</w:delText>
        </w:r>
      </w:del>
    </w:p>
    <w:p w14:paraId="3A6319D3" w14:textId="3563B047" w:rsidR="00F47A31" w:rsidRDefault="00F47A31" w:rsidP="00F47A31">
      <w:pPr>
        <w:pStyle w:val="Heading3"/>
        <w:pPrChange w:id="1464" w:author="Steve Maas" w:date="2014-01-02T14:35:00Z">
          <w:pPr>
            <w:pStyle w:val="ListParagraph"/>
            <w:numPr>
              <w:numId w:val="55"/>
            </w:numPr>
            <w:ind w:hanging="360"/>
          </w:pPr>
        </w:pPrChange>
      </w:pPr>
      <w:bookmarkStart w:id="1465" w:name="_Toc376447134"/>
      <w:ins w:id="1466" w:author="Steve Maas" w:date="2014-01-02T14:35:00Z">
        <w:r>
          <w:t>Failure to converge</w:t>
        </w:r>
      </w:ins>
      <w:bookmarkEnd w:id="1465"/>
    </w:p>
    <w:p w14:paraId="3FAC7A49" w14:textId="686C1618" w:rsidR="00744FD9" w:rsidRDefault="00744FD9" w:rsidP="00744FD9">
      <w:pPr>
        <w:rPr>
          <w:ins w:id="1467" w:author="Steve Maas" w:date="2014-01-02T15:19:00Z"/>
        </w:rPr>
      </w:pPr>
      <w:del w:id="1468" w:author="Steve Maas" w:date="2014-01-02T15:10:00Z">
        <w:r w:rsidDel="00973685">
          <w:delText>Non-convergence</w:delText>
        </w:r>
      </w:del>
      <w:ins w:id="1469" w:author="Steve Maas" w:date="2014-01-02T15:11:00Z">
        <w:r w:rsidR="00973685">
          <w:t xml:space="preserve">FEBio uses an iterative method to solve the nonlinear finite element equations. </w:t>
        </w:r>
      </w:ins>
      <w:ins w:id="1470"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1471"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1472"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1473" w:author="Steve Maas" w:date="2014-01-02T15:19:00Z"/>
        </w:rPr>
      </w:pPr>
    </w:p>
    <w:p w14:paraId="18311C05" w14:textId="307D7126" w:rsidR="00235934" w:rsidRDefault="00235934" w:rsidP="00744FD9">
      <w:pPr>
        <w:rPr>
          <w:ins w:id="1474" w:author="Steve Maas" w:date="2014-01-02T15:20:00Z"/>
        </w:rPr>
      </w:pPr>
      <w:ins w:id="1475" w:author="Steve Maas" w:date="2014-01-02T15:19:00Z">
        <w:r>
          <w:t xml:space="preserve">Sometimes it happens that FEBio cannot converge </w:t>
        </w:r>
      </w:ins>
      <w:ins w:id="1476"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1477" w:author="Steve Maas" w:date="2014-01-02T15:43:00Z">
        <w:r w:rsidR="001875BA">
          <w:t>manifest themselves in convergence problems before the element actually inverts</w:t>
        </w:r>
      </w:ins>
      <w:ins w:id="1478" w:author="Steve Maas" w:date="2014-01-02T15:20:00Z">
        <w:r w:rsidR="001875BA">
          <w:t>.</w:t>
        </w:r>
      </w:ins>
    </w:p>
    <w:p w14:paraId="2FE44F59" w14:textId="77777777" w:rsidR="00235934" w:rsidRDefault="00235934" w:rsidP="00744FD9">
      <w:pPr>
        <w:rPr>
          <w:ins w:id="1479" w:author="Steve Maas" w:date="2014-01-02T15:20:00Z"/>
        </w:rPr>
      </w:pPr>
    </w:p>
    <w:p w14:paraId="64C4CC04" w14:textId="0EAA014A" w:rsidR="00235934" w:rsidRDefault="00B908BB" w:rsidP="00B908BB">
      <w:pPr>
        <w:pStyle w:val="Heading4"/>
        <w:rPr>
          <w:ins w:id="1480" w:author="Steve Maas" w:date="2014-01-02T15:21:00Z"/>
        </w:rPr>
        <w:pPrChange w:id="1481" w:author="Steve Maas" w:date="2014-01-02T15:29:00Z">
          <w:pPr/>
        </w:pPrChange>
      </w:pPr>
      <w:bookmarkStart w:id="1482" w:name="_Ref376440249"/>
      <w:bookmarkStart w:id="1483" w:name="_Toc376447135"/>
      <w:ins w:id="1484" w:author="Steve Maas" w:date="2014-01-02T15:21:00Z">
        <w:r>
          <w:t>No loads applied</w:t>
        </w:r>
        <w:bookmarkEnd w:id="1482"/>
        <w:bookmarkEnd w:id="1483"/>
      </w:ins>
    </w:p>
    <w:p w14:paraId="608FFB56" w14:textId="6EB1A19A" w:rsidR="00B908BB" w:rsidRDefault="00B908BB" w:rsidP="00B908BB">
      <w:pPr>
        <w:rPr>
          <w:ins w:id="1485" w:author="Steve Maas" w:date="2014-01-02T15:24:00Z"/>
        </w:rPr>
        <w:pPrChange w:id="1486" w:author="Steve Maas" w:date="2014-01-02T15:21:00Z">
          <w:pPr/>
        </w:pPrChange>
      </w:pPr>
      <w:ins w:id="1487" w:author="Steve Maas" w:date="2014-01-02T15:21:00Z">
        <w:r>
          <w:t xml:space="preserve">Ironically, when no loads are applied, FEBio will often struggle to find a solution. The reason (and solution!) is simple. </w:t>
        </w:r>
      </w:ins>
      <w:ins w:id="1488"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1489" w:author="Steve Maas" w:date="2014-01-02T15:37:00Z">
        <w:r w:rsidR="001F1DE6">
          <w:t xml:space="preserve">be </w:t>
        </w:r>
      </w:ins>
      <w:ins w:id="1490" w:author="Steve Maas" w:date="2014-01-02T15:22:00Z">
        <w:r>
          <w:t xml:space="preserve">able to satisfy the convergence criteria. </w:t>
        </w:r>
      </w:ins>
    </w:p>
    <w:p w14:paraId="0E5CE6F9" w14:textId="77777777" w:rsidR="00B908BB" w:rsidRDefault="00B908BB" w:rsidP="00B908BB">
      <w:pPr>
        <w:rPr>
          <w:ins w:id="1491" w:author="Steve Maas" w:date="2014-01-02T15:24:00Z"/>
        </w:rPr>
        <w:pPrChange w:id="1492" w:author="Steve Maas" w:date="2014-01-02T15:21:00Z">
          <w:pPr/>
        </w:pPrChange>
      </w:pPr>
    </w:p>
    <w:p w14:paraId="1D159203" w14:textId="7A2D4201" w:rsidR="00B908BB" w:rsidRDefault="00B908BB" w:rsidP="00B908BB">
      <w:pPr>
        <w:rPr>
          <w:ins w:id="1493" w:author="Steve Maas" w:date="2014-01-02T15:26:00Z"/>
        </w:rPr>
        <w:pPrChange w:id="1494" w:author="Steve Maas" w:date="2014-01-02T15:21:00Z">
          <w:pPr/>
        </w:pPrChange>
      </w:pPr>
      <w:ins w:id="1495" w:author="Steve Maas" w:date="2014-01-02T15:24:00Z">
        <w:r>
          <w:t xml:space="preserve">FEBio can actually detect this situation. It looks at the residual norm and when </w:t>
        </w:r>
      </w:ins>
      <w:ins w:id="1496" w:author="Steve Maas" w:date="2014-01-02T15:25:00Z">
        <w:r>
          <w:t xml:space="preserve">this is smaller than a user-defined limit it assumes that no loads are present and moves on </w:t>
        </w:r>
      </w:ins>
      <w:ins w:id="1497" w:author="Steve Maas" w:date="2014-01-02T15:37:00Z">
        <w:r w:rsidR="001F1DE6">
          <w:t xml:space="preserve">to </w:t>
        </w:r>
      </w:ins>
      <w:ins w:id="1498" w:author="Steve Maas" w:date="2014-01-02T15:25:00Z">
        <w:r>
          <w:t xml:space="preserve">the next time step. However, this limit is actually problem dependent and it can happen that for your particular problem the limit is </w:t>
        </w:r>
      </w:ins>
      <w:ins w:id="1499" w:author="Steve Maas" w:date="2014-01-02T15:37:00Z">
        <w:r w:rsidR="001F1DE6">
          <w:t xml:space="preserve">set </w:t>
        </w:r>
      </w:ins>
      <w:ins w:id="1500" w:author="Steve Maas" w:date="2014-01-02T15:25:00Z">
        <w:r>
          <w:t xml:space="preserve">too small. In that case, the solution is to increase the limit. This can be done by setting the </w:t>
        </w:r>
      </w:ins>
      <w:ins w:id="1501"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rsidP="00B908BB">
      <w:pPr>
        <w:rPr>
          <w:ins w:id="1502" w:author="Steve Maas" w:date="2014-01-02T15:26:00Z"/>
        </w:rPr>
        <w:pPrChange w:id="1503" w:author="Steve Maas" w:date="2014-01-02T15:21:00Z">
          <w:pPr/>
        </w:pPrChange>
      </w:pPr>
    </w:p>
    <w:p w14:paraId="23A28149" w14:textId="2B0EEBC1" w:rsidR="00B908BB" w:rsidRDefault="00B908BB" w:rsidP="00B908BB">
      <w:pPr>
        <w:pStyle w:val="Code0"/>
        <w:rPr>
          <w:ins w:id="1504" w:author="Steve Maas" w:date="2014-01-02T15:26:00Z"/>
        </w:rPr>
        <w:pPrChange w:id="1505" w:author="Steve Maas" w:date="2014-01-02T15:26:00Z">
          <w:pPr/>
        </w:pPrChange>
      </w:pPr>
      <w:ins w:id="1506" w:author="Steve Maas" w:date="2014-01-02T15:26:00Z">
        <w:r>
          <w:t>&lt;min_residual&gt;1e-15&lt;/min_residual&gt;</w:t>
        </w:r>
      </w:ins>
    </w:p>
    <w:p w14:paraId="22CDD31A" w14:textId="77777777" w:rsidR="00B908BB" w:rsidRDefault="00B908BB" w:rsidP="00B908BB">
      <w:pPr>
        <w:rPr>
          <w:ins w:id="1507" w:author="Steve Maas" w:date="2014-01-02T15:26:00Z"/>
        </w:rPr>
        <w:pPrChange w:id="1508" w:author="Steve Maas" w:date="2014-01-02T15:21:00Z">
          <w:pPr/>
        </w:pPrChange>
      </w:pPr>
    </w:p>
    <w:p w14:paraId="0B1040BA" w14:textId="77777777" w:rsidR="00B908BB" w:rsidRDefault="00B908BB" w:rsidP="00B908BB">
      <w:pPr>
        <w:rPr>
          <w:ins w:id="1509" w:author="Steve Maas" w:date="2014-01-02T15:28:00Z"/>
        </w:rPr>
        <w:pPrChange w:id="1510" w:author="Steve Maas" w:date="2014-01-02T15:21:00Z">
          <w:pPr/>
        </w:pPrChange>
      </w:pPr>
      <w:ins w:id="1511" w:author="Steve Maas" w:date="2014-01-02T15:26:00Z">
        <w:r>
          <w:t xml:space="preserve">If </w:t>
        </w:r>
      </w:ins>
      <w:ins w:id="1512" w:author="Steve Maas" w:date="2014-01-02T15:27:00Z">
        <w:r>
          <w:t>the residual norm now drops below this value, FEBio will consider the time step converged and move on to the next time step.</w:t>
        </w:r>
      </w:ins>
    </w:p>
    <w:p w14:paraId="6E3B7E0C" w14:textId="77777777" w:rsidR="00B908BB" w:rsidRDefault="00B908BB" w:rsidP="00B908BB">
      <w:pPr>
        <w:rPr>
          <w:ins w:id="1513" w:author="Steve Maas" w:date="2014-01-02T15:28:00Z"/>
        </w:rPr>
        <w:pPrChange w:id="1514" w:author="Steve Maas" w:date="2014-01-02T15:21:00Z">
          <w:pPr/>
        </w:pPrChange>
      </w:pPr>
    </w:p>
    <w:p w14:paraId="4D284970" w14:textId="631A52A4" w:rsidR="00B908BB" w:rsidRDefault="00B908BB" w:rsidP="00B908BB">
      <w:pPr>
        <w:pStyle w:val="Heading4"/>
        <w:rPr>
          <w:ins w:id="1515" w:author="Steve Maas" w:date="2014-01-02T15:28:00Z"/>
        </w:rPr>
        <w:pPrChange w:id="1516" w:author="Steve Maas" w:date="2014-01-02T15:29:00Z">
          <w:pPr/>
        </w:pPrChange>
      </w:pPr>
      <w:bookmarkStart w:id="1517" w:name="_Toc376447136"/>
      <w:ins w:id="1518" w:author="Steve Maas" w:date="2014-01-02T15:28:00Z">
        <w:r>
          <w:t>Convergence Tolerance Too Tight</w:t>
        </w:r>
      </w:ins>
      <w:bookmarkEnd w:id="1517"/>
      <w:ins w:id="1519" w:author="Steve Maas" w:date="2014-01-02T15:27:00Z">
        <w:r>
          <w:t xml:space="preserve"> </w:t>
        </w:r>
      </w:ins>
    </w:p>
    <w:p w14:paraId="5A50E7F9" w14:textId="5154F3A8" w:rsidR="00B908BB" w:rsidRDefault="00B908BB" w:rsidP="00B908BB">
      <w:pPr>
        <w:rPr>
          <w:ins w:id="1520" w:author="Steve Maas" w:date="2014-01-02T15:31:00Z"/>
        </w:rPr>
        <w:pPrChange w:id="1521" w:author="Steve Maas" w:date="2014-01-02T15:28:00Z">
          <w:pPr/>
        </w:pPrChange>
      </w:pPr>
      <w:ins w:id="1522" w:author="Steve Maas" w:date="2014-01-02T15:28:00Z">
        <w:r>
          <w:t xml:space="preserve">In some cases, the default convergence tolerances are too tight and FEBio will not be able to converge. In that case, adjusting the affected </w:t>
        </w:r>
      </w:ins>
      <w:ins w:id="1523" w:author="Steve Maas" w:date="2014-01-02T15:29:00Z">
        <w:r>
          <w:t>convergence</w:t>
        </w:r>
      </w:ins>
      <w:ins w:id="1524" w:author="Steve Maas" w:date="2014-01-02T15:28:00Z">
        <w:r>
          <w:t xml:space="preserve"> </w:t>
        </w:r>
      </w:ins>
      <w:ins w:id="1525" w:author="Steve Maas" w:date="2014-01-02T15:29:00Z">
        <w:r>
          <w:t xml:space="preserve">norms is a possible solution. </w:t>
        </w:r>
      </w:ins>
      <w:ins w:id="1526" w:author="Steve Maas" w:date="2014-01-02T15:30:00Z">
        <w:r>
          <w:t xml:space="preserve">This is </w:t>
        </w:r>
        <w:r>
          <w:lastRenderedPageBreak/>
          <w:t xml:space="preserve">done by editing the corresponding norms in the Control section of the input file. However, </w:t>
        </w:r>
      </w:ins>
      <w:ins w:id="1527" w:author="Steve Maas" w:date="2014-01-02T15:31:00Z">
        <w:r w:rsidR="001F1DE6">
          <w:t xml:space="preserve">this should only be done when no other cause can be identified for the convergence problems. </w:t>
        </w:r>
      </w:ins>
    </w:p>
    <w:p w14:paraId="4BF000A1" w14:textId="77777777" w:rsidR="001F1DE6" w:rsidRDefault="001F1DE6" w:rsidP="00B908BB">
      <w:pPr>
        <w:rPr>
          <w:ins w:id="1528" w:author="Steve Maas" w:date="2014-01-02T15:31:00Z"/>
        </w:rPr>
        <w:pPrChange w:id="1529" w:author="Steve Maas" w:date="2014-01-02T15:28:00Z">
          <w:pPr/>
        </w:pPrChange>
      </w:pPr>
    </w:p>
    <w:p w14:paraId="431465B3" w14:textId="1B11374E" w:rsidR="001F1DE6" w:rsidRDefault="001F1DE6" w:rsidP="001F1DE6">
      <w:pPr>
        <w:pStyle w:val="Heading4"/>
        <w:rPr>
          <w:ins w:id="1530" w:author="Steve Maas" w:date="2014-01-02T15:32:00Z"/>
        </w:rPr>
        <w:pPrChange w:id="1531" w:author="Steve Maas" w:date="2014-01-02T15:31:00Z">
          <w:pPr/>
        </w:pPrChange>
      </w:pPr>
      <w:bookmarkStart w:id="1532" w:name="_Toc376447137"/>
      <w:ins w:id="1533" w:author="Steve Maas" w:date="2014-01-02T15:32:00Z">
        <w:r>
          <w:t>Forcing convergence</w:t>
        </w:r>
        <w:bookmarkEnd w:id="1532"/>
      </w:ins>
    </w:p>
    <w:p w14:paraId="4D1F6AB8" w14:textId="77777777" w:rsidR="001F1DE6" w:rsidRDefault="001F1DE6" w:rsidP="00847E07">
      <w:pPr>
        <w:rPr>
          <w:ins w:id="1534" w:author="Steve Maas" w:date="2014-01-02T15:40:00Z"/>
        </w:rPr>
      </w:pPr>
      <w:ins w:id="1535" w:author="Steve Maas" w:date="2014-01-02T15:32:00Z">
        <w:r>
          <w:t xml:space="preserve">It is possible to force a time step to converge. This can be done by interrupting the run (using ctrl+c) </w:t>
        </w:r>
      </w:ins>
      <w:ins w:id="1536"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1537" w:author="Steve Maas" w:date="2014-01-02T15:35:00Z">
        <w:r>
          <w:fldChar w:fldCharType="begin"/>
        </w:r>
        <w:r>
          <w:instrText xml:space="preserve"> REF _Ref376440249 \r \h </w:instrText>
        </w:r>
      </w:ins>
      <w:r>
        <w:fldChar w:fldCharType="separate"/>
      </w:r>
      <w:ins w:id="1538" w:author="Steve Maas" w:date="2014-01-02T15:35:00Z">
        <w:r>
          <w:t xml:space="preserve">8.3.2.1. </w:t>
        </w:r>
        <w:r>
          <w:fldChar w:fldCharType="end"/>
        </w:r>
        <w:r>
          <w:t xml:space="preserve">) or when you want to store the current state to the plot </w:t>
        </w:r>
      </w:ins>
      <w:ins w:id="1539" w:author="Steve Maas" w:date="2014-01-02T15:39:00Z">
        <w:r>
          <w:t xml:space="preserve">file </w:t>
        </w:r>
      </w:ins>
      <w:ins w:id="1540"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rsidP="001F1DE6">
      <w:pPr>
        <w:pStyle w:val="Heading4"/>
        <w:rPr>
          <w:ins w:id="1541" w:author="Steve Maas" w:date="2014-01-02T15:40:00Z"/>
        </w:rPr>
        <w:pPrChange w:id="1542" w:author="Steve Maas" w:date="2014-01-02T15:40:00Z">
          <w:pPr/>
        </w:pPrChange>
      </w:pPr>
      <w:bookmarkStart w:id="1543" w:name="_Toc376447138"/>
      <w:ins w:id="1544" w:author="Steve Maas" w:date="2014-01-02T15:40:00Z">
        <w:r>
          <w:t>Problems due to Contact</w:t>
        </w:r>
        <w:bookmarkEnd w:id="1543"/>
      </w:ins>
    </w:p>
    <w:p w14:paraId="736DD6E8" w14:textId="21472401" w:rsidR="001F1DE6" w:rsidRPr="00FE00A6" w:rsidRDefault="001F1DE6" w:rsidP="001F1DE6">
      <w:pPr>
        <w:rPr>
          <w:ins w:id="1545" w:author="Steve Maas" w:date="2014-01-02T15:40:00Z"/>
        </w:rPr>
        <w:pPrChange w:id="1546" w:author="Steve Maas" w:date="2014-01-02T15:40:00Z">
          <w:pPr/>
        </w:pPrChange>
      </w:pPr>
      <w:ins w:id="1547" w:author="Steve Maas" w:date="2014-01-02T15:40:00Z">
        <w:r>
          <w:t>When contact interfaces are defined</w:t>
        </w:r>
      </w:ins>
      <w:ins w:id="1548" w:author="Steve Maas" w:date="2014-01-02T15:43:00Z">
        <w:r w:rsidR="001875BA">
          <w:t>,</w:t>
        </w:r>
      </w:ins>
      <w:ins w:id="1549" w:author="Steve Maas" w:date="2014-01-02T15:40:00Z">
        <w:r>
          <w:t xml:space="preserve"> convergence problems </w:t>
        </w:r>
      </w:ins>
      <w:ins w:id="1550" w:author="Steve Maas" w:date="2014-01-02T15:41:00Z">
        <w:r>
          <w:t xml:space="preserve">can often be traced back to problems with the contact interfaces. </w:t>
        </w:r>
      </w:ins>
      <w:ins w:id="1551" w:author="Steve Maas" w:date="2014-01-02T15:43:00Z">
        <w:r w:rsidR="001875BA">
          <w:t xml:space="preserve">See section </w:t>
        </w:r>
      </w:ins>
      <w:ins w:id="1552" w:author="Steve Maas" w:date="2014-01-02T15:44:00Z">
        <w:r w:rsidR="001875BA">
          <w:fldChar w:fldCharType="begin"/>
        </w:r>
        <w:r w:rsidR="001875BA">
          <w:instrText xml:space="preserve"> REF _Ref376440776 \r \h </w:instrText>
        </w:r>
      </w:ins>
      <w:r w:rsidR="001875BA">
        <w:fldChar w:fldCharType="separate"/>
      </w:r>
      <w:ins w:id="1553"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rsidP="001F1DE6">
      <w:pPr>
        <w:rPr>
          <w:del w:id="1554" w:author="Steve Maas" w:date="2014-01-02T15:39:00Z"/>
        </w:rPr>
        <w:pPrChange w:id="1555" w:author="Steve Maas" w:date="2014-01-02T15:32:00Z">
          <w:pPr/>
        </w:pPrChange>
      </w:pPr>
      <w:ins w:id="1556" w:author="Steve Maas" w:date="2014-01-02T15:36:00Z">
        <w:r>
          <w:t xml:space="preserve"> </w:t>
        </w:r>
      </w:ins>
    </w:p>
    <w:p w14:paraId="6CE4BA8C" w14:textId="64B5A223" w:rsidR="00744FD9" w:rsidDel="001F1DE6" w:rsidRDefault="00744FD9" w:rsidP="007D6F0D">
      <w:pPr>
        <w:pStyle w:val="ListParagraph"/>
        <w:numPr>
          <w:ilvl w:val="0"/>
          <w:numId w:val="56"/>
        </w:numPr>
        <w:rPr>
          <w:del w:id="1557" w:author="Steve Maas" w:date="2014-01-02T15:39:00Z"/>
        </w:rPr>
      </w:pPr>
      <w:del w:id="1558"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1559" w:author="Steve Maas" w:date="2014-01-02T15:39:00Z"/>
        </w:rPr>
      </w:pPr>
      <w:del w:id="1560"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1561" w:author="Steve Maas" w:date="2014-01-02T15:39:00Z"/>
        </w:rPr>
      </w:pPr>
      <w:del w:id="1562"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1563" w:author="Steve Maas" w:date="2014-01-02T15:39:00Z"/>
        </w:rPr>
      </w:pPr>
    </w:p>
    <w:p w14:paraId="23D6B954" w14:textId="43170932" w:rsidR="000140F2" w:rsidDel="001F1DE6" w:rsidRDefault="000140F2" w:rsidP="000140F2">
      <w:pPr>
        <w:rPr>
          <w:del w:id="1564"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1565" w:name="_Ref376440776"/>
      <w:bookmarkStart w:id="1566" w:name="_Toc376447139"/>
      <w:ins w:id="1567" w:author="Steve Maas" w:date="2014-01-02T15:18:00Z">
        <w:r>
          <w:t>G</w:t>
        </w:r>
      </w:ins>
      <w:del w:id="1568" w:author="Steve Maas" w:date="2014-01-02T15:18:00Z">
        <w:r w:rsidR="00847E07" w:rsidDel="00973685">
          <w:delText xml:space="preserve">Debugging </w:delText>
        </w:r>
      </w:del>
      <w:ins w:id="1569" w:author="Steve Maas" w:date="2014-01-02T15:18:00Z">
        <w:r w:rsidR="00973685">
          <w:t xml:space="preserve">uidelines for </w:t>
        </w:r>
      </w:ins>
      <w:r w:rsidR="00847E07">
        <w:t>Contact</w:t>
      </w:r>
      <w:ins w:id="1570" w:author="Steve Maas" w:date="2014-01-02T15:18:00Z">
        <w:r w:rsidR="00973685">
          <w:t xml:space="preserve"> Problems</w:t>
        </w:r>
      </w:ins>
      <w:bookmarkEnd w:id="1565"/>
      <w:bookmarkEnd w:id="1566"/>
    </w:p>
    <w:p w14:paraId="06AE9710" w14:textId="716A9ED0" w:rsidR="00AF4453" w:rsidRDefault="00AF4453">
      <w:pPr>
        <w:rPr>
          <w:ins w:id="1571" w:author="Steve Maas" w:date="2014-01-02T15:47:00Z"/>
        </w:rPr>
      </w:pPr>
      <w:ins w:id="1572"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1573" w:author="Steve Maas" w:date="2014-01-02T15:47:00Z">
        <w:r>
          <w:t>It is hoped that the guidelines presented in this section may prevent many of the most common problems with contact.</w:t>
        </w:r>
      </w:ins>
    </w:p>
    <w:p w14:paraId="7A0D75BC" w14:textId="77777777" w:rsidR="00AF4453" w:rsidRDefault="00AF4453">
      <w:pPr>
        <w:rPr>
          <w:ins w:id="1574" w:author="Steve Maas" w:date="2014-01-02T15:48:00Z"/>
        </w:rPr>
      </w:pPr>
    </w:p>
    <w:p w14:paraId="294813C0" w14:textId="0A48032F" w:rsidR="00AF4453" w:rsidRDefault="00AF4453">
      <w:pPr>
        <w:rPr>
          <w:ins w:id="1575" w:author="Steve Maas" w:date="2014-01-02T15:48:00Z"/>
        </w:rPr>
      </w:pPr>
      <w:ins w:id="1576" w:author="Steve Maas" w:date="2014-01-02T15:48:00Z">
        <w:r>
          <w:t xml:space="preserve">Most of the contact algorithms implemented in FEBio </w:t>
        </w:r>
      </w:ins>
      <w:ins w:id="1577" w:author="Steve Maas" w:date="2014-01-02T15:49:00Z">
        <w:r>
          <w:t>offer two contact enforcement methods</w:t>
        </w:r>
      </w:ins>
      <w:ins w:id="1578" w:author="Steve Maas" w:date="2014-01-02T15:48:00Z">
        <w:r>
          <w:t xml:space="preserve">: </w:t>
        </w:r>
      </w:ins>
      <w:ins w:id="1579" w:author="Steve Maas" w:date="2014-01-02T15:49:00Z">
        <w:r>
          <w:t xml:space="preserve">a </w:t>
        </w:r>
      </w:ins>
      <w:ins w:id="1580" w:author="Steve Maas" w:date="2014-01-02T15:48:00Z">
        <w:r>
          <w:t xml:space="preserve">penalty method and </w:t>
        </w:r>
      </w:ins>
      <w:ins w:id="1581" w:author="Steve Maas" w:date="2014-01-02T15:49:00Z">
        <w:r>
          <w:t>an augmented Lagrangian method. Since the strategies fo</w:t>
        </w:r>
        <w:r w:rsidR="0045012B">
          <w:t>r these two methods are slightl</w:t>
        </w:r>
      </w:ins>
      <w:ins w:id="1582" w:author="Steve Maas" w:date="2014-01-02T15:51:00Z">
        <w:r w:rsidR="0045012B">
          <w:t>y</w:t>
        </w:r>
      </w:ins>
      <w:ins w:id="1583" w:author="Steve Maas" w:date="2014-01-02T15:49:00Z">
        <w:r>
          <w:t xml:space="preserve"> different, we will look at them separately.</w:t>
        </w:r>
      </w:ins>
      <w:ins w:id="1584" w:author="Steve Maas" w:date="2014-01-02T15:50:00Z">
        <w:r>
          <w:t xml:space="preserve"> These algorithms are discussed in much more detail in the FEBio Theory Manual.</w:t>
        </w:r>
      </w:ins>
    </w:p>
    <w:p w14:paraId="225B7299" w14:textId="77777777" w:rsidR="00AF4453" w:rsidRDefault="00AF4453">
      <w:pPr>
        <w:rPr>
          <w:ins w:id="1585" w:author="Steve Maas" w:date="2014-01-02T15:50:00Z"/>
        </w:rPr>
      </w:pPr>
    </w:p>
    <w:p w14:paraId="0DD97266" w14:textId="0F9E31AB" w:rsidR="00AF4453" w:rsidRDefault="00AF4453" w:rsidP="00AF4453">
      <w:pPr>
        <w:pStyle w:val="Heading3"/>
        <w:rPr>
          <w:ins w:id="1586" w:author="Steve Maas" w:date="2014-01-02T15:50:00Z"/>
        </w:rPr>
        <w:pPrChange w:id="1587" w:author="Steve Maas" w:date="2014-01-02T15:50:00Z">
          <w:pPr/>
        </w:pPrChange>
      </w:pPr>
      <w:bookmarkStart w:id="1588" w:name="_Toc376447140"/>
      <w:ins w:id="1589" w:author="Steve Maas" w:date="2014-01-02T15:50:00Z">
        <w:r>
          <w:t>The penalty method</w:t>
        </w:r>
        <w:bookmarkEnd w:id="1588"/>
      </w:ins>
    </w:p>
    <w:p w14:paraId="4A192C2F" w14:textId="7503A811" w:rsidR="0045012B" w:rsidRDefault="0045012B" w:rsidP="00AF4453">
      <w:pPr>
        <w:rPr>
          <w:ins w:id="1590" w:author="Steve Maas" w:date="2014-01-02T15:54:00Z"/>
        </w:rPr>
        <w:pPrChange w:id="1591" w:author="Steve Maas" w:date="2014-01-02T15:50:00Z">
          <w:pPr/>
        </w:pPrChange>
      </w:pPr>
      <w:ins w:id="1592" w:author="Steve Maas" w:date="2014-01-02T15:51:00Z">
        <w:r>
          <w:t xml:space="preserve">The penalty method enforces contact by </w:t>
        </w:r>
      </w:ins>
      <w:ins w:id="1593" w:author="Steve Maas" w:date="2014-01-02T15:52:00Z">
        <w:r>
          <w:t>“</w:t>
        </w:r>
      </w:ins>
      <w:ins w:id="1594" w:author="Steve Maas" w:date="2014-01-02T15:51:00Z">
        <w:r>
          <w:t>penalizing</w:t>
        </w:r>
      </w:ins>
      <w:ins w:id="1595" w:author="Steve Maas" w:date="2014-01-02T15:52:00Z">
        <w:r>
          <w:t xml:space="preserve">” </w:t>
        </w:r>
      </w:ins>
      <w:ins w:id="1596" w:author="Steve Maas" w:date="2014-01-02T15:58:00Z">
        <w:r>
          <w:t xml:space="preserve">(in an energy sense) any </w:t>
        </w:r>
      </w:ins>
      <w:ins w:id="1597" w:author="Steve Maas" w:date="2014-01-02T15:52:00Z">
        <w:r>
          <w:t>deviation from the contact constraint. In other words, when the two contacting surfaces penetrate</w:t>
        </w:r>
      </w:ins>
      <w:ins w:id="1598" w:author="Steve Maas" w:date="2014-01-02T15:54:00Z">
        <w:r>
          <w:t>,</w:t>
        </w:r>
      </w:ins>
      <w:ins w:id="1599" w:author="Steve Maas" w:date="2014-01-02T15:52:00Z">
        <w:r>
          <w:t xml:space="preserve"> a force is generated proportional to the distance of </w:t>
        </w:r>
      </w:ins>
      <w:ins w:id="1600" w:author="Steve Maas" w:date="2014-01-02T15:54:00Z">
        <w:r>
          <w:t>penetration</w:t>
        </w:r>
      </w:ins>
      <w:ins w:id="1601" w:author="Steve Maas" w:date="2014-01-02T15:52:00Z">
        <w:r>
          <w:t xml:space="preserve">, </w:t>
        </w:r>
      </w:ins>
      <w:ins w:id="1602" w:author="Steve Maas" w:date="2014-01-02T15:54:00Z">
        <w:r>
          <w:t>which</w:t>
        </w:r>
      </w:ins>
      <w:ins w:id="1603" w:author="Steve Maas" w:date="2014-01-02T15:52:00Z">
        <w:r>
          <w:t xml:space="preserve"> has the effect that the surfaces will </w:t>
        </w:r>
      </w:ins>
      <w:ins w:id="1604" w:author="Steve Maas" w:date="2014-01-02T15:59:00Z">
        <w:r>
          <w:t xml:space="preserve">now </w:t>
        </w:r>
      </w:ins>
      <w:ins w:id="1605" w:author="Steve Maas" w:date="2014-01-02T15:52:00Z">
        <w:r>
          <w:t xml:space="preserve">repell each other. The </w:t>
        </w:r>
      </w:ins>
      <w:ins w:id="1606" w:author="Steve Maas" w:date="2014-01-02T15:53:00Z">
        <w:r>
          <w:t>strength</w:t>
        </w:r>
      </w:ins>
      <w:ins w:id="1607" w:author="Steve Maas" w:date="2014-01-02T15:52:00Z">
        <w:r>
          <w:t xml:space="preserve"> </w:t>
        </w:r>
      </w:ins>
      <w:ins w:id="1608" w:author="Steve Maas" w:date="2014-01-02T15:53:00Z">
        <w:r>
          <w:t xml:space="preserve">of this repelling force is controlled by the user through the </w:t>
        </w:r>
        <w:r>
          <w:rPr>
            <w:i/>
          </w:rPr>
          <w:t>penalty factor</w:t>
        </w:r>
        <w:r>
          <w:t>.</w:t>
        </w:r>
      </w:ins>
    </w:p>
    <w:p w14:paraId="7CF43D81" w14:textId="77777777" w:rsidR="0045012B" w:rsidRDefault="0045012B" w:rsidP="00AF4453">
      <w:pPr>
        <w:rPr>
          <w:ins w:id="1609" w:author="Steve Maas" w:date="2014-01-02T15:54:00Z"/>
        </w:rPr>
        <w:pPrChange w:id="1610" w:author="Steve Maas" w:date="2014-01-02T15:50:00Z">
          <w:pPr/>
        </w:pPrChange>
      </w:pPr>
    </w:p>
    <w:p w14:paraId="4627CF38" w14:textId="6FE23FC9" w:rsidR="00AF4453" w:rsidRDefault="0045012B" w:rsidP="00AF4453">
      <w:pPr>
        <w:rPr>
          <w:ins w:id="1611" w:author="Steve Maas" w:date="2014-01-02T16:02:00Z"/>
        </w:rPr>
        <w:pPrChange w:id="1612" w:author="Steve Maas" w:date="2014-01-02T15:50:00Z">
          <w:pPr/>
        </w:pPrChange>
      </w:pPr>
      <w:ins w:id="161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1614" w:author="Steve Maas" w:date="2014-01-02T15:56:00Z">
        <w:r>
          <w:t xml:space="preserve">cause the problem to become unstable since the contact force (and corresponding stiffness) will </w:t>
        </w:r>
      </w:ins>
      <w:ins w:id="1615" w:author="Steve Maas" w:date="2014-01-02T15:57:00Z">
        <w:r>
          <w:t xml:space="preserve">dominate the other forces in the model. </w:t>
        </w:r>
      </w:ins>
      <w:ins w:id="1616" w:author="Steve Maas" w:date="2014-01-02T15:59:00Z">
        <w:r>
          <w:t xml:space="preserve">Choosing a good penalty factor can thus be often difficult and </w:t>
        </w:r>
      </w:ins>
      <w:ins w:id="1617" w:author="Steve Maas" w:date="2014-01-02T16:00:00Z">
        <w:r>
          <w:t xml:space="preserve">may require several attempts before getting it “right”. To help with choosing a penalty factor, FEBio offers the </w:t>
        </w:r>
      </w:ins>
      <w:ins w:id="1618" w:author="Steve Maas" w:date="2014-01-02T16:01:00Z">
        <w:r>
          <w:rPr>
            <w:i/>
          </w:rPr>
          <w:t xml:space="preserve">auto_penalty </w:t>
        </w:r>
        <w:r>
          <w:t xml:space="preserve">option for many of its contact interfaces which will </w:t>
        </w:r>
        <w:r w:rsidR="00ED646C">
          <w:t>estimate a good penalty factor based on element size</w:t>
        </w:r>
      </w:ins>
      <w:ins w:id="1619" w:author="Steve Maas" w:date="2014-01-02T16:02:00Z">
        <w:r w:rsidR="00ED646C">
          <w:t xml:space="preserve"> and initial</w:t>
        </w:r>
      </w:ins>
      <w:ins w:id="1620" w:author="Steve Maas" w:date="2014-01-02T16:01:00Z">
        <w:r w:rsidR="00ED646C">
          <w:t xml:space="preserve"> material stiffness</w:t>
        </w:r>
      </w:ins>
      <w:ins w:id="1621" w:author="Steve Maas" w:date="2014-01-02T16:02:00Z">
        <w:r w:rsidR="00ED646C">
          <w:t xml:space="preserve">. However, even then it may still take a few tries before getting the penalty factor good enough. </w:t>
        </w:r>
      </w:ins>
    </w:p>
    <w:p w14:paraId="07C01B41" w14:textId="77777777" w:rsidR="00ED646C" w:rsidRDefault="00ED646C" w:rsidP="00AF4453">
      <w:pPr>
        <w:rPr>
          <w:ins w:id="1622" w:author="Steve Maas" w:date="2014-01-02T16:02:00Z"/>
        </w:rPr>
        <w:pPrChange w:id="1623" w:author="Steve Maas" w:date="2014-01-02T15:50:00Z">
          <w:pPr/>
        </w:pPrChange>
      </w:pPr>
    </w:p>
    <w:p w14:paraId="55B6048B" w14:textId="2173F2FB" w:rsidR="00ED646C" w:rsidRDefault="00ED646C" w:rsidP="00ED646C">
      <w:pPr>
        <w:pStyle w:val="Heading3"/>
        <w:rPr>
          <w:ins w:id="1624" w:author="Steve Maas" w:date="2014-01-02T16:02:00Z"/>
        </w:rPr>
        <w:pPrChange w:id="1625" w:author="Steve Maas" w:date="2014-01-02T16:02:00Z">
          <w:pPr/>
        </w:pPrChange>
      </w:pPr>
      <w:bookmarkStart w:id="1626" w:name="_Toc376447141"/>
      <w:ins w:id="1627" w:author="Steve Maas" w:date="2014-01-02T16:02:00Z">
        <w:r>
          <w:t>Augmented Lagrangian Method</w:t>
        </w:r>
        <w:bookmarkEnd w:id="1626"/>
      </w:ins>
    </w:p>
    <w:p w14:paraId="42D93285" w14:textId="487B8B07" w:rsidR="00ED646C" w:rsidRDefault="00ED646C" w:rsidP="00ED646C">
      <w:pPr>
        <w:rPr>
          <w:ins w:id="1628" w:author="Steve Maas" w:date="2014-01-02T16:06:00Z"/>
        </w:rPr>
        <w:pPrChange w:id="1629" w:author="Steve Maas" w:date="2014-01-02T16:02:00Z">
          <w:pPr/>
        </w:pPrChange>
      </w:pPr>
      <w:ins w:id="1630" w:author="Steve Maas" w:date="2014-01-02T16:03:00Z">
        <w:r>
          <w:t>In theory, in the presence of constraints, the corresponding Lagrange multipliers must be calculated which</w:t>
        </w:r>
      </w:ins>
      <w:ins w:id="1631" w:author="Steve Maas" w:date="2014-01-02T16:04:00Z">
        <w:r>
          <w:t>,</w:t>
        </w:r>
      </w:ins>
      <w:ins w:id="1632" w:author="Steve Maas" w:date="2014-01-02T16:03:00Z">
        <w:r>
          <w:t xml:space="preserve"> in the case of contact</w:t>
        </w:r>
      </w:ins>
      <w:ins w:id="1633" w:author="Steve Maas" w:date="2014-01-02T16:04:00Z">
        <w:r>
          <w:t>,</w:t>
        </w:r>
      </w:ins>
      <w:ins w:id="1634" w:author="Steve Maas" w:date="2014-01-02T16:03:00Z">
        <w:r>
          <w:t xml:space="preserve"> correspond to the contact forces that enforce the contact constraint exactly. </w:t>
        </w:r>
      </w:ins>
      <w:ins w:id="1635" w:author="Steve Maas" w:date="2014-01-02T16:04:00Z">
        <w:r>
          <w:t xml:space="preserve">Unfortunately, the exact evaluation of these Lagrange multiplies is numerically very challenging and therefore in FEBio it was </w:t>
        </w:r>
      </w:ins>
      <w:ins w:id="1636" w:author="Steve Maas" w:date="2014-01-02T16:06:00Z">
        <w:r>
          <w:t>decided</w:t>
        </w:r>
      </w:ins>
      <w:ins w:id="1637" w:author="Steve Maas" w:date="2014-01-02T16:04:00Z">
        <w:r>
          <w:t xml:space="preserve"> to evaluate these Lagrange multipliers in an iterative method, named the </w:t>
        </w:r>
      </w:ins>
      <w:ins w:id="1638" w:author="Steve Maas" w:date="2014-01-02T16:05:00Z">
        <w:r>
          <w:rPr>
            <w:i/>
          </w:rPr>
          <w:t xml:space="preserve">Augmented Lagrangian </w:t>
        </w:r>
        <w:r>
          <w:t xml:space="preserve">method. </w:t>
        </w:r>
      </w:ins>
      <w:ins w:id="1639" w:author="Steve Maas" w:date="2014-01-02T16:06:00Z">
        <w:r>
          <w:t>Using this method, FEBio will solve a time step several times</w:t>
        </w:r>
      </w:ins>
      <w:ins w:id="1640" w:author="Steve Maas" w:date="2014-01-02T16:11:00Z">
        <w:r>
          <w:t xml:space="preserve"> (these iterations are termed </w:t>
        </w:r>
        <w:r>
          <w:rPr>
            <w:i/>
          </w:rPr>
          <w:t>augmentations</w:t>
        </w:r>
        <w:r>
          <w:t>)</w:t>
        </w:r>
      </w:ins>
      <w:ins w:id="1641" w:author="Steve Maas" w:date="2014-01-02T16:06:00Z">
        <w:r>
          <w:t>, where each time the approximate Lagrange mutlipliers are updated</w:t>
        </w:r>
      </w:ins>
      <w:ins w:id="1642" w:author="Steve Maas" w:date="2014-01-02T16:11:00Z">
        <w:r>
          <w:t xml:space="preserve"> (or </w:t>
        </w:r>
        <w:r>
          <w:rPr>
            <w:i/>
          </w:rPr>
          <w:t>augmented</w:t>
        </w:r>
        <w:r>
          <w:t>)</w:t>
        </w:r>
      </w:ins>
      <w:ins w:id="1643" w:author="Steve Maas" w:date="2014-01-02T16:06:00Z">
        <w:r>
          <w:t xml:space="preserve">. </w:t>
        </w:r>
      </w:ins>
    </w:p>
    <w:p w14:paraId="458409C5" w14:textId="77777777" w:rsidR="00ED646C" w:rsidRDefault="00ED646C" w:rsidP="00ED646C">
      <w:pPr>
        <w:rPr>
          <w:ins w:id="1644" w:author="Steve Maas" w:date="2014-01-02T16:07:00Z"/>
        </w:rPr>
        <w:pPrChange w:id="1645" w:author="Steve Maas" w:date="2014-01-02T16:02:00Z">
          <w:pPr/>
        </w:pPrChange>
      </w:pPr>
    </w:p>
    <w:p w14:paraId="0B6F09FF" w14:textId="09600A38" w:rsidR="00ED646C" w:rsidRDefault="00ED646C" w:rsidP="00ED646C">
      <w:pPr>
        <w:rPr>
          <w:ins w:id="1646" w:author="Steve Maas" w:date="2014-01-02T16:11:00Z"/>
        </w:rPr>
        <w:pPrChange w:id="1647" w:author="Steve Maas" w:date="2014-01-02T16:02:00Z">
          <w:pPr/>
        </w:pPrChange>
      </w:pPr>
      <w:ins w:id="1648" w:author="Steve Maas" w:date="2014-01-02T16:07:00Z">
        <w:r>
          <w:t>The obvious drawback of this method is that now each time step has to be solved several times. However, the advantage of avoiding the numerical problems of obtain</w:t>
        </w:r>
      </w:ins>
      <w:ins w:id="1649" w:author="Steve Maas" w:date="2014-01-02T16:08:00Z">
        <w:r>
          <w:t>ing</w:t>
        </w:r>
      </w:ins>
      <w:ins w:id="1650" w:author="Steve Maas" w:date="2014-01-02T16:07:00Z">
        <w:r>
          <w:t xml:space="preserve"> the exact Lagrange multipliers </w:t>
        </w:r>
      </w:ins>
      <w:ins w:id="1651" w:author="Steve Maas" w:date="2014-01-02T16:08:00Z">
        <w:r>
          <w:t xml:space="preserve">and </w:t>
        </w:r>
      </w:ins>
      <w:ins w:id="1652" w:author="Steve Maas" w:date="2014-01-02T16:09:00Z">
        <w:r>
          <w:t>the</w:t>
        </w:r>
      </w:ins>
      <w:ins w:id="1653" w:author="Steve Maas" w:date="2014-01-02T16:08:00Z">
        <w:r>
          <w:t xml:space="preserve"> </w:t>
        </w:r>
      </w:ins>
      <w:ins w:id="1654"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1655" w:author="Steve Maas" w:date="2014-01-02T16:10:00Z">
        <w:r>
          <w:t>to</w:t>
        </w:r>
      </w:ins>
      <w:ins w:id="1656" w:author="Steve Maas" w:date="2014-01-02T16:09:00Z">
        <w:r>
          <w:t xml:space="preserve"> the penalty </w:t>
        </w:r>
      </w:ins>
      <w:ins w:id="1657" w:author="Steve Maas" w:date="2014-01-02T16:10:00Z">
        <w:r>
          <w:t xml:space="preserve">method. </w:t>
        </w:r>
      </w:ins>
    </w:p>
    <w:p w14:paraId="43097893" w14:textId="77777777" w:rsidR="002357E5" w:rsidRDefault="002357E5" w:rsidP="00ED646C">
      <w:pPr>
        <w:rPr>
          <w:ins w:id="1658" w:author="Steve Maas" w:date="2014-01-02T16:11:00Z"/>
        </w:rPr>
        <w:pPrChange w:id="1659" w:author="Steve Maas" w:date="2014-01-02T16:02:00Z">
          <w:pPr/>
        </w:pPrChange>
      </w:pPr>
    </w:p>
    <w:p w14:paraId="5D637D5C" w14:textId="6200D18E" w:rsidR="002357E5" w:rsidRDefault="002357E5" w:rsidP="00ED646C">
      <w:pPr>
        <w:rPr>
          <w:ins w:id="1660" w:author="Steve Maas" w:date="2014-01-02T16:13:00Z"/>
        </w:rPr>
        <w:pPrChange w:id="1661" w:author="Steve Maas" w:date="2014-01-02T16:02:00Z">
          <w:pPr/>
        </w:pPrChange>
      </w:pPr>
      <w:ins w:id="1662" w:author="Steve Maas" w:date="2014-01-02T16:11:00Z">
        <w:r>
          <w:t xml:space="preserve">So why not just use the augmented Lagrangian method? Well, often the penalty method will give good results and since the penalty method is much faster, it is often the </w:t>
        </w:r>
      </w:ins>
      <w:ins w:id="1663" w:author="Steve Maas" w:date="2014-01-02T16:13:00Z">
        <w:r>
          <w:t>preferred</w:t>
        </w:r>
      </w:ins>
      <w:ins w:id="1664" w:author="Steve Maas" w:date="2014-01-02T16:11:00Z">
        <w:r>
          <w:t xml:space="preserve"> choice</w:t>
        </w:r>
      </w:ins>
      <w:ins w:id="1665" w:author="Steve Maas" w:date="2014-01-02T16:13:00Z">
        <w:r>
          <w:t xml:space="preserve"> of many analysists</w:t>
        </w:r>
      </w:ins>
      <w:ins w:id="1666" w:author="Steve Maas" w:date="2014-01-02T16:11:00Z">
        <w:r>
          <w:t xml:space="preserve">. </w:t>
        </w:r>
      </w:ins>
    </w:p>
    <w:p w14:paraId="5474225B" w14:textId="77777777" w:rsidR="002357E5" w:rsidRDefault="002357E5" w:rsidP="00ED646C">
      <w:pPr>
        <w:rPr>
          <w:ins w:id="1667" w:author="Steve Maas" w:date="2014-01-02T16:13:00Z"/>
        </w:rPr>
        <w:pPrChange w:id="1668" w:author="Steve Maas" w:date="2014-01-02T16:02:00Z">
          <w:pPr/>
        </w:pPrChange>
      </w:pPr>
    </w:p>
    <w:p w14:paraId="0656DADF" w14:textId="4E644F15" w:rsidR="002357E5" w:rsidRDefault="002357E5" w:rsidP="00ED646C">
      <w:pPr>
        <w:rPr>
          <w:ins w:id="1669" w:author="Steve Maas" w:date="2014-01-02T16:18:00Z"/>
        </w:rPr>
        <w:pPrChange w:id="1670" w:author="Steve Maas" w:date="2014-01-02T16:02:00Z">
          <w:pPr/>
        </w:pPrChange>
      </w:pPr>
      <w:ins w:id="1671" w:author="Steve Maas" w:date="2014-01-02T16:13:00Z">
        <w:r>
          <w:t xml:space="preserve">In many cases, users are only interested in the final time step. For these users it </w:t>
        </w:r>
      </w:ins>
      <w:ins w:id="1672" w:author="Steve Maas" w:date="2014-01-02T16:14:00Z">
        <w:r>
          <w:t xml:space="preserve">may be </w:t>
        </w:r>
      </w:ins>
      <w:ins w:id="1673" w:author="Steve Maas" w:date="2014-01-02T16:13:00Z">
        <w:r>
          <w:t xml:space="preserve">of interest that it </w:t>
        </w:r>
      </w:ins>
      <w:ins w:id="1674" w:author="Steve Maas" w:date="2014-01-02T16:14:00Z">
        <w:r>
          <w:t xml:space="preserve">is </w:t>
        </w:r>
      </w:ins>
      <w:ins w:id="1675" w:author="Steve Maas" w:date="2014-01-02T16:13:00Z">
        <w:r>
          <w:t xml:space="preserve">possible to </w:t>
        </w:r>
      </w:ins>
      <w:ins w:id="1676" w:author="Steve Maas" w:date="2014-01-02T16:14:00Z">
        <w:r>
          <w:t xml:space="preserve">use the augmented Lagrange method only in the final time step. </w:t>
        </w:r>
      </w:ins>
      <w:ins w:id="1677" w:author="Steve Maas" w:date="2014-01-02T16:15:00Z">
        <w:r>
          <w:t xml:space="preserve">This can be done by defining a loadcurve for the </w:t>
        </w:r>
        <w:r>
          <w:rPr>
            <w:i/>
          </w:rPr>
          <w:t xml:space="preserve">laugon </w:t>
        </w:r>
        <w:r>
          <w:t xml:space="preserve">contact parameter. Then, define </w:t>
        </w:r>
      </w:ins>
      <w:ins w:id="1678" w:author="Steve Maas" w:date="2014-01-02T16:16:00Z">
        <w:r>
          <w:t>the corresponding</w:t>
        </w:r>
      </w:ins>
      <w:ins w:id="1679" w:author="Steve Maas" w:date="2014-01-02T16:15:00Z">
        <w:r>
          <w:t xml:space="preserve"> loadcurve </w:t>
        </w:r>
      </w:ins>
      <w:ins w:id="1680"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rsidP="00ED646C">
      <w:pPr>
        <w:rPr>
          <w:ins w:id="1681" w:author="Steve Maas" w:date="2014-01-02T16:18:00Z"/>
        </w:rPr>
        <w:pPrChange w:id="1682" w:author="Steve Maas" w:date="2014-01-02T16:02:00Z">
          <w:pPr/>
        </w:pPrChange>
      </w:pPr>
    </w:p>
    <w:p w14:paraId="3E99E3C8" w14:textId="76809094" w:rsidR="002357E5" w:rsidRDefault="002357E5" w:rsidP="002357E5">
      <w:pPr>
        <w:pStyle w:val="Heading3"/>
        <w:rPr>
          <w:ins w:id="1683" w:author="Steve Maas" w:date="2014-01-02T16:18:00Z"/>
        </w:rPr>
        <w:pPrChange w:id="1684" w:author="Steve Maas" w:date="2014-01-02T16:18:00Z">
          <w:pPr/>
        </w:pPrChange>
      </w:pPr>
      <w:bookmarkStart w:id="1685" w:name="_Toc376447142"/>
      <w:ins w:id="1686" w:author="Steve Maas" w:date="2014-01-02T16:18:00Z">
        <w:r>
          <w:t>Initial Separation</w:t>
        </w:r>
        <w:bookmarkEnd w:id="1685"/>
      </w:ins>
    </w:p>
    <w:p w14:paraId="30C451BD" w14:textId="50FA4B03" w:rsidR="002357E5" w:rsidRPr="00FE00A6" w:rsidRDefault="002357E5" w:rsidP="002357E5">
      <w:pPr>
        <w:rPr>
          <w:ins w:id="1687" w:author="Steve Maas" w:date="2014-01-02T16:14:00Z"/>
        </w:rPr>
        <w:pPrChange w:id="1688" w:author="Steve Maas" w:date="2014-01-02T16:18:00Z">
          <w:pPr/>
        </w:pPrChange>
      </w:pPr>
      <w:ins w:id="168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1690" w:author="Steve Maas" w:date="2014-01-02T16:21:00Z">
        <w:r w:rsidR="00997C6C">
          <w:t xml:space="preserve">Another way around this issue is to first use a displacement to bring the </w:t>
        </w:r>
      </w:ins>
      <w:ins w:id="1691" w:author="Steve Maas" w:date="2014-01-02T16:22:00Z">
        <w:r w:rsidR="00997C6C">
          <w:t>surfaces in contact and then replace the displacement with a force.</w:t>
        </w:r>
      </w:ins>
    </w:p>
    <w:p w14:paraId="02DAECC9" w14:textId="5B2E1F27" w:rsidR="00847E07" w:rsidDel="002357E5" w:rsidRDefault="00847E07">
      <w:pPr>
        <w:rPr>
          <w:del w:id="1692" w:author="Steve Maas" w:date="2014-01-02T16:18:00Z"/>
        </w:rPr>
      </w:pPr>
      <w:del w:id="1693"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1694" w:author="Steve Maas" w:date="2014-01-02T16:18:00Z"/>
        </w:rPr>
      </w:pPr>
      <w:del w:id="169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1696" w:author="Steve Maas" w:date="2014-01-02T16:18:00Z"/>
        </w:rPr>
      </w:pPr>
      <w:del w:id="169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1698" w:author="Steve Maas" w:date="2014-01-02T16:18:00Z"/>
        </w:rPr>
      </w:pPr>
      <w:del w:id="169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1700" w:name="_Ref376431879"/>
      <w:bookmarkStart w:id="1701" w:name="_Toc376447143"/>
      <w:r>
        <w:t>Guidelines for Multiphasic Analyses</w:t>
      </w:r>
      <w:bookmarkEnd w:id="1700"/>
      <w:bookmarkEnd w:id="1701"/>
    </w:p>
    <w:p w14:paraId="3A4C47FE" w14:textId="77777777" w:rsidR="009339D1" w:rsidRPr="00AB593C" w:rsidRDefault="009339D1" w:rsidP="009339D1">
      <w:pPr>
        <w:pStyle w:val="Heading3"/>
      </w:pPr>
      <w:bookmarkStart w:id="1702" w:name="_Toc376447144"/>
      <w:r>
        <w:t>Initial State of Swelling</w:t>
      </w:r>
      <w:bookmarkEnd w:id="170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1703" w:author="Steve Maas" w:date="2014-01-02T13:04:00Z">
        <w:r>
          <w:t>3.4.1</w:t>
        </w:r>
      </w:ins>
      <w:del w:id="170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705" w:author="Steve Maas" w:date="2014-01-02T13:04:00Z">
        <w:r>
          <w:t>3.8.1</w:t>
        </w:r>
      </w:ins>
      <w:del w:id="170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707" w:name="_Ref188326917"/>
      <w:bookmarkStart w:id="1708" w:name="_Toc376447145"/>
      <w:r>
        <w:t>Prescribed Boundary Conditions</w:t>
      </w:r>
      <w:bookmarkEnd w:id="1707"/>
      <w:bookmarkEnd w:id="170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22" type="#_x0000_t75" style="width:36.45pt;height:19.65pt" o:ole="">
            <v:imagedata r:id="rId1830" o:title=""/>
          </v:shape>
          <o:OLEObject Type="Embed" ProgID="Equation.DSMT4" ShapeID="_x0000_i1922" DrawAspect="Content" ObjectID="_1450208108" r:id="rId1831"/>
        </w:object>
      </w:r>
      <w:r>
        <w:t xml:space="preserve"> and </w:t>
      </w:r>
      <w:r w:rsidRPr="00AF2221">
        <w:rPr>
          <w:position w:val="-14"/>
        </w:rPr>
        <w:object w:dxaOrig="740" w:dyaOrig="400" w14:anchorId="496482BC">
          <v:shape id="_x0000_i1923" type="#_x0000_t75" style="width:37.4pt;height:19.65pt" o:ole="">
            <v:imagedata r:id="rId1832" o:title=""/>
          </v:shape>
          <o:OLEObject Type="Embed" ProgID="Equation.DSMT4" ShapeID="_x0000_i1923" DrawAspect="Content" ObjectID="_1450208109" r:id="rId183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24" type="#_x0000_t75" style="width:67.3pt;height:21.05pt" o:ole="">
            <v:imagedata r:id="rId1834" o:title=""/>
          </v:shape>
          <o:OLEObject Type="Embed" ProgID="Equation.DSMT4" ShapeID="_x0000_i1924" DrawAspect="Content" ObjectID="_1450208110" r:id="rId1835"/>
        </w:object>
      </w:r>
      <w:r>
        <w:t xml:space="preserve">It follows that the effective fluid pressure in the external environment is </w:t>
      </w:r>
      <w:r w:rsidRPr="00AF2221">
        <w:rPr>
          <w:position w:val="-16"/>
        </w:rPr>
        <w:object w:dxaOrig="2000" w:dyaOrig="440" w14:anchorId="609C1D94">
          <v:shape id="_x0000_i1925" type="#_x0000_t75" style="width:100.05pt;height:21.95pt" o:ole="">
            <v:imagedata r:id="rId1836" o:title=""/>
          </v:shape>
          <o:OLEObject Type="Embed" ProgID="Equation.DSMT4" ShapeID="_x0000_i1925" DrawAspect="Content" ObjectID="_1450208111" r:id="rId1837"/>
        </w:object>
      </w:r>
      <w:r>
        <w:t xml:space="preserve"> and the effective concentrations are </w:t>
      </w:r>
      <w:r w:rsidRPr="00AF2221">
        <w:rPr>
          <w:position w:val="-18"/>
        </w:rPr>
        <w:object w:dxaOrig="1240" w:dyaOrig="460" w14:anchorId="60278E81">
          <v:shape id="_x0000_i1926" type="#_x0000_t75" style="width:61.7pt;height:22.9pt" o:ole="">
            <v:imagedata r:id="rId1838" o:title=""/>
          </v:shape>
          <o:OLEObject Type="Embed" ProgID="Equation.DSMT4" ShapeID="_x0000_i1926" DrawAspect="Content" ObjectID="_1450208112" r:id="rId1839"/>
        </w:object>
      </w:r>
      <w:r w:rsidRPr="00AF2221">
        <w:rPr>
          <w:position w:val="-18"/>
        </w:rPr>
        <w:object w:dxaOrig="1219" w:dyaOrig="460" w14:anchorId="6892DF99">
          <v:shape id="_x0000_i1927" type="#_x0000_t75" style="width:61.25pt;height:22.9pt" o:ole="">
            <v:imagedata r:id="rId1840" o:title=""/>
          </v:shape>
          <o:OLEObject Type="Embed" ProgID="Equation.DSMT4" ShapeID="_x0000_i1927" DrawAspect="Content" ObjectID="_1450208113" r:id="rId1841"/>
        </w:object>
      </w:r>
      <w:r>
        <w:t>.  Therefore, in multiphasic analyses, whenever the external environment contains solutes</w:t>
      </w:r>
      <w:r w:rsidRPr="00AF2221">
        <w:rPr>
          <w:position w:val="-14"/>
        </w:rPr>
        <w:object w:dxaOrig="240" w:dyaOrig="400" w14:anchorId="6598F0A2">
          <v:shape id="_x0000_i1928" type="#_x0000_t75" style="width:11.7pt;height:19.65pt" o:ole="">
            <v:imagedata r:id="rId1842" o:title=""/>
          </v:shape>
          <o:OLEObject Type="Embed" ProgID="Equation.DSMT4" ShapeID="_x0000_i1928" DrawAspect="Content" ObjectID="_1450208114" r:id="rId184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29" type="#_x0000_t75" style="width:36.45pt;height:19.65pt" o:ole="">
            <v:imagedata r:id="rId1844" o:title=""/>
          </v:shape>
          <o:OLEObject Type="Embed" ProgID="Equation.DSMT4" ShapeID="_x0000_i1929" DrawAspect="Content" ObjectID="_1450208115" r:id="rId1845"/>
        </w:object>
      </w:r>
      <w:r>
        <w:t xml:space="preserve"> also implies that prescribed mixture normal tractions (Section </w:t>
      </w:r>
      <w:r>
        <w:fldChar w:fldCharType="begin"/>
      </w:r>
      <w:r>
        <w:instrText xml:space="preserve"> REF _Ref194576545 \r \h </w:instrText>
      </w:r>
      <w:r>
        <w:fldChar w:fldCharType="separate"/>
      </w:r>
      <w:ins w:id="1709" w:author="Steve Maas" w:date="2014-01-02T13:04:00Z">
        <w:r>
          <w:t>3.9.3</w:t>
        </w:r>
      </w:ins>
      <w:del w:id="1710"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30" type="#_x0000_t75" style="width:36.45pt;height:19.65pt" o:ole="">
            <v:imagedata r:id="rId1846" o:title=""/>
          </v:shape>
          <o:OLEObject Type="Embed" ProgID="Equation.DSMT4" ShapeID="_x0000_i1930" DrawAspect="Content" ObjectID="_1450208116" r:id="rId184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31" type="#_x0000_t75" style="width:37.4pt;height:19.65pt" o:ole="">
            <v:imagedata r:id="rId1848" o:title=""/>
          </v:shape>
          <o:OLEObject Type="Embed" ProgID="Equation.DSMT4" ShapeID="_x0000_i1931" DrawAspect="Content" ObjectID="_1450208117" r:id="rId184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32" type="#_x0000_t75" style="width:61.7pt;height:22.9pt" o:ole="">
            <v:imagedata r:id="rId1850" o:title=""/>
          </v:shape>
          <o:OLEObject Type="Embed" ProgID="Equation.DSMT4" ShapeID="_x0000_i1932" DrawAspect="Content" ObjectID="_1450208118" r:id="rId1851"/>
        </w:object>
      </w:r>
      <w:r w:rsidRPr="00AF2221">
        <w:rPr>
          <w:position w:val="-18"/>
        </w:rPr>
        <w:object w:dxaOrig="1219" w:dyaOrig="460" w14:anchorId="5D97F546">
          <v:shape id="_x0000_i1933" type="#_x0000_t75" style="width:61.25pt;height:22.9pt" o:ole="">
            <v:imagedata r:id="rId1852" o:title=""/>
          </v:shape>
          <o:OLEObject Type="Embed" ProgID="Equation.DSMT4" ShapeID="_x0000_i1933" DrawAspect="Content" ObjectID="_1450208119" r:id="rId1853"/>
        </w:object>
      </w:r>
      <w:r>
        <w:t>.</w:t>
      </w:r>
    </w:p>
    <w:p w14:paraId="0EBCE4D3" w14:textId="77777777" w:rsidR="009339D1" w:rsidRDefault="009339D1" w:rsidP="009339D1">
      <w:pPr>
        <w:pStyle w:val="Heading3"/>
      </w:pPr>
      <w:bookmarkStart w:id="1711" w:name="_Toc376447146"/>
      <w:r>
        <w:t>Prescribed Initial Conditions</w:t>
      </w:r>
      <w:bookmarkEnd w:id="171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34" type="#_x0000_t75" style="width:13.1pt;height:19.65pt" o:ole="">
            <v:imagedata r:id="rId1854" o:title=""/>
          </v:shape>
          <o:OLEObject Type="Embed" ProgID="Equation.DSMT4" ShapeID="_x0000_i1934" DrawAspect="Content" ObjectID="_1450208120" r:id="rId1855"/>
        </w:object>
      </w:r>
      <w:r>
        <w:t xml:space="preserve"> and effective concentrations </w:t>
      </w:r>
      <w:r w:rsidRPr="00AF2221">
        <w:rPr>
          <w:position w:val="-14"/>
        </w:rPr>
        <w:object w:dxaOrig="279" w:dyaOrig="420" w14:anchorId="612A9B0C">
          <v:shape id="_x0000_i1935" type="#_x0000_t75" style="width:14.05pt;height:21.05pt" o:ole="">
            <v:imagedata r:id="rId1856" o:title=""/>
          </v:shape>
          <o:OLEObject Type="Embed" ProgID="Equation.DSMT4" ShapeID="_x0000_i1935" DrawAspect="Content" ObjectID="_1450208121" r:id="rId1857"/>
        </w:object>
      </w:r>
      <w:r w:rsidRPr="00AF2221">
        <w:rPr>
          <w:position w:val="-10"/>
        </w:rPr>
        <w:object w:dxaOrig="980" w:dyaOrig="300" w14:anchorId="3A8AFF3D">
          <v:shape id="_x0000_i1936" type="#_x0000_t75" style="width:49.1pt;height:14.05pt" o:ole="">
            <v:imagedata r:id="rId1858" o:title=""/>
          </v:shape>
          <o:OLEObject Type="Embed" ProgID="Equation.DSMT4" ShapeID="_x0000_i1936" DrawAspect="Content" ObjectID="_1450208122" r:id="rId1859"/>
        </w:object>
      </w:r>
      <w:r>
        <w:t xml:space="preserve">, the initial conditions inside the material should be set to </w:t>
      </w:r>
      <w:r w:rsidRPr="00AF2221">
        <w:rPr>
          <w:position w:val="-14"/>
        </w:rPr>
        <w:object w:dxaOrig="720" w:dyaOrig="400" w14:anchorId="016EA5E0">
          <v:shape id="_x0000_i1937" type="#_x0000_t75" style="width:36.45pt;height:19.65pt" o:ole="">
            <v:imagedata r:id="rId1860" o:title=""/>
          </v:shape>
          <o:OLEObject Type="Embed" ProgID="Equation.DSMT4" ShapeID="_x0000_i1937" DrawAspect="Content" ObjectID="_1450208123" r:id="rId1861"/>
        </w:object>
      </w:r>
      <w:r>
        <w:t xml:space="preserve"> and </w:t>
      </w:r>
      <w:r w:rsidRPr="00AF2221">
        <w:rPr>
          <w:position w:val="-14"/>
        </w:rPr>
        <w:object w:dxaOrig="840" w:dyaOrig="420" w14:anchorId="0CDE2645">
          <v:shape id="_x0000_i1938" type="#_x0000_t75" style="width:42.1pt;height:21.05pt" o:ole="">
            <v:imagedata r:id="rId1862" o:title=""/>
          </v:shape>
          <o:OLEObject Type="Embed" ProgID="Equation.DSMT4" ShapeID="_x0000_i1938" DrawAspect="Content" ObjectID="_1450208124" r:id="rId1863"/>
        </w:object>
      </w:r>
      <w:r>
        <w:t xml:space="preserve"> in order to expedite the evaluation of the initial state of swelling.  The values of </w:t>
      </w:r>
      <w:r w:rsidRPr="00AF2221">
        <w:rPr>
          <w:position w:val="-14"/>
        </w:rPr>
        <w:object w:dxaOrig="260" w:dyaOrig="400" w14:anchorId="416ED8C5">
          <v:shape id="_x0000_i1939" type="#_x0000_t75" style="width:13.1pt;height:19.65pt" o:ole="">
            <v:imagedata r:id="rId1864" o:title=""/>
          </v:shape>
          <o:OLEObject Type="Embed" ProgID="Equation.DSMT4" ShapeID="_x0000_i1939" DrawAspect="Content" ObjectID="_1450208125" r:id="rId1865"/>
        </w:object>
      </w:r>
      <w:r>
        <w:t xml:space="preserve"> and </w:t>
      </w:r>
      <w:r w:rsidRPr="00AF2221">
        <w:rPr>
          <w:position w:val="-14"/>
        </w:rPr>
        <w:object w:dxaOrig="279" w:dyaOrig="420" w14:anchorId="547EC948">
          <v:shape id="_x0000_i1940" type="#_x0000_t75" style="width:14.05pt;height:21.05pt" o:ole="">
            <v:imagedata r:id="rId1866" o:title=""/>
          </v:shape>
          <o:OLEObject Type="Embed" ProgID="Equation.DSMT4" ShapeID="_x0000_i1940" DrawAspect="Content" ObjectID="_1450208126" r:id="rId1867"/>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1712" w:name="_Toc376447147"/>
      <w:r>
        <w:t>Prescribed Effective Solute Flux</w:t>
      </w:r>
      <w:bookmarkEnd w:id="171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41" type="#_x0000_t75" style="width:11.7pt;height:10.75pt" o:ole="">
            <v:imagedata r:id="rId1868" o:title=""/>
          </v:shape>
          <o:OLEObject Type="Embed" ProgID="Equation.DSMT4" ShapeID="_x0000_i1941" DrawAspect="Content" ObjectID="_1450208127" r:id="rId1869"/>
        </w:object>
      </w:r>
      <w:r>
        <w:t xml:space="preserve"> be prescribed as </w:t>
      </w:r>
      <w:r w:rsidRPr="00AF2221">
        <w:rPr>
          <w:position w:val="-18"/>
        </w:rPr>
        <w:object w:dxaOrig="1920" w:dyaOrig="440" w14:anchorId="5E33ED13">
          <v:shape id="_x0000_i1942" type="#_x0000_t75" style="width:95.85pt;height:21.95pt" o:ole="">
            <v:imagedata r:id="rId1870" o:title=""/>
          </v:shape>
          <o:OLEObject Type="Embed" ProgID="Equation.DSMT4" ShapeID="_x0000_i1942" DrawAspect="Content" ObjectID="_1450208128" r:id="rId1871"/>
        </w:object>
      </w:r>
      <w:r>
        <w:t xml:space="preserve">, where </w:t>
      </w:r>
      <w:r w:rsidRPr="00AF2221">
        <w:rPr>
          <w:position w:val="-12"/>
        </w:rPr>
        <w:object w:dxaOrig="300" w:dyaOrig="380" w14:anchorId="091AD75C">
          <v:shape id="_x0000_i1943" type="#_x0000_t75" style="width:14.05pt;height:19.15pt" o:ole="">
            <v:imagedata r:id="rId1872" o:title=""/>
          </v:shape>
          <o:OLEObject Type="Embed" ProgID="Equation.DSMT4" ShapeID="_x0000_i1943" DrawAspect="Content" ObjectID="_1450208129" r:id="rId1873"/>
        </w:object>
      </w:r>
      <w:r>
        <w:t xml:space="preserve"> is the effective solute flux. For a mixture containing only neutral solutes (</w:t>
      </w:r>
      <w:r w:rsidRPr="00AF2221">
        <w:rPr>
          <w:position w:val="-10"/>
        </w:rPr>
        <w:object w:dxaOrig="1080" w:dyaOrig="360" w14:anchorId="65C495A6">
          <v:shape id="_x0000_i1944" type="#_x0000_t75" style="width:53.75pt;height:18.25pt" o:ole="">
            <v:imagedata r:id="rId1874" o:title=""/>
          </v:shape>
          <o:OLEObject Type="Embed" ProgID="Equation.DSMT4" ShapeID="_x0000_i1944" DrawAspect="Content" ObjectID="_1450208130" r:id="rId1875"/>
        </w:object>
      </w:r>
      <w:r>
        <w:t xml:space="preserve"> ), it follows that </w:t>
      </w:r>
      <w:r w:rsidRPr="00AF2221">
        <w:rPr>
          <w:position w:val="-12"/>
        </w:rPr>
        <w:object w:dxaOrig="800" w:dyaOrig="380" w14:anchorId="41ADE81B">
          <v:shape id="_x0000_i1945" type="#_x0000_t75" style="width:40.2pt;height:19.15pt" o:ole="">
            <v:imagedata r:id="rId1876" o:title=""/>
          </v:shape>
          <o:OLEObject Type="Embed" ProgID="Equation.DSMT4" ShapeID="_x0000_i1945" DrawAspect="Content" ObjectID="_1450208131" r:id="rId1877"/>
        </w:object>
      </w:r>
      <w:r>
        <w:t>.</w:t>
      </w:r>
    </w:p>
    <w:p w14:paraId="305E3179" w14:textId="77777777" w:rsidR="009339D1" w:rsidRDefault="009339D1" w:rsidP="009339D1">
      <w:pPr>
        <w:pStyle w:val="Heading3"/>
      </w:pPr>
      <w:bookmarkStart w:id="1713" w:name="_Toc376447148"/>
      <w:r>
        <w:lastRenderedPageBreak/>
        <w:t>Prescribed Electric Current Density</w:t>
      </w:r>
      <w:bookmarkEnd w:id="171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46" type="#_x0000_t75" style="width:79pt;height:28.05pt" o:ole="">
            <v:imagedata r:id="rId1878" o:title=""/>
          </v:shape>
          <o:OLEObject Type="Embed" ProgID="Equation.DSMT4" ShapeID="_x0000_i1946" DrawAspect="Content" ObjectID="_1450208132" r:id="rId187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47" type="#_x0000_t75" style="width:57.95pt;height:21.05pt" o:ole="">
            <v:imagedata r:id="rId1880" o:title=""/>
          </v:shape>
          <o:OLEObject Type="Embed" ProgID="Equation.DSMT4" ShapeID="_x0000_i1947" DrawAspect="Content" ObjectID="_1450208133" r:id="rId1881"/>
        </w:object>
      </w:r>
      <w:r>
        <w:t xml:space="preserve"> of ion fluxes may be prescribed at a boundary, it follows that only the normal component </w:t>
      </w:r>
      <w:r w:rsidRPr="00AF2221">
        <w:rPr>
          <w:position w:val="-14"/>
        </w:rPr>
        <w:object w:dxaOrig="1080" w:dyaOrig="400" w14:anchorId="07D89E68">
          <v:shape id="_x0000_i1948" type="#_x0000_t75" style="width:53.75pt;height:19.65pt" o:ole="">
            <v:imagedata r:id="rId1882" o:title=""/>
          </v:shape>
          <o:OLEObject Type="Embed" ProgID="Equation.DSMT4" ShapeID="_x0000_i1948" DrawAspect="Content" ObjectID="_1450208134" r:id="rId1883"/>
        </w:object>
      </w:r>
      <w:r>
        <w:t xml:space="preserve"> of the current density may be prescribed.  To prescribe </w:t>
      </w:r>
      <w:r w:rsidRPr="00AF2221">
        <w:rPr>
          <w:position w:val="-14"/>
        </w:rPr>
        <w:object w:dxaOrig="260" w:dyaOrig="400" w14:anchorId="1C41A5BF">
          <v:shape id="_x0000_i1949" type="#_x0000_t75" style="width:13.1pt;height:19.65pt" o:ole="">
            <v:imagedata r:id="rId1884" o:title=""/>
          </v:shape>
          <o:OLEObject Type="Embed" ProgID="Equation.DSMT4" ShapeID="_x0000_i1949" DrawAspect="Content" ObjectID="_1450208135" r:id="rId188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50" type="#_x0000_t75" style="width:37.85pt;height:21.05pt" o:ole="">
            <v:imagedata r:id="rId1886" o:title=""/>
          </v:shape>
          <o:OLEObject Type="Embed" ProgID="Equation.DSMT4" ShapeID="_x0000_i1950" DrawAspect="Content" ObjectID="_1450208136" r:id="rId1887"/>
        </w:object>
      </w:r>
      <w:r>
        <w:t xml:space="preserve">) at the electrode-mixture interface, so that the prescribed boundary condition should be </w:t>
      </w:r>
      <w:r w:rsidRPr="00AF2221">
        <w:rPr>
          <w:position w:val="-18"/>
        </w:rPr>
        <w:object w:dxaOrig="1400" w:dyaOrig="460" w14:anchorId="5CD395BA">
          <v:shape id="_x0000_i1951" type="#_x0000_t75" style="width:70.15pt;height:22.9pt" o:ole="">
            <v:imagedata r:id="rId1888" o:title=""/>
          </v:shape>
          <o:OLEObject Type="Embed" ProgID="Equation.DSMT4" ShapeID="_x0000_i1951" DrawAspect="Content" ObjectID="_1450208137" r:id="rId1889"/>
        </w:object>
      </w:r>
      <w:r>
        <w:t xml:space="preserve">. Since </w:t>
      </w:r>
      <w:r w:rsidRPr="00AF2221">
        <w:rPr>
          <w:position w:val="-4"/>
        </w:rPr>
        <w:object w:dxaOrig="780" w:dyaOrig="300" w14:anchorId="3C23EC5B">
          <v:shape id="_x0000_i1952" type="#_x0000_t75" style="width:39.25pt;height:14.05pt" o:ole="">
            <v:imagedata r:id="rId1890" o:title=""/>
          </v:shape>
          <o:OLEObject Type="Embed" ProgID="Equation.DSMT4" ShapeID="_x0000_i1952" DrawAspect="Content" ObjectID="_1450208138" r:id="rId1891"/>
        </w:object>
      </w:r>
      <w:r>
        <w:t xml:space="preserve"> and </w:t>
      </w:r>
      <w:r w:rsidRPr="00AF2221">
        <w:rPr>
          <w:position w:val="-4"/>
        </w:rPr>
        <w:object w:dxaOrig="780" w:dyaOrig="300" w14:anchorId="492F30E1">
          <v:shape id="_x0000_i1953" type="#_x0000_t75" style="width:39.25pt;height:14.05pt" o:ole="">
            <v:imagedata r:id="rId1892" o:title=""/>
          </v:shape>
          <o:OLEObject Type="Embed" ProgID="Equation.DSMT4" ShapeID="_x0000_i1953" DrawAspect="Content" ObjectID="_1450208139" r:id="rId1893"/>
        </w:object>
      </w:r>
      <w:r>
        <w:t xml:space="preserve"> in a triphasic mixture, the corresponding effective fluxes are given by </w:t>
      </w:r>
      <w:r w:rsidRPr="00AF2221">
        <w:rPr>
          <w:position w:val="-12"/>
        </w:rPr>
        <w:object w:dxaOrig="2140" w:dyaOrig="380" w14:anchorId="32730F11">
          <v:shape id="_x0000_i1954" type="#_x0000_t75" style="width:107.55pt;height:19.15pt" o:ole="">
            <v:imagedata r:id="rId1894" o:title=""/>
          </v:shape>
          <o:OLEObject Type="Embed" ProgID="Equation.DSMT4" ShapeID="_x0000_i1954" DrawAspect="Content" ObjectID="_1450208140" r:id="rId1895"/>
        </w:object>
      </w:r>
      <w:r>
        <w:t xml:space="preserve"> and </w:t>
      </w:r>
      <w:r w:rsidRPr="00AF2221">
        <w:rPr>
          <w:position w:val="-12"/>
        </w:rPr>
        <w:object w:dxaOrig="1140" w:dyaOrig="380" w14:anchorId="0315C52A">
          <v:shape id="_x0000_i1955" type="#_x0000_t75" style="width:57.95pt;height:19.15pt" o:ole="">
            <v:imagedata r:id="rId1896" o:title=""/>
          </v:shape>
          <o:OLEObject Type="Embed" ProgID="Equation.DSMT4" ShapeID="_x0000_i1955" DrawAspect="Content" ObjectID="_1450208141" r:id="rId1897"/>
        </w:object>
      </w:r>
      <w:r>
        <w:t>.</w:t>
      </w:r>
    </w:p>
    <w:p w14:paraId="1820FF67" w14:textId="77777777" w:rsidR="009339D1" w:rsidRDefault="009339D1" w:rsidP="009339D1">
      <w:pPr>
        <w:pStyle w:val="Heading3"/>
      </w:pPr>
      <w:bookmarkStart w:id="1714" w:name="_Toc376447149"/>
      <w:r>
        <w:t>Electrical Grounding</w:t>
      </w:r>
      <w:bookmarkEnd w:id="1714"/>
    </w:p>
    <w:p w14:paraId="5EA64E76" w14:textId="44F2D1E2" w:rsidR="009339D1" w:rsidRDefault="009339D1" w:rsidP="009339D1">
      <w:pPr>
        <w:rPr>
          <w:ins w:id="171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1716" w:author="Steve Maas" w:date="2014-01-02T13:22:00Z"/>
        </w:rPr>
      </w:pPr>
    </w:p>
    <w:p w14:paraId="194B64A9" w14:textId="2924A96B" w:rsidR="00CF3CDA" w:rsidRDefault="00CF3CDA" w:rsidP="00CF3CDA">
      <w:pPr>
        <w:pStyle w:val="Heading2"/>
        <w:rPr>
          <w:ins w:id="1717" w:author="Steve Maas" w:date="2014-01-02T13:22:00Z"/>
        </w:rPr>
        <w:pPrChange w:id="1718" w:author="Steve Maas" w:date="2014-01-02T13:22:00Z">
          <w:pPr/>
        </w:pPrChange>
      </w:pPr>
      <w:bookmarkStart w:id="1719" w:name="_Ref376433627"/>
      <w:bookmarkStart w:id="1720" w:name="_Toc376447150"/>
      <w:ins w:id="1721" w:author="Steve Maas" w:date="2014-01-02T13:22:00Z">
        <w:r>
          <w:t>Understanding the Solution</w:t>
        </w:r>
        <w:bookmarkEnd w:id="1719"/>
        <w:bookmarkEnd w:id="1720"/>
      </w:ins>
    </w:p>
    <w:p w14:paraId="553BB2B8" w14:textId="6F2D88A3" w:rsidR="00061F56" w:rsidRDefault="00061F56" w:rsidP="00CF3CDA">
      <w:pPr>
        <w:rPr>
          <w:ins w:id="1722" w:author="Steve Maas" w:date="2014-01-02T16:44:00Z"/>
        </w:rPr>
        <w:pPrChange w:id="1723" w:author="Steve Maas" w:date="2014-01-02T13:22:00Z">
          <w:pPr/>
        </w:pPrChange>
      </w:pPr>
      <w:ins w:id="1724" w:author="Steve Maas" w:date="2014-01-02T16:44:00Z">
        <w:r>
          <w:t xml:space="preserve">Okay, FEBio found a solution. </w:t>
        </w:r>
      </w:ins>
      <w:ins w:id="1725" w:author="Steve Maas" w:date="2014-01-02T16:45:00Z">
        <w:r>
          <w:t>Great</w:t>
        </w:r>
      </w:ins>
      <w:ins w:id="1726" w:author="Steve Maas" w:date="2014-01-02T16:44:00Z">
        <w:r>
          <w:t xml:space="preserve">, </w:t>
        </w:r>
      </w:ins>
      <w:ins w:id="1727" w:author="Steve Maas" w:date="2014-01-02T16:45:00Z">
        <w:r>
          <w:t xml:space="preserve">but </w:t>
        </w:r>
      </w:ins>
      <w:ins w:id="1728" w:author="Steve Maas" w:date="2014-01-02T16:44:00Z">
        <w:r>
          <w:t xml:space="preserve">how do you know it is the right one? Well, </w:t>
        </w:r>
      </w:ins>
      <w:ins w:id="1729" w:author="Steve Maas" w:date="2014-01-02T16:45:00Z">
        <w:r>
          <w:t xml:space="preserve">it turns out </w:t>
        </w:r>
      </w:ins>
      <w:ins w:id="1730" w:author="Steve Maas" w:date="2014-01-02T16:44:00Z">
        <w:r>
          <w:t xml:space="preserve">this is in fact a harder question than it may seem. </w:t>
        </w:r>
      </w:ins>
      <w:ins w:id="1731" w:author="Steve Maas" w:date="2014-01-02T16:45:00Z">
        <w:r>
          <w:t xml:space="preserve">In any </w:t>
        </w:r>
      </w:ins>
      <w:ins w:id="1732" w:author="Steve Maas" w:date="2014-01-02T16:46:00Z">
        <w:r>
          <w:t>finite element model there are numerous assumptions and approximation</w:t>
        </w:r>
      </w:ins>
      <w:ins w:id="1733" w:author="Steve Maas" w:date="2014-01-02T16:47:00Z">
        <w:r>
          <w:t>s</w:t>
        </w:r>
      </w:ins>
      <w:ins w:id="1734" w:author="Steve Maas" w:date="2014-01-02T16:46:00Z">
        <w:r>
          <w:t xml:space="preserve"> and trying to discuss all of these </w:t>
        </w:r>
      </w:ins>
      <w:ins w:id="1735" w:author="Steve Maas" w:date="2014-01-02T16:47:00Z">
        <w:r>
          <w:t>is outside the scope of this section</w:t>
        </w:r>
      </w:ins>
      <w:ins w:id="1736" w:author="Steve Maas" w:date="2014-01-02T16:46:00Z">
        <w:r>
          <w:t xml:space="preserve">. </w:t>
        </w:r>
      </w:ins>
      <w:ins w:id="1737" w:author="Steve Maas" w:date="2014-01-02T16:47:00Z">
        <w:r>
          <w:t xml:space="preserve">Instead, we’ll look at some of the most typical problems that </w:t>
        </w:r>
      </w:ins>
      <w:ins w:id="1738" w:author="Steve Maas" w:date="2014-01-02T16:48:00Z">
        <w:r>
          <w:t xml:space="preserve">FEBio users </w:t>
        </w:r>
      </w:ins>
      <w:ins w:id="1739" w:author="Steve Maas" w:date="2014-01-02T16:47:00Z">
        <w:r>
          <w:t>have run into</w:t>
        </w:r>
      </w:ins>
      <w:ins w:id="1740" w:author="Steve Maas" w:date="2014-01-02T16:48:00Z">
        <w:r>
          <w:t>.</w:t>
        </w:r>
      </w:ins>
      <w:ins w:id="1741" w:author="Steve Maas" w:date="2014-01-02T16:47:00Z">
        <w:r>
          <w:t xml:space="preserve"> </w:t>
        </w:r>
      </w:ins>
    </w:p>
    <w:p w14:paraId="44A88EF0" w14:textId="77777777" w:rsidR="00061F56" w:rsidRDefault="00061F56" w:rsidP="00CF3CDA">
      <w:pPr>
        <w:rPr>
          <w:ins w:id="1742" w:author="Steve Maas" w:date="2014-01-02T16:48:00Z"/>
        </w:rPr>
        <w:pPrChange w:id="1743" w:author="Steve Maas" w:date="2014-01-02T13:22:00Z">
          <w:pPr/>
        </w:pPrChange>
      </w:pPr>
    </w:p>
    <w:p w14:paraId="40DFC7EE" w14:textId="4D756A22" w:rsidR="00061F56" w:rsidRDefault="00061F56" w:rsidP="00061F56">
      <w:pPr>
        <w:pStyle w:val="Heading3"/>
        <w:rPr>
          <w:ins w:id="1744" w:author="Steve Maas" w:date="2014-01-02T16:44:00Z"/>
        </w:rPr>
        <w:pPrChange w:id="1745" w:author="Steve Maas" w:date="2014-01-02T16:48:00Z">
          <w:pPr/>
        </w:pPrChange>
      </w:pPr>
      <w:bookmarkStart w:id="1746" w:name="_Toc376447151"/>
      <w:ins w:id="1747" w:author="Steve Maas" w:date="2014-01-02T16:48:00Z">
        <w:r>
          <w:t>Mesh convergence</w:t>
        </w:r>
      </w:ins>
      <w:bookmarkEnd w:id="1746"/>
    </w:p>
    <w:p w14:paraId="31FFC193" w14:textId="124822BB" w:rsidR="00061F56" w:rsidRDefault="00061F56" w:rsidP="00CF3CDA">
      <w:pPr>
        <w:rPr>
          <w:ins w:id="1748" w:author="Steve Maas" w:date="2014-01-02T16:53:00Z"/>
        </w:rPr>
        <w:pPrChange w:id="1749" w:author="Steve Maas" w:date="2014-01-02T13:22:00Z">
          <w:pPr/>
        </w:pPrChange>
      </w:pPr>
      <w:ins w:id="1750" w:author="Steve Maas" w:date="2014-01-02T16:50:00Z">
        <w:r>
          <w:t>The</w:t>
        </w:r>
      </w:ins>
      <w:ins w:id="1751" w:author="Steve Maas" w:date="2014-01-02T16:49:00Z">
        <w:r>
          <w:t xml:space="preserve"> solution </w:t>
        </w:r>
      </w:ins>
      <w:ins w:id="1752" w:author="Steve Maas" w:date="2014-01-02T16:50:00Z">
        <w:r>
          <w:t xml:space="preserve">calculated by FEBio </w:t>
        </w:r>
      </w:ins>
      <w:ins w:id="1753" w:author="Steve Maas" w:date="2014-01-02T16:49:00Z">
        <w:r>
          <w:t xml:space="preserve">only applies to the mesh for which it was solved. However, the “exact” solution must be independent of the mesh and therefore a mesh convergence study is almost always </w:t>
        </w:r>
      </w:ins>
      <w:ins w:id="1754" w:author="Steve Maas" w:date="2014-01-02T16:50:00Z">
        <w:r>
          <w:t>necessary</w:t>
        </w:r>
      </w:ins>
      <w:ins w:id="1755" w:author="Steve Maas" w:date="2014-01-02T16:49:00Z">
        <w:r>
          <w:t xml:space="preserve"> </w:t>
        </w:r>
      </w:ins>
      <w:ins w:id="1756" w:author="Steve Maas" w:date="2014-01-02T16:50:00Z">
        <w:r>
          <w:t xml:space="preserve">to make sure the FEBio solution is close to this exact solution. In practice this means that a </w:t>
        </w:r>
      </w:ins>
      <w:ins w:id="1757" w:author="Steve Maas" w:date="2014-01-02T16:51:00Z">
        <w:r>
          <w:t>model</w:t>
        </w:r>
      </w:ins>
      <w:ins w:id="1758" w:author="Steve Maas" w:date="2014-01-02T16:50:00Z">
        <w:r>
          <w:t xml:space="preserve"> must be run several times with an increasingly finer mesh </w:t>
        </w:r>
      </w:ins>
      <w:ins w:id="1759" w:author="Steve Maas" w:date="2014-01-02T16:51:00Z">
        <w:r>
          <w:t xml:space="preserve">to find out at which mesh density the FEBio solution no longer changes. </w:t>
        </w:r>
      </w:ins>
    </w:p>
    <w:p w14:paraId="3C39CA53" w14:textId="77777777" w:rsidR="004A7278" w:rsidRDefault="004A7278" w:rsidP="00CF3CDA">
      <w:pPr>
        <w:rPr>
          <w:ins w:id="1760" w:author="Steve Maas" w:date="2014-01-02T16:53:00Z"/>
        </w:rPr>
        <w:pPrChange w:id="1761" w:author="Steve Maas" w:date="2014-01-02T13:22:00Z">
          <w:pPr/>
        </w:pPrChange>
      </w:pPr>
    </w:p>
    <w:p w14:paraId="10139E5C" w14:textId="5BAED87B" w:rsidR="004A7278" w:rsidRDefault="004A7278" w:rsidP="004A7278">
      <w:pPr>
        <w:pStyle w:val="Heading3"/>
        <w:rPr>
          <w:ins w:id="1762" w:author="Steve Maas" w:date="2014-01-02T16:48:00Z"/>
        </w:rPr>
        <w:pPrChange w:id="1763" w:author="Steve Maas" w:date="2014-01-02T16:53:00Z">
          <w:pPr/>
        </w:pPrChange>
      </w:pPr>
      <w:bookmarkStart w:id="1764" w:name="_Toc376447152"/>
      <w:ins w:id="1765" w:author="Steve Maas" w:date="2014-01-02T16:53:00Z">
        <w:r>
          <w:lastRenderedPageBreak/>
          <w:t>Constraint enforcement</w:t>
        </w:r>
      </w:ins>
      <w:bookmarkEnd w:id="1764"/>
    </w:p>
    <w:p w14:paraId="6D71BDCE" w14:textId="0D7BBB3E" w:rsidR="00F4139F" w:rsidRDefault="004A7278" w:rsidP="00CF3CDA">
      <w:pPr>
        <w:rPr>
          <w:ins w:id="1766" w:author="Steve Maas" w:date="2014-01-02T16:54:00Z"/>
        </w:rPr>
        <w:pPrChange w:id="1767" w:author="Steve Maas" w:date="2014-01-02T13:22:00Z">
          <w:pPr/>
        </w:pPrChange>
      </w:pPr>
      <w:ins w:id="1768"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1769" w:author="Steve Maas" w:date="2014-01-02T16:56:00Z">
        <w:r>
          <w:t xml:space="preserve">used in FEBio </w:t>
        </w:r>
      </w:ins>
      <w:ins w:id="1770" w:author="Steve Maas" w:date="2014-01-02T16:54:00Z">
        <w:r>
          <w:t xml:space="preserve">are incompressibility and contact. </w:t>
        </w:r>
      </w:ins>
    </w:p>
    <w:p w14:paraId="570702A8" w14:textId="77777777" w:rsidR="004A7278" w:rsidRDefault="004A7278" w:rsidP="00CF3CDA">
      <w:pPr>
        <w:rPr>
          <w:ins w:id="1771" w:author="Steve Maas" w:date="2014-01-02T16:56:00Z"/>
        </w:rPr>
        <w:pPrChange w:id="1772" w:author="Steve Maas" w:date="2014-01-02T13:22:00Z">
          <w:pPr/>
        </w:pPrChange>
      </w:pPr>
    </w:p>
    <w:p w14:paraId="69038E24" w14:textId="77777777" w:rsidR="004A7278" w:rsidRDefault="004A7278" w:rsidP="00CF3CDA">
      <w:pPr>
        <w:rPr>
          <w:ins w:id="1773" w:author="Steve Maas" w:date="2014-01-02T17:01:00Z"/>
        </w:rPr>
        <w:pPrChange w:id="1774" w:author="Steve Maas" w:date="2014-01-02T13:22:00Z">
          <w:pPr/>
        </w:pPrChange>
      </w:pPr>
      <w:ins w:id="1775" w:author="Steve Maas" w:date="2014-01-02T17:00:00Z">
        <w:r>
          <w:t>For uncoupled materials, i</w:t>
        </w:r>
      </w:ins>
      <w:ins w:id="1776" w:author="Steve Maas" w:date="2014-01-02T16:56:00Z">
        <w:r>
          <w:t xml:space="preserve">ncompressibility </w:t>
        </w:r>
      </w:ins>
      <w:ins w:id="1777" w:author="Steve Maas" w:date="2014-01-02T16:57:00Z">
        <w:r>
          <w:t xml:space="preserve">(for hexahedral elements) </w:t>
        </w:r>
      </w:ins>
      <w:ins w:id="1778" w:author="Steve Maas" w:date="2014-01-02T16:56:00Z">
        <w:r>
          <w:t xml:space="preserve">is handled </w:t>
        </w:r>
      </w:ins>
      <w:ins w:id="1779" w:author="Steve Maas" w:date="2014-01-02T16:59:00Z">
        <w:r>
          <w:t xml:space="preserve">in FEBio </w:t>
        </w:r>
      </w:ins>
      <w:ins w:id="1780" w:author="Steve Maas" w:date="2014-01-02T16:56:00Z">
        <w:r>
          <w:t xml:space="preserve">using a three-field </w:t>
        </w:r>
      </w:ins>
      <w:ins w:id="1781" w:author="Steve Maas" w:date="2014-01-02T16:57:00Z">
        <w:r>
          <w:t>formulation in addition to the enforcement of the incompressibility constraint. This constrain</w:t>
        </w:r>
      </w:ins>
      <w:ins w:id="1782" w:author="Steve Maas" w:date="2014-01-02T16:58:00Z">
        <w:r>
          <w:t>t</w:t>
        </w:r>
      </w:ins>
      <w:ins w:id="1783" w:author="Steve Maas" w:date="2014-01-02T16:57:00Z">
        <w:r>
          <w:t xml:space="preserve"> is usually enforced using a penalty formulation (although an augmented Lagrangian method is also available). </w:t>
        </w:r>
      </w:ins>
      <w:ins w:id="1784" w:author="Steve Maas" w:date="2014-01-02T16:58:00Z">
        <w:r>
          <w:t>To inspect whether the incompressibility constrain</w:t>
        </w:r>
      </w:ins>
      <w:ins w:id="1785" w:author="Steve Maas" w:date="2014-01-02T16:59:00Z">
        <w:r>
          <w:t>t</w:t>
        </w:r>
      </w:ins>
      <w:ins w:id="1786" w:author="Steve Maas" w:date="2014-01-02T16:58:00Z">
        <w:r>
          <w:t xml:space="preserve"> is satisfied sufficiently the user can look at the volume ratio which has to be close to one. </w:t>
        </w:r>
      </w:ins>
      <w:ins w:id="1787" w:author="Steve Maas" w:date="2014-01-02T16:59:00Z">
        <w:r>
          <w:t xml:space="preserve">If it deviates from one too much the user needs to increase the </w:t>
        </w:r>
      </w:ins>
      <w:ins w:id="1788" w:author="Steve Maas" w:date="2014-01-02T17:00:00Z">
        <w:r>
          <w:t xml:space="preserve">“bulk modulus” of the material. </w:t>
        </w:r>
      </w:ins>
    </w:p>
    <w:p w14:paraId="2F03663F" w14:textId="77777777" w:rsidR="004A7278" w:rsidRDefault="004A7278" w:rsidP="00CF3CDA">
      <w:pPr>
        <w:rPr>
          <w:ins w:id="1789" w:author="Steve Maas" w:date="2014-01-02T17:01:00Z"/>
        </w:rPr>
        <w:pPrChange w:id="1790" w:author="Steve Maas" w:date="2014-01-02T13:22:00Z">
          <w:pPr/>
        </w:pPrChange>
      </w:pPr>
    </w:p>
    <w:p w14:paraId="7BB297F0" w14:textId="0A0A561F" w:rsidR="004A7278" w:rsidRDefault="004A7278" w:rsidP="00CF3CDA">
      <w:pPr>
        <w:rPr>
          <w:ins w:id="1791" w:author="Steve Maas" w:date="2014-01-02T16:56:00Z"/>
        </w:rPr>
        <w:pPrChange w:id="1792" w:author="Steve Maas" w:date="2014-01-02T13:22:00Z">
          <w:pPr/>
        </w:pPrChange>
      </w:pPr>
      <w:ins w:id="1793" w:author="Steve Maas" w:date="2014-01-02T17:00:00Z">
        <w:r>
          <w:t xml:space="preserve">For coupled materials, incompressibility is </w:t>
        </w:r>
      </w:ins>
      <w:ins w:id="1794" w:author="Steve Maas" w:date="2014-01-02T17:01:00Z">
        <w:r>
          <w:t xml:space="preserve">not treated explicitly and </w:t>
        </w:r>
      </w:ins>
      <w:ins w:id="1795" w:author="Steve Maas" w:date="2014-01-02T17:00:00Z">
        <w:r>
          <w:t xml:space="preserve">care must be taken when </w:t>
        </w:r>
      </w:ins>
      <w:ins w:id="1796" w:author="Steve Maas" w:date="2014-01-02T17:01:00Z">
        <w:r>
          <w:t xml:space="preserve">using coupled materials in a near-incompressible regime (e.g. setting the Poisson’s ratio too close to 0.5 for a neo-Hookean material). </w:t>
        </w:r>
      </w:ins>
      <w:ins w:id="1797" w:author="Steve Maas" w:date="2014-01-02T17:02:00Z">
        <w:r w:rsidR="0085430D">
          <w:t xml:space="preserve">In that case, the solution will most likely “lock” which manifests itself in displacements that are too small. </w:t>
        </w:r>
      </w:ins>
      <w:ins w:id="1798" w:author="Steve Maas" w:date="2014-01-02T17:03:00Z">
        <w:r w:rsidR="0085430D">
          <w:t xml:space="preserve">Inspection of the volume ratio may not be sufficient to identify locking. </w:t>
        </w:r>
      </w:ins>
      <w:ins w:id="1799" w:author="Steve Maas" w:date="2014-01-02T17:04:00Z">
        <w:r w:rsidR="0085430D">
          <w:t>However</w:t>
        </w:r>
      </w:ins>
      <w:ins w:id="1800" w:author="Steve Maas" w:date="2014-01-02T17:03:00Z">
        <w:r w:rsidR="0085430D">
          <w:t xml:space="preserve">, a mesh convergence study </w:t>
        </w:r>
      </w:ins>
      <w:ins w:id="1801" w:author="Steve Maas" w:date="2014-01-02T17:04:00Z">
        <w:r w:rsidR="0085430D">
          <w:t>will often help in identifying this problem.</w:t>
        </w:r>
      </w:ins>
    </w:p>
    <w:p w14:paraId="1DD1262F" w14:textId="77777777" w:rsidR="004A7278" w:rsidRDefault="004A7278" w:rsidP="00CF3CDA">
      <w:pPr>
        <w:rPr>
          <w:ins w:id="1802" w:author="Steve Maas" w:date="2014-01-02T17:04:00Z"/>
        </w:rPr>
        <w:pPrChange w:id="1803" w:author="Steve Maas" w:date="2014-01-02T13:22:00Z">
          <w:pPr/>
        </w:pPrChange>
      </w:pPr>
    </w:p>
    <w:p w14:paraId="499695B0" w14:textId="645A96D4" w:rsidR="0085430D" w:rsidRDefault="0085430D" w:rsidP="00CF3CDA">
      <w:pPr>
        <w:rPr>
          <w:ins w:id="1804" w:author="Steve Maas" w:date="2014-01-02T17:06:00Z"/>
        </w:rPr>
        <w:pPrChange w:id="1805" w:author="Steve Maas" w:date="2014-01-02T13:22:00Z">
          <w:pPr/>
        </w:pPrChange>
      </w:pPr>
      <w:ins w:id="1806" w:author="Steve Maas" w:date="2014-01-02T17:04:00Z">
        <w:r>
          <w:t>When a contact constraint is not sufficiently enforced, the contact</w:t>
        </w:r>
      </w:ins>
      <w:ins w:id="1807" w:author="Steve Maas" w:date="2014-01-02T17:05:00Z">
        <w:r>
          <w:t>ing</w:t>
        </w:r>
      </w:ins>
      <w:ins w:id="1808" w:author="Steve Maas" w:date="2014-01-02T17:04:00Z">
        <w:r>
          <w:t xml:space="preserve"> surfac</w:t>
        </w:r>
      </w:ins>
      <w:ins w:id="1809" w:author="Steve Maas" w:date="2014-01-02T17:05:00Z">
        <w:r>
          <w:t xml:space="preserve">es will have penetrated. This problem is usually identified easily by looking at the deformed model in a post-processing software (e.g. PostView). </w:t>
        </w:r>
      </w:ins>
      <w:ins w:id="1810" w:author="Steve Maas" w:date="2014-01-02T17:06:00Z">
        <w:r>
          <w:t>Increasing the penalty factor and/or decreasing the augmented Lagrangian tolerance should solve this problem.</w:t>
        </w:r>
      </w:ins>
    </w:p>
    <w:p w14:paraId="7374845C" w14:textId="77777777" w:rsidR="0085430D" w:rsidRDefault="0085430D" w:rsidP="00CF3CDA">
      <w:pPr>
        <w:rPr>
          <w:ins w:id="1811" w:author="Steve Maas" w:date="2014-01-02T14:33:00Z"/>
        </w:rPr>
        <w:pPrChange w:id="1812" w:author="Steve Maas" w:date="2014-01-02T13:22:00Z">
          <w:pPr/>
        </w:pPrChange>
      </w:pPr>
    </w:p>
    <w:p w14:paraId="742E08A0" w14:textId="31B47836" w:rsidR="00DF1A47" w:rsidRPr="00FE00A6" w:rsidDel="0085430D" w:rsidRDefault="00DF1A47" w:rsidP="00CF3CDA">
      <w:pPr>
        <w:rPr>
          <w:del w:id="1813" w:author="Steve Maas" w:date="2014-01-02T17:06:00Z"/>
        </w:rPr>
        <w:pPrChange w:id="1814" w:author="Steve Maas" w:date="2014-01-02T13:22:00Z">
          <w:pPr/>
        </w:pPrChange>
      </w:pPr>
      <w:bookmarkStart w:id="1815" w:name="_Toc376446466"/>
      <w:bookmarkStart w:id="1816" w:name="_Toc376446695"/>
      <w:bookmarkStart w:id="1817" w:name="_Toc376446924"/>
      <w:bookmarkStart w:id="1818" w:name="_Toc376447153"/>
      <w:bookmarkEnd w:id="1815"/>
      <w:bookmarkEnd w:id="1816"/>
      <w:bookmarkEnd w:id="1817"/>
      <w:bookmarkEnd w:id="1818"/>
    </w:p>
    <w:p w14:paraId="59A843D7" w14:textId="5D8E4E98" w:rsidR="00590133" w:rsidRDefault="00590133" w:rsidP="007D6F0D">
      <w:pPr>
        <w:pStyle w:val="Heading2"/>
      </w:pPr>
      <w:bookmarkStart w:id="1819" w:name="_Toc376447154"/>
      <w:r>
        <w:t>Limitations of FEBio</w:t>
      </w:r>
      <w:bookmarkEnd w:id="181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1820" w:author="Steve Maas" w:date="2014-01-02T14:14:00Z"/>
        </w:rPr>
      </w:pPr>
    </w:p>
    <w:p w14:paraId="3FE3A5E7" w14:textId="376B9A5F" w:rsidR="00DE1D8A" w:rsidRDefault="00DE1D8A" w:rsidP="00DE1D8A">
      <w:pPr>
        <w:pStyle w:val="Heading3"/>
        <w:rPr>
          <w:ins w:id="1821" w:author="Steve Maas" w:date="2014-01-02T14:15:00Z"/>
        </w:rPr>
        <w:pPrChange w:id="1822" w:author="Steve Maas" w:date="2014-01-02T14:14:00Z">
          <w:pPr/>
        </w:pPrChange>
      </w:pPr>
      <w:bookmarkStart w:id="1823" w:name="_Toc376447155"/>
      <w:ins w:id="1824" w:author="Steve Maas" w:date="2014-01-02T14:15:00Z">
        <w:r>
          <w:t>Geometrical instabilities</w:t>
        </w:r>
        <w:bookmarkEnd w:id="1823"/>
      </w:ins>
    </w:p>
    <w:p w14:paraId="6012419A" w14:textId="6B61E62B" w:rsidR="00DE1D8A" w:rsidRDefault="00DE1D8A" w:rsidP="00DE1D8A">
      <w:pPr>
        <w:rPr>
          <w:ins w:id="1825" w:author="Steve Maas" w:date="2014-01-02T14:21:00Z"/>
        </w:rPr>
        <w:pPrChange w:id="1826" w:author="Steve Maas" w:date="2014-01-02T14:15:00Z">
          <w:pPr/>
        </w:pPrChange>
      </w:pPr>
      <w:ins w:id="1827" w:author="Steve Maas" w:date="2014-01-02T14:15:00Z">
        <w:r>
          <w:t xml:space="preserve">A geometrical instability is a point in the solution </w:t>
        </w:r>
      </w:ins>
      <w:ins w:id="1828" w:author="Steve Maas" w:date="2014-01-02T14:16:00Z">
        <w:r>
          <w:t xml:space="preserve">at which </w:t>
        </w:r>
      </w:ins>
      <w:ins w:id="1829" w:author="Steve Maas" w:date="2014-01-02T14:15:00Z">
        <w:r>
          <w:t>several paths for continuing the solution</w:t>
        </w:r>
      </w:ins>
      <w:ins w:id="1830" w:author="Steve Maas" w:date="2014-01-02T14:16:00Z">
        <w:r>
          <w:t xml:space="preserve"> are possible. </w:t>
        </w:r>
      </w:ins>
      <w:ins w:id="1831" w:author="Steve Maas" w:date="2014-01-02T14:17:00Z">
        <w:r>
          <w:t>T</w:t>
        </w:r>
      </w:ins>
      <w:ins w:id="1832" w:author="Steve Maas" w:date="2014-01-02T14:16:00Z">
        <w:r>
          <w:t>ypical example</w:t>
        </w:r>
      </w:ins>
      <w:ins w:id="1833" w:author="Steve Maas" w:date="2014-01-02T14:17:00Z">
        <w:r>
          <w:t>s</w:t>
        </w:r>
      </w:ins>
      <w:ins w:id="1834" w:author="Steve Maas" w:date="2014-01-02T14:16:00Z">
        <w:r>
          <w:t xml:space="preserve"> </w:t>
        </w:r>
      </w:ins>
      <w:ins w:id="1835" w:author="Steve Maas" w:date="2014-01-02T14:17:00Z">
        <w:r>
          <w:t xml:space="preserve">are </w:t>
        </w:r>
      </w:ins>
      <w:ins w:id="1836" w:author="Steve Maas" w:date="2014-01-02T14:16:00Z">
        <w:r>
          <w:t xml:space="preserve">buckling </w:t>
        </w:r>
      </w:ins>
      <w:ins w:id="1837" w:author="Steve Maas" w:date="2014-01-02T14:17:00Z">
        <w:r>
          <w:t>of a column or inflation of a balloon</w:t>
        </w:r>
      </w:ins>
      <w:ins w:id="1838" w:author="Steve Maas" w:date="2014-01-02T14:16:00Z">
        <w:r>
          <w:t xml:space="preserve">. </w:t>
        </w:r>
      </w:ins>
      <w:ins w:id="1839" w:author="Steve Maas" w:date="2014-01-02T14:17:00Z">
        <w:r>
          <w:t>FEBio’s Newton based solvers cannot handle buckling since usually at these points, the material</w:t>
        </w:r>
      </w:ins>
      <w:ins w:id="1840" w:author="Steve Maas" w:date="2014-01-02T14:18:00Z">
        <w:r>
          <w:t xml:space="preserve">’s elasticity tangent is not uniquely defined. Although in some cases FEBio will be able to pass </w:t>
        </w:r>
      </w:ins>
      <w:ins w:id="1841" w:author="Steve Maas" w:date="2014-01-02T14:19:00Z">
        <w:r>
          <w:t xml:space="preserve">a </w:t>
        </w:r>
      </w:ins>
      <w:ins w:id="1842" w:author="Steve Maas" w:date="2014-01-02T14:18:00Z">
        <w:r>
          <w:t>buckling point</w:t>
        </w:r>
      </w:ins>
      <w:ins w:id="1843" w:author="Steve Maas" w:date="2014-01-02T14:19:00Z">
        <w:r>
          <w:t xml:space="preserve">, in most cases, FEBio will not be able to converge </w:t>
        </w:r>
      </w:ins>
      <w:ins w:id="1844" w:author="Steve Maas" w:date="2014-01-02T14:20:00Z">
        <w:r>
          <w:t>to a solution</w:t>
        </w:r>
      </w:ins>
      <w:ins w:id="1845" w:author="Steve Maas" w:date="2014-01-02T14:19:00Z">
        <w:r>
          <w:t xml:space="preserve">. </w:t>
        </w:r>
      </w:ins>
    </w:p>
    <w:p w14:paraId="25C7F962" w14:textId="03B6DE86" w:rsidR="00DE1D8A" w:rsidRDefault="00DE1D8A" w:rsidP="00DE1D8A">
      <w:pPr>
        <w:pStyle w:val="Heading3"/>
        <w:rPr>
          <w:ins w:id="1846" w:author="Steve Maas" w:date="2014-01-02T14:21:00Z"/>
        </w:rPr>
        <w:pPrChange w:id="1847" w:author="Steve Maas" w:date="2014-01-02T14:21:00Z">
          <w:pPr/>
        </w:pPrChange>
      </w:pPr>
      <w:bookmarkStart w:id="1848" w:name="_Toc376447156"/>
      <w:ins w:id="1849" w:author="Steve Maas" w:date="2014-01-02T14:21:00Z">
        <w:r>
          <w:t>Material instabilities</w:t>
        </w:r>
        <w:bookmarkEnd w:id="1848"/>
      </w:ins>
    </w:p>
    <w:p w14:paraId="19837DD1" w14:textId="4E55CE27" w:rsidR="00DE1D8A" w:rsidRDefault="009A09E2" w:rsidP="00DE1D8A">
      <w:pPr>
        <w:rPr>
          <w:ins w:id="1850" w:author="Steve Maas" w:date="2014-01-02T14:22:00Z"/>
        </w:rPr>
        <w:pPrChange w:id="1851" w:author="Steve Maas" w:date="2014-01-02T14:21:00Z">
          <w:pPr/>
        </w:pPrChange>
      </w:pPr>
      <w:ins w:id="1852" w:author="Steve Maas" w:date="2014-01-02T14:21:00Z">
        <w:r>
          <w:t xml:space="preserve">A material instability is </w:t>
        </w:r>
      </w:ins>
      <w:ins w:id="1853" w:author="Steve Maas" w:date="2014-01-02T14:22:00Z">
        <w:r>
          <w:t xml:space="preserve">a </w:t>
        </w:r>
      </w:ins>
      <w:ins w:id="1854" w:author="Steve Maas" w:date="2014-01-02T14:21:00Z">
        <w:r>
          <w:t xml:space="preserve">point in the stress-strain response where the slope of the stress-strain curve effectively becomes zero. </w:t>
        </w:r>
      </w:ins>
      <w:ins w:id="1855"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rsidP="00DE1D8A">
      <w:pPr>
        <w:rPr>
          <w:ins w:id="1856" w:author="Steve Maas" w:date="2014-01-02T14:24:00Z"/>
        </w:rPr>
        <w:pPrChange w:id="1857" w:author="Steve Maas" w:date="2014-01-02T14:21:00Z">
          <w:pPr/>
        </w:pPrChange>
      </w:pPr>
    </w:p>
    <w:p w14:paraId="4CD27D11" w14:textId="7887B84F" w:rsidR="009A09E2" w:rsidDel="009A09E2" w:rsidRDefault="009A09E2" w:rsidP="009A09E2">
      <w:pPr>
        <w:rPr>
          <w:del w:id="1858" w:author="Steve Maas" w:date="2014-01-02T14:26:00Z"/>
        </w:rPr>
        <w:pPrChange w:id="1859" w:author="Steve Maas" w:date="2014-01-02T14:26:00Z">
          <w:pPr>
            <w:pStyle w:val="ListParagraph"/>
            <w:numPr>
              <w:numId w:val="58"/>
            </w:numPr>
            <w:tabs>
              <w:tab w:val="num" w:pos="720"/>
            </w:tabs>
            <w:ind w:hanging="360"/>
          </w:pPr>
        </w:pPrChange>
      </w:pPr>
      <w:ins w:id="1860"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1861" w:author="Steve Maas" w:date="2014-01-02T14:26:00Z">
        <w:r>
          <w:t xml:space="preserve">and even if it finds a solution, it may not to useful. </w:t>
        </w:r>
      </w:ins>
    </w:p>
    <w:p w14:paraId="5FADBD22" w14:textId="77777777" w:rsidR="009A09E2" w:rsidRPr="00FE00A6" w:rsidRDefault="009A09E2" w:rsidP="00FE00A6">
      <w:pPr>
        <w:rPr>
          <w:ins w:id="1862" w:author="Steve Maas" w:date="2014-01-02T14:26:00Z"/>
        </w:rPr>
      </w:pPr>
    </w:p>
    <w:p w14:paraId="587DF599" w14:textId="332FBF71" w:rsidR="00590133" w:rsidDel="009A09E2" w:rsidRDefault="009A09E2" w:rsidP="009A09E2">
      <w:pPr>
        <w:pStyle w:val="Heading3"/>
        <w:rPr>
          <w:del w:id="1863" w:author="Steve Maas" w:date="2014-01-02T14:26:00Z"/>
        </w:rPr>
        <w:pPrChange w:id="1864" w:author="Steve Maas" w:date="2014-01-02T14:26:00Z">
          <w:pPr>
            <w:pStyle w:val="ListParagraph"/>
            <w:numPr>
              <w:numId w:val="58"/>
            </w:numPr>
            <w:tabs>
              <w:tab w:val="num" w:pos="720"/>
            </w:tabs>
            <w:ind w:hanging="360"/>
          </w:pPr>
        </w:pPrChange>
      </w:pPr>
      <w:bookmarkStart w:id="1865" w:name="_Toc376447157"/>
      <w:ins w:id="1866" w:author="Steve Maas" w:date="2014-01-02T14:27:00Z">
        <w:r>
          <w:t>Re</w:t>
        </w:r>
      </w:ins>
      <w:r w:rsidR="0063263E">
        <w:t>me</w:t>
      </w:r>
      <w:ins w:id="1867" w:author="Steve Maas" w:date="2014-01-02T14:27:00Z">
        <w:r>
          <w:t>shing</w:t>
        </w:r>
      </w:ins>
      <w:bookmarkEnd w:id="1865"/>
      <w:del w:id="186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rsidP="009A09E2">
      <w:pPr>
        <w:pStyle w:val="Heading3"/>
        <w:rPr>
          <w:ins w:id="1869" w:author="Steve Maas" w:date="2014-01-02T14:26:00Z"/>
        </w:rPr>
        <w:pPrChange w:id="1870" w:author="Steve Maas" w:date="2014-01-02T14:26:00Z">
          <w:pPr>
            <w:pStyle w:val="ListParagraph"/>
            <w:numPr>
              <w:numId w:val="58"/>
            </w:numPr>
            <w:tabs>
              <w:tab w:val="num" w:pos="720"/>
            </w:tabs>
            <w:ind w:hanging="360"/>
          </w:pPr>
        </w:pPrChange>
      </w:pPr>
      <w:bookmarkStart w:id="1871" w:name="_Toc376447158"/>
      <w:bookmarkEnd w:id="1871"/>
    </w:p>
    <w:p w14:paraId="202DC362" w14:textId="0403C7F3" w:rsidR="009A09E2" w:rsidRDefault="009A09E2" w:rsidP="009A09E2">
      <w:pPr>
        <w:rPr>
          <w:ins w:id="1872" w:author="Steve Maas" w:date="2014-01-02T14:26:00Z"/>
        </w:rPr>
        <w:pPrChange w:id="1873" w:author="Steve Maas" w:date="2014-01-02T14:26:00Z">
          <w:pPr>
            <w:pStyle w:val="ListParagraph"/>
            <w:numPr>
              <w:numId w:val="58"/>
            </w:numPr>
            <w:tabs>
              <w:tab w:val="num" w:pos="720"/>
            </w:tabs>
            <w:ind w:hanging="360"/>
          </w:pPr>
        </w:pPrChange>
      </w:pPr>
      <w:ins w:id="1874" w:author="Steve Maas" w:date="2014-01-02T14:27:00Z">
        <w:r>
          <w:t>FEBio is designed to solve problems that can undergo large deformations. However, when the deformations become too large</w:t>
        </w:r>
      </w:ins>
      <w:ins w:id="1875" w:author="Steve Maas" w:date="2014-01-02T14:28:00Z">
        <w:r>
          <w:t xml:space="preserve"> it can happen that the finite element mesh cannot be distorted any further without inverting elements. In that case, FEBio will not be able to continue the solution and will most likely terminate </w:t>
        </w:r>
      </w:ins>
      <w:ins w:id="1876" w:author="Steve Maas" w:date="2014-01-02T14:29:00Z">
        <w:r>
          <w:t>with</w:t>
        </w:r>
      </w:ins>
      <w:ins w:id="1877" w:author="Steve Maas" w:date="2014-01-02T14:28:00Z">
        <w:r>
          <w:t xml:space="preserve"> </w:t>
        </w:r>
      </w:ins>
      <w:ins w:id="1878" w:author="Steve Maas" w:date="2014-01-02T14:29:00Z">
        <w:r>
          <w:t xml:space="preserve">a negative jacobian error message. </w:t>
        </w:r>
      </w:ins>
    </w:p>
    <w:p w14:paraId="16AD4CE3" w14:textId="77777777" w:rsidR="009A09E2" w:rsidRDefault="009A09E2" w:rsidP="009A09E2">
      <w:pPr>
        <w:rPr>
          <w:ins w:id="1879" w:author="Steve Maas" w:date="2014-01-02T14:30:00Z"/>
        </w:rPr>
        <w:pPrChange w:id="1880" w:author="Steve Maas" w:date="2014-01-02T14:26:00Z">
          <w:pPr>
            <w:pStyle w:val="ListParagraph"/>
            <w:numPr>
              <w:numId w:val="58"/>
            </w:numPr>
            <w:tabs>
              <w:tab w:val="num" w:pos="720"/>
            </w:tabs>
            <w:ind w:hanging="360"/>
          </w:pPr>
        </w:pPrChange>
      </w:pPr>
    </w:p>
    <w:p w14:paraId="7C5A23E2" w14:textId="1C6F481C" w:rsidR="00D0053D" w:rsidRDefault="009A09E2" w:rsidP="009A09E2">
      <w:pPr>
        <w:rPr>
          <w:ins w:id="1881" w:author="Steve Maas" w:date="2014-01-02T16:22:00Z"/>
        </w:rPr>
        <w:pPrChange w:id="1882" w:author="Steve Maas" w:date="2014-01-02T14:26:00Z">
          <w:pPr>
            <w:pStyle w:val="ListParagraph"/>
            <w:numPr>
              <w:numId w:val="58"/>
            </w:numPr>
            <w:tabs>
              <w:tab w:val="num" w:pos="720"/>
            </w:tabs>
            <w:ind w:hanging="360"/>
          </w:pPr>
        </w:pPrChange>
      </w:pPr>
      <w:ins w:id="1883" w:author="Steve Maas" w:date="2014-01-02T14:30:00Z">
        <w:r>
          <w:t>One possible solution to this problem is to remesh the model at th</w:t>
        </w:r>
      </w:ins>
      <w:ins w:id="1884" w:author="Steve Maas" w:date="2014-01-02T14:31:00Z">
        <w:r>
          <w:t>e</w:t>
        </w:r>
      </w:ins>
      <w:ins w:id="1885" w:author="Steve Maas" w:date="2014-01-02T14:30:00Z">
        <w:r>
          <w:t xml:space="preserve"> point</w:t>
        </w:r>
      </w:ins>
      <w:ins w:id="1886" w:author="Steve Maas" w:date="2014-01-02T14:31:00Z">
        <w:r>
          <w:t xml:space="preserve"> at which the deformation become too large</w:t>
        </w:r>
      </w:ins>
      <w:ins w:id="1887" w:author="Steve Maas" w:date="2014-01-02T14:30:00Z">
        <w:r>
          <w:t xml:space="preserve">, but currently FEBio does not have any remeshing capabilities. </w:t>
        </w:r>
      </w:ins>
      <w:del w:id="188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1889" w:author="Steve Maas" w:date="2014-01-02T14:31:00Z">
        <w:r w:rsidR="00DF1A47">
          <w:t xml:space="preserve">The only remedy at this point is to plan ahead and design your mesh in such a way that the elements will not invert in the range of deformation that you are </w:t>
        </w:r>
      </w:ins>
      <w:ins w:id="1890" w:author="Steve Maas" w:date="2014-01-02T14:32:00Z">
        <w:r w:rsidR="00DF1A47">
          <w:t>interested</w:t>
        </w:r>
      </w:ins>
      <w:ins w:id="1891" w:author="Steve Maas" w:date="2014-01-02T14:31:00Z">
        <w:r w:rsidR="00DF1A47">
          <w:t xml:space="preserve"> </w:t>
        </w:r>
      </w:ins>
      <w:ins w:id="1892" w:author="Steve Maas" w:date="2014-01-02T14:32:00Z">
        <w:r w:rsidR="00DF1A47">
          <w:t>in (e.g. place a butterfly mesh in sharp corners or make the mesh finer in areas of larger deformation).</w:t>
        </w:r>
      </w:ins>
    </w:p>
    <w:p w14:paraId="2D1C8A6F" w14:textId="77777777" w:rsidR="00997C6C" w:rsidRDefault="00997C6C" w:rsidP="009A09E2">
      <w:pPr>
        <w:rPr>
          <w:ins w:id="1893" w:author="Steve Maas" w:date="2014-01-02T16:22:00Z"/>
        </w:rPr>
        <w:pPrChange w:id="1894" w:author="Steve Maas" w:date="2014-01-02T14:26:00Z">
          <w:pPr>
            <w:pStyle w:val="ListParagraph"/>
            <w:numPr>
              <w:numId w:val="58"/>
            </w:numPr>
            <w:tabs>
              <w:tab w:val="num" w:pos="720"/>
            </w:tabs>
            <w:ind w:hanging="360"/>
          </w:pPr>
        </w:pPrChange>
      </w:pPr>
    </w:p>
    <w:p w14:paraId="3AF77DB8" w14:textId="79530E35" w:rsidR="00997C6C" w:rsidRDefault="00997C6C" w:rsidP="00997C6C">
      <w:pPr>
        <w:pStyle w:val="Heading3"/>
        <w:rPr>
          <w:ins w:id="1895" w:author="Steve Maas" w:date="2014-01-02T16:23:00Z"/>
        </w:rPr>
        <w:pPrChange w:id="1896" w:author="Steve Maas" w:date="2014-01-02T16:22:00Z">
          <w:pPr>
            <w:pStyle w:val="ListParagraph"/>
            <w:numPr>
              <w:numId w:val="58"/>
            </w:numPr>
            <w:tabs>
              <w:tab w:val="num" w:pos="720"/>
            </w:tabs>
            <w:ind w:hanging="360"/>
          </w:pPr>
        </w:pPrChange>
      </w:pPr>
      <w:bookmarkStart w:id="1897" w:name="_Toc376447159"/>
      <w:ins w:id="1898" w:author="Steve Maas" w:date="2014-01-02T16:23:00Z">
        <w:r>
          <w:t>Force-driven Problems</w:t>
        </w:r>
        <w:bookmarkEnd w:id="1897"/>
      </w:ins>
    </w:p>
    <w:p w14:paraId="311E7AA0" w14:textId="39D72FC2" w:rsidR="00997C6C" w:rsidRDefault="00997C6C" w:rsidP="00997C6C">
      <w:pPr>
        <w:rPr>
          <w:ins w:id="1899" w:author="Steve Maas" w:date="2014-01-02T16:32:00Z"/>
        </w:rPr>
        <w:pPrChange w:id="1900" w:author="Steve Maas" w:date="2014-01-02T16:23:00Z">
          <w:pPr>
            <w:pStyle w:val="ListParagraph"/>
            <w:numPr>
              <w:numId w:val="58"/>
            </w:numPr>
            <w:tabs>
              <w:tab w:val="num" w:pos="720"/>
            </w:tabs>
            <w:ind w:hanging="360"/>
          </w:pPr>
        </w:pPrChange>
      </w:pPr>
      <w:ins w:id="190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1902" w:author="Steve Maas" w:date="2014-01-02T16:26:00Z">
        <w:r>
          <w:rPr>
            <w:rStyle w:val="FootnoteReference"/>
          </w:rPr>
          <w:footnoteReference w:id="8"/>
        </w:r>
      </w:ins>
      <w:ins w:id="1905" w:author="Steve Maas" w:date="2014-01-02T16:23:00Z">
        <w:r>
          <w:t>.</w:t>
        </w:r>
      </w:ins>
      <w:ins w:id="1906" w:author="Steve Maas" w:date="2014-01-02T16:27:00Z">
        <w:r>
          <w:t xml:space="preserve"> The cause of this </w:t>
        </w:r>
      </w:ins>
      <w:ins w:id="1907" w:author="Steve Maas" w:date="2014-01-02T16:28:00Z">
        <w:r>
          <w:t>instability</w:t>
        </w:r>
      </w:ins>
      <w:ins w:id="1908" w:author="Steve Maas" w:date="2014-01-02T16:27:00Z">
        <w:r>
          <w:t xml:space="preserve"> can easily </w:t>
        </w:r>
      </w:ins>
      <w:ins w:id="190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1910" w:author="Steve Maas" w:date="2014-01-02T16:30:00Z">
        <w:r>
          <w:t xml:space="preserve">box must generate stresses which balance the applied forces exactly. Unfortunately, the numerical solution will only be approximate </w:t>
        </w:r>
      </w:ins>
      <w:ins w:id="1911" w:author="Steve Maas" w:date="2014-01-02T16:31:00Z">
        <w:r>
          <w:t xml:space="preserve">due to numerical round-off errors inherent in the calculation. Even the slightest deviation </w:t>
        </w:r>
        <w:r w:rsidR="00432E39">
          <w:t xml:space="preserve">from balancing the forces exactly will create a net-force which </w:t>
        </w:r>
      </w:ins>
      <w:ins w:id="1912" w:author="Steve Maas" w:date="2014-01-02T16:32:00Z">
        <w:r w:rsidR="00432E39">
          <w:t>in turn causes the model to fly off in the unconstrained direction</w:t>
        </w:r>
      </w:ins>
      <w:ins w:id="1913" w:author="Steve Maas" w:date="2014-01-02T16:33:00Z">
        <w:r w:rsidR="00432E39">
          <w:t xml:space="preserve"> (in which a rigid body mode now exists)</w:t>
        </w:r>
      </w:ins>
      <w:ins w:id="1914" w:author="Steve Maas" w:date="2014-01-02T16:32:00Z">
        <w:r w:rsidR="00432E39">
          <w:t>.</w:t>
        </w:r>
      </w:ins>
    </w:p>
    <w:p w14:paraId="7BD96979" w14:textId="77777777" w:rsidR="00432E39" w:rsidRDefault="00432E39" w:rsidP="00997C6C">
      <w:pPr>
        <w:rPr>
          <w:ins w:id="1915" w:author="Steve Maas" w:date="2014-01-02T16:32:00Z"/>
        </w:rPr>
        <w:pPrChange w:id="1916" w:author="Steve Maas" w:date="2014-01-02T16:23:00Z">
          <w:pPr>
            <w:pStyle w:val="ListParagraph"/>
            <w:numPr>
              <w:numId w:val="58"/>
            </w:numPr>
            <w:tabs>
              <w:tab w:val="num" w:pos="720"/>
            </w:tabs>
            <w:ind w:hanging="360"/>
          </w:pPr>
        </w:pPrChange>
      </w:pPr>
    </w:p>
    <w:p w14:paraId="297BFAAE" w14:textId="4AF90F89" w:rsidR="00432E39" w:rsidRDefault="00432E39" w:rsidP="00997C6C">
      <w:pPr>
        <w:rPr>
          <w:ins w:id="1917" w:author="Steve Maas" w:date="2014-01-02T17:06:00Z"/>
        </w:rPr>
        <w:pPrChange w:id="1918" w:author="Steve Maas" w:date="2014-01-02T16:23:00Z">
          <w:pPr>
            <w:pStyle w:val="ListParagraph"/>
            <w:numPr>
              <w:numId w:val="58"/>
            </w:numPr>
            <w:tabs>
              <w:tab w:val="num" w:pos="720"/>
            </w:tabs>
            <w:ind w:hanging="360"/>
          </w:pPr>
        </w:pPrChange>
      </w:pPr>
      <w:ins w:id="1919"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192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rsidP="00997C6C">
      <w:pPr>
        <w:rPr>
          <w:ins w:id="1921" w:author="Steve Maas" w:date="2014-01-02T17:06:00Z"/>
        </w:rPr>
        <w:pPrChange w:id="1922" w:author="Steve Maas" w:date="2014-01-02T16:23:00Z">
          <w:pPr>
            <w:pStyle w:val="ListParagraph"/>
            <w:numPr>
              <w:numId w:val="58"/>
            </w:numPr>
            <w:tabs>
              <w:tab w:val="num" w:pos="720"/>
            </w:tabs>
            <w:ind w:hanging="360"/>
          </w:pPr>
        </w:pPrChange>
      </w:pPr>
    </w:p>
    <w:p w14:paraId="15D9328C" w14:textId="6F6C8DD0" w:rsidR="0085430D" w:rsidRDefault="0085430D" w:rsidP="0085430D">
      <w:pPr>
        <w:pStyle w:val="Heading3"/>
        <w:rPr>
          <w:ins w:id="1923" w:author="Steve Maas" w:date="2014-01-02T17:07:00Z"/>
        </w:rPr>
        <w:pPrChange w:id="1924" w:author="Steve Maas" w:date="2014-01-02T17:06:00Z">
          <w:pPr>
            <w:pStyle w:val="ListParagraph"/>
            <w:numPr>
              <w:numId w:val="58"/>
            </w:numPr>
            <w:tabs>
              <w:tab w:val="num" w:pos="720"/>
            </w:tabs>
            <w:ind w:hanging="360"/>
          </w:pPr>
        </w:pPrChange>
      </w:pPr>
      <w:bookmarkStart w:id="1925" w:name="_Toc376447160"/>
      <w:ins w:id="1926" w:author="Steve Maas" w:date="2014-01-02T17:07:00Z">
        <w:r>
          <w:t xml:space="preserve">Solutions obtained on </w:t>
        </w:r>
      </w:ins>
      <w:ins w:id="1927" w:author="Steve Maas" w:date="2014-01-02T17:06:00Z">
        <w:r>
          <w:t xml:space="preserve">Multi-processor </w:t>
        </w:r>
      </w:ins>
      <w:ins w:id="1928" w:author="Steve Maas" w:date="2014-01-02T17:07:00Z">
        <w:r>
          <w:t>Machines</w:t>
        </w:r>
        <w:bookmarkEnd w:id="1925"/>
      </w:ins>
    </w:p>
    <w:p w14:paraId="32BBF32B" w14:textId="5431C6A9" w:rsidR="0085430D" w:rsidRDefault="0085430D" w:rsidP="0085430D">
      <w:pPr>
        <w:rPr>
          <w:ins w:id="1929" w:author="Steve Maas" w:date="2014-01-02T17:12:00Z"/>
        </w:rPr>
        <w:pPrChange w:id="1930" w:author="Steve Maas" w:date="2014-01-02T17:07:00Z">
          <w:pPr>
            <w:pStyle w:val="ListParagraph"/>
            <w:numPr>
              <w:numId w:val="58"/>
            </w:numPr>
            <w:tabs>
              <w:tab w:val="num" w:pos="720"/>
            </w:tabs>
            <w:ind w:hanging="360"/>
          </w:pPr>
        </w:pPrChange>
      </w:pPr>
      <w:ins w:id="1931" w:author="Steve Maas" w:date="2014-01-02T17:07:00Z">
        <w:r>
          <w:t xml:space="preserve">Although </w:t>
        </w:r>
      </w:ins>
      <w:ins w:id="1932" w:author="Steve Maas" w:date="2014-01-02T17:08:00Z">
        <w:r>
          <w:t xml:space="preserve">technically </w:t>
        </w:r>
      </w:ins>
      <w:ins w:id="193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1934" w:author="Steve Maas" w:date="2014-01-02T17:08:00Z">
        <w:r>
          <w:t xml:space="preserve">This is caused by the fact that on multi-processor machines the same calculations can be executed in a different order and due to </w:t>
        </w:r>
      </w:ins>
      <w:ins w:id="1935" w:author="Steve Maas" w:date="2014-01-02T17:09:00Z">
        <w:r>
          <w:t xml:space="preserve">the accumulation of </w:t>
        </w:r>
      </w:ins>
      <w:ins w:id="1936" w:author="Steve Maas" w:date="2014-01-02T17:08:00Z">
        <w:r>
          <w:t xml:space="preserve">numerical round-off errors </w:t>
        </w:r>
      </w:ins>
      <w:ins w:id="1937" w:author="Steve Maas" w:date="2014-01-02T17:09:00Z">
        <w:r>
          <w:t>may result in slightly different answers. Th</w:t>
        </w:r>
      </w:ins>
      <w:ins w:id="1938" w:author="Steve Maas" w:date="2014-01-02T17:10:00Z">
        <w:r>
          <w:t xml:space="preserve">e type of problems that are mostly affected by this are problems that are close too being ill-conditioned. Also, problems that have many time steps or require many iterations </w:t>
        </w:r>
      </w:ins>
      <w:ins w:id="1939" w:author="Steve Maas" w:date="2014-01-02T17:12:00Z">
        <w:r>
          <w:t>for</w:t>
        </w:r>
      </w:ins>
      <w:ins w:id="1940" w:author="Steve Maas" w:date="2014-01-02T17:10:00Z">
        <w:r>
          <w:t xml:space="preserve"> each time step</w:t>
        </w:r>
      </w:ins>
      <w:ins w:id="1941" w:author="Steve Maas" w:date="2014-01-02T17:12:00Z">
        <w:r w:rsidR="0063263E">
          <w:t xml:space="preserve"> may be affected by this. </w:t>
        </w:r>
      </w:ins>
    </w:p>
    <w:p w14:paraId="539347AE" w14:textId="77777777" w:rsidR="0063263E" w:rsidRDefault="0063263E" w:rsidP="0085430D">
      <w:pPr>
        <w:rPr>
          <w:ins w:id="1942" w:author="Steve Maas" w:date="2014-01-02T17:12:00Z"/>
        </w:rPr>
        <w:pPrChange w:id="1943" w:author="Steve Maas" w:date="2014-01-02T17:07:00Z">
          <w:pPr>
            <w:pStyle w:val="ListParagraph"/>
            <w:numPr>
              <w:numId w:val="58"/>
            </w:numPr>
            <w:tabs>
              <w:tab w:val="num" w:pos="720"/>
            </w:tabs>
            <w:ind w:hanging="360"/>
          </w:pPr>
        </w:pPrChange>
      </w:pPr>
    </w:p>
    <w:p w14:paraId="149F232E" w14:textId="6C18DCE8" w:rsidR="0063263E" w:rsidRPr="00FE00A6" w:rsidRDefault="0063263E" w:rsidP="0085430D">
      <w:pPr>
        <w:pPrChange w:id="1944" w:author="Steve Maas" w:date="2014-01-02T17:07:00Z">
          <w:pPr>
            <w:pStyle w:val="ListParagraph"/>
            <w:numPr>
              <w:numId w:val="58"/>
            </w:numPr>
            <w:tabs>
              <w:tab w:val="num" w:pos="720"/>
            </w:tabs>
            <w:ind w:hanging="360"/>
          </w:pPr>
        </w:pPrChange>
      </w:pPr>
      <w:ins w:id="1945" w:author="Steve Maas" w:date="2014-01-02T17:12:00Z">
        <w:r>
          <w:t xml:space="preserve">If you experience </w:t>
        </w:r>
      </w:ins>
      <w:ins w:id="1946" w:author="Steve Maas" w:date="2014-01-02T17:13:00Z">
        <w:r>
          <w:t>different answers for the same problem</w:t>
        </w:r>
      </w:ins>
      <w:ins w:id="1947" w:author="Steve Maas" w:date="2014-01-02T17:12:00Z">
        <w:r>
          <w:t xml:space="preserve">, </w:t>
        </w:r>
      </w:ins>
      <w:r w:rsidR="00121748">
        <w:t>try running the model on just one processor (if possible)</w:t>
      </w:r>
      <w:ins w:id="1948" w:author="Steve Maas" w:date="2014-01-02T17:13:00Z">
        <w:r>
          <w:t xml:space="preserve">. See section </w:t>
        </w:r>
        <w:r>
          <w:fldChar w:fldCharType="begin"/>
        </w:r>
        <w:r>
          <w:instrText xml:space="preserve"> REF _Ref376446157 \r \h </w:instrText>
        </w:r>
      </w:ins>
      <w:r>
        <w:fldChar w:fldCharType="separate"/>
      </w:r>
      <w:ins w:id="1949"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1950" w:name="_Toc376447161"/>
      <w:r>
        <w:t xml:space="preserve">Where to </w:t>
      </w:r>
      <w:r w:rsidR="00FD648A">
        <w:t>G</w:t>
      </w:r>
      <w:r>
        <w:t>et</w:t>
      </w:r>
      <w:r w:rsidR="00B201E3">
        <w:t xml:space="preserve"> </w:t>
      </w:r>
      <w:r w:rsidR="00FD648A">
        <w:t>M</w:t>
      </w:r>
      <w:r w:rsidR="00B201E3">
        <w:t>ore</w:t>
      </w:r>
      <w:r>
        <w:t xml:space="preserve"> </w:t>
      </w:r>
      <w:r w:rsidR="00FD648A">
        <w:t>H</w:t>
      </w:r>
      <w:r>
        <w:t>elp</w:t>
      </w:r>
      <w:bookmarkEnd w:id="1950"/>
    </w:p>
    <w:p w14:paraId="37897DD1" w14:textId="7CB68764" w:rsidR="00DB69A3" w:rsidRDefault="00DB69A3">
      <w:pPr>
        <w:rPr>
          <w:ins w:id="1951" w:author="Steve Maas" w:date="2014-01-02T16:40:00Z"/>
        </w:rPr>
      </w:pPr>
      <w:ins w:id="1952" w:author="Steve Maas" w:date="2014-01-02T16:38:00Z">
        <w:r>
          <w:t xml:space="preserve">When you get here, you may be ready to pull all your hair out, but fret not, all is not lost. </w:t>
        </w:r>
      </w:ins>
      <w:ins w:id="1953" w:author="Steve Maas" w:date="2014-01-02T16:39:00Z">
        <w:r>
          <w:t xml:space="preserve">In fact, some people may have run into a similar issue and found a solution. The first place to find these </w:t>
        </w:r>
      </w:ins>
      <w:ins w:id="1954" w:author="Steve Maas" w:date="2014-01-02T16:40:00Z">
        <w:r>
          <w:t>people</w:t>
        </w:r>
      </w:ins>
      <w:ins w:id="1955" w:author="Steve Maas" w:date="2014-01-02T16:39:00Z">
        <w:r>
          <w:t xml:space="preserve"> </w:t>
        </w:r>
      </w:ins>
      <w:ins w:id="1956" w:author="Steve Maas" w:date="2014-01-02T16:40:00Z">
        <w:r>
          <w:t>is on the FEBio user’s forum (</w:t>
        </w:r>
      </w:ins>
      <w:ins w:id="1957" w:author="Steve Maas" w:date="2014-01-02T16:41:00Z">
        <w:r>
          <w:fldChar w:fldCharType="begin"/>
        </w:r>
        <w:r>
          <w:instrText xml:space="preserve"> HYPERLINK "</w:instrText>
        </w:r>
      </w:ins>
      <w:ins w:id="1958" w:author="Steve Maas" w:date="2014-01-02T16:40:00Z">
        <w:r w:rsidRPr="00DB69A3">
          <w:instrText>http://mrlforums.sci.utah.edu/forums/forum.php</w:instrText>
        </w:r>
      </w:ins>
      <w:ins w:id="1959" w:author="Steve Maas" w:date="2014-01-02T16:41:00Z">
        <w:r>
          <w:instrText xml:space="preserve">" </w:instrText>
        </w:r>
        <w:r>
          <w:fldChar w:fldCharType="separate"/>
        </w:r>
      </w:ins>
      <w:ins w:id="1960" w:author="Steve Maas" w:date="2014-01-02T16:40:00Z">
        <w:r w:rsidRPr="00251CA6">
          <w:rPr>
            <w:rStyle w:val="Hyperlink"/>
          </w:rPr>
          <w:t>http://mrlforums.sci.utah.edu/forums/forum.php</w:t>
        </w:r>
      </w:ins>
      <w:ins w:id="1961" w:author="Steve Maas" w:date="2014-01-02T16:41:00Z">
        <w:r>
          <w:fldChar w:fldCharType="end"/>
        </w:r>
      </w:ins>
      <w:ins w:id="1962" w:author="Steve Maas" w:date="2014-01-02T16:40:00Z">
        <w:r>
          <w:t xml:space="preserve">). </w:t>
        </w:r>
      </w:ins>
      <w:ins w:id="1963"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1964" w:author="Steve Maas" w:date="2014-01-02T16:43:00Z">
        <w:r w:rsidR="00061F56">
          <w:t>’t hesitate to use it!</w:t>
        </w:r>
      </w:ins>
    </w:p>
    <w:p w14:paraId="096B1684" w14:textId="77777777" w:rsidR="00DB69A3" w:rsidRDefault="00DB69A3">
      <w:pPr>
        <w:rPr>
          <w:ins w:id="1965" w:author="Steve Maas" w:date="2014-01-02T16:38:00Z"/>
        </w:rPr>
      </w:pPr>
    </w:p>
    <w:p w14:paraId="475C0D32" w14:textId="004D2DFD" w:rsidR="000140F2" w:rsidDel="00061F56" w:rsidRDefault="000140F2">
      <w:pPr>
        <w:rPr>
          <w:del w:id="1966" w:author="Steve Maas" w:date="2014-01-02T16:43:00Z"/>
        </w:rPr>
      </w:pPr>
      <w:del w:id="196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1968" w:name="_Toc376447162"/>
      <w:r>
        <w:lastRenderedPageBreak/>
        <w:t xml:space="preserve">Configuration </w:t>
      </w:r>
      <w:r w:rsidR="00E67A22">
        <w:t>F</w:t>
      </w:r>
      <w:r>
        <w:t>ile</w:t>
      </w:r>
      <w:bookmarkEnd w:id="196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1969" w:author="Steve Maas" w:date="2014-01-02T11:08:00Z"/>
        </w:trPr>
        <w:tc>
          <w:tcPr>
            <w:tcW w:w="2448" w:type="dxa"/>
            <w:shd w:val="clear" w:color="auto" w:fill="auto"/>
          </w:tcPr>
          <w:p w14:paraId="14B62B6B" w14:textId="4EB42321" w:rsidR="00470C94" w:rsidRDefault="00470C94" w:rsidP="006A0BC1">
            <w:pPr>
              <w:pStyle w:val="code"/>
              <w:rPr>
                <w:ins w:id="1970" w:author="Steve Maas" w:date="2014-01-02T11:08:00Z"/>
              </w:rPr>
            </w:pPr>
            <w:ins w:id="1971" w:author="Steve Maas" w:date="2014-01-02T11:08:00Z">
              <w:r>
                <w:t>import</w:t>
              </w:r>
            </w:ins>
          </w:p>
        </w:tc>
        <w:tc>
          <w:tcPr>
            <w:tcW w:w="7128" w:type="dxa"/>
            <w:shd w:val="clear" w:color="auto" w:fill="auto"/>
          </w:tcPr>
          <w:p w14:paraId="2BAC5DAC" w14:textId="52E1FC7F" w:rsidR="00470C94" w:rsidRDefault="00470C94" w:rsidP="006A0BC1">
            <w:pPr>
              <w:rPr>
                <w:ins w:id="1972" w:author="Steve Maas" w:date="2014-01-02T11:08:00Z"/>
              </w:rPr>
            </w:pPr>
            <w:ins w:id="197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1974" w:author="Steve Maas" w:date="2014-01-02T11:08:00Z"/>
        </w:rPr>
      </w:pPr>
      <w:r>
        <w:t>FEBio supports several linear solvers, such as</w:t>
      </w:r>
      <w:del w:id="197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1976" w:author="Steve Maas" w:date="2014-01-02T11:09:00Z">
        <w:r w:rsidDel="00470C94">
          <w:delText xml:space="preserve">the SuperLU and the </w:delText>
        </w:r>
      </w:del>
      <w:r>
        <w:t>Pardiso solver are available on most platforms.</w:t>
      </w:r>
      <w:ins w:id="197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1978" w:author="Steve Maas" w:date="2014-01-02T11:09:00Z">
        <w:r>
          <w:t xml:space="preserve">As of </w:t>
        </w:r>
      </w:ins>
      <w:ins w:id="1979" w:author="Steve Maas" w:date="2014-01-02T11:10:00Z">
        <w:r>
          <w:t xml:space="preserve">FEBio 2.0 the user can create and use plugins designed for FEBio. These plugins extend the standard capabilities without the need to recompile the FEBio code. </w:t>
        </w:r>
      </w:ins>
      <w:ins w:id="1980" w:author="Steve Maas" w:date="2014-01-02T11:11:00Z">
        <w:r>
          <w:t xml:space="preserve">See Appendix B for more information on </w:t>
        </w:r>
      </w:ins>
      <w:ins w:id="1981" w:author="Steve Maas" w:date="2014-01-02T11:12:00Z">
        <w:r>
          <w:t xml:space="preserve">using </w:t>
        </w:r>
      </w:ins>
      <w:ins w:id="1982" w:author="Steve Maas" w:date="2014-01-02T11:11:00Z">
        <w:r>
          <w:t>pl</w:t>
        </w:r>
      </w:ins>
      <w:ins w:id="198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1984" w:author="Steve Maas" w:date="2014-01-02T11:12:00Z">
        <w:r w:rsidDel="00470C94">
          <w:lastRenderedPageBreak/>
          <w:delText>LSDYNA Database Format</w:delText>
        </w:r>
      </w:del>
      <w:bookmarkStart w:id="1985" w:name="_Toc376447163"/>
      <w:ins w:id="1986" w:author="Steve Maas" w:date="2014-01-02T11:12:00Z">
        <w:r w:rsidR="00470C94">
          <w:t>FEBio Plugins</w:t>
        </w:r>
      </w:ins>
      <w:bookmarkEnd w:id="1985"/>
    </w:p>
    <w:p w14:paraId="406503EE" w14:textId="2495BB91" w:rsidR="00470C94" w:rsidRDefault="00860308">
      <w:pPr>
        <w:rPr>
          <w:ins w:id="1987" w:author="Steve Maas" w:date="2014-01-02T11:15:00Z"/>
        </w:rPr>
        <w:pPrChange w:id="1988" w:author="Steve Maas" w:date="2014-01-02T11:13:00Z">
          <w:pPr>
            <w:pStyle w:val="code"/>
          </w:pPr>
        </w:pPrChange>
      </w:pPr>
      <w:r>
        <w:t xml:space="preserve">As of version </w:t>
      </w:r>
      <w:del w:id="1989" w:author="Steve Maas" w:date="2014-01-02T11:12:00Z">
        <w:r w:rsidDel="00470C94">
          <w:delText>1</w:delText>
        </w:r>
      </w:del>
      <w:ins w:id="1990" w:author="Steve Maas" w:date="2014-01-02T11:12:00Z">
        <w:r w:rsidR="00470C94">
          <w:t>2</w:t>
        </w:r>
      </w:ins>
      <w:r>
        <w:t>.</w:t>
      </w:r>
      <w:del w:id="1991" w:author="Steve Maas" w:date="2014-01-02T11:12:00Z">
        <w:r w:rsidDel="00470C94">
          <w:delText>4</w:delText>
        </w:r>
      </w:del>
      <w:ins w:id="1992" w:author="Steve Maas" w:date="2014-01-02T11:12:00Z">
        <w:r w:rsidR="00470C94">
          <w:t>0</w:t>
        </w:r>
      </w:ins>
      <w:r>
        <w:t xml:space="preserve"> </w:t>
      </w:r>
      <w:del w:id="1993" w:author="Steve Maas" w:date="2014-01-02T11:12:00Z">
        <w:r w:rsidDel="00470C94">
          <w:delText xml:space="preserve">the LSDYNA </w:delText>
        </w:r>
      </w:del>
      <w:ins w:id="1994" w:author="Steve Maas" w:date="2014-01-02T11:12:00Z">
        <w:r w:rsidR="00470C94">
          <w:t>FEBio supports plugins.</w:t>
        </w:r>
      </w:ins>
      <w:ins w:id="1995" w:author="Steve Maas" w:date="2014-01-02T11:13:00Z">
        <w:r w:rsidR="00470C94">
          <w:t xml:space="preserve"> Plugins are dynamic libraries which extend the capabilities of FEBio at runtime without the need to recompile the entire source code. </w:t>
        </w:r>
      </w:ins>
      <w:ins w:id="1996" w:author="Steve Maas" w:date="2014-01-02T11:14:00Z">
        <w:r w:rsidR="00470C94">
          <w:t>This</w:t>
        </w:r>
      </w:ins>
      <w:ins w:id="1997" w:author="Steve Maas" w:date="2014-01-02T11:13:00Z">
        <w:r w:rsidR="00470C94">
          <w:t xml:space="preserve"> offers the user</w:t>
        </w:r>
      </w:ins>
      <w:ins w:id="1998" w:author="Steve Maas" w:date="2014-01-02T11:14:00Z">
        <w:r w:rsidR="00470C94">
          <w:t xml:space="preserve"> a powerful mechanism for extending the default feature set of FEBio with little effort. </w:t>
        </w:r>
      </w:ins>
      <w:ins w:id="1999" w:author="Steve Maas" w:date="2014-01-02T11:15:00Z">
        <w:r w:rsidR="007E2409">
          <w:t>The FEBio developer</w:t>
        </w:r>
      </w:ins>
      <w:ins w:id="2000" w:author="Steve Maas" w:date="2014-01-02T11:22:00Z">
        <w:r w:rsidR="00993E3A">
          <w:t>’</w:t>
        </w:r>
      </w:ins>
      <w:ins w:id="200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002" w:author="Steve Maas" w:date="2014-01-02T11:15:00Z"/>
        </w:rPr>
        <w:pPrChange w:id="2003" w:author="Steve Maas" w:date="2014-01-02T11:13:00Z">
          <w:pPr>
            <w:pStyle w:val="code"/>
          </w:pPr>
        </w:pPrChange>
      </w:pPr>
    </w:p>
    <w:p w14:paraId="78D216A6" w14:textId="116DBC1E" w:rsidR="007E2409" w:rsidRDefault="007E2409">
      <w:pPr>
        <w:rPr>
          <w:ins w:id="2004" w:author="Steve Maas" w:date="2014-01-02T11:18:00Z"/>
        </w:rPr>
        <w:pPrChange w:id="2005" w:author="Steve Maas" w:date="2014-01-02T11:16:00Z">
          <w:pPr>
            <w:pStyle w:val="code"/>
          </w:pPr>
        </w:pPrChange>
      </w:pPr>
      <w:ins w:id="2006" w:author="Steve Maas" w:date="2014-01-02T11:15:00Z">
        <w:r>
          <w:t xml:space="preserve">A plugin is compiled into a dynamic library </w:t>
        </w:r>
      </w:ins>
      <w:ins w:id="2007" w:author="Steve Maas" w:date="2014-01-02T11:16:00Z">
        <w:r>
          <w:t xml:space="preserve">(dll) or shared object (so) and containes the compiled code of the library. </w:t>
        </w:r>
      </w:ins>
      <w:ins w:id="2008" w:author="Steve Maas" w:date="2014-01-02T11:17:00Z">
        <w:r>
          <w:t xml:space="preserve">In order to use this plugin, you must add the path and name to the plugin file in the FEBio configuration file (see Appendix A for a discussion of the configuration file). For each plugin, </w:t>
        </w:r>
      </w:ins>
      <w:ins w:id="200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010" w:author="Steve Maas" w:date="2014-01-02T11:18:00Z"/>
        </w:rPr>
        <w:pPrChange w:id="2011" w:author="Steve Maas" w:date="2014-01-02T11:16:00Z">
          <w:pPr>
            <w:pStyle w:val="code"/>
          </w:pPr>
        </w:pPrChange>
      </w:pPr>
    </w:p>
    <w:p w14:paraId="7D33407D" w14:textId="0252D287" w:rsidR="007E2409" w:rsidRPr="00645EA5" w:rsidRDefault="007E2409">
      <w:pPr>
        <w:rPr>
          <w:ins w:id="2012" w:author="Steve Maas" w:date="2014-01-02T11:18:00Z"/>
          <w:rFonts w:cs="Courier New"/>
          <w:szCs w:val="22"/>
        </w:rPr>
        <w:pPrChange w:id="2013" w:author="Steve Maas" w:date="2014-01-02T11:16:00Z">
          <w:pPr>
            <w:pStyle w:val="code"/>
          </w:pPr>
        </w:pPrChange>
      </w:pPr>
      <w:ins w:id="2014" w:author="Steve Maas" w:date="2014-01-02T11:19:00Z">
        <w:r>
          <w:rPr>
            <w:rFonts w:ascii="Courier New" w:hAnsi="Courier New" w:cs="Courier New"/>
            <w:sz w:val="22"/>
            <w:szCs w:val="22"/>
          </w:rPr>
          <w:t>&lt;import&gt;myplugin.dll&lt;/import&gt;</w:t>
        </w:r>
      </w:ins>
    </w:p>
    <w:p w14:paraId="39D67755" w14:textId="77777777" w:rsidR="007E2409" w:rsidRDefault="007E2409">
      <w:pPr>
        <w:rPr>
          <w:ins w:id="2015" w:author="Steve Maas" w:date="2014-01-02T11:18:00Z"/>
        </w:rPr>
        <w:pPrChange w:id="2016" w:author="Steve Maas" w:date="2014-01-02T11:16:00Z">
          <w:pPr>
            <w:pStyle w:val="code"/>
          </w:pPr>
        </w:pPrChange>
      </w:pPr>
    </w:p>
    <w:p w14:paraId="73ACC6B3" w14:textId="1D876238" w:rsidR="007E2409" w:rsidRDefault="007E2409">
      <w:pPr>
        <w:rPr>
          <w:ins w:id="2017" w:author="Steve Maas" w:date="2014-01-02T11:19:00Z"/>
        </w:rPr>
        <w:pPrChange w:id="2018" w:author="Steve Maas" w:date="2014-01-02T11:16:00Z">
          <w:pPr>
            <w:pStyle w:val="code"/>
          </w:pPr>
        </w:pPrChange>
      </w:pPr>
      <w:ins w:id="2019" w:author="Steve Maas" w:date="2014-01-02T11:19:00Z">
        <w:r>
          <w:t>You may need to add the full path to the plugin if FEBio has problems locating the plugin.</w:t>
        </w:r>
      </w:ins>
    </w:p>
    <w:p w14:paraId="432FD83D" w14:textId="77777777" w:rsidR="007E2409" w:rsidRDefault="007E2409">
      <w:pPr>
        <w:rPr>
          <w:ins w:id="2020" w:author="Steve Maas" w:date="2014-01-02T11:19:00Z"/>
        </w:rPr>
        <w:pPrChange w:id="2021" w:author="Steve Maas" w:date="2014-01-02T11:16:00Z">
          <w:pPr>
            <w:pStyle w:val="code"/>
          </w:pPr>
        </w:pPrChange>
      </w:pPr>
    </w:p>
    <w:p w14:paraId="273D9D99" w14:textId="01D3B5AD" w:rsidR="007E2409" w:rsidRPr="00B0194F" w:rsidRDefault="007E2409" w:rsidP="007E2409">
      <w:pPr>
        <w:rPr>
          <w:ins w:id="2022" w:author="Steve Maas" w:date="2014-01-02T11:19:00Z"/>
          <w:rFonts w:ascii="Courier New" w:hAnsi="Courier New" w:cs="Courier New"/>
          <w:sz w:val="22"/>
          <w:szCs w:val="22"/>
        </w:rPr>
      </w:pPr>
      <w:ins w:id="202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024" w:author="Steve Maas" w:date="2014-01-02T11:13:00Z"/>
        </w:rPr>
        <w:pPrChange w:id="2025" w:author="Steve Maas" w:date="2014-01-02T11:16:00Z">
          <w:pPr>
            <w:pStyle w:val="code"/>
          </w:pPr>
        </w:pPrChange>
      </w:pPr>
    </w:p>
    <w:p w14:paraId="1F5BFCA9" w14:textId="78C6A790" w:rsidR="00860308" w:rsidDel="00470C94" w:rsidRDefault="00860308">
      <w:pPr>
        <w:jc w:val="left"/>
        <w:rPr>
          <w:del w:id="2026" w:author="Steve Maas" w:date="2014-01-02T11:12:00Z"/>
        </w:rPr>
        <w:pPrChange w:id="2027" w:author="Steve Maas" w:date="2014-01-02T11:12:00Z">
          <w:pPr/>
        </w:pPrChange>
      </w:pPr>
      <w:del w:id="202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029" w:author="Steve Maas" w:date="2014-01-02T11:12:00Z"/>
        </w:rPr>
        <w:pPrChange w:id="2030" w:author="Steve Maas" w:date="2014-01-02T11:12:00Z">
          <w:pPr/>
        </w:pPrChange>
      </w:pPr>
    </w:p>
    <w:p w14:paraId="28BA0B9A" w14:textId="24DFF4DD" w:rsidR="00860308" w:rsidDel="00470C94" w:rsidRDefault="00A951A8">
      <w:pPr>
        <w:jc w:val="left"/>
        <w:rPr>
          <w:del w:id="2031" w:author="Steve Maas" w:date="2014-01-02T11:12:00Z"/>
        </w:rPr>
        <w:pPrChange w:id="2032" w:author="Steve Maas" w:date="2014-01-02T11:12:00Z">
          <w:pPr>
            <w:pStyle w:val="code"/>
          </w:pPr>
        </w:pPrChange>
      </w:pPr>
      <w:del w:id="2033" w:author="Steve Maas" w:date="2014-01-02T11:12:00Z">
        <w:r w:rsidDel="00470C94">
          <w:delText>&lt;plotfile type="lsdyna"/&gt;</w:delText>
        </w:r>
      </w:del>
    </w:p>
    <w:p w14:paraId="045BC91F" w14:textId="3EC197EE" w:rsidR="00860308" w:rsidRPr="00860308" w:rsidDel="00470C94" w:rsidRDefault="00860308">
      <w:pPr>
        <w:jc w:val="left"/>
        <w:rPr>
          <w:del w:id="2034" w:author="Steve Maas" w:date="2014-01-02T11:12:00Z"/>
        </w:rPr>
        <w:pPrChange w:id="2035" w:author="Steve Maas" w:date="2014-01-02T11:12:00Z">
          <w:pPr/>
        </w:pPrChange>
      </w:pPr>
    </w:p>
    <w:p w14:paraId="503F6A40" w14:textId="0CA25BDF" w:rsidR="00860308" w:rsidDel="00470C94" w:rsidRDefault="00860308">
      <w:pPr>
        <w:jc w:val="left"/>
        <w:rPr>
          <w:del w:id="2036" w:author="Steve Maas" w:date="2014-01-02T11:12:00Z"/>
        </w:rPr>
        <w:pPrChange w:id="2037" w:author="Steve Maas" w:date="2014-01-02T11:12:00Z">
          <w:pPr/>
        </w:pPrChange>
      </w:pPr>
      <w:del w:id="203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039" w:author="Steve Maas" w:date="2014-01-02T11:12:00Z"/>
        </w:rPr>
        <w:pPrChange w:id="2040" w:author="Steve Maas" w:date="2014-01-02T11:12:00Z">
          <w:pPr/>
        </w:pPrChange>
      </w:pPr>
    </w:p>
    <w:p w14:paraId="30BBC303" w14:textId="5CA5D5AD" w:rsidR="00860308" w:rsidDel="00470C94" w:rsidRDefault="00860308">
      <w:pPr>
        <w:jc w:val="left"/>
        <w:rPr>
          <w:del w:id="2041" w:author="Steve Maas" w:date="2014-01-02T11:12:00Z"/>
        </w:rPr>
        <w:pPrChange w:id="2042" w:author="Steve Maas" w:date="2014-01-02T11:12:00Z">
          <w:pPr/>
        </w:pPrChange>
      </w:pPr>
      <w:del w:id="204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044" w:author="Steve Maas" w:date="2014-01-02T11:12:00Z"/>
        </w:rPr>
        <w:pPrChange w:id="204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046" w:author="Steve Maas" w:date="2014-01-02T11:12:00Z"/>
        </w:trPr>
        <w:tc>
          <w:tcPr>
            <w:tcW w:w="2628" w:type="dxa"/>
            <w:shd w:val="clear" w:color="auto" w:fill="auto"/>
          </w:tcPr>
          <w:p w14:paraId="43D35F9F" w14:textId="31ED5F14" w:rsidR="00860308" w:rsidRPr="000B272C" w:rsidDel="00470C94" w:rsidRDefault="007E2409">
            <w:pPr>
              <w:jc w:val="left"/>
              <w:rPr>
                <w:del w:id="2047" w:author="Steve Maas" w:date="2014-01-02T11:12:00Z"/>
                <w:b/>
                <w:i/>
              </w:rPr>
              <w:pPrChange w:id="2048" w:author="Steve Maas" w:date="2014-01-02T11:12:00Z">
                <w:pPr/>
              </w:pPrChange>
            </w:pPr>
            <w:ins w:id="2049" w:author="Steve Maas" w:date="2014-01-02T11:19:00Z">
              <w:r>
                <w:rPr>
                  <w:b/>
                  <w:i/>
                </w:rPr>
                <w:t>erer</w:t>
              </w:r>
            </w:ins>
            <w:del w:id="205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051" w:author="Steve Maas" w:date="2014-01-02T11:12:00Z"/>
                <w:b/>
                <w:i/>
              </w:rPr>
              <w:pPrChange w:id="2052" w:author="Steve Maas" w:date="2014-01-02T11:12:00Z">
                <w:pPr/>
              </w:pPrChange>
            </w:pPr>
            <w:del w:id="2053" w:author="Steve Maas" w:date="2014-01-02T11:12:00Z">
              <w:r w:rsidRPr="000B272C" w:rsidDel="00470C94">
                <w:rPr>
                  <w:b/>
                  <w:i/>
                </w:rPr>
                <w:delText>FEBio data field</w:delText>
              </w:r>
            </w:del>
          </w:p>
        </w:tc>
      </w:tr>
      <w:tr w:rsidR="00860308" w:rsidDel="00470C94" w14:paraId="4AF8B55B" w14:textId="379E9DF8" w:rsidTr="00A35CD6">
        <w:trPr>
          <w:del w:id="2054" w:author="Steve Maas" w:date="2014-01-02T11:12:00Z"/>
        </w:trPr>
        <w:tc>
          <w:tcPr>
            <w:tcW w:w="2628" w:type="dxa"/>
            <w:shd w:val="clear" w:color="auto" w:fill="auto"/>
          </w:tcPr>
          <w:p w14:paraId="17C9FF12" w14:textId="55540CCB" w:rsidR="00860308" w:rsidDel="00470C94" w:rsidRDefault="00860308">
            <w:pPr>
              <w:jc w:val="left"/>
              <w:rPr>
                <w:del w:id="2055" w:author="Steve Maas" w:date="2014-01-02T11:12:00Z"/>
              </w:rPr>
              <w:pPrChange w:id="2056" w:author="Steve Maas" w:date="2014-01-02T11:12:00Z">
                <w:pPr/>
              </w:pPrChange>
            </w:pPr>
            <w:del w:id="205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058" w:author="Steve Maas" w:date="2014-01-02T11:12:00Z"/>
              </w:rPr>
              <w:pPrChange w:id="2059" w:author="Steve Maas" w:date="2014-01-02T11:12:00Z">
                <w:pPr/>
              </w:pPrChange>
            </w:pPr>
            <w:del w:id="2060" w:author="Steve Maas" w:date="2014-01-02T11:12:00Z">
              <w:r w:rsidDel="00470C94">
                <w:delText>DISPLACEMENT</w:delText>
              </w:r>
            </w:del>
          </w:p>
        </w:tc>
      </w:tr>
      <w:tr w:rsidR="00860308" w:rsidDel="00470C94" w14:paraId="17C56C59" w14:textId="46F74EF2" w:rsidTr="00A35CD6">
        <w:trPr>
          <w:del w:id="2061" w:author="Steve Maas" w:date="2014-01-02T11:12:00Z"/>
        </w:trPr>
        <w:tc>
          <w:tcPr>
            <w:tcW w:w="2628" w:type="dxa"/>
            <w:shd w:val="clear" w:color="auto" w:fill="auto"/>
          </w:tcPr>
          <w:p w14:paraId="42523462" w14:textId="4E1E0294" w:rsidR="00860308" w:rsidDel="00470C94" w:rsidRDefault="00860308">
            <w:pPr>
              <w:jc w:val="left"/>
              <w:rPr>
                <w:del w:id="2062" w:author="Steve Maas" w:date="2014-01-02T11:12:00Z"/>
              </w:rPr>
              <w:pPrChange w:id="2063" w:author="Steve Maas" w:date="2014-01-02T11:12:00Z">
                <w:pPr/>
              </w:pPrChange>
            </w:pPr>
            <w:del w:id="206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065" w:author="Steve Maas" w:date="2014-01-02T11:12:00Z"/>
              </w:rPr>
              <w:pPrChange w:id="2066" w:author="Steve Maas" w:date="2014-01-02T11:12:00Z">
                <w:pPr/>
              </w:pPrChange>
            </w:pPr>
            <w:del w:id="2067" w:author="Steve Maas" w:date="2014-01-02T11:12:00Z">
              <w:r w:rsidDel="00470C94">
                <w:delText>NONE</w:delText>
              </w:r>
            </w:del>
          </w:p>
        </w:tc>
      </w:tr>
      <w:tr w:rsidR="00860308" w:rsidDel="00470C94" w14:paraId="368CF9D1" w14:textId="58F4F482" w:rsidTr="00A35CD6">
        <w:trPr>
          <w:del w:id="2068" w:author="Steve Maas" w:date="2014-01-02T11:12:00Z"/>
        </w:trPr>
        <w:tc>
          <w:tcPr>
            <w:tcW w:w="2628" w:type="dxa"/>
            <w:shd w:val="clear" w:color="auto" w:fill="auto"/>
          </w:tcPr>
          <w:p w14:paraId="0BDA5758" w14:textId="189C673E" w:rsidR="00860308" w:rsidRPr="00552529" w:rsidDel="00470C94" w:rsidRDefault="00860308">
            <w:pPr>
              <w:jc w:val="left"/>
              <w:rPr>
                <w:del w:id="2069" w:author="Steve Maas" w:date="2014-01-02T11:12:00Z"/>
              </w:rPr>
              <w:pPrChange w:id="2070" w:author="Steve Maas" w:date="2014-01-02T11:12:00Z">
                <w:pPr/>
              </w:pPrChange>
            </w:pPr>
          </w:p>
        </w:tc>
        <w:tc>
          <w:tcPr>
            <w:tcW w:w="6948" w:type="dxa"/>
            <w:shd w:val="clear" w:color="auto" w:fill="auto"/>
          </w:tcPr>
          <w:p w14:paraId="5255899C" w14:textId="5C30D8AB" w:rsidR="00860308" w:rsidDel="00470C94" w:rsidRDefault="00860308">
            <w:pPr>
              <w:jc w:val="left"/>
              <w:rPr>
                <w:del w:id="2071" w:author="Steve Maas" w:date="2014-01-02T11:12:00Z"/>
              </w:rPr>
              <w:pPrChange w:id="2072" w:author="Steve Maas" w:date="2014-01-02T11:12:00Z">
                <w:pPr/>
              </w:pPrChange>
            </w:pPr>
            <w:del w:id="2073" w:author="Steve Maas" w:date="2014-01-02T11:12:00Z">
              <w:r w:rsidDel="00470C94">
                <w:delText>VELOCITY</w:delText>
              </w:r>
            </w:del>
          </w:p>
        </w:tc>
      </w:tr>
      <w:tr w:rsidR="00860308" w:rsidDel="00470C94" w14:paraId="50DDC1BF" w14:textId="78C46D3A" w:rsidTr="00A35CD6">
        <w:trPr>
          <w:del w:id="2074" w:author="Steve Maas" w:date="2014-01-02T11:12:00Z"/>
        </w:trPr>
        <w:tc>
          <w:tcPr>
            <w:tcW w:w="2628" w:type="dxa"/>
            <w:shd w:val="clear" w:color="auto" w:fill="auto"/>
          </w:tcPr>
          <w:p w14:paraId="5958A017" w14:textId="4854F7A4" w:rsidR="00860308" w:rsidDel="00470C94" w:rsidRDefault="00860308">
            <w:pPr>
              <w:jc w:val="left"/>
              <w:rPr>
                <w:del w:id="2075" w:author="Steve Maas" w:date="2014-01-02T11:12:00Z"/>
              </w:rPr>
              <w:pPrChange w:id="2076" w:author="Steve Maas" w:date="2014-01-02T11:12:00Z">
                <w:pPr/>
              </w:pPrChange>
            </w:pPr>
          </w:p>
        </w:tc>
        <w:tc>
          <w:tcPr>
            <w:tcW w:w="6948" w:type="dxa"/>
            <w:shd w:val="clear" w:color="auto" w:fill="auto"/>
          </w:tcPr>
          <w:p w14:paraId="3802720A" w14:textId="55E2CC4C" w:rsidR="00860308" w:rsidDel="00470C94" w:rsidRDefault="00860308">
            <w:pPr>
              <w:jc w:val="left"/>
              <w:rPr>
                <w:del w:id="2077" w:author="Steve Maas" w:date="2014-01-02T11:12:00Z"/>
              </w:rPr>
              <w:pPrChange w:id="2078" w:author="Steve Maas" w:date="2014-01-02T11:12:00Z">
                <w:pPr/>
              </w:pPrChange>
            </w:pPr>
            <w:del w:id="2079" w:author="Steve Maas" w:date="2014-01-02T11:12:00Z">
              <w:r w:rsidDel="00470C94">
                <w:delText>FLUID_FLUX</w:delText>
              </w:r>
            </w:del>
          </w:p>
        </w:tc>
      </w:tr>
      <w:tr w:rsidR="00860308" w:rsidDel="00470C94" w14:paraId="2818604D" w14:textId="1AE987C9" w:rsidTr="00A35CD6">
        <w:trPr>
          <w:del w:id="2080" w:author="Steve Maas" w:date="2014-01-02T11:12:00Z"/>
        </w:trPr>
        <w:tc>
          <w:tcPr>
            <w:tcW w:w="2628" w:type="dxa"/>
            <w:shd w:val="clear" w:color="auto" w:fill="auto"/>
          </w:tcPr>
          <w:p w14:paraId="665EAD9A" w14:textId="229F404F" w:rsidR="00860308" w:rsidDel="00470C94" w:rsidRDefault="00860308">
            <w:pPr>
              <w:jc w:val="left"/>
              <w:rPr>
                <w:del w:id="2081" w:author="Steve Maas" w:date="2014-01-02T11:12:00Z"/>
              </w:rPr>
              <w:pPrChange w:id="2082" w:author="Steve Maas" w:date="2014-01-02T11:12:00Z">
                <w:pPr/>
              </w:pPrChange>
            </w:pPr>
          </w:p>
        </w:tc>
        <w:tc>
          <w:tcPr>
            <w:tcW w:w="6948" w:type="dxa"/>
            <w:shd w:val="clear" w:color="auto" w:fill="auto"/>
          </w:tcPr>
          <w:p w14:paraId="5936D864" w14:textId="1C66481F" w:rsidR="00860308" w:rsidDel="00470C94" w:rsidRDefault="00860308">
            <w:pPr>
              <w:jc w:val="left"/>
              <w:rPr>
                <w:del w:id="2083" w:author="Steve Maas" w:date="2014-01-02T11:12:00Z"/>
              </w:rPr>
              <w:pPrChange w:id="2084" w:author="Steve Maas" w:date="2014-01-02T11:12:00Z">
                <w:pPr/>
              </w:pPrChange>
            </w:pPr>
            <w:del w:id="2085" w:author="Steve Maas" w:date="2014-01-02T11:12:00Z">
              <w:r w:rsidDel="00470C94">
                <w:delText>CONTACT_TRACTION</w:delText>
              </w:r>
            </w:del>
          </w:p>
        </w:tc>
      </w:tr>
      <w:tr w:rsidR="00860308" w:rsidDel="00470C94" w14:paraId="2B4D2B83" w14:textId="28F188B0" w:rsidTr="00A35CD6">
        <w:trPr>
          <w:del w:id="2086" w:author="Steve Maas" w:date="2014-01-02T11:12:00Z"/>
        </w:trPr>
        <w:tc>
          <w:tcPr>
            <w:tcW w:w="2628" w:type="dxa"/>
            <w:shd w:val="clear" w:color="auto" w:fill="auto"/>
          </w:tcPr>
          <w:p w14:paraId="4A3339FF" w14:textId="0C0AD82E" w:rsidR="00860308" w:rsidDel="00470C94" w:rsidRDefault="00860308">
            <w:pPr>
              <w:jc w:val="left"/>
              <w:rPr>
                <w:del w:id="2087" w:author="Steve Maas" w:date="2014-01-02T11:12:00Z"/>
              </w:rPr>
              <w:pPrChange w:id="2088" w:author="Steve Maas" w:date="2014-01-02T11:12:00Z">
                <w:pPr/>
              </w:pPrChange>
            </w:pPr>
          </w:p>
        </w:tc>
        <w:tc>
          <w:tcPr>
            <w:tcW w:w="6948" w:type="dxa"/>
            <w:shd w:val="clear" w:color="auto" w:fill="auto"/>
          </w:tcPr>
          <w:p w14:paraId="2A44C52D" w14:textId="771CDA59" w:rsidR="00860308" w:rsidDel="00470C94" w:rsidRDefault="00860308">
            <w:pPr>
              <w:jc w:val="left"/>
              <w:rPr>
                <w:del w:id="2089" w:author="Steve Maas" w:date="2014-01-02T11:12:00Z"/>
              </w:rPr>
              <w:pPrChange w:id="2090" w:author="Steve Maas" w:date="2014-01-02T11:12:00Z">
                <w:pPr/>
              </w:pPrChange>
            </w:pPr>
            <w:del w:id="2091" w:author="Steve Maas" w:date="2014-01-02T11:12:00Z">
              <w:r w:rsidDel="00470C94">
                <w:delText>REACTION_FORCE</w:delText>
              </w:r>
            </w:del>
          </w:p>
        </w:tc>
      </w:tr>
      <w:tr w:rsidR="00860308" w:rsidDel="00470C94" w14:paraId="0FAA3FD4" w14:textId="79A1E47C" w:rsidTr="00A35CD6">
        <w:trPr>
          <w:del w:id="2092" w:author="Steve Maas" w:date="2014-01-02T11:12:00Z"/>
        </w:trPr>
        <w:tc>
          <w:tcPr>
            <w:tcW w:w="2628" w:type="dxa"/>
            <w:shd w:val="clear" w:color="auto" w:fill="auto"/>
          </w:tcPr>
          <w:p w14:paraId="4A8B041A" w14:textId="55158142" w:rsidR="00860308" w:rsidDel="00470C94" w:rsidRDefault="00860308">
            <w:pPr>
              <w:jc w:val="left"/>
              <w:rPr>
                <w:del w:id="2093" w:author="Steve Maas" w:date="2014-01-02T11:12:00Z"/>
              </w:rPr>
              <w:pPrChange w:id="2094" w:author="Steve Maas" w:date="2014-01-02T11:12:00Z">
                <w:pPr/>
              </w:pPrChange>
            </w:pPr>
          </w:p>
        </w:tc>
        <w:tc>
          <w:tcPr>
            <w:tcW w:w="6948" w:type="dxa"/>
            <w:shd w:val="clear" w:color="auto" w:fill="auto"/>
          </w:tcPr>
          <w:p w14:paraId="5229262C" w14:textId="3F59F893" w:rsidR="00860308" w:rsidDel="00470C94" w:rsidRDefault="00860308">
            <w:pPr>
              <w:jc w:val="left"/>
              <w:rPr>
                <w:del w:id="2095" w:author="Steve Maas" w:date="2014-01-02T11:12:00Z"/>
              </w:rPr>
              <w:pPrChange w:id="2096" w:author="Steve Maas" w:date="2014-01-02T11:12:00Z">
                <w:pPr/>
              </w:pPrChange>
            </w:pPr>
            <w:del w:id="2097" w:author="Steve Maas" w:date="2014-01-02T11:12:00Z">
              <w:r w:rsidDel="00470C94">
                <w:delText>MATERIAL_FIBER</w:delText>
              </w:r>
            </w:del>
          </w:p>
        </w:tc>
      </w:tr>
      <w:tr w:rsidR="00860308" w:rsidDel="00470C94" w14:paraId="254652B9" w14:textId="3E232686" w:rsidTr="00A35CD6">
        <w:trPr>
          <w:del w:id="2098" w:author="Steve Maas" w:date="2014-01-02T11:12:00Z"/>
        </w:trPr>
        <w:tc>
          <w:tcPr>
            <w:tcW w:w="2628" w:type="dxa"/>
            <w:shd w:val="clear" w:color="auto" w:fill="auto"/>
          </w:tcPr>
          <w:p w14:paraId="115F5354" w14:textId="441570EA" w:rsidR="00860308" w:rsidDel="00470C94" w:rsidRDefault="00860308">
            <w:pPr>
              <w:jc w:val="left"/>
              <w:rPr>
                <w:del w:id="2099" w:author="Steve Maas" w:date="2014-01-02T11:12:00Z"/>
              </w:rPr>
              <w:pPrChange w:id="2100" w:author="Steve Maas" w:date="2014-01-02T11:12:00Z">
                <w:pPr/>
              </w:pPrChange>
            </w:pPr>
            <w:del w:id="210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102" w:author="Steve Maas" w:date="2014-01-02T11:12:00Z"/>
              </w:rPr>
              <w:pPrChange w:id="2103" w:author="Steve Maas" w:date="2014-01-02T11:12:00Z">
                <w:pPr/>
              </w:pPrChange>
            </w:pPr>
            <w:del w:id="2104" w:author="Steve Maas" w:date="2014-01-02T11:12:00Z">
              <w:r w:rsidDel="00470C94">
                <w:delText>NONE</w:delText>
              </w:r>
            </w:del>
          </w:p>
        </w:tc>
      </w:tr>
      <w:tr w:rsidR="00860308" w:rsidDel="00470C94" w14:paraId="53EDB3DA" w14:textId="352FE5AA" w:rsidTr="00A35CD6">
        <w:trPr>
          <w:del w:id="2105" w:author="Steve Maas" w:date="2014-01-02T11:12:00Z"/>
        </w:trPr>
        <w:tc>
          <w:tcPr>
            <w:tcW w:w="2628" w:type="dxa"/>
            <w:shd w:val="clear" w:color="auto" w:fill="auto"/>
          </w:tcPr>
          <w:p w14:paraId="15E04EF6" w14:textId="6589AC08" w:rsidR="00860308" w:rsidDel="00470C94" w:rsidRDefault="00860308">
            <w:pPr>
              <w:jc w:val="left"/>
              <w:rPr>
                <w:del w:id="2106" w:author="Steve Maas" w:date="2014-01-02T11:12:00Z"/>
              </w:rPr>
              <w:pPrChange w:id="2107" w:author="Steve Maas" w:date="2014-01-02T11:12:00Z">
                <w:pPr/>
              </w:pPrChange>
            </w:pPr>
          </w:p>
        </w:tc>
        <w:tc>
          <w:tcPr>
            <w:tcW w:w="6948" w:type="dxa"/>
            <w:shd w:val="clear" w:color="auto" w:fill="auto"/>
          </w:tcPr>
          <w:p w14:paraId="5941FF58" w14:textId="3ADFC25B" w:rsidR="00860308" w:rsidDel="00470C94" w:rsidRDefault="00860308">
            <w:pPr>
              <w:jc w:val="left"/>
              <w:rPr>
                <w:del w:id="2108" w:author="Steve Maas" w:date="2014-01-02T11:12:00Z"/>
              </w:rPr>
              <w:pPrChange w:id="2109" w:author="Steve Maas" w:date="2014-01-02T11:12:00Z">
                <w:pPr/>
              </w:pPrChange>
            </w:pPr>
            <w:del w:id="2110" w:author="Steve Maas" w:date="2014-01-02T11:12:00Z">
              <w:r w:rsidDel="00470C94">
                <w:delText>ACCELERATION</w:delText>
              </w:r>
            </w:del>
          </w:p>
        </w:tc>
      </w:tr>
      <w:tr w:rsidR="00860308" w:rsidDel="00470C94" w14:paraId="0175C6B5" w14:textId="4411EB9A" w:rsidTr="00A35CD6">
        <w:trPr>
          <w:del w:id="2111" w:author="Steve Maas" w:date="2014-01-02T11:12:00Z"/>
        </w:trPr>
        <w:tc>
          <w:tcPr>
            <w:tcW w:w="2628" w:type="dxa"/>
            <w:shd w:val="clear" w:color="auto" w:fill="auto"/>
          </w:tcPr>
          <w:p w14:paraId="611986B6" w14:textId="098A84FA" w:rsidR="00860308" w:rsidDel="00470C94" w:rsidRDefault="00860308">
            <w:pPr>
              <w:jc w:val="left"/>
              <w:rPr>
                <w:del w:id="2112" w:author="Steve Maas" w:date="2014-01-02T11:12:00Z"/>
              </w:rPr>
              <w:pPrChange w:id="2113" w:author="Steve Maas" w:date="2014-01-02T11:12:00Z">
                <w:pPr/>
              </w:pPrChange>
            </w:pPr>
          </w:p>
        </w:tc>
        <w:tc>
          <w:tcPr>
            <w:tcW w:w="6948" w:type="dxa"/>
            <w:shd w:val="clear" w:color="auto" w:fill="auto"/>
          </w:tcPr>
          <w:p w14:paraId="2B51F020" w14:textId="2A02AF75" w:rsidR="00860308" w:rsidDel="00470C94" w:rsidRDefault="00860308">
            <w:pPr>
              <w:jc w:val="left"/>
              <w:rPr>
                <w:del w:id="2114" w:author="Steve Maas" w:date="2014-01-02T11:12:00Z"/>
              </w:rPr>
              <w:pPrChange w:id="2115" w:author="Steve Maas" w:date="2014-01-02T11:12:00Z">
                <w:pPr/>
              </w:pPrChange>
            </w:pPr>
            <w:del w:id="2116" w:author="Steve Maas" w:date="2014-01-02T11:12:00Z">
              <w:r w:rsidDel="00470C94">
                <w:delText>FLUID_FLUX</w:delText>
              </w:r>
            </w:del>
          </w:p>
        </w:tc>
      </w:tr>
      <w:tr w:rsidR="00860308" w:rsidDel="00470C94" w14:paraId="679AB27B" w14:textId="26098572" w:rsidTr="00A35CD6">
        <w:trPr>
          <w:del w:id="2117" w:author="Steve Maas" w:date="2014-01-02T11:12:00Z"/>
        </w:trPr>
        <w:tc>
          <w:tcPr>
            <w:tcW w:w="2628" w:type="dxa"/>
            <w:shd w:val="clear" w:color="auto" w:fill="auto"/>
          </w:tcPr>
          <w:p w14:paraId="1E54C162" w14:textId="7E885373" w:rsidR="00860308" w:rsidDel="00470C94" w:rsidRDefault="00860308">
            <w:pPr>
              <w:jc w:val="left"/>
              <w:rPr>
                <w:del w:id="2118" w:author="Steve Maas" w:date="2014-01-02T11:12:00Z"/>
              </w:rPr>
              <w:pPrChange w:id="2119" w:author="Steve Maas" w:date="2014-01-02T11:12:00Z">
                <w:pPr/>
              </w:pPrChange>
            </w:pPr>
          </w:p>
        </w:tc>
        <w:tc>
          <w:tcPr>
            <w:tcW w:w="6948" w:type="dxa"/>
            <w:shd w:val="clear" w:color="auto" w:fill="auto"/>
          </w:tcPr>
          <w:p w14:paraId="348B85D9" w14:textId="5CFB0C08" w:rsidR="00860308" w:rsidDel="00470C94" w:rsidRDefault="00860308">
            <w:pPr>
              <w:jc w:val="left"/>
              <w:rPr>
                <w:del w:id="2120" w:author="Steve Maas" w:date="2014-01-02T11:12:00Z"/>
              </w:rPr>
              <w:pPrChange w:id="2121" w:author="Steve Maas" w:date="2014-01-02T11:12:00Z">
                <w:pPr/>
              </w:pPrChange>
            </w:pPr>
            <w:del w:id="2122" w:author="Steve Maas" w:date="2014-01-02T11:12:00Z">
              <w:r w:rsidDel="00470C94">
                <w:delText>CONTACT_TRACTION</w:delText>
              </w:r>
            </w:del>
          </w:p>
        </w:tc>
      </w:tr>
      <w:tr w:rsidR="00860308" w:rsidDel="00470C94" w14:paraId="4BE159A1" w14:textId="4129E1F6" w:rsidTr="00A35CD6">
        <w:trPr>
          <w:del w:id="2123" w:author="Steve Maas" w:date="2014-01-02T11:12:00Z"/>
        </w:trPr>
        <w:tc>
          <w:tcPr>
            <w:tcW w:w="2628" w:type="dxa"/>
            <w:shd w:val="clear" w:color="auto" w:fill="auto"/>
          </w:tcPr>
          <w:p w14:paraId="34BDF64F" w14:textId="56512787" w:rsidR="00860308" w:rsidDel="00470C94" w:rsidRDefault="00860308">
            <w:pPr>
              <w:jc w:val="left"/>
              <w:rPr>
                <w:del w:id="2124" w:author="Steve Maas" w:date="2014-01-02T11:12:00Z"/>
              </w:rPr>
              <w:pPrChange w:id="2125" w:author="Steve Maas" w:date="2014-01-02T11:12:00Z">
                <w:pPr/>
              </w:pPrChange>
            </w:pPr>
          </w:p>
        </w:tc>
        <w:tc>
          <w:tcPr>
            <w:tcW w:w="6948" w:type="dxa"/>
            <w:shd w:val="clear" w:color="auto" w:fill="auto"/>
          </w:tcPr>
          <w:p w14:paraId="769EF9C8" w14:textId="26CA7CFE" w:rsidR="00860308" w:rsidDel="00470C94" w:rsidRDefault="00860308">
            <w:pPr>
              <w:jc w:val="left"/>
              <w:rPr>
                <w:del w:id="2126" w:author="Steve Maas" w:date="2014-01-02T11:12:00Z"/>
              </w:rPr>
              <w:pPrChange w:id="2127" w:author="Steve Maas" w:date="2014-01-02T11:12:00Z">
                <w:pPr/>
              </w:pPrChange>
            </w:pPr>
            <w:del w:id="2128" w:author="Steve Maas" w:date="2014-01-02T11:12:00Z">
              <w:r w:rsidDel="00470C94">
                <w:delText>REACTION_FORCE</w:delText>
              </w:r>
            </w:del>
          </w:p>
        </w:tc>
      </w:tr>
      <w:tr w:rsidR="00860308" w:rsidDel="00470C94" w14:paraId="3F86140B" w14:textId="3D40A73C" w:rsidTr="00A35CD6">
        <w:trPr>
          <w:del w:id="2129" w:author="Steve Maas" w:date="2014-01-02T11:12:00Z"/>
        </w:trPr>
        <w:tc>
          <w:tcPr>
            <w:tcW w:w="2628" w:type="dxa"/>
            <w:shd w:val="clear" w:color="auto" w:fill="auto"/>
          </w:tcPr>
          <w:p w14:paraId="1F384597" w14:textId="7ECE61FF" w:rsidR="00860308" w:rsidDel="00470C94" w:rsidRDefault="00860308">
            <w:pPr>
              <w:jc w:val="left"/>
              <w:rPr>
                <w:del w:id="2130" w:author="Steve Maas" w:date="2014-01-02T11:12:00Z"/>
              </w:rPr>
              <w:pPrChange w:id="2131" w:author="Steve Maas" w:date="2014-01-02T11:12:00Z">
                <w:pPr/>
              </w:pPrChange>
            </w:pPr>
          </w:p>
        </w:tc>
        <w:tc>
          <w:tcPr>
            <w:tcW w:w="6948" w:type="dxa"/>
            <w:shd w:val="clear" w:color="auto" w:fill="auto"/>
          </w:tcPr>
          <w:p w14:paraId="4CD26C00" w14:textId="616D6821" w:rsidR="00860308" w:rsidDel="00470C94" w:rsidRDefault="00860308">
            <w:pPr>
              <w:jc w:val="left"/>
              <w:rPr>
                <w:del w:id="2132" w:author="Steve Maas" w:date="2014-01-02T11:12:00Z"/>
              </w:rPr>
              <w:pPrChange w:id="2133" w:author="Steve Maas" w:date="2014-01-02T11:12:00Z">
                <w:pPr/>
              </w:pPrChange>
            </w:pPr>
            <w:del w:id="2134" w:author="Steve Maas" w:date="2014-01-02T11:12:00Z">
              <w:r w:rsidDel="00470C94">
                <w:delText>MATERIAL_FIBER</w:delText>
              </w:r>
            </w:del>
          </w:p>
        </w:tc>
      </w:tr>
      <w:tr w:rsidR="00860308" w:rsidDel="00470C94" w14:paraId="19E91BF0" w14:textId="0C42310B" w:rsidTr="00A35CD6">
        <w:trPr>
          <w:del w:id="2135" w:author="Steve Maas" w:date="2014-01-02T11:12:00Z"/>
        </w:trPr>
        <w:tc>
          <w:tcPr>
            <w:tcW w:w="2628" w:type="dxa"/>
            <w:shd w:val="clear" w:color="auto" w:fill="auto"/>
          </w:tcPr>
          <w:p w14:paraId="15BBADE2" w14:textId="1B154403" w:rsidR="00860308" w:rsidDel="00470C94" w:rsidRDefault="00860308">
            <w:pPr>
              <w:jc w:val="left"/>
              <w:rPr>
                <w:del w:id="2136" w:author="Steve Maas" w:date="2014-01-02T11:12:00Z"/>
              </w:rPr>
              <w:pPrChange w:id="2137" w:author="Steve Maas" w:date="2014-01-02T11:12:00Z">
                <w:pPr/>
              </w:pPrChange>
            </w:pPr>
            <w:del w:id="213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139" w:author="Steve Maas" w:date="2014-01-02T11:12:00Z"/>
              </w:rPr>
              <w:pPrChange w:id="2140" w:author="Steve Maas" w:date="2014-01-02T11:12:00Z">
                <w:pPr/>
              </w:pPrChange>
            </w:pPr>
            <w:del w:id="2141" w:author="Steve Maas" w:date="2014-01-02T11:12:00Z">
              <w:r w:rsidDel="00470C94">
                <w:delText>NONE</w:delText>
              </w:r>
            </w:del>
          </w:p>
        </w:tc>
      </w:tr>
      <w:tr w:rsidR="00860308" w:rsidDel="00470C94" w14:paraId="746AD688" w14:textId="22E84253" w:rsidTr="00A35CD6">
        <w:trPr>
          <w:del w:id="2142" w:author="Steve Maas" w:date="2014-01-02T11:12:00Z"/>
        </w:trPr>
        <w:tc>
          <w:tcPr>
            <w:tcW w:w="2628" w:type="dxa"/>
            <w:shd w:val="clear" w:color="auto" w:fill="auto"/>
          </w:tcPr>
          <w:p w14:paraId="1EE1735F" w14:textId="62601FF4" w:rsidR="00860308" w:rsidDel="00470C94" w:rsidRDefault="00860308">
            <w:pPr>
              <w:jc w:val="left"/>
              <w:rPr>
                <w:del w:id="2143" w:author="Steve Maas" w:date="2014-01-02T11:12:00Z"/>
              </w:rPr>
              <w:pPrChange w:id="2144" w:author="Steve Maas" w:date="2014-01-02T11:12:00Z">
                <w:pPr/>
              </w:pPrChange>
            </w:pPr>
          </w:p>
        </w:tc>
        <w:tc>
          <w:tcPr>
            <w:tcW w:w="6948" w:type="dxa"/>
            <w:shd w:val="clear" w:color="auto" w:fill="auto"/>
          </w:tcPr>
          <w:p w14:paraId="4A13CB4B" w14:textId="27131A64" w:rsidR="00860308" w:rsidDel="00470C94" w:rsidRDefault="00860308">
            <w:pPr>
              <w:jc w:val="left"/>
              <w:rPr>
                <w:del w:id="2145" w:author="Steve Maas" w:date="2014-01-02T11:12:00Z"/>
              </w:rPr>
              <w:pPrChange w:id="2146" w:author="Steve Maas" w:date="2014-01-02T11:12:00Z">
                <w:pPr/>
              </w:pPrChange>
            </w:pPr>
            <w:del w:id="2147" w:author="Steve Maas" w:date="2014-01-02T11:12:00Z">
              <w:r w:rsidDel="00470C94">
                <w:delText>FLUID_PRESSURE</w:delText>
              </w:r>
            </w:del>
          </w:p>
        </w:tc>
      </w:tr>
      <w:tr w:rsidR="00860308" w:rsidDel="00470C94" w14:paraId="23707B40" w14:textId="32DEE806" w:rsidTr="00A35CD6">
        <w:trPr>
          <w:del w:id="2148" w:author="Steve Maas" w:date="2014-01-02T11:12:00Z"/>
        </w:trPr>
        <w:tc>
          <w:tcPr>
            <w:tcW w:w="2628" w:type="dxa"/>
            <w:shd w:val="clear" w:color="auto" w:fill="auto"/>
          </w:tcPr>
          <w:p w14:paraId="41B51AE3" w14:textId="43453561" w:rsidR="00860308" w:rsidDel="00470C94" w:rsidRDefault="00860308">
            <w:pPr>
              <w:jc w:val="left"/>
              <w:rPr>
                <w:del w:id="2149" w:author="Steve Maas" w:date="2014-01-02T11:12:00Z"/>
              </w:rPr>
              <w:pPrChange w:id="2150" w:author="Steve Maas" w:date="2014-01-02T11:12:00Z">
                <w:pPr/>
              </w:pPrChange>
            </w:pPr>
          </w:p>
        </w:tc>
        <w:tc>
          <w:tcPr>
            <w:tcW w:w="6948" w:type="dxa"/>
            <w:shd w:val="clear" w:color="auto" w:fill="auto"/>
          </w:tcPr>
          <w:p w14:paraId="5BD55D7D" w14:textId="7B48CC9F" w:rsidR="00860308" w:rsidDel="00470C94" w:rsidRDefault="00860308">
            <w:pPr>
              <w:jc w:val="left"/>
              <w:rPr>
                <w:del w:id="2151" w:author="Steve Maas" w:date="2014-01-02T11:12:00Z"/>
              </w:rPr>
              <w:pPrChange w:id="2152" w:author="Steve Maas" w:date="2014-01-02T11:12:00Z">
                <w:pPr/>
              </w:pPrChange>
            </w:pPr>
            <w:del w:id="2153" w:author="Steve Maas" w:date="2014-01-02T11:12:00Z">
              <w:r w:rsidDel="00470C94">
                <w:delText>CONTACT_PRESSURE</w:delText>
              </w:r>
            </w:del>
          </w:p>
        </w:tc>
      </w:tr>
      <w:tr w:rsidR="00860308" w:rsidDel="00470C94" w14:paraId="7C1E5151" w14:textId="41F5BB71" w:rsidTr="00A35CD6">
        <w:trPr>
          <w:del w:id="2154" w:author="Steve Maas" w:date="2014-01-02T11:12:00Z"/>
        </w:trPr>
        <w:tc>
          <w:tcPr>
            <w:tcW w:w="2628" w:type="dxa"/>
            <w:shd w:val="clear" w:color="auto" w:fill="auto"/>
          </w:tcPr>
          <w:p w14:paraId="2D34FCE0" w14:textId="2C77F630" w:rsidR="00860308" w:rsidDel="00470C94" w:rsidRDefault="00860308">
            <w:pPr>
              <w:jc w:val="left"/>
              <w:rPr>
                <w:del w:id="2155" w:author="Steve Maas" w:date="2014-01-02T11:12:00Z"/>
              </w:rPr>
              <w:pPrChange w:id="2156" w:author="Steve Maas" w:date="2014-01-02T11:12:00Z">
                <w:pPr/>
              </w:pPrChange>
            </w:pPr>
          </w:p>
        </w:tc>
        <w:tc>
          <w:tcPr>
            <w:tcW w:w="6948" w:type="dxa"/>
            <w:shd w:val="clear" w:color="auto" w:fill="auto"/>
          </w:tcPr>
          <w:p w14:paraId="64D5E0CF" w14:textId="6D4317D2" w:rsidR="00860308" w:rsidDel="00470C94" w:rsidRDefault="00860308">
            <w:pPr>
              <w:jc w:val="left"/>
              <w:rPr>
                <w:del w:id="2157" w:author="Steve Maas" w:date="2014-01-02T11:12:00Z"/>
              </w:rPr>
              <w:pPrChange w:id="2158" w:author="Steve Maas" w:date="2014-01-02T11:12:00Z">
                <w:pPr/>
              </w:pPrChange>
            </w:pPr>
            <w:del w:id="2159" w:author="Steve Maas" w:date="2014-01-02T11:12:00Z">
              <w:r w:rsidDel="00470C94">
                <w:delText>CONTACT_GAP</w:delText>
              </w:r>
            </w:del>
          </w:p>
        </w:tc>
      </w:tr>
      <w:tr w:rsidR="00860308" w:rsidDel="00470C94" w14:paraId="76047802" w14:textId="77ED126C" w:rsidTr="00A35CD6">
        <w:trPr>
          <w:del w:id="2160" w:author="Steve Maas" w:date="2014-01-02T11:12:00Z"/>
        </w:trPr>
        <w:tc>
          <w:tcPr>
            <w:tcW w:w="2628" w:type="dxa"/>
            <w:shd w:val="clear" w:color="auto" w:fill="auto"/>
          </w:tcPr>
          <w:p w14:paraId="322294C0" w14:textId="17B899A5" w:rsidR="00860308" w:rsidDel="00470C94" w:rsidRDefault="00860308">
            <w:pPr>
              <w:jc w:val="left"/>
              <w:rPr>
                <w:del w:id="2161" w:author="Steve Maas" w:date="2014-01-02T11:12:00Z"/>
              </w:rPr>
              <w:pPrChange w:id="2162" w:author="Steve Maas" w:date="2014-01-02T11:12:00Z">
                <w:pPr/>
              </w:pPrChange>
            </w:pPr>
            <w:del w:id="216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164" w:author="Steve Maas" w:date="2014-01-02T11:12:00Z"/>
              </w:rPr>
              <w:pPrChange w:id="2165" w:author="Steve Maas" w:date="2014-01-02T11:12:00Z">
                <w:pPr/>
              </w:pPrChange>
            </w:pPr>
            <w:del w:id="2166" w:author="Steve Maas" w:date="2014-01-02T11:12:00Z">
              <w:r w:rsidDel="00470C94">
                <w:delText>PLASTIC_STRAIN</w:delText>
              </w:r>
            </w:del>
          </w:p>
        </w:tc>
      </w:tr>
      <w:tr w:rsidR="00860308" w:rsidDel="00470C94" w14:paraId="4FC9D84D" w14:textId="324EA3F8" w:rsidTr="00A35CD6">
        <w:trPr>
          <w:del w:id="2167" w:author="Steve Maas" w:date="2014-01-02T11:12:00Z"/>
        </w:trPr>
        <w:tc>
          <w:tcPr>
            <w:tcW w:w="2628" w:type="dxa"/>
            <w:shd w:val="clear" w:color="auto" w:fill="auto"/>
          </w:tcPr>
          <w:p w14:paraId="247CE5D4" w14:textId="5CE8A3C8" w:rsidR="00860308" w:rsidDel="00470C94" w:rsidRDefault="00860308">
            <w:pPr>
              <w:jc w:val="left"/>
              <w:rPr>
                <w:del w:id="2168" w:author="Steve Maas" w:date="2014-01-02T11:12:00Z"/>
              </w:rPr>
              <w:pPrChange w:id="2169" w:author="Steve Maas" w:date="2014-01-02T11:12:00Z">
                <w:pPr/>
              </w:pPrChange>
            </w:pPr>
          </w:p>
        </w:tc>
        <w:tc>
          <w:tcPr>
            <w:tcW w:w="6948" w:type="dxa"/>
            <w:shd w:val="clear" w:color="auto" w:fill="auto"/>
          </w:tcPr>
          <w:p w14:paraId="6689CEA7" w14:textId="268E0B27" w:rsidR="00860308" w:rsidDel="00470C94" w:rsidRDefault="00860308">
            <w:pPr>
              <w:jc w:val="left"/>
              <w:rPr>
                <w:del w:id="2170" w:author="Steve Maas" w:date="2014-01-02T11:12:00Z"/>
              </w:rPr>
              <w:pPrChange w:id="2171" w:author="Steve Maas" w:date="2014-01-02T11:12:00Z">
                <w:pPr/>
              </w:pPrChange>
            </w:pPr>
            <w:del w:id="2172" w:author="Steve Maas" w:date="2014-01-02T11:12:00Z">
              <w:r w:rsidDel="00470C94">
                <w:delText>FIBER_STRAIN</w:delText>
              </w:r>
            </w:del>
          </w:p>
        </w:tc>
      </w:tr>
      <w:tr w:rsidR="00860308" w:rsidDel="00470C94" w14:paraId="504AA796" w14:textId="2BB83D20" w:rsidTr="00A35CD6">
        <w:trPr>
          <w:del w:id="2173" w:author="Steve Maas" w:date="2014-01-02T11:12:00Z"/>
        </w:trPr>
        <w:tc>
          <w:tcPr>
            <w:tcW w:w="2628" w:type="dxa"/>
            <w:shd w:val="clear" w:color="auto" w:fill="auto"/>
          </w:tcPr>
          <w:p w14:paraId="0D7BD093" w14:textId="0DF541E8" w:rsidR="00860308" w:rsidDel="00470C94" w:rsidRDefault="00860308">
            <w:pPr>
              <w:jc w:val="left"/>
              <w:rPr>
                <w:del w:id="2174" w:author="Steve Maas" w:date="2014-01-02T11:12:00Z"/>
              </w:rPr>
              <w:pPrChange w:id="2175" w:author="Steve Maas" w:date="2014-01-02T11:12:00Z">
                <w:pPr/>
              </w:pPrChange>
            </w:pPr>
          </w:p>
        </w:tc>
        <w:tc>
          <w:tcPr>
            <w:tcW w:w="6948" w:type="dxa"/>
            <w:shd w:val="clear" w:color="auto" w:fill="auto"/>
          </w:tcPr>
          <w:p w14:paraId="61FD5FA2" w14:textId="0AC7BD5D" w:rsidR="00860308" w:rsidDel="00470C94" w:rsidRDefault="00860308">
            <w:pPr>
              <w:jc w:val="left"/>
              <w:rPr>
                <w:del w:id="2176" w:author="Steve Maas" w:date="2014-01-02T11:12:00Z"/>
              </w:rPr>
              <w:pPrChange w:id="2177" w:author="Steve Maas" w:date="2014-01-02T11:12:00Z">
                <w:pPr/>
              </w:pPrChange>
            </w:pPr>
            <w:del w:id="2178" w:author="Steve Maas" w:date="2014-01-02T11:12:00Z">
              <w:r w:rsidDel="00470C94">
                <w:delText>DEV_FIBER_STRAIN</w:delText>
              </w:r>
            </w:del>
          </w:p>
        </w:tc>
      </w:tr>
    </w:tbl>
    <w:p w14:paraId="5B0C083F" w14:textId="2F7C7DC3" w:rsidR="00860308" w:rsidDel="00470C94" w:rsidRDefault="007E2409" w:rsidP="00993E3A">
      <w:pPr>
        <w:rPr>
          <w:del w:id="2179" w:author="Steve Maas" w:date="2014-01-02T11:12:00Z"/>
        </w:rPr>
      </w:pPr>
      <w:ins w:id="2180" w:author="Steve Maas" w:date="2014-01-02T11:20:00Z">
        <w:r>
          <w:t>When FEBio starts, it will first load all the plugins that are defined in the configuration file before it reads the input file. This way, sections in the input file that require the plugin</w:t>
        </w:r>
      </w:ins>
      <w:ins w:id="2181" w:author="Steve Maas" w:date="2014-01-02T11:21:00Z">
        <w:r>
          <w:t>’s capabilities will already be av</w:t>
        </w:r>
      </w:ins>
    </w:p>
    <w:p w14:paraId="77A54228" w14:textId="6B435690" w:rsidR="00DE23F6" w:rsidDel="00470C94" w:rsidRDefault="00DE23F6" w:rsidP="008B2763">
      <w:pPr>
        <w:rPr>
          <w:del w:id="2182" w:author="Steve Maas" w:date="2014-01-02T11:12:00Z"/>
        </w:rPr>
      </w:pPr>
    </w:p>
    <w:p w14:paraId="19E8009B" w14:textId="115CC7F4" w:rsidR="00DE23F6" w:rsidDel="00470C94" w:rsidRDefault="00DE23F6">
      <w:pPr>
        <w:rPr>
          <w:del w:id="2183" w:author="Steve Maas" w:date="2014-01-02T11:12:00Z"/>
        </w:rPr>
      </w:pPr>
    </w:p>
    <w:p w14:paraId="746BE863" w14:textId="2F6F9603" w:rsidR="00DE23F6" w:rsidDel="00470C94" w:rsidRDefault="00DE23F6">
      <w:pPr>
        <w:rPr>
          <w:del w:id="2184" w:author="Steve Maas" w:date="2014-01-02T11:12:00Z"/>
        </w:rPr>
      </w:pPr>
    </w:p>
    <w:p w14:paraId="6ABF1300" w14:textId="66DAB7AC" w:rsidR="00DE23F6" w:rsidDel="00470C94" w:rsidRDefault="00DE23F6">
      <w:pPr>
        <w:rPr>
          <w:del w:id="2185" w:author="Steve Maas" w:date="2014-01-02T11:12:00Z"/>
        </w:rPr>
      </w:pPr>
    </w:p>
    <w:p w14:paraId="3F48DCB6" w14:textId="6FC51F5E" w:rsidR="00DE23F6" w:rsidDel="00470C94" w:rsidRDefault="00DE23F6">
      <w:pPr>
        <w:rPr>
          <w:del w:id="2186" w:author="Steve Maas" w:date="2014-01-02T11:12:00Z"/>
        </w:rPr>
      </w:pPr>
    </w:p>
    <w:p w14:paraId="694819AA" w14:textId="785149D6" w:rsidR="00DE23F6" w:rsidDel="00470C94" w:rsidRDefault="00DE23F6">
      <w:pPr>
        <w:rPr>
          <w:del w:id="2187" w:author="Steve Maas" w:date="2014-01-02T11:12:00Z"/>
        </w:rPr>
      </w:pPr>
    </w:p>
    <w:p w14:paraId="0E0D9003" w14:textId="618A9E23" w:rsidR="00DE23F6" w:rsidDel="00470C94" w:rsidRDefault="00DE23F6">
      <w:pPr>
        <w:rPr>
          <w:del w:id="2188" w:author="Steve Maas" w:date="2014-01-02T11:12:00Z"/>
        </w:rPr>
      </w:pPr>
    </w:p>
    <w:p w14:paraId="395A833B" w14:textId="1DE1873F" w:rsidR="00DE23F6" w:rsidDel="00470C94" w:rsidRDefault="00DE23F6">
      <w:pPr>
        <w:rPr>
          <w:del w:id="2189" w:author="Steve Maas" w:date="2014-01-02T11:12:00Z"/>
        </w:rPr>
      </w:pPr>
    </w:p>
    <w:p w14:paraId="6069347D" w14:textId="7029BBAE" w:rsidR="00860308" w:rsidDel="00470C94" w:rsidRDefault="00860308">
      <w:pPr>
        <w:rPr>
          <w:del w:id="2190" w:author="Steve Maas" w:date="2014-01-02T11:12:00Z"/>
        </w:rPr>
      </w:pPr>
      <w:del w:id="219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192" w:author="Steve Maas" w:date="2014-01-02T11:12:00Z"/>
        </w:rPr>
      </w:pPr>
    </w:p>
    <w:p w14:paraId="5476C6B3" w14:textId="6F32015F" w:rsidR="00860308" w:rsidRPr="00B27FE9" w:rsidDel="00470C94" w:rsidRDefault="00860308">
      <w:pPr>
        <w:rPr>
          <w:del w:id="2193" w:author="Steve Maas" w:date="2014-01-02T11:12:00Z"/>
        </w:rPr>
        <w:pPrChange w:id="2194" w:author="Steve Maas" w:date="2014-01-02T11:21:00Z">
          <w:pPr>
            <w:pStyle w:val="code"/>
          </w:pPr>
        </w:pPrChange>
      </w:pPr>
      <w:del w:id="2195" w:author="Steve Maas" w:date="2014-01-02T11:12:00Z">
        <w:r w:rsidRPr="00B27FE9" w:rsidDel="00470C94">
          <w:delText>&lt;Output&gt;</w:delText>
        </w:r>
      </w:del>
    </w:p>
    <w:p w14:paraId="6BB19F6F" w14:textId="7584E3C7" w:rsidR="00860308" w:rsidRPr="00B27FE9" w:rsidDel="00470C94" w:rsidRDefault="00860308">
      <w:pPr>
        <w:rPr>
          <w:del w:id="2196" w:author="Steve Maas" w:date="2014-01-02T11:12:00Z"/>
        </w:rPr>
        <w:pPrChange w:id="2197" w:author="Steve Maas" w:date="2014-01-02T11:21:00Z">
          <w:pPr>
            <w:pStyle w:val="code"/>
          </w:pPr>
        </w:pPrChange>
      </w:pPr>
      <w:del w:id="2198" w:author="Steve Maas" w:date="2014-01-02T11:12:00Z">
        <w:r w:rsidRPr="00B27FE9" w:rsidDel="00470C94">
          <w:tab/>
          <w:delText>&lt;plotfile&gt;</w:delText>
        </w:r>
      </w:del>
    </w:p>
    <w:p w14:paraId="183E606F" w14:textId="5FF8A6B0" w:rsidR="00860308" w:rsidRPr="00B27FE9" w:rsidDel="00470C94" w:rsidRDefault="00860308">
      <w:pPr>
        <w:rPr>
          <w:del w:id="2199" w:author="Steve Maas" w:date="2014-01-02T11:12:00Z"/>
        </w:rPr>
        <w:pPrChange w:id="2200" w:author="Steve Maas" w:date="2014-01-02T11:21:00Z">
          <w:pPr>
            <w:pStyle w:val="code"/>
          </w:pPr>
        </w:pPrChange>
      </w:pPr>
      <w:del w:id="220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202" w:author="Steve Maas" w:date="2014-01-02T11:12:00Z"/>
        </w:rPr>
        <w:pPrChange w:id="2203" w:author="Steve Maas" w:date="2014-01-02T11:21:00Z">
          <w:pPr>
            <w:pStyle w:val="code"/>
          </w:pPr>
        </w:pPrChange>
      </w:pPr>
      <w:del w:id="220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205" w:author="Steve Maas" w:date="2014-01-02T11:12:00Z"/>
        </w:rPr>
        <w:pPrChange w:id="2206" w:author="Steve Maas" w:date="2014-01-02T11:21:00Z">
          <w:pPr>
            <w:pStyle w:val="code"/>
          </w:pPr>
        </w:pPrChange>
      </w:pPr>
      <w:del w:id="220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208" w:author="Steve Maas" w:date="2014-01-02T11:12:00Z"/>
        </w:rPr>
        <w:pPrChange w:id="2209" w:author="Steve Maas" w:date="2014-01-02T11:21:00Z">
          <w:pPr>
            <w:pStyle w:val="code"/>
          </w:pPr>
        </w:pPrChange>
      </w:pPr>
      <w:del w:id="221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211" w:author="Steve Maas" w:date="2014-01-02T11:12:00Z"/>
        </w:rPr>
        <w:pPrChange w:id="2212" w:author="Steve Maas" w:date="2014-01-02T11:21:00Z">
          <w:pPr>
            <w:pStyle w:val="code"/>
          </w:pPr>
        </w:pPrChange>
      </w:pPr>
      <w:del w:id="2213" w:author="Steve Maas" w:date="2014-01-02T11:12:00Z">
        <w:r w:rsidRPr="00B27FE9" w:rsidDel="00470C94">
          <w:tab/>
          <w:delText>&lt;/plotfile&gt;</w:delText>
        </w:r>
      </w:del>
    </w:p>
    <w:p w14:paraId="35E828B8" w14:textId="5F9FF37F" w:rsidR="00860308" w:rsidRDefault="00860308">
      <w:pPr>
        <w:rPr>
          <w:ins w:id="2214" w:author="Steve Maas" w:date="2014-01-02T11:21:00Z"/>
        </w:rPr>
        <w:pPrChange w:id="2215" w:author="Steve Maas" w:date="2014-01-02T11:21:00Z">
          <w:pPr>
            <w:pStyle w:val="code"/>
          </w:pPr>
        </w:pPrChange>
      </w:pPr>
      <w:del w:id="2216" w:author="Steve Maas" w:date="2014-01-02T11:12:00Z">
        <w:r w:rsidRPr="00B27FE9" w:rsidDel="00470C94">
          <w:delText>&lt;/Output&gt;</w:delText>
        </w:r>
      </w:del>
      <w:ins w:id="2217"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21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219" w:name="_Toc376447164"/>
      <w:r w:rsidR="006A0BC1">
        <w:lastRenderedPageBreak/>
        <w:t>References</w:t>
      </w:r>
      <w:bookmarkEnd w:id="2219"/>
    </w:p>
    <w:p w14:paraId="4A4428FF" w14:textId="77777777" w:rsidR="006A0BC1" w:rsidRDefault="006A0BC1" w:rsidP="006A0BC1">
      <w:pPr>
        <w:rPr>
          <w:rFonts w:ascii="Courier New" w:hAnsi="Courier New"/>
          <w:sz w:val="20"/>
        </w:rPr>
      </w:pPr>
    </w:p>
    <w:p w14:paraId="72F599B3" w14:textId="77777777" w:rsidR="00031F52" w:rsidRPr="00031F52" w:rsidRDefault="006A0BC1" w:rsidP="00031F52">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220" w:name="_ENREF_1"/>
      <w:r w:rsidR="00031F52" w:rsidRPr="00031F52">
        <w:rPr>
          <w:noProof/>
        </w:rPr>
        <w:t>[1]</w:t>
      </w:r>
      <w:r w:rsidR="00031F52" w:rsidRPr="00031F52">
        <w:rPr>
          <w:noProof/>
        </w:rPr>
        <w:tab/>
        <w:t>Maker, B. N., 1995, "NIKE3D: A nonlinear, implicit, three-dimensional finite element code for solid and structural mechanics," Lawrence Livermore Lab Tech Rept, UCRL-MA-105268.</w:t>
      </w:r>
      <w:bookmarkEnd w:id="2220"/>
    </w:p>
    <w:p w14:paraId="787602EA" w14:textId="77777777" w:rsidR="00031F52" w:rsidRPr="00031F52" w:rsidRDefault="00031F52" w:rsidP="00031F52">
      <w:pPr>
        <w:rPr>
          <w:noProof/>
        </w:rPr>
      </w:pPr>
      <w:bookmarkStart w:id="2221" w:name="_ENREF_2"/>
      <w:r w:rsidRPr="00031F52">
        <w:rPr>
          <w:noProof/>
        </w:rPr>
        <w:t>[2]</w:t>
      </w:r>
      <w:r w:rsidRPr="00031F52">
        <w:rPr>
          <w:noProof/>
        </w:rPr>
        <w:tab/>
        <w:t>Gee, M. W., Dohrmann, C. R., Key, S. W., and Wall, W. A., 2009, "A uniform nodal strain tetrahedron with isochoric stabilization," Int. J. Numer. Meth. Engng(78), pp. 429-443.</w:t>
      </w:r>
      <w:bookmarkEnd w:id="2221"/>
    </w:p>
    <w:p w14:paraId="70222752" w14:textId="77777777" w:rsidR="00031F52" w:rsidRPr="00031F52" w:rsidRDefault="00031F52" w:rsidP="00031F52">
      <w:pPr>
        <w:rPr>
          <w:noProof/>
        </w:rPr>
      </w:pPr>
      <w:bookmarkStart w:id="2222" w:name="_ENREF_3"/>
      <w:r w:rsidRPr="00031F52">
        <w:rPr>
          <w:noProof/>
        </w:rPr>
        <w:t>[3]</w:t>
      </w:r>
      <w:r w:rsidRPr="00031F52">
        <w:rPr>
          <w:noProof/>
        </w:rPr>
        <w:tab/>
        <w:t>Laursen, T. A., and Maker, B. N., 1995, "Augmented Lagrangian quasi-newton solver for constrained nonlinear finite element applications," International Journal for Numerical Methods in Engineering, 38(21), pp. 3571-3590.</w:t>
      </w:r>
      <w:bookmarkEnd w:id="2222"/>
    </w:p>
    <w:p w14:paraId="7F4E0D11" w14:textId="77777777" w:rsidR="00031F52" w:rsidRPr="00031F52" w:rsidRDefault="00031F52" w:rsidP="00031F52">
      <w:pPr>
        <w:rPr>
          <w:noProof/>
        </w:rPr>
      </w:pPr>
      <w:bookmarkStart w:id="2223" w:name="_ENREF_4"/>
      <w:r w:rsidRPr="00031F52">
        <w:rPr>
          <w:noProof/>
        </w:rPr>
        <w:t>[4]</w:t>
      </w:r>
      <w:r w:rsidRPr="00031F52">
        <w:rPr>
          <w:noProof/>
        </w:rPr>
        <w:tab/>
        <w:t>Ateshian, G., Maas, S., and Weiss, J. A., 2009, "Finite Element Algorithm for Frictionless Contact of Porous Permeable Media under Finite Deformation and Sliding," J. Biomech. Engn.</w:t>
      </w:r>
      <w:bookmarkEnd w:id="2223"/>
    </w:p>
    <w:p w14:paraId="067E5F93" w14:textId="77777777" w:rsidR="00031F52" w:rsidRPr="00031F52" w:rsidRDefault="00031F52" w:rsidP="00031F52">
      <w:pPr>
        <w:rPr>
          <w:noProof/>
        </w:rPr>
      </w:pPr>
      <w:bookmarkStart w:id="2224" w:name="_ENREF_5"/>
      <w:r w:rsidRPr="00031F52">
        <w:rPr>
          <w:noProof/>
        </w:rPr>
        <w:t>[5]</w:t>
      </w:r>
      <w:r w:rsidRPr="00031F52">
        <w:rPr>
          <w:noProof/>
        </w:rPr>
        <w:tab/>
        <w:t>Simo, J. C., and Taylor, R. L., 1991, "Quasi-incompressible finite elasticity in principal stretches: Continuum basis and numerical algorithms," Computer Methods in Applied Mechanics and Engineering, 85, pp. 273-310.</w:t>
      </w:r>
      <w:bookmarkEnd w:id="2224"/>
    </w:p>
    <w:p w14:paraId="3ED27768" w14:textId="77777777" w:rsidR="00031F52" w:rsidRPr="00031F52" w:rsidRDefault="00031F52" w:rsidP="00031F52">
      <w:pPr>
        <w:rPr>
          <w:noProof/>
        </w:rPr>
      </w:pPr>
      <w:bookmarkStart w:id="2225" w:name="_ENREF_6"/>
      <w:r w:rsidRPr="00031F52">
        <w:rPr>
          <w:noProof/>
        </w:rPr>
        <w:t>[6]</w:t>
      </w:r>
      <w:r w:rsidRPr="00031F52">
        <w:rPr>
          <w:noProof/>
        </w:rPr>
        <w:tab/>
        <w:t>Arruda, E. M., and Boyce, M. C., 1993, "A Three-Dimensional Constitutive Model for the Large Stretch Behavior of Rubber Elastic Materials," J. Mech. Phys. Solids, 41(2), pp. 389-412.</w:t>
      </w:r>
      <w:bookmarkEnd w:id="2225"/>
    </w:p>
    <w:p w14:paraId="7172A90A" w14:textId="77777777" w:rsidR="00031F52" w:rsidRPr="00031F52" w:rsidRDefault="00031F52" w:rsidP="00031F52">
      <w:pPr>
        <w:rPr>
          <w:noProof/>
        </w:rPr>
      </w:pPr>
      <w:bookmarkStart w:id="2226" w:name="_ENREF_7"/>
      <w:r w:rsidRPr="00031F52">
        <w:rPr>
          <w:noProof/>
        </w:rPr>
        <w:t>[7]</w:t>
      </w:r>
      <w:r w:rsidRPr="00031F52">
        <w:rPr>
          <w:noProof/>
        </w:rPr>
        <w:tab/>
        <w:t>Lanir, Y., 1983, "Constitutive equations for fibrous connective tissues," J Biomech, 16(1), pp. 1-12.</w:t>
      </w:r>
      <w:bookmarkEnd w:id="2226"/>
    </w:p>
    <w:p w14:paraId="652E0D79" w14:textId="77777777" w:rsidR="00031F52" w:rsidRPr="00031F52" w:rsidRDefault="00031F52" w:rsidP="00031F52">
      <w:pPr>
        <w:rPr>
          <w:noProof/>
        </w:rPr>
      </w:pPr>
      <w:bookmarkStart w:id="2227" w:name="_ENREF_8"/>
      <w:r w:rsidRPr="00031F52">
        <w:rPr>
          <w:noProof/>
        </w:rPr>
        <w:t>[8]</w:t>
      </w:r>
      <w:r w:rsidRPr="00031F52">
        <w:rPr>
          <w:noProof/>
        </w:rPr>
        <w:tab/>
        <w:t>Ateshian, G. A., Rajan, V., Chahine, N. O., Canal, C. E., and Hung, C. T., 2009, "Modeling the matrix of articular cartilage using a continuous fiber angular distribution predicts many observed phenomena," J Biomech Eng, 131(6), p. 061003.</w:t>
      </w:r>
      <w:bookmarkEnd w:id="2227"/>
    </w:p>
    <w:p w14:paraId="34EB0B34" w14:textId="77777777" w:rsidR="00031F52" w:rsidRPr="00031F52" w:rsidRDefault="00031F52" w:rsidP="00031F52">
      <w:pPr>
        <w:rPr>
          <w:noProof/>
        </w:rPr>
      </w:pPr>
      <w:bookmarkStart w:id="2228" w:name="_ENREF_9"/>
      <w:r w:rsidRPr="00031F52">
        <w:rPr>
          <w:noProof/>
        </w:rPr>
        <w:t>[9]</w:t>
      </w:r>
      <w:r w:rsidRPr="00031F52">
        <w:rPr>
          <w:noProof/>
        </w:rPr>
        <w:tab/>
        <w:t>Ateshian, G. A., 2007, "Anisotropy of fibrous tissues in relation to the distribution of tensed and buckled fibers," J Biomech Eng, 129(2), pp. 240-249.</w:t>
      </w:r>
      <w:bookmarkEnd w:id="2228"/>
    </w:p>
    <w:p w14:paraId="4776E9CB" w14:textId="77777777" w:rsidR="00031F52" w:rsidRPr="00031F52" w:rsidRDefault="00031F52" w:rsidP="00031F52">
      <w:pPr>
        <w:rPr>
          <w:noProof/>
        </w:rPr>
      </w:pPr>
      <w:bookmarkStart w:id="2229" w:name="_ENREF_10"/>
      <w:r w:rsidRPr="00031F52">
        <w:rPr>
          <w:noProof/>
        </w:rPr>
        <w:t>[10]</w:t>
      </w:r>
      <w:r w:rsidRPr="00031F52">
        <w:rPr>
          <w:noProof/>
        </w:rPr>
        <w:tab/>
        <w:t>Fung, Y. C., 1993, Biomechanics : mechanical properties of living tissues, Springer-Verlag, New York.</w:t>
      </w:r>
      <w:bookmarkEnd w:id="2229"/>
    </w:p>
    <w:p w14:paraId="231F524E" w14:textId="77777777" w:rsidR="00031F52" w:rsidRPr="00031F52" w:rsidRDefault="00031F52" w:rsidP="00031F52">
      <w:pPr>
        <w:rPr>
          <w:noProof/>
        </w:rPr>
      </w:pPr>
      <w:bookmarkStart w:id="2230" w:name="_ENREF_11"/>
      <w:r w:rsidRPr="00031F52">
        <w:rPr>
          <w:noProof/>
        </w:rPr>
        <w:t>[11]</w:t>
      </w:r>
      <w:r w:rsidRPr="00031F52">
        <w:rPr>
          <w:noProof/>
        </w:rPr>
        <w:tab/>
        <w:t>Fung, Y. C., Fronek, K., and Patitucci, P., 1979, "Pseudoelasticity of arteries and the choice of its mathematical expression," Am J Physiol, 237(5), pp. H620-631.</w:t>
      </w:r>
      <w:bookmarkEnd w:id="2230"/>
    </w:p>
    <w:p w14:paraId="4B7E415A" w14:textId="77777777" w:rsidR="00031F52" w:rsidRPr="00031F52" w:rsidRDefault="00031F52" w:rsidP="00031F52">
      <w:pPr>
        <w:rPr>
          <w:noProof/>
        </w:rPr>
      </w:pPr>
      <w:bookmarkStart w:id="2231" w:name="_ENREF_12"/>
      <w:r w:rsidRPr="00031F52">
        <w:rPr>
          <w:noProof/>
        </w:rPr>
        <w:t>[12]</w:t>
      </w:r>
      <w:r w:rsidRPr="00031F52">
        <w:rPr>
          <w:noProof/>
        </w:rPr>
        <w:tab/>
        <w:t>Ateshian, G. A., and Costa, K. D., 2009, "A frame-invariant formulation of Fung elasticity," J Biomech, 42(6), pp. 781-785.</w:t>
      </w:r>
      <w:bookmarkEnd w:id="2231"/>
    </w:p>
    <w:p w14:paraId="5697ABD2" w14:textId="77777777" w:rsidR="00031F52" w:rsidRPr="00031F52" w:rsidRDefault="00031F52" w:rsidP="00031F52">
      <w:pPr>
        <w:rPr>
          <w:noProof/>
        </w:rPr>
      </w:pPr>
      <w:bookmarkStart w:id="2232" w:name="_ENREF_13"/>
      <w:r w:rsidRPr="00031F52">
        <w:rPr>
          <w:noProof/>
        </w:rPr>
        <w:t>[13]</w:t>
      </w:r>
      <w:r w:rsidRPr="00031F52">
        <w:rPr>
          <w:noProof/>
        </w:rPr>
        <w:tab/>
        <w:t>Blemker, S., 2004, "3D Modeling of Complex Muscle Architecture and Geometry," Stanford University, Stanford.</w:t>
      </w:r>
      <w:bookmarkEnd w:id="2232"/>
    </w:p>
    <w:p w14:paraId="499A3813" w14:textId="77777777" w:rsidR="00031F52" w:rsidRPr="00031F52" w:rsidRDefault="00031F52" w:rsidP="00031F52">
      <w:pPr>
        <w:rPr>
          <w:noProof/>
        </w:rPr>
      </w:pPr>
      <w:bookmarkStart w:id="2233" w:name="_ENREF_14"/>
      <w:r w:rsidRPr="00031F52">
        <w:rPr>
          <w:noProof/>
        </w:rPr>
        <w:t>[14]</w:t>
      </w:r>
      <w:r w:rsidRPr="00031F52">
        <w:rPr>
          <w:noProof/>
        </w:rPr>
        <w:tab/>
        <w:t>Criscione, J., Douglas, S., and Hunter, W., 2001, "Physically based strain invariant set for materials exhibiting transversely isotropic behavior," J. Mech. Phys. Solids, 49, pp. 871-897.</w:t>
      </w:r>
      <w:bookmarkEnd w:id="2233"/>
    </w:p>
    <w:p w14:paraId="312A1309" w14:textId="77777777" w:rsidR="00031F52" w:rsidRPr="00031F52" w:rsidRDefault="00031F52" w:rsidP="00031F52">
      <w:pPr>
        <w:rPr>
          <w:noProof/>
        </w:rPr>
      </w:pPr>
      <w:bookmarkStart w:id="2234" w:name="_ENREF_15"/>
      <w:r w:rsidRPr="00031F52">
        <w:rPr>
          <w:noProof/>
        </w:rPr>
        <w:t>[15]</w:t>
      </w:r>
      <w:r w:rsidRPr="00031F52">
        <w:rPr>
          <w:noProof/>
        </w:rPr>
        <w:tab/>
        <w:t>Spencer, A. J. M., 1984, Continuum Theory of the Mechanics of Fibre-Reinforced Composites, Springer-Verlag, New York.</w:t>
      </w:r>
      <w:bookmarkEnd w:id="2234"/>
    </w:p>
    <w:p w14:paraId="3FEC4CBC" w14:textId="77777777" w:rsidR="00031F52" w:rsidRPr="00031F52" w:rsidRDefault="00031F52" w:rsidP="00031F52">
      <w:pPr>
        <w:rPr>
          <w:noProof/>
        </w:rPr>
      </w:pPr>
      <w:bookmarkStart w:id="2235" w:name="_ENREF_16"/>
      <w:r w:rsidRPr="00031F52">
        <w:rPr>
          <w:noProof/>
        </w:rPr>
        <w:t>[16]</w:t>
      </w:r>
      <w:r w:rsidRPr="00031F52">
        <w:rPr>
          <w:noProof/>
        </w:rPr>
        <w:tab/>
        <w:t>Ateshian, G. A., Ellis, B. J., and Weiss, J. A., 2007, "Equivalence between short-time biphasic and incompressible elastic material response," J Biomech Eng, In press.</w:t>
      </w:r>
      <w:bookmarkEnd w:id="2235"/>
    </w:p>
    <w:p w14:paraId="3A9F97C3" w14:textId="77777777" w:rsidR="00031F52" w:rsidRPr="00031F52" w:rsidRDefault="00031F52" w:rsidP="00031F52">
      <w:pPr>
        <w:rPr>
          <w:noProof/>
        </w:rPr>
      </w:pPr>
      <w:bookmarkStart w:id="2236" w:name="_ENREF_17"/>
      <w:r w:rsidRPr="00031F52">
        <w:rPr>
          <w:noProof/>
        </w:rPr>
        <w:t>[17]</w:t>
      </w:r>
      <w:r w:rsidRPr="00031F52">
        <w:rPr>
          <w:noProof/>
        </w:rPr>
        <w:tab/>
        <w:t>Puso, M. A., and Weiss, J. A., 1998, "Finite element implementation of anisotropic quasi-linear viscoelasticity using a discrete spectrum approximation," J Biomech Eng, 120(1), pp. 62-70.</w:t>
      </w:r>
      <w:bookmarkEnd w:id="2236"/>
    </w:p>
    <w:p w14:paraId="37EA4028" w14:textId="77777777" w:rsidR="00031F52" w:rsidRPr="00031F52" w:rsidRDefault="00031F52" w:rsidP="00031F52">
      <w:pPr>
        <w:rPr>
          <w:noProof/>
        </w:rPr>
      </w:pPr>
      <w:bookmarkStart w:id="2237" w:name="_ENREF_18"/>
      <w:r w:rsidRPr="00031F52">
        <w:rPr>
          <w:noProof/>
        </w:rPr>
        <w:t>[18]</w:t>
      </w:r>
      <w:r w:rsidRPr="00031F52">
        <w:rPr>
          <w:noProof/>
        </w:rPr>
        <w:tab/>
        <w:t>Quapp, K. M., and Weiss, J. A., 1998, "Material characterization of human medial collateral ligament," J Biomech Eng, 120(6), pp. 757-763.</w:t>
      </w:r>
      <w:bookmarkEnd w:id="2237"/>
    </w:p>
    <w:p w14:paraId="76156AF7" w14:textId="77777777" w:rsidR="00031F52" w:rsidRPr="00031F52" w:rsidRDefault="00031F52" w:rsidP="00031F52">
      <w:pPr>
        <w:rPr>
          <w:noProof/>
        </w:rPr>
      </w:pPr>
      <w:bookmarkStart w:id="2238" w:name="_ENREF_19"/>
      <w:r w:rsidRPr="00031F52">
        <w:rPr>
          <w:noProof/>
        </w:rPr>
        <w:lastRenderedPageBreak/>
        <w:t>[19]</w:t>
      </w:r>
      <w:r w:rsidRPr="00031F52">
        <w:rPr>
          <w:noProof/>
        </w:rPr>
        <w:tab/>
        <w:t>Weiss, J. A., Maker, B. N., and Govindjee, S., 1996, "Finite element implementation of incompressible, transversely isotropic hyperelasticity," Computer Methods in Applications of Mechanics and Engineering, 135, pp. 107-128.</w:t>
      </w:r>
      <w:bookmarkEnd w:id="2238"/>
    </w:p>
    <w:p w14:paraId="16B63DEE" w14:textId="77777777" w:rsidR="00031F52" w:rsidRPr="00031F52" w:rsidRDefault="00031F52" w:rsidP="00031F52">
      <w:pPr>
        <w:rPr>
          <w:noProof/>
        </w:rPr>
      </w:pPr>
      <w:bookmarkStart w:id="2239" w:name="_ENREF_20"/>
      <w:r w:rsidRPr="00031F52">
        <w:rPr>
          <w:noProof/>
        </w:rPr>
        <w:t>[20]</w:t>
      </w:r>
      <w:r w:rsidRPr="00031F52">
        <w:rPr>
          <w:noProof/>
        </w:rPr>
        <w:tab/>
        <w:t>Veronda, D. R., and Westmann, R. A., 1970, "Mechanical Characterization of Skin - Finite Deformations," J. Biomechanics, Vol. 3, pp. 111-124.</w:t>
      </w:r>
      <w:bookmarkEnd w:id="2239"/>
    </w:p>
    <w:p w14:paraId="323FA5F2" w14:textId="77777777" w:rsidR="00031F52" w:rsidRPr="00031F52" w:rsidRDefault="00031F52" w:rsidP="00031F52">
      <w:pPr>
        <w:rPr>
          <w:noProof/>
        </w:rPr>
      </w:pPr>
      <w:bookmarkStart w:id="2240" w:name="_ENREF_21"/>
      <w:r w:rsidRPr="00031F52">
        <w:rPr>
          <w:noProof/>
        </w:rPr>
        <w:t>[21]</w:t>
      </w:r>
      <w:r w:rsidRPr="00031F52">
        <w:rPr>
          <w:noProof/>
        </w:rPr>
        <w:tab/>
        <w:t>Girard, M. J. A., Downs, J. C., and Burgoyne, C. F., 2009, "Peripapillary and posterior scleral mechanics - Part I: Development of an anisotropic hyperelastic constitutive model," J Biomech Eng, 131(5), p. 051011.</w:t>
      </w:r>
      <w:bookmarkEnd w:id="2240"/>
    </w:p>
    <w:p w14:paraId="6E47C37C" w14:textId="77777777" w:rsidR="00031F52" w:rsidRPr="00031F52" w:rsidRDefault="00031F52" w:rsidP="00031F52">
      <w:pPr>
        <w:rPr>
          <w:noProof/>
        </w:rPr>
      </w:pPr>
      <w:bookmarkStart w:id="2241" w:name="_ENREF_22"/>
      <w:r w:rsidRPr="00031F52">
        <w:rPr>
          <w:noProof/>
        </w:rPr>
        <w:t>[22]</w:t>
      </w:r>
      <w:r w:rsidRPr="00031F52">
        <w:rPr>
          <w:noProof/>
        </w:rPr>
        <w:tab/>
        <w:t>Gouget, C. L. M., Girard, M. J. A., and Ethier, C. R., 2012, "A constrained von Mises distribution to describe fiber organization in thin soft tissues," Biomechanics And Modeling in Mechanobiolgy, 11(3-4), pp. 475-482.</w:t>
      </w:r>
      <w:bookmarkEnd w:id="2241"/>
    </w:p>
    <w:p w14:paraId="312E0554" w14:textId="77777777" w:rsidR="00031F52" w:rsidRPr="00031F52" w:rsidRDefault="00031F52" w:rsidP="00031F52">
      <w:pPr>
        <w:rPr>
          <w:noProof/>
        </w:rPr>
      </w:pPr>
      <w:bookmarkStart w:id="2242" w:name="_ENREF_23"/>
      <w:r w:rsidRPr="00031F52">
        <w:rPr>
          <w:noProof/>
        </w:rPr>
        <w:t>[23]</w:t>
      </w:r>
      <w:r w:rsidRPr="00031F52">
        <w:rPr>
          <w:noProof/>
        </w:rPr>
        <w:tab/>
        <w:t>Bonet, J., and Wood, R. D., 1997, Nonlinear continuum mechanics for finite element analysis, Cambridge University Press.</w:t>
      </w:r>
      <w:bookmarkEnd w:id="2242"/>
    </w:p>
    <w:p w14:paraId="22076CE7" w14:textId="77777777" w:rsidR="00031F52" w:rsidRPr="00031F52" w:rsidRDefault="00031F52" w:rsidP="00031F52">
      <w:pPr>
        <w:rPr>
          <w:noProof/>
        </w:rPr>
      </w:pPr>
      <w:bookmarkStart w:id="2243" w:name="_ENREF_24"/>
      <w:r w:rsidRPr="00031F52">
        <w:rPr>
          <w:noProof/>
        </w:rPr>
        <w:t>[24]</w:t>
      </w:r>
      <w:r w:rsidRPr="00031F52">
        <w:rPr>
          <w:noProof/>
        </w:rPr>
        <w:tab/>
        <w:t>Carter, D. R., and Hayes, W. C., 1976, "Bone compressive strength: the influence of density and strain rate," Science, 194(4270), pp. 1174-1176.</w:t>
      </w:r>
      <w:bookmarkEnd w:id="2243"/>
    </w:p>
    <w:p w14:paraId="4C9F36CA" w14:textId="77777777" w:rsidR="00031F52" w:rsidRPr="00031F52" w:rsidRDefault="00031F52" w:rsidP="00031F52">
      <w:pPr>
        <w:rPr>
          <w:noProof/>
        </w:rPr>
      </w:pPr>
      <w:bookmarkStart w:id="2244" w:name="_ENREF_25"/>
      <w:r w:rsidRPr="00031F52">
        <w:rPr>
          <w:noProof/>
        </w:rPr>
        <w:t>[25]</w:t>
      </w:r>
      <w:r w:rsidRPr="00031F52">
        <w:rPr>
          <w:noProof/>
        </w:rPr>
        <w:tab/>
        <w:t>Carter, D. R., and Hayes, W. C., 1977, "The compressive behavior of bone as a two-phase porous structure," J Bone Joint Surg Am, 59(7), pp. 954-962.</w:t>
      </w:r>
      <w:bookmarkEnd w:id="2244"/>
    </w:p>
    <w:p w14:paraId="7C2766DE" w14:textId="77777777" w:rsidR="00031F52" w:rsidRPr="00031F52" w:rsidRDefault="00031F52" w:rsidP="00031F52">
      <w:pPr>
        <w:rPr>
          <w:noProof/>
        </w:rPr>
      </w:pPr>
      <w:bookmarkStart w:id="2245" w:name="_ENREF_26"/>
      <w:r w:rsidRPr="00031F52">
        <w:rPr>
          <w:noProof/>
        </w:rPr>
        <w:t>[26]</w:t>
      </w:r>
      <w:r w:rsidRPr="00031F52">
        <w:rPr>
          <w:noProof/>
        </w:rPr>
        <w:tab/>
        <w:t>Overbeek, J. T., 1956, "The Donnan equilibrium," Prog Biophys Biophys Chem, 6, pp. 57-84.</w:t>
      </w:r>
      <w:bookmarkEnd w:id="2245"/>
    </w:p>
    <w:p w14:paraId="0431A84B" w14:textId="77777777" w:rsidR="00031F52" w:rsidRPr="00031F52" w:rsidRDefault="00031F52" w:rsidP="00031F52">
      <w:pPr>
        <w:rPr>
          <w:noProof/>
        </w:rPr>
      </w:pPr>
      <w:bookmarkStart w:id="2246" w:name="_ENREF_27"/>
      <w:r w:rsidRPr="00031F52">
        <w:rPr>
          <w:noProof/>
        </w:rPr>
        <w:t>[27]</w:t>
      </w:r>
      <w:r w:rsidRPr="00031F52">
        <w:rPr>
          <w:noProof/>
        </w:rPr>
        <w:tab/>
        <w:t>Lai, W. M., Hou, J. S., and Mow, V. C., 1991, "A triphasic theory for the swelling and deformation behaviors of articular cartilage," J Biomech Eng, 113(3), pp. 245-258.</w:t>
      </w:r>
      <w:bookmarkEnd w:id="2246"/>
    </w:p>
    <w:p w14:paraId="5186679E" w14:textId="77777777" w:rsidR="00031F52" w:rsidRPr="00031F52" w:rsidRDefault="00031F52" w:rsidP="00031F52">
      <w:pPr>
        <w:rPr>
          <w:noProof/>
        </w:rPr>
      </w:pPr>
      <w:bookmarkStart w:id="2247" w:name="_ENREF_28"/>
      <w:r w:rsidRPr="00031F52">
        <w:rPr>
          <w:noProof/>
        </w:rPr>
        <w:t>[28]</w:t>
      </w:r>
      <w:r w:rsidRPr="00031F52">
        <w:rPr>
          <w:noProof/>
        </w:rPr>
        <w:tab/>
        <w:t>Holmes, M. H., and Mow, V. C., 1990, "The nonlinear characteristics of soft gels and hydrated connective tissues in ultrafiltration," J Biomech, 23(11), pp. 1145-1156.</w:t>
      </w:r>
      <w:bookmarkEnd w:id="2247"/>
    </w:p>
    <w:p w14:paraId="2835193D" w14:textId="77777777" w:rsidR="00031F52" w:rsidRPr="00031F52" w:rsidRDefault="00031F52" w:rsidP="00031F52">
      <w:pPr>
        <w:rPr>
          <w:noProof/>
        </w:rPr>
      </w:pPr>
      <w:bookmarkStart w:id="2248" w:name="_ENREF_29"/>
      <w:r w:rsidRPr="00031F52">
        <w:rPr>
          <w:noProof/>
        </w:rPr>
        <w:t>[29]</w:t>
      </w:r>
      <w:r w:rsidRPr="00031F52">
        <w:rPr>
          <w:noProof/>
        </w:rPr>
        <w:tab/>
        <w:t>Ateshian, G. A., Warden, W. H., Kim, J. J., Grelsamer, R. P., and Mow, V. C., 1997, "Finite deformation biphasic material properties of bovine articular cartilage from confined compression experiments," J Biomech, 30(11-12), pp. 1157-1164.</w:t>
      </w:r>
      <w:bookmarkEnd w:id="2248"/>
    </w:p>
    <w:p w14:paraId="31115C0C" w14:textId="77777777" w:rsidR="00031F52" w:rsidRPr="00031F52" w:rsidRDefault="00031F52" w:rsidP="00031F52">
      <w:pPr>
        <w:rPr>
          <w:noProof/>
        </w:rPr>
      </w:pPr>
      <w:bookmarkStart w:id="2249" w:name="_ENREF_30"/>
      <w:r w:rsidRPr="00031F52">
        <w:rPr>
          <w:noProof/>
        </w:rPr>
        <w:t>[30]</w:t>
      </w:r>
      <w:r w:rsidRPr="00031F52">
        <w:rPr>
          <w:noProof/>
        </w:rPr>
        <w:tab/>
        <w:t>Iatridis, J. C., Setton, L. A., Foster, R. J., Rawlins, B. A., Weidenbaum, M., and Mow, V. C., 1998, "Degeneration affects the anisotropic and nonlinear behaviors of human anulus fibrosus in compression," J Biomech, 31(6), pp. 535-544.</w:t>
      </w:r>
      <w:bookmarkEnd w:id="2249"/>
    </w:p>
    <w:p w14:paraId="085DF5CF" w14:textId="77777777" w:rsidR="00031F52" w:rsidRPr="00031F52" w:rsidRDefault="00031F52" w:rsidP="00031F52">
      <w:pPr>
        <w:rPr>
          <w:noProof/>
        </w:rPr>
      </w:pPr>
      <w:bookmarkStart w:id="2250" w:name="_ENREF_31"/>
      <w:r w:rsidRPr="00031F52">
        <w:rPr>
          <w:noProof/>
        </w:rPr>
        <w:t>[31]</w:t>
      </w:r>
      <w:r w:rsidRPr="00031F52">
        <w:rPr>
          <w:noProof/>
        </w:rPr>
        <w:tab/>
        <w:t>Ateshian, G. A., and Ricken, T., 2010, "Multigenerational interstitial growth of biological tissues," Biomech Model Mechanobiol, 9(6), pp. 689-702.</w:t>
      </w:r>
      <w:bookmarkEnd w:id="2250"/>
    </w:p>
    <w:p w14:paraId="32524FC5" w14:textId="77777777" w:rsidR="00031F52" w:rsidRPr="00031F52" w:rsidRDefault="00031F52" w:rsidP="00031F52">
      <w:pPr>
        <w:rPr>
          <w:noProof/>
        </w:rPr>
      </w:pPr>
      <w:bookmarkStart w:id="2251" w:name="_ENREF_32"/>
      <w:r w:rsidRPr="00031F52">
        <w:rPr>
          <w:noProof/>
        </w:rPr>
        <w:t>[32]</w:t>
      </w:r>
      <w:r w:rsidRPr="00031F52">
        <w:rPr>
          <w:noProof/>
        </w:rPr>
        <w:tab/>
        <w:t>Mow, V. C., Kuei, S. C., Lai, W. M., and Armstrong, C. G., 1980, "Biphasic creep and stress relaxation of articular cartilage in compression: Theory and experiments," J Biomech Eng, 102(1), pp. 73-84.</w:t>
      </w:r>
      <w:bookmarkEnd w:id="2251"/>
    </w:p>
    <w:p w14:paraId="0F93E5A4" w14:textId="77777777" w:rsidR="00031F52" w:rsidRPr="00031F52" w:rsidRDefault="00031F52" w:rsidP="00031F52">
      <w:pPr>
        <w:rPr>
          <w:noProof/>
        </w:rPr>
      </w:pPr>
      <w:bookmarkStart w:id="2252" w:name="_ENREF_33"/>
      <w:r w:rsidRPr="00031F52">
        <w:rPr>
          <w:noProof/>
        </w:rPr>
        <w:t>[33]</w:t>
      </w:r>
      <w:r w:rsidRPr="00031F52">
        <w:rPr>
          <w:noProof/>
        </w:rPr>
        <w:tab/>
        <w:t>Mow, V. C., Kwan, M. K., Lai, W. M., and Holmes, M. H., 1985, "A finite deformation theory for nonlinearly permeable soft hydrated biological tissues," Frontiers in Biomechanics, G. a. W. Schmid-Schonbein, SL-Y and Zweifach, BW, ed., pp. 153-179.</w:t>
      </w:r>
      <w:bookmarkEnd w:id="2252"/>
    </w:p>
    <w:p w14:paraId="5599625E" w14:textId="77777777" w:rsidR="00031F52" w:rsidRPr="00031F52" w:rsidRDefault="00031F52" w:rsidP="00031F52">
      <w:pPr>
        <w:rPr>
          <w:noProof/>
        </w:rPr>
      </w:pPr>
      <w:bookmarkStart w:id="2253" w:name="_ENREF_34"/>
      <w:r w:rsidRPr="00031F52">
        <w:rPr>
          <w:noProof/>
        </w:rPr>
        <w:t>[34]</w:t>
      </w:r>
      <w:r w:rsidRPr="00031F52">
        <w:rPr>
          <w:noProof/>
        </w:rPr>
        <w:tab/>
        <w:t>Weinans, H., Huiskes, R., and Grootenboer, H. J., 1992, "The behavior of adaptive bone-remodeling simulation models," J Biomech, 25(12), pp. 1425-1441.</w:t>
      </w:r>
      <w:bookmarkEnd w:id="2253"/>
    </w:p>
    <w:p w14:paraId="51EB83E6" w14:textId="46AF7E9F" w:rsidR="00031F52" w:rsidRDefault="00031F52" w:rsidP="00031F52">
      <w:pPr>
        <w:rPr>
          <w:noProof/>
        </w:rPr>
      </w:pPr>
    </w:p>
    <w:p w14:paraId="610C0849" w14:textId="58DA834A"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6" w:author="weiss" w:date="2012-04-05T16:36:00Z" w:initials="w">
    <w:p w14:paraId="1F873030" w14:textId="77777777" w:rsidR="00AF4453" w:rsidRDefault="00AF4453">
      <w:pPr>
        <w:pStyle w:val="CommentText"/>
      </w:pPr>
      <w:r>
        <w:rPr>
          <w:rStyle w:val="CommentReference"/>
        </w:rPr>
        <w:annotationRef/>
      </w:r>
      <w:r>
        <w:t>A simple figure would be helpful.</w:t>
      </w:r>
    </w:p>
  </w:comment>
  <w:comment w:id="678" w:author="weiss" w:date="2012-04-05T16:36:00Z" w:initials="w">
    <w:p w14:paraId="20505464" w14:textId="77777777" w:rsidR="00AF4453" w:rsidRDefault="00AF4453">
      <w:pPr>
        <w:pStyle w:val="CommentText"/>
      </w:pPr>
      <w:r>
        <w:rPr>
          <w:rStyle w:val="CommentReference"/>
        </w:rPr>
        <w:annotationRef/>
      </w:r>
      <w:r>
        <w:t>Steve – perhaps you could specify how to use the displacement based elements here, and what the differences are in terms of results etc.</w:t>
      </w:r>
    </w:p>
  </w:comment>
  <w:comment w:id="690" w:author="weiss" w:date="2012-04-05T16:36:00Z" w:initials="w">
    <w:p w14:paraId="44C24796" w14:textId="77777777" w:rsidR="00AF4453" w:rsidRDefault="00AF4453">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705" w:author="weiss" w:date="2012-04-05T16:37:00Z" w:initials="w">
    <w:p w14:paraId="6C41155D" w14:textId="77777777" w:rsidR="00AF4453" w:rsidRDefault="00AF4453">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F1B6F" w14:textId="77777777" w:rsidR="00CA1008" w:rsidRDefault="00CA1008">
      <w:r>
        <w:separator/>
      </w:r>
    </w:p>
  </w:endnote>
  <w:endnote w:type="continuationSeparator" w:id="0">
    <w:p w14:paraId="1D49147D" w14:textId="77777777" w:rsidR="00CA1008" w:rsidRDefault="00CA1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94D8B0" w14:textId="77777777" w:rsidR="00CA1008" w:rsidRDefault="00CA1008">
      <w:r>
        <w:separator/>
      </w:r>
    </w:p>
  </w:footnote>
  <w:footnote w:type="continuationSeparator" w:id="0">
    <w:p w14:paraId="1E61660C" w14:textId="77777777" w:rsidR="00CA1008" w:rsidRDefault="00CA1008">
      <w:r>
        <w:continuationSeparator/>
      </w:r>
    </w:p>
  </w:footnote>
  <w:footnote w:id="1">
    <w:p w14:paraId="2EECF9A7" w14:textId="1DEABEEA" w:rsidR="00AF4453" w:rsidRDefault="00AF4453">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F4453" w:rsidRDefault="00AF4453">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F4453" w:rsidRDefault="00AF4453">
      <w:pPr>
        <w:pStyle w:val="FootnoteText"/>
      </w:pPr>
      <w:r>
        <w:rPr>
          <w:rStyle w:val="FootnoteReference"/>
        </w:rPr>
        <w:footnoteRef/>
      </w:r>
      <w:r>
        <w:t xml:space="preserve"> FEBio continues to read </w:t>
      </w:r>
      <w:ins w:id="44" w:author="Steve Maas" w:date="2013-12-30T14:46:00Z">
        <w:r>
          <w:t xml:space="preserve">some </w:t>
        </w:r>
      </w:ins>
      <w:r>
        <w:t>older formats, but they are considered to be obsolete.</w:t>
      </w:r>
    </w:p>
  </w:footnote>
  <w:footnote w:id="4">
    <w:p w14:paraId="75238AE5" w14:textId="77777777" w:rsidR="00AF4453" w:rsidRDefault="00AF4453"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AF4453" w:rsidRPr="00112C98" w:rsidRDefault="00AF4453">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AF4453" w:rsidRPr="009339D1" w:rsidRDefault="00AF4453">
      <w:pPr>
        <w:pStyle w:val="FootnoteText"/>
      </w:pPr>
      <w:ins w:id="759" w:author="Steve Maas" w:date="2014-01-02T13:05:00Z">
        <w:r>
          <w:rPr>
            <w:rStyle w:val="FootnoteReference"/>
          </w:rPr>
          <w:footnoteRef/>
        </w:r>
        <w:r>
          <w:t xml:space="preserve"> As of FEBio </w:t>
        </w:r>
      </w:ins>
      <w:ins w:id="760" w:author="Steve Maas" w:date="2014-01-02T13:06:00Z">
        <w:r>
          <w:t xml:space="preserve">version </w:t>
        </w:r>
      </w:ins>
      <w:ins w:id="761" w:author="Steve Maas" w:date="2014-01-02T13:05:00Z">
        <w:r>
          <w:t>2</w:t>
        </w:r>
      </w:ins>
      <w:ins w:id="762" w:author="Steve Maas" w:date="2014-01-02T13:06:00Z">
        <w:r>
          <w:t>.0</w:t>
        </w:r>
      </w:ins>
      <w:ins w:id="763"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AF4453" w:rsidRDefault="00AF4453">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997C6C" w:rsidRDefault="00997C6C">
      <w:pPr>
        <w:pStyle w:val="FootnoteText"/>
      </w:pPr>
      <w:ins w:id="1903" w:author="Steve Maas" w:date="2014-01-02T16:26:00Z">
        <w:r>
          <w:rPr>
            <w:rStyle w:val="FootnoteReference"/>
          </w:rPr>
          <w:footnoteRef/>
        </w:r>
        <w:r>
          <w:t xml:space="preserve"> As of FEBio 2.0, some feature</w:t>
        </w:r>
      </w:ins>
      <w:ins w:id="190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F4453" w:rsidRDefault="00AF445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F4453" w:rsidRDefault="00AF4453"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F4453" w:rsidRDefault="00AF4453"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00A6">
      <w:rPr>
        <w:rStyle w:val="PageNumber"/>
        <w:noProof/>
      </w:rPr>
      <w:t>v</w:t>
    </w:r>
    <w:r>
      <w:rPr>
        <w:rStyle w:val="PageNumber"/>
      </w:rPr>
      <w:fldChar w:fldCharType="end"/>
    </w:r>
  </w:p>
  <w:p w14:paraId="4C9E34C0" w14:textId="77777777" w:rsidR="00AF4453" w:rsidRDefault="00AF4453"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d2va5xeewaftqeavxmxsr5azr59zd9tf92v&quot;&gt;FEBio&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item&gt;72&lt;/item&gt;&lt;item&gt;73&lt;/item&gt;&lt;/record-ids&gt;&lt;/item&gt;&lt;/Libraries&gt;"/>
  </w:docVars>
  <w:rsids>
    <w:rsidRoot w:val="000F5F8E"/>
    <w:rsid w:val="00000761"/>
    <w:rsid w:val="000058C1"/>
    <w:rsid w:val="00007BE4"/>
    <w:rsid w:val="00010012"/>
    <w:rsid w:val="000140F2"/>
    <w:rsid w:val="0001540A"/>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54C40"/>
    <w:rsid w:val="00160751"/>
    <w:rsid w:val="00162C39"/>
    <w:rsid w:val="0016320C"/>
    <w:rsid w:val="00175A35"/>
    <w:rsid w:val="00181CF0"/>
    <w:rsid w:val="00182D2C"/>
    <w:rsid w:val="00183AC8"/>
    <w:rsid w:val="001875BA"/>
    <w:rsid w:val="001905FA"/>
    <w:rsid w:val="00191C9F"/>
    <w:rsid w:val="00194632"/>
    <w:rsid w:val="00195038"/>
    <w:rsid w:val="00196AE3"/>
    <w:rsid w:val="001973A1"/>
    <w:rsid w:val="001A0C56"/>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67BD"/>
    <w:rsid w:val="00201E98"/>
    <w:rsid w:val="0020391B"/>
    <w:rsid w:val="00204648"/>
    <w:rsid w:val="00211A75"/>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2A53"/>
    <w:rsid w:val="0044636E"/>
    <w:rsid w:val="0045012B"/>
    <w:rsid w:val="004540D2"/>
    <w:rsid w:val="004602BB"/>
    <w:rsid w:val="00460F66"/>
    <w:rsid w:val="004668AA"/>
    <w:rsid w:val="00470C94"/>
    <w:rsid w:val="00473EE6"/>
    <w:rsid w:val="00480951"/>
    <w:rsid w:val="004816A2"/>
    <w:rsid w:val="00481AAC"/>
    <w:rsid w:val="004953CF"/>
    <w:rsid w:val="00495989"/>
    <w:rsid w:val="00495E10"/>
    <w:rsid w:val="0049646D"/>
    <w:rsid w:val="004A1056"/>
    <w:rsid w:val="004A4869"/>
    <w:rsid w:val="004A4C86"/>
    <w:rsid w:val="004A7278"/>
    <w:rsid w:val="004B0EFF"/>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2043"/>
    <w:rsid w:val="00602A42"/>
    <w:rsid w:val="00613749"/>
    <w:rsid w:val="0061443E"/>
    <w:rsid w:val="00620C02"/>
    <w:rsid w:val="00624378"/>
    <w:rsid w:val="00625B48"/>
    <w:rsid w:val="00626292"/>
    <w:rsid w:val="00630A21"/>
    <w:rsid w:val="0063263E"/>
    <w:rsid w:val="00632B4A"/>
    <w:rsid w:val="00634552"/>
    <w:rsid w:val="00640EBF"/>
    <w:rsid w:val="00642181"/>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81BB2"/>
    <w:rsid w:val="00792A77"/>
    <w:rsid w:val="007960DE"/>
    <w:rsid w:val="0079685C"/>
    <w:rsid w:val="007A05B4"/>
    <w:rsid w:val="007B076C"/>
    <w:rsid w:val="007B44DC"/>
    <w:rsid w:val="007B5FF8"/>
    <w:rsid w:val="007B79C8"/>
    <w:rsid w:val="007C1ECD"/>
    <w:rsid w:val="007C3E62"/>
    <w:rsid w:val="007C668E"/>
    <w:rsid w:val="007D08D3"/>
    <w:rsid w:val="007D189B"/>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41D3"/>
    <w:rsid w:val="0095496A"/>
    <w:rsid w:val="00966EC0"/>
    <w:rsid w:val="00973685"/>
    <w:rsid w:val="00975E1B"/>
    <w:rsid w:val="00976FA5"/>
    <w:rsid w:val="0098023B"/>
    <w:rsid w:val="0098757B"/>
    <w:rsid w:val="00991A2C"/>
    <w:rsid w:val="00993D96"/>
    <w:rsid w:val="00993E3A"/>
    <w:rsid w:val="00997C6C"/>
    <w:rsid w:val="009A09E2"/>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B0B1B"/>
    <w:rsid w:val="00AB11BF"/>
    <w:rsid w:val="00AB33FD"/>
    <w:rsid w:val="00AB593C"/>
    <w:rsid w:val="00AC155B"/>
    <w:rsid w:val="00AC2591"/>
    <w:rsid w:val="00AC4665"/>
    <w:rsid w:val="00AC56AD"/>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391B"/>
    <w:rsid w:val="00B24DAD"/>
    <w:rsid w:val="00B2508D"/>
    <w:rsid w:val="00B26C38"/>
    <w:rsid w:val="00B3164D"/>
    <w:rsid w:val="00B37A5F"/>
    <w:rsid w:val="00B37EFF"/>
    <w:rsid w:val="00B41830"/>
    <w:rsid w:val="00B4198C"/>
    <w:rsid w:val="00B439BF"/>
    <w:rsid w:val="00B50762"/>
    <w:rsid w:val="00B52E82"/>
    <w:rsid w:val="00B603A6"/>
    <w:rsid w:val="00B7277A"/>
    <w:rsid w:val="00B819CE"/>
    <w:rsid w:val="00B82B9F"/>
    <w:rsid w:val="00B87DFF"/>
    <w:rsid w:val="00B908BB"/>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D0B80"/>
    <w:rsid w:val="00BD1552"/>
    <w:rsid w:val="00BD43AA"/>
    <w:rsid w:val="00BD6672"/>
    <w:rsid w:val="00BD6A8B"/>
    <w:rsid w:val="00BE1285"/>
    <w:rsid w:val="00BF2488"/>
    <w:rsid w:val="00BF7C9F"/>
    <w:rsid w:val="00C02B92"/>
    <w:rsid w:val="00C04528"/>
    <w:rsid w:val="00C11FEE"/>
    <w:rsid w:val="00C12F60"/>
    <w:rsid w:val="00C13A4C"/>
    <w:rsid w:val="00C13B13"/>
    <w:rsid w:val="00C14F13"/>
    <w:rsid w:val="00C16501"/>
    <w:rsid w:val="00C23285"/>
    <w:rsid w:val="00C258C3"/>
    <w:rsid w:val="00C278DA"/>
    <w:rsid w:val="00C30FA5"/>
    <w:rsid w:val="00C33149"/>
    <w:rsid w:val="00C34F8D"/>
    <w:rsid w:val="00C360AC"/>
    <w:rsid w:val="00C37AB4"/>
    <w:rsid w:val="00C41EFB"/>
    <w:rsid w:val="00C43F5A"/>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A1008"/>
    <w:rsid w:val="00CA2D19"/>
    <w:rsid w:val="00CA7335"/>
    <w:rsid w:val="00CC080E"/>
    <w:rsid w:val="00CC61FF"/>
    <w:rsid w:val="00CC6A59"/>
    <w:rsid w:val="00CD3EF4"/>
    <w:rsid w:val="00CD738B"/>
    <w:rsid w:val="00CE350F"/>
    <w:rsid w:val="00CE56BF"/>
    <w:rsid w:val="00CE6D72"/>
    <w:rsid w:val="00CE798E"/>
    <w:rsid w:val="00CF0B6E"/>
    <w:rsid w:val="00CF1778"/>
    <w:rsid w:val="00CF3CDA"/>
    <w:rsid w:val="00CF7269"/>
    <w:rsid w:val="00CF79F5"/>
    <w:rsid w:val="00D0053D"/>
    <w:rsid w:val="00D0206A"/>
    <w:rsid w:val="00D03A2A"/>
    <w:rsid w:val="00D153DC"/>
    <w:rsid w:val="00D31FDA"/>
    <w:rsid w:val="00D34721"/>
    <w:rsid w:val="00D3541E"/>
    <w:rsid w:val="00D40C73"/>
    <w:rsid w:val="00D510DD"/>
    <w:rsid w:val="00D51AA8"/>
    <w:rsid w:val="00D51B77"/>
    <w:rsid w:val="00D53458"/>
    <w:rsid w:val="00D71BBF"/>
    <w:rsid w:val="00D72AAE"/>
    <w:rsid w:val="00D730B1"/>
    <w:rsid w:val="00D81602"/>
    <w:rsid w:val="00D81A3D"/>
    <w:rsid w:val="00D81E07"/>
    <w:rsid w:val="00D82141"/>
    <w:rsid w:val="00D942B3"/>
    <w:rsid w:val="00DA02C3"/>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6161"/>
    <w:rsid w:val="00ED646C"/>
    <w:rsid w:val="00EE0723"/>
    <w:rsid w:val="00EF70EE"/>
    <w:rsid w:val="00F01177"/>
    <w:rsid w:val="00F01187"/>
    <w:rsid w:val="00F07FC7"/>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64A5"/>
    <w:rsid w:val="00FB3AD6"/>
    <w:rsid w:val="00FC0DE5"/>
    <w:rsid w:val="00FC4009"/>
    <w:rsid w:val="00FC47C3"/>
    <w:rsid w:val="00FC64D8"/>
    <w:rsid w:val="00FC6649"/>
    <w:rsid w:val="00FD2D7B"/>
    <w:rsid w:val="00FD3A84"/>
    <w:rsid w:val="00FD648A"/>
    <w:rsid w:val="00FE00A6"/>
    <w:rsid w:val="00FE3C56"/>
    <w:rsid w:val="00FE77F1"/>
    <w:rsid w:val="00FF09AD"/>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1.bin"/><Relationship Id="rId1684" Type="http://schemas.openxmlformats.org/officeDocument/2006/relationships/image" Target="media/image828.wmf"/><Relationship Id="rId1891" Type="http://schemas.openxmlformats.org/officeDocument/2006/relationships/oleObject" Target="embeddings/oleObject928.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8.wmf"/><Relationship Id="rId1751" Type="http://schemas.openxmlformats.org/officeDocument/2006/relationships/oleObject" Target="embeddings/oleObject858.bin"/><Relationship Id="rId43" Type="http://schemas.openxmlformats.org/officeDocument/2006/relationships/oleObject" Target="embeddings/oleObject7.bin"/><Relationship Id="rId1404" Type="http://schemas.openxmlformats.org/officeDocument/2006/relationships/image" Target="media/image688.wmf"/><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image" Target="media/image83.wmf"/><Relationship Id="rId1709" Type="http://schemas.openxmlformats.org/officeDocument/2006/relationships/oleObject" Target="embeddings/oleObject837.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2.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9.wmf"/><Relationship Id="rId1773" Type="http://schemas.openxmlformats.org/officeDocument/2006/relationships/oleObject" Target="embeddings/oleObject869.bin"/><Relationship Id="rId65" Type="http://schemas.openxmlformats.org/officeDocument/2006/relationships/oleObject" Target="embeddings/oleObject18.bin"/><Relationship Id="rId1426" Type="http://schemas.openxmlformats.org/officeDocument/2006/relationships/image" Target="media/image699.wmf"/><Relationship Id="rId1633" Type="http://schemas.openxmlformats.org/officeDocument/2006/relationships/oleObject" Target="embeddings/oleObject799.bin"/><Relationship Id="rId1840" Type="http://schemas.openxmlformats.org/officeDocument/2006/relationships/image" Target="media/image906.wmf"/><Relationship Id="rId1700" Type="http://schemas.openxmlformats.org/officeDocument/2006/relationships/image" Target="media/image836.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31.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80.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10.wmf"/><Relationship Id="rId1655" Type="http://schemas.openxmlformats.org/officeDocument/2006/relationships/oleObject" Target="embeddings/oleObject810.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7.wmf"/><Relationship Id="rId1515" Type="http://schemas.openxmlformats.org/officeDocument/2006/relationships/oleObject" Target="embeddings/oleObject740.bin"/><Relationship Id="rId1722" Type="http://schemas.openxmlformats.org/officeDocument/2006/relationships/image" Target="media/image847.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8.wmf"/><Relationship Id="rId907" Type="http://schemas.openxmlformats.org/officeDocument/2006/relationships/image" Target="media/image441.wmf"/><Relationship Id="rId1537" Type="http://schemas.openxmlformats.org/officeDocument/2006/relationships/oleObject" Target="embeddings/oleObject751.bin"/><Relationship Id="rId1744" Type="http://schemas.openxmlformats.org/officeDocument/2006/relationships/image" Target="media/image858.wmf"/><Relationship Id="rId36" Type="http://schemas.openxmlformats.org/officeDocument/2006/relationships/image" Target="media/image6.wmf"/><Relationship Id="rId1604" Type="http://schemas.openxmlformats.org/officeDocument/2006/relationships/image" Target="media/image788.wmf"/><Relationship Id="rId185" Type="http://schemas.openxmlformats.org/officeDocument/2006/relationships/oleObject" Target="embeddings/oleObject77.bin"/><Relationship Id="rId1811" Type="http://schemas.openxmlformats.org/officeDocument/2006/relationships/oleObject" Target="embeddings/oleObject888.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oleObject" Target="embeddings/oleObject41.bin"/><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wmf"/><Relationship Id="rId1699" Type="http://schemas.openxmlformats.org/officeDocument/2006/relationships/oleObject" Target="embeddings/oleObject832.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3.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2.bin"/><Relationship Id="rId1766" Type="http://schemas.openxmlformats.org/officeDocument/2006/relationships/image" Target="media/image869.wmf"/><Relationship Id="rId58" Type="http://schemas.openxmlformats.org/officeDocument/2006/relationships/image" Target="media/image17.wmf"/><Relationship Id="rId1419" Type="http://schemas.openxmlformats.org/officeDocument/2006/relationships/oleObject" Target="embeddings/oleObject692.bin"/><Relationship Id="rId1626" Type="http://schemas.openxmlformats.org/officeDocument/2006/relationships/image" Target="media/image799.wmf"/><Relationship Id="rId1833" Type="http://schemas.openxmlformats.org/officeDocument/2006/relationships/oleObject" Target="embeddings/oleObject899.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4.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31.wmf"/><Relationship Id="rId1788" Type="http://schemas.openxmlformats.org/officeDocument/2006/relationships/image" Target="media/image880.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61.wmf"/><Relationship Id="rId1648" Type="http://schemas.openxmlformats.org/officeDocument/2006/relationships/image" Target="media/image810.wmf"/><Relationship Id="rId1203" Type="http://schemas.openxmlformats.org/officeDocument/2006/relationships/image" Target="media/image588.wmf"/><Relationship Id="rId1410" Type="http://schemas.openxmlformats.org/officeDocument/2006/relationships/image" Target="media/image691.wmf"/><Relationship Id="rId1508" Type="http://schemas.openxmlformats.org/officeDocument/2006/relationships/image" Target="media/image740.wmf"/><Relationship Id="rId1855" Type="http://schemas.openxmlformats.org/officeDocument/2006/relationships/oleObject" Target="embeddings/oleObject910.bin"/><Relationship Id="rId1715" Type="http://schemas.openxmlformats.org/officeDocument/2006/relationships/oleObject" Target="embeddings/oleObject840.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2.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2.wmf"/><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8.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image" Target="media/image40.wmf"/><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image" Target="media/image680.wmf"/><Relationship Id="rId1594" Type="http://schemas.openxmlformats.org/officeDocument/2006/relationships/image" Target="media/image783.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3.wmf"/><Relationship Id="rId1661" Type="http://schemas.openxmlformats.org/officeDocument/2006/relationships/oleObject" Target="embeddings/oleObject813.bin"/><Relationship Id="rId1899" Type="http://schemas.openxmlformats.org/officeDocument/2006/relationships/theme" Target="theme/theme1.xml"/><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3.bin"/><Relationship Id="rId1759" Type="http://schemas.openxmlformats.org/officeDocument/2006/relationships/oleObject" Target="embeddings/oleObject862.bin"/><Relationship Id="rId1619" Type="http://schemas.openxmlformats.org/officeDocument/2006/relationships/oleObject" Target="embeddings/oleObject792.bin"/><Relationship Id="rId1826" Type="http://schemas.openxmlformats.org/officeDocument/2006/relationships/image" Target="media/image899.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4.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4.bin"/><Relationship Id="rId1890" Type="http://schemas.openxmlformats.org/officeDocument/2006/relationships/image" Target="media/image931.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1.wmf"/><Relationship Id="rId42" Type="http://schemas.openxmlformats.org/officeDocument/2006/relationships/image" Target="media/image9.wmf"/><Relationship Id="rId1403" Type="http://schemas.openxmlformats.org/officeDocument/2006/relationships/oleObject" Target="embeddings/oleObject684.bin"/><Relationship Id="rId1610" Type="http://schemas.openxmlformats.org/officeDocument/2006/relationships/image" Target="media/image791.wmf"/><Relationship Id="rId1848" Type="http://schemas.openxmlformats.org/officeDocument/2006/relationships/image" Target="media/image910.wmf"/><Relationship Id="rId191" Type="http://schemas.openxmlformats.org/officeDocument/2006/relationships/oleObject" Target="embeddings/oleObject80.bin"/><Relationship Id="rId1708" Type="http://schemas.openxmlformats.org/officeDocument/2006/relationships/image" Target="media/image840.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5.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2.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5.bin"/><Relationship Id="rId1632" Type="http://schemas.openxmlformats.org/officeDocument/2006/relationships/image" Target="media/image802.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6.bin"/><Relationship Id="rId1794" Type="http://schemas.openxmlformats.org/officeDocument/2006/relationships/image" Target="media/image883.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6.bin"/><Relationship Id="rId1654" Type="http://schemas.openxmlformats.org/officeDocument/2006/relationships/image" Target="media/image813.wmf"/><Relationship Id="rId1861" Type="http://schemas.openxmlformats.org/officeDocument/2006/relationships/oleObject" Target="embeddings/oleObject913.bin"/><Relationship Id="rId1307" Type="http://schemas.openxmlformats.org/officeDocument/2006/relationships/image" Target="media/image640.wmf"/><Relationship Id="rId1514" Type="http://schemas.openxmlformats.org/officeDocument/2006/relationships/image" Target="media/image743.wmf"/><Relationship Id="rId1721" Type="http://schemas.openxmlformats.org/officeDocument/2006/relationships/oleObject" Target="embeddings/oleObject843.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7.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4.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4.wmf"/><Relationship Id="rId1743" Type="http://schemas.openxmlformats.org/officeDocument/2006/relationships/oleObject" Target="embeddings/oleObject854.bin"/><Relationship Id="rId35" Type="http://schemas.openxmlformats.org/officeDocument/2006/relationships/hyperlink" Target="http://mrl.sci.utah.edu/software/febio" TargetMode="External"/><Relationship Id="rId1603" Type="http://schemas.openxmlformats.org/officeDocument/2006/relationships/oleObject" Target="embeddings/oleObject784.bin"/><Relationship Id="rId1810" Type="http://schemas.openxmlformats.org/officeDocument/2006/relationships/image" Target="media/image891.wmf"/><Relationship Id="rId184" Type="http://schemas.openxmlformats.org/officeDocument/2006/relationships/image" Target="media/image79.wmf"/><Relationship Id="rId391" Type="http://schemas.openxmlformats.org/officeDocument/2006/relationships/oleObject" Target="embeddings/oleObject180.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hyperlink" Target="http://mrl.sci.utah.edu/software/febio" TargetMode="External"/><Relationship Id="rId111" Type="http://schemas.openxmlformats.org/officeDocument/2006/relationships/image" Target="media/image43.wmf"/><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5.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6.wmf"/><Relationship Id="rId1558" Type="http://schemas.openxmlformats.org/officeDocument/2006/relationships/image" Target="media/image765.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5.wmf"/><Relationship Id="rId1625" Type="http://schemas.openxmlformats.org/officeDocument/2006/relationships/oleObject" Target="embeddings/oleObject795.bin"/><Relationship Id="rId1832" Type="http://schemas.openxmlformats.org/officeDocument/2006/relationships/image" Target="media/image902.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7.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6.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6.bin"/><Relationship Id="rId1854" Type="http://schemas.openxmlformats.org/officeDocument/2006/relationships/image" Target="media/image913.wmf"/><Relationship Id="rId1507" Type="http://schemas.openxmlformats.org/officeDocument/2006/relationships/oleObject" Target="embeddings/oleObject736.bin"/><Relationship Id="rId1714" Type="http://schemas.openxmlformats.org/officeDocument/2006/relationships/image" Target="media/image843.wmf"/><Relationship Id="rId295" Type="http://schemas.openxmlformats.org/officeDocument/2006/relationships/oleObject" Target="embeddings/oleObject132.bin"/><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698.bin"/><Relationship Id="rId1669" Type="http://schemas.openxmlformats.org/officeDocument/2006/relationships/oleObject" Target="embeddings/oleObject817.bin"/><Relationship Id="rId1876" Type="http://schemas.openxmlformats.org/officeDocument/2006/relationships/image" Target="media/image924.wmf"/><Relationship Id="rId1529" Type="http://schemas.openxmlformats.org/officeDocument/2006/relationships/oleObject" Target="embeddings/oleObject747.bin"/><Relationship Id="rId1736" Type="http://schemas.openxmlformats.org/officeDocument/2006/relationships/image" Target="media/image854.wmf"/><Relationship Id="rId28" Type="http://schemas.openxmlformats.org/officeDocument/2006/relationships/hyperlink" Target="http://mrl.sci.utah.edu/software/postview" TargetMode="External"/><Relationship Id="rId1803" Type="http://schemas.openxmlformats.org/officeDocument/2006/relationships/oleObject" Target="embeddings/oleObject884.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oleObject" Target="embeddings/oleObject37.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fontTable" Target="fontTable.xml"/><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09.bin"/><Relationship Id="rId1660" Type="http://schemas.openxmlformats.org/officeDocument/2006/relationships/image" Target="media/image816.wmf"/><Relationship Id="rId1758" Type="http://schemas.openxmlformats.org/officeDocument/2006/relationships/image" Target="media/image865.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6.wmf"/><Relationship Id="rId1618" Type="http://schemas.openxmlformats.org/officeDocument/2006/relationships/image" Target="media/image795.wmf"/><Relationship Id="rId1825" Type="http://schemas.openxmlformats.org/officeDocument/2006/relationships/oleObject" Target="embeddings/oleObject895.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0.bin"/><Relationship Id="rId1682" Type="http://schemas.openxmlformats.org/officeDocument/2006/relationships/image" Target="media/image827.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7.wmf"/><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oleObject" Target="embeddings/oleObject6.bin"/><Relationship Id="rId1402" Type="http://schemas.openxmlformats.org/officeDocument/2006/relationships/image" Target="media/image687.wmf"/><Relationship Id="rId1707" Type="http://schemas.openxmlformats.org/officeDocument/2006/relationships/oleObject" Target="embeddings/oleObject836.bin"/><Relationship Id="rId190" Type="http://schemas.openxmlformats.org/officeDocument/2006/relationships/image" Target="media/image82.wmf"/><Relationship Id="rId288" Type="http://schemas.openxmlformats.org/officeDocument/2006/relationships/image" Target="media/image13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1.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8.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8.wmf"/><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9.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9.wmf"/><Relationship Id="rId1653" Type="http://schemas.openxmlformats.org/officeDocument/2006/relationships/oleObject" Target="embeddings/oleObject809.bin"/><Relationship Id="rId1860" Type="http://schemas.openxmlformats.org/officeDocument/2006/relationships/image" Target="media/image916.wmf"/><Relationship Id="rId1306" Type="http://schemas.openxmlformats.org/officeDocument/2006/relationships/oleObject" Target="embeddings/oleObject636.bin"/><Relationship Id="rId1513" Type="http://schemas.openxmlformats.org/officeDocument/2006/relationships/oleObject" Target="embeddings/oleObject739.bin"/><Relationship Id="rId1720" Type="http://schemas.openxmlformats.org/officeDocument/2006/relationships/image" Target="media/image846.wmf"/><Relationship Id="rId12" Type="http://schemas.openxmlformats.org/officeDocument/2006/relationships/hyperlink" Target="mailto:jeff.weiss@utah.edu" TargetMode="External"/><Relationship Id="rId1818" Type="http://schemas.openxmlformats.org/officeDocument/2006/relationships/image" Target="media/image895.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20.wmf"/><Relationship Id="rId1675" Type="http://schemas.openxmlformats.org/officeDocument/2006/relationships/oleObject" Target="embeddings/oleObject820.bin"/><Relationship Id="rId1882" Type="http://schemas.openxmlformats.org/officeDocument/2006/relationships/image" Target="media/image927.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0.wmf"/><Relationship Id="rId1742" Type="http://schemas.openxmlformats.org/officeDocument/2006/relationships/image" Target="media/image857.wmf"/><Relationship Id="rId34" Type="http://schemas.openxmlformats.org/officeDocument/2006/relationships/oleObject" Target="embeddings/oleObject3.bin"/><Relationship Id="rId1602" Type="http://schemas.openxmlformats.org/officeDocument/2006/relationships/image" Target="media/image787.wmf"/><Relationship Id="rId183" Type="http://schemas.openxmlformats.org/officeDocument/2006/relationships/oleObject" Target="embeddings/oleObject76.bin"/><Relationship Id="rId390" Type="http://schemas.openxmlformats.org/officeDocument/2006/relationships/image" Target="media/image182.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oleObject" Target="embeddings/oleObject40.bin"/><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oleObject" Target="embeddings/oleObject679.bin"/><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1.bin"/><Relationship Id="rId1764" Type="http://schemas.openxmlformats.org/officeDocument/2006/relationships/image" Target="media/image868.wmf"/><Relationship Id="rId56" Type="http://schemas.openxmlformats.org/officeDocument/2006/relationships/image" Target="media/image16.wmf"/><Relationship Id="rId1417" Type="http://schemas.openxmlformats.org/officeDocument/2006/relationships/oleObject" Target="embeddings/oleObject691.bin"/><Relationship Id="rId1624" Type="http://schemas.openxmlformats.org/officeDocument/2006/relationships/image" Target="media/image798.wmf"/><Relationship Id="rId1831" Type="http://schemas.openxmlformats.org/officeDocument/2006/relationships/oleObject" Target="embeddings/oleObject898.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3.bin"/><Relationship Id="rId1579" Type="http://schemas.openxmlformats.org/officeDocument/2006/relationships/oleObject" Target="embeddings/oleObject772.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9.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2.bin"/><Relationship Id="rId1646" Type="http://schemas.openxmlformats.org/officeDocument/2006/relationships/image" Target="media/image809.wmf"/><Relationship Id="rId1853" Type="http://schemas.openxmlformats.org/officeDocument/2006/relationships/oleObject" Target="embeddings/oleObject909.bin"/><Relationship Id="rId1506" Type="http://schemas.openxmlformats.org/officeDocument/2006/relationships/image" Target="media/image739.wmf"/><Relationship Id="rId1713" Type="http://schemas.openxmlformats.org/officeDocument/2006/relationships/oleObject" Target="embeddings/oleObject839.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71.wmf"/><Relationship Id="rId1668" Type="http://schemas.openxmlformats.org/officeDocument/2006/relationships/image" Target="media/image820.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701.wmf"/><Relationship Id="rId1528" Type="http://schemas.openxmlformats.org/officeDocument/2006/relationships/image" Target="media/image750.wmf"/><Relationship Id="rId1735" Type="http://schemas.openxmlformats.org/officeDocument/2006/relationships/oleObject" Target="embeddings/oleObject850.bin"/><Relationship Id="rId27" Type="http://schemas.openxmlformats.org/officeDocument/2006/relationships/hyperlink" Target="http://www.pardiso-project.org/" TargetMode="External"/><Relationship Id="rId1802" Type="http://schemas.openxmlformats.org/officeDocument/2006/relationships/image" Target="media/image887.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image" Target="media/image39.wmf"/><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image" Target="media/image679.wmf"/><Relationship Id="rId1592" Type="http://schemas.openxmlformats.org/officeDocument/2006/relationships/image" Target="media/image782.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2.wmf"/><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49" Type="http://schemas.openxmlformats.org/officeDocument/2006/relationships/oleObject" Target="embeddings/oleObject10.bin"/><Relationship Id="rId1617" Type="http://schemas.openxmlformats.org/officeDocument/2006/relationships/oleObject" Target="embeddings/oleObject791.bin"/><Relationship Id="rId1824" Type="http://schemas.openxmlformats.org/officeDocument/2006/relationships/image" Target="media/image898.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3.wmf"/><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40" Type="http://schemas.openxmlformats.org/officeDocument/2006/relationships/image" Target="media/image8.wmf"/><Relationship Id="rId1401" Type="http://schemas.openxmlformats.org/officeDocument/2006/relationships/oleObject" Target="embeddings/oleObject683.bin"/><Relationship Id="rId1639" Type="http://schemas.openxmlformats.org/officeDocument/2006/relationships/oleObject" Target="embeddings/oleObject802.bin"/><Relationship Id="rId1846" Type="http://schemas.openxmlformats.org/officeDocument/2006/relationships/image" Target="media/image909.wmf"/><Relationship Id="rId1706" Type="http://schemas.openxmlformats.org/officeDocument/2006/relationships/image" Target="media/image839.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4.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4.bin"/><Relationship Id="rId1770" Type="http://schemas.openxmlformats.org/officeDocument/2006/relationships/image" Target="media/image871.wmf"/><Relationship Id="rId1868" Type="http://schemas.openxmlformats.org/officeDocument/2006/relationships/image" Target="media/image920.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4.bin"/><Relationship Id="rId1630" Type="http://schemas.openxmlformats.org/officeDocument/2006/relationships/image" Target="media/image801.wmf"/><Relationship Id="rId1728" Type="http://schemas.openxmlformats.org/officeDocument/2006/relationships/image" Target="media/image850.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2.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5.bin"/><Relationship Id="rId1652" Type="http://schemas.openxmlformats.org/officeDocument/2006/relationships/image" Target="media/image812.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2.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6.bin"/><Relationship Id="rId1674" Type="http://schemas.openxmlformats.org/officeDocument/2006/relationships/image" Target="media/image823.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3.wmf"/><Relationship Id="rId1741" Type="http://schemas.openxmlformats.org/officeDocument/2006/relationships/oleObject" Target="embeddings/oleObject853.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image" Target="media/image78.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image" Target="media/image682.wmf"/><Relationship Id="rId1489" Type="http://schemas.openxmlformats.org/officeDocument/2006/relationships/oleObject" Target="embeddings/oleObject727.bin"/><Relationship Id="rId1696" Type="http://schemas.openxmlformats.org/officeDocument/2006/relationships/image" Target="media/image834.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4.wmf"/><Relationship Id="rId1763" Type="http://schemas.openxmlformats.org/officeDocument/2006/relationships/oleObject" Target="embeddings/oleObject864.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4.wmf"/><Relationship Id="rId1623" Type="http://schemas.openxmlformats.org/officeDocument/2006/relationships/oleObject" Target="embeddings/oleObject794.bin"/><Relationship Id="rId1830" Type="http://schemas.openxmlformats.org/officeDocument/2006/relationships/image" Target="media/image901.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6.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5.wmf"/><Relationship Id="rId1785" Type="http://schemas.openxmlformats.org/officeDocument/2006/relationships/oleObject" Target="embeddings/oleObject875.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5.wmf"/><Relationship Id="rId1645" Type="http://schemas.openxmlformats.org/officeDocument/2006/relationships/oleObject" Target="embeddings/oleObject805.bin"/><Relationship Id="rId1200" Type="http://schemas.openxmlformats.org/officeDocument/2006/relationships/oleObject" Target="embeddings/oleObject583.bin"/><Relationship Id="rId1852" Type="http://schemas.openxmlformats.org/officeDocument/2006/relationships/image" Target="media/image912.wmf"/><Relationship Id="rId1505" Type="http://schemas.openxmlformats.org/officeDocument/2006/relationships/oleObject" Target="embeddings/oleObject735.bin"/><Relationship Id="rId1712" Type="http://schemas.openxmlformats.org/officeDocument/2006/relationships/image" Target="media/image842.wmf"/><Relationship Id="rId293" Type="http://schemas.openxmlformats.org/officeDocument/2006/relationships/oleObject" Target="embeddings/oleObject131.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4.wmf"/><Relationship Id="rId1863" Type="http://schemas.openxmlformats.org/officeDocument/2006/relationships/oleObject" Target="embeddings/oleObject914.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4.wmf"/><Relationship Id="rId1723" Type="http://schemas.openxmlformats.org/officeDocument/2006/relationships/oleObject" Target="embeddings/oleObject844.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6.bin"/><Relationship Id="rId1874" Type="http://schemas.openxmlformats.org/officeDocument/2006/relationships/image" Target="media/image923.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3.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6.wmf"/><Relationship Id="rId1678" Type="http://schemas.openxmlformats.org/officeDocument/2006/relationships/image" Target="media/image825.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6.wmf"/><Relationship Id="rId1538" Type="http://schemas.openxmlformats.org/officeDocument/2006/relationships/image" Target="media/image755.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5.bin"/><Relationship Id="rId37" Type="http://schemas.openxmlformats.org/officeDocument/2006/relationships/oleObject" Target="embeddings/oleObject4.bin"/><Relationship Id="rId102" Type="http://schemas.openxmlformats.org/officeDocument/2006/relationships/oleObject" Target="embeddings/oleObject36.bin"/><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2.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08.bin"/><Relationship Id="rId1896" Type="http://schemas.openxmlformats.org/officeDocument/2006/relationships/image" Target="media/image934.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7.bin"/><Relationship Id="rId1756" Type="http://schemas.openxmlformats.org/officeDocument/2006/relationships/image" Target="media/image864.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0.bin"/><Relationship Id="rId1409" Type="http://schemas.openxmlformats.org/officeDocument/2006/relationships/oleObject" Target="embeddings/oleObject687.bin"/><Relationship Id="rId1616" Type="http://schemas.openxmlformats.org/officeDocument/2006/relationships/image" Target="media/image794.wmf"/><Relationship Id="rId1823" Type="http://schemas.openxmlformats.org/officeDocument/2006/relationships/oleObject" Target="embeddings/oleObject894.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7.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6.bin"/><Relationship Id="rId1834" Type="http://schemas.openxmlformats.org/officeDocument/2006/relationships/image" Target="media/image903.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19.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6.wmf"/><Relationship Id="rId1778" Type="http://schemas.openxmlformats.org/officeDocument/2006/relationships/image" Target="media/image875.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6.wmf"/><Relationship Id="rId1638" Type="http://schemas.openxmlformats.org/officeDocument/2006/relationships/image" Target="media/image805.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image" Target="media/image686.wmf"/><Relationship Id="rId1845" Type="http://schemas.openxmlformats.org/officeDocument/2006/relationships/oleObject" Target="embeddings/oleObject905.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8.wmf"/><Relationship Id="rId1691" Type="http://schemas.openxmlformats.org/officeDocument/2006/relationships/oleObject" Target="embeddings/oleObject828.bin"/><Relationship Id="rId1705" Type="http://schemas.openxmlformats.org/officeDocument/2006/relationships/oleObject" Target="embeddings/oleObject835.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oleObject" Target="embeddings/oleObject688.bin"/><Relationship Id="rId1649" Type="http://schemas.openxmlformats.org/officeDocument/2006/relationships/oleObject" Target="embeddings/oleObject807.bin"/><Relationship Id="rId1856" Type="http://schemas.openxmlformats.org/officeDocument/2006/relationships/image" Target="media/image914.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0.bin"/><Relationship Id="rId1509" Type="http://schemas.openxmlformats.org/officeDocument/2006/relationships/oleObject" Target="embeddings/oleObject737.bin"/><Relationship Id="rId1716" Type="http://schemas.openxmlformats.org/officeDocument/2006/relationships/image" Target="media/image844.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7.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7.wmf"/><Relationship Id="rId1867" Type="http://schemas.openxmlformats.org/officeDocument/2006/relationships/oleObject" Target="embeddings/oleObject916.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6.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69.bin"/><Relationship Id="rId1780" Type="http://schemas.openxmlformats.org/officeDocument/2006/relationships/image" Target="media/image876.wmf"/><Relationship Id="rId1878" Type="http://schemas.openxmlformats.org/officeDocument/2006/relationships/image" Target="media/image925.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699.bin"/><Relationship Id="rId1640" Type="http://schemas.openxmlformats.org/officeDocument/2006/relationships/image" Target="media/image806.wmf"/><Relationship Id="rId1738" Type="http://schemas.openxmlformats.org/officeDocument/2006/relationships/image" Target="media/image855.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6.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8.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8.wmf"/><Relationship Id="rId1651" Type="http://schemas.openxmlformats.org/officeDocument/2006/relationships/oleObject" Target="embeddings/oleObject808.bin"/><Relationship Id="rId1889" Type="http://schemas.openxmlformats.org/officeDocument/2006/relationships/oleObject" Target="embeddings/oleObject927.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38.bin"/><Relationship Id="rId1749" Type="http://schemas.openxmlformats.org/officeDocument/2006/relationships/oleObject" Target="embeddings/oleObject857.bin"/><Relationship Id="rId106" Type="http://schemas.openxmlformats.org/officeDocument/2006/relationships/oleObject" Target="embeddings/oleObject38.bin"/><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4.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0.bin"/><Relationship Id="rId1662" Type="http://schemas.openxmlformats.org/officeDocument/2006/relationships/image" Target="media/image817.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2.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9.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19.bin"/><Relationship Id="rId1880" Type="http://schemas.openxmlformats.org/officeDocument/2006/relationships/image" Target="media/image926.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6.wmf"/><Relationship Id="rId32" Type="http://schemas.openxmlformats.org/officeDocument/2006/relationships/oleObject" Target="embeddings/oleObject2.bin"/><Relationship Id="rId1600" Type="http://schemas.openxmlformats.org/officeDocument/2006/relationships/image" Target="media/image786.wmf"/><Relationship Id="rId1838" Type="http://schemas.openxmlformats.org/officeDocument/2006/relationships/image" Target="media/image905.wmf"/><Relationship Id="rId181" Type="http://schemas.openxmlformats.org/officeDocument/2006/relationships/oleObject" Target="embeddings/oleObject7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oleObject" Target="embeddings/oleObject678.bin"/><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30.wmf"/><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7.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oleObject" Target="embeddings/oleObject690.bin"/><Relationship Id="rId54" Type="http://schemas.openxmlformats.org/officeDocument/2006/relationships/image" Target="media/image15.wmf"/><Relationship Id="rId1622" Type="http://schemas.openxmlformats.org/officeDocument/2006/relationships/image" Target="media/image79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1.bin"/><Relationship Id="rId1784" Type="http://schemas.openxmlformats.org/officeDocument/2006/relationships/image" Target="media/image878.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1.bin"/><Relationship Id="rId1644" Type="http://schemas.openxmlformats.org/officeDocument/2006/relationships/image" Target="media/image808.wmf"/><Relationship Id="rId1851" Type="http://schemas.openxmlformats.org/officeDocument/2006/relationships/oleObject" Target="embeddings/oleObject908.bin"/><Relationship Id="rId1504" Type="http://schemas.openxmlformats.org/officeDocument/2006/relationships/image" Target="media/image738.wmf"/><Relationship Id="rId1711" Type="http://schemas.openxmlformats.org/officeDocument/2006/relationships/oleObject" Target="embeddings/oleObject838.bin"/><Relationship Id="rId292" Type="http://schemas.openxmlformats.org/officeDocument/2006/relationships/image" Target="media/image133.wmf"/><Relationship Id="rId1809" Type="http://schemas.openxmlformats.org/officeDocument/2006/relationships/oleObject" Target="embeddings/oleObject887.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2.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9.wmf"/><Relationship Id="rId1873" Type="http://schemas.openxmlformats.org/officeDocument/2006/relationships/oleObject" Target="embeddings/oleObject919.bin"/><Relationship Id="rId1319" Type="http://schemas.openxmlformats.org/officeDocument/2006/relationships/image" Target="media/image646.wmf"/><Relationship Id="rId1526" Type="http://schemas.openxmlformats.org/officeDocument/2006/relationships/image" Target="media/image749.wmf"/><Relationship Id="rId1733" Type="http://schemas.openxmlformats.org/officeDocument/2006/relationships/oleObject" Target="embeddings/oleObject849.bin"/><Relationship Id="rId25" Type="http://schemas.openxmlformats.org/officeDocument/2006/relationships/hyperlink" Target="http://mrl.sci.utah.edu/software/febio" TargetMode="External"/><Relationship Id="rId1800" Type="http://schemas.openxmlformats.org/officeDocument/2006/relationships/image" Target="media/image886.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wmf"/><Relationship Id="rId101" Type="http://schemas.openxmlformats.org/officeDocument/2006/relationships/image" Target="media/image38.wmf"/><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81.wmf"/><Relationship Id="rId1688" Type="http://schemas.openxmlformats.org/officeDocument/2006/relationships/image" Target="media/image830.wmf"/><Relationship Id="rId1895" Type="http://schemas.openxmlformats.org/officeDocument/2006/relationships/oleObject" Target="embeddings/oleObject930.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11.wmf"/><Relationship Id="rId1548" Type="http://schemas.openxmlformats.org/officeDocument/2006/relationships/image" Target="media/image760.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image" Target="media/image690.wmf"/><Relationship Id="rId47" Type="http://schemas.openxmlformats.org/officeDocument/2006/relationships/oleObject" Target="embeddings/oleObject9.bin"/><Relationship Id="rId1615" Type="http://schemas.openxmlformats.org/officeDocument/2006/relationships/oleObject" Target="embeddings/oleObject790.bin"/><Relationship Id="rId1822" Type="http://schemas.openxmlformats.org/officeDocument/2006/relationships/image" Target="media/image897.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2.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1.bin"/><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8.wmf"/><Relationship Id="rId1704" Type="http://schemas.openxmlformats.org/officeDocument/2006/relationships/image" Target="media/image838.wmf"/><Relationship Id="rId285" Type="http://schemas.openxmlformats.org/officeDocument/2006/relationships/oleObject" Target="embeddings/oleObject127.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3.wmf"/><Relationship Id="rId1799" Type="http://schemas.openxmlformats.org/officeDocument/2006/relationships/oleObject" Target="embeddings/oleObject882.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3.bin"/><Relationship Id="rId1659" Type="http://schemas.openxmlformats.org/officeDocument/2006/relationships/oleObject" Target="embeddings/oleObject812.bin"/><Relationship Id="rId1866" Type="http://schemas.openxmlformats.org/officeDocument/2006/relationships/image" Target="media/image919.wmf"/><Relationship Id="rId1519" Type="http://schemas.openxmlformats.org/officeDocument/2006/relationships/oleObject" Target="embeddings/oleObject742.bin"/><Relationship Id="rId1726" Type="http://schemas.openxmlformats.org/officeDocument/2006/relationships/image" Target="media/image849.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81.wmf"/><Relationship Id="rId1888" Type="http://schemas.openxmlformats.org/officeDocument/2006/relationships/image" Target="media/image930.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4.bin"/><Relationship Id="rId1650" Type="http://schemas.openxmlformats.org/officeDocument/2006/relationships/image" Target="media/image811.wmf"/><Relationship Id="rId1748" Type="http://schemas.openxmlformats.org/officeDocument/2006/relationships/image" Target="media/image860.wmf"/><Relationship Id="rId1303" Type="http://schemas.openxmlformats.org/officeDocument/2006/relationships/image" Target="media/image638.wmf"/><Relationship Id="rId1510" Type="http://schemas.openxmlformats.org/officeDocument/2006/relationships/image" Target="media/image741.wmf"/><Relationship Id="rId1608" Type="http://schemas.openxmlformats.org/officeDocument/2006/relationships/image" Target="media/image790.wmf"/><Relationship Id="rId1815" Type="http://schemas.openxmlformats.org/officeDocument/2006/relationships/oleObject" Target="embeddings/oleObject890.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image" Target="media/image685.wmf"/><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5.bin"/><Relationship Id="rId1672" Type="http://schemas.openxmlformats.org/officeDocument/2006/relationships/image" Target="media/image822.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2.wmf"/><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6.bin"/><Relationship Id="rId1694" Type="http://schemas.openxmlformats.org/officeDocument/2006/relationships/image" Target="media/image833.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3.wmf"/><Relationship Id="rId1761" Type="http://schemas.openxmlformats.org/officeDocument/2006/relationships/oleObject" Target="embeddings/oleObject863.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image" Target="media/image693.wmf"/><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4.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4.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4.wmf"/><Relationship Id="rId1643" Type="http://schemas.openxmlformats.org/officeDocument/2006/relationships/oleObject" Target="embeddings/oleObject804.bin"/><Relationship Id="rId1850" Type="http://schemas.openxmlformats.org/officeDocument/2006/relationships/image" Target="media/image911.wmf"/><Relationship Id="rId1503" Type="http://schemas.openxmlformats.org/officeDocument/2006/relationships/oleObject" Target="embeddings/oleObject734.bin"/><Relationship Id="rId1710" Type="http://schemas.openxmlformats.org/officeDocument/2006/relationships/image" Target="media/image841.wmf"/><Relationship Id="rId291" Type="http://schemas.openxmlformats.org/officeDocument/2006/relationships/oleObject" Target="embeddings/oleObject130.bin"/><Relationship Id="rId1808" Type="http://schemas.openxmlformats.org/officeDocument/2006/relationships/image" Target="media/image890.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image" Target="media/image42.wmf"/><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5.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5.wmf"/><Relationship Id="rId1665" Type="http://schemas.openxmlformats.org/officeDocument/2006/relationships/oleObject" Target="embeddings/oleObject815.bin"/><Relationship Id="rId1872" Type="http://schemas.openxmlformats.org/officeDocument/2006/relationships/image" Target="media/image922.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5.bin"/><Relationship Id="rId1732" Type="http://schemas.openxmlformats.org/officeDocument/2006/relationships/image" Target="media/image852.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comments" Target="comments.xml"/><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3.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6.bin"/><Relationship Id="rId1754" Type="http://schemas.openxmlformats.org/officeDocument/2006/relationships/image" Target="media/image863.wmf"/><Relationship Id="rId46" Type="http://schemas.openxmlformats.org/officeDocument/2006/relationships/image" Target="media/image11.wmf"/><Relationship Id="rId1407" Type="http://schemas.openxmlformats.org/officeDocument/2006/relationships/oleObject" Target="embeddings/oleObject686.bin"/><Relationship Id="rId1614" Type="http://schemas.openxmlformats.org/officeDocument/2006/relationships/image" Target="media/image793.wmf"/><Relationship Id="rId1821" Type="http://schemas.openxmlformats.org/officeDocument/2006/relationships/oleObject" Target="embeddings/oleObject893.bin"/><Relationship Id="rId195" Type="http://schemas.openxmlformats.org/officeDocument/2006/relationships/oleObject" Target="embeddings/oleObject82.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18.bin"/><Relationship Id="rId1569" Type="http://schemas.openxmlformats.org/officeDocument/2006/relationships/oleObject" Target="embeddings/oleObject767.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4.wmf"/><Relationship Id="rId68" Type="http://schemas.openxmlformats.org/officeDocument/2006/relationships/image" Target="media/image22.wmf"/><Relationship Id="rId1429" Type="http://schemas.openxmlformats.org/officeDocument/2006/relationships/oleObject" Target="embeddings/oleObject697.bin"/><Relationship Id="rId1636" Type="http://schemas.openxmlformats.org/officeDocument/2006/relationships/image" Target="media/image804.wmf"/><Relationship Id="rId1843" Type="http://schemas.openxmlformats.org/officeDocument/2006/relationships/oleObject" Target="embeddings/oleObject904.bin"/><Relationship Id="rId1703" Type="http://schemas.openxmlformats.org/officeDocument/2006/relationships/oleObject" Target="embeddings/oleObject834.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29.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5.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6.wmf"/><Relationship Id="rId1658" Type="http://schemas.openxmlformats.org/officeDocument/2006/relationships/image" Target="media/image815.wmf"/><Relationship Id="rId1865" Type="http://schemas.openxmlformats.org/officeDocument/2006/relationships/oleObject" Target="embeddings/oleObject915.bin"/><Relationship Id="rId1213" Type="http://schemas.openxmlformats.org/officeDocument/2006/relationships/image" Target="media/image593.wmf"/><Relationship Id="rId1420" Type="http://schemas.openxmlformats.org/officeDocument/2006/relationships/image" Target="media/image696.wmf"/><Relationship Id="rId1518" Type="http://schemas.openxmlformats.org/officeDocument/2006/relationships/image" Target="media/image745.wmf"/><Relationship Id="rId1725" Type="http://schemas.openxmlformats.org/officeDocument/2006/relationships/oleObject" Target="embeddings/oleObject845.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7.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7.wmf"/><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39" Type="http://schemas.openxmlformats.org/officeDocument/2006/relationships/oleObject" Target="embeddings/oleObject5.bin"/><Relationship Id="rId1607" Type="http://schemas.openxmlformats.org/officeDocument/2006/relationships/oleObject" Target="embeddings/oleObject786.bin"/><Relationship Id="rId1814" Type="http://schemas.openxmlformats.org/officeDocument/2006/relationships/image" Target="media/image893.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1.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8.wmf"/><Relationship Id="rId1671" Type="http://schemas.openxmlformats.org/officeDocument/2006/relationships/oleObject" Target="embeddings/oleObject818.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30" Type="http://schemas.openxmlformats.org/officeDocument/2006/relationships/oleObject" Target="embeddings/oleObject1.bin"/><Relationship Id="rId1629" Type="http://schemas.openxmlformats.org/officeDocument/2006/relationships/oleObject" Target="embeddings/oleObject797.bin"/><Relationship Id="rId1836" Type="http://schemas.openxmlformats.org/officeDocument/2006/relationships/image" Target="media/image904.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9.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29.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59.bin"/><Relationship Id="rId1760" Type="http://schemas.openxmlformats.org/officeDocument/2006/relationships/image" Target="media/image866.wmf"/><Relationship Id="rId1858" Type="http://schemas.openxmlformats.org/officeDocument/2006/relationships/image" Target="media/image915.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oleObject" Target="embeddings/oleObject689.bin"/><Relationship Id="rId1620" Type="http://schemas.openxmlformats.org/officeDocument/2006/relationships/image" Target="media/image796.wmf"/><Relationship Id="rId1718" Type="http://schemas.openxmlformats.org/officeDocument/2006/relationships/image" Target="media/image845.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7.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0.bin"/><Relationship Id="rId1642" Type="http://schemas.openxmlformats.org/officeDocument/2006/relationships/image" Target="media/image807.wmf"/><Relationship Id="rId1502" Type="http://schemas.openxmlformats.org/officeDocument/2006/relationships/image" Target="media/image737.wmf"/><Relationship Id="rId1807" Type="http://schemas.openxmlformats.org/officeDocument/2006/relationships/oleObject" Target="embeddings/oleObject886.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oleObject" Target="embeddings/oleObject39.bin"/><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1.bin"/><Relationship Id="rId1664" Type="http://schemas.openxmlformats.org/officeDocument/2006/relationships/image" Target="media/image818.wmf"/><Relationship Id="rId1871" Type="http://schemas.openxmlformats.org/officeDocument/2006/relationships/oleObject" Target="embeddings/oleObject918.bin"/><Relationship Id="rId1317" Type="http://schemas.openxmlformats.org/officeDocument/2006/relationships/image" Target="media/image645.wmf"/><Relationship Id="rId1524" Type="http://schemas.openxmlformats.org/officeDocument/2006/relationships/image" Target="media/image748.wmf"/><Relationship Id="rId1731" Type="http://schemas.openxmlformats.org/officeDocument/2006/relationships/oleObject" Target="embeddings/oleObject848.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2.bin"/><Relationship Id="rId1686" Type="http://schemas.openxmlformats.org/officeDocument/2006/relationships/image" Target="media/image829.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29.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9.wmf"/><Relationship Id="rId1753" Type="http://schemas.openxmlformats.org/officeDocument/2006/relationships/oleObject" Target="embeddings/oleObject859.bin"/><Relationship Id="rId45" Type="http://schemas.openxmlformats.org/officeDocument/2006/relationships/oleObject" Target="embeddings/oleObject8.bin"/><Relationship Id="rId1406" Type="http://schemas.openxmlformats.org/officeDocument/2006/relationships/image" Target="media/image689.wmf"/><Relationship Id="rId1613" Type="http://schemas.openxmlformats.org/officeDocument/2006/relationships/oleObject" Target="embeddings/oleObject789.bin"/><Relationship Id="rId1820" Type="http://schemas.openxmlformats.org/officeDocument/2006/relationships/image" Target="media/image896.wmf"/><Relationship Id="rId194" Type="http://schemas.openxmlformats.org/officeDocument/2006/relationships/image" Target="media/image84.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21.wmf"/><Relationship Id="rId1568" Type="http://schemas.openxmlformats.org/officeDocument/2006/relationships/image" Target="media/image770.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700.wmf"/><Relationship Id="rId1635" Type="http://schemas.openxmlformats.org/officeDocument/2006/relationships/oleObject" Target="embeddings/oleObject800.bin"/><Relationship Id="rId1842" Type="http://schemas.openxmlformats.org/officeDocument/2006/relationships/image" Target="media/image907.wmf"/><Relationship Id="rId1702" Type="http://schemas.openxmlformats.org/officeDocument/2006/relationships/image" Target="media/image837.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2.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1.bin"/><Relationship Id="rId1864" Type="http://schemas.openxmlformats.org/officeDocument/2006/relationships/image" Target="media/image918.wmf"/><Relationship Id="rId1517" Type="http://schemas.openxmlformats.org/officeDocument/2006/relationships/oleObject" Target="embeddings/oleObject741.bin"/><Relationship Id="rId1724" Type="http://schemas.openxmlformats.org/officeDocument/2006/relationships/image" Target="media/image848.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3.bin"/><Relationship Id="rId1886" Type="http://schemas.openxmlformats.org/officeDocument/2006/relationships/image" Target="media/image929.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2.bin"/><Relationship Id="rId1746" Type="http://schemas.openxmlformats.org/officeDocument/2006/relationships/image" Target="media/image859.wmf"/><Relationship Id="rId38" Type="http://schemas.openxmlformats.org/officeDocument/2006/relationships/image" Target="media/image7.wmf"/><Relationship Id="rId1606" Type="http://schemas.openxmlformats.org/officeDocument/2006/relationships/image" Target="media/image789.wmf"/><Relationship Id="rId1813" Type="http://schemas.openxmlformats.org/officeDocument/2006/relationships/oleObject" Target="embeddings/oleObject889.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4.bin"/><Relationship Id="rId1670" Type="http://schemas.openxmlformats.org/officeDocument/2006/relationships/image" Target="media/image821.wmf"/><Relationship Id="rId1768" Type="http://schemas.openxmlformats.org/officeDocument/2006/relationships/image" Target="media/image870.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51.wmf"/><Relationship Id="rId1628" Type="http://schemas.openxmlformats.org/officeDocument/2006/relationships/image" Target="media/image800.wmf"/><Relationship Id="rId1835" Type="http://schemas.openxmlformats.org/officeDocument/2006/relationships/oleObject" Target="embeddings/oleObject900.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5.bin"/><Relationship Id="rId1692" Type="http://schemas.openxmlformats.org/officeDocument/2006/relationships/image" Target="media/image832.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2.wmf"/><Relationship Id="rId1205" Type="http://schemas.openxmlformats.org/officeDocument/2006/relationships/image" Target="media/image589.wmf"/><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image" Target="media/image692.wmf"/><Relationship Id="rId1717" Type="http://schemas.openxmlformats.org/officeDocument/2006/relationships/oleObject" Target="embeddings/oleObject841.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3.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3.wmf"/><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oleObject" Target="embeddings/oleObject733.bin"/><Relationship Id="rId1739" Type="http://schemas.openxmlformats.org/officeDocument/2006/relationships/oleObject" Target="embeddings/oleObject852.bin"/><Relationship Id="rId1806" Type="http://schemas.openxmlformats.org/officeDocument/2006/relationships/image" Target="media/image889.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image" Target="media/image41.wmf"/><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image" Target="media/image681.wmf"/><Relationship Id="rId1596" Type="http://schemas.openxmlformats.org/officeDocument/2006/relationships/image" Target="media/image784.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4.wmf"/><Relationship Id="rId1663" Type="http://schemas.openxmlformats.org/officeDocument/2006/relationships/oleObject" Target="embeddings/oleObject814.bin"/><Relationship Id="rId1870" Type="http://schemas.openxmlformats.org/officeDocument/2006/relationships/image" Target="media/image921.wmf"/><Relationship Id="rId1316" Type="http://schemas.openxmlformats.org/officeDocument/2006/relationships/oleObject" Target="embeddings/oleObject641.bin"/><Relationship Id="rId1523" Type="http://schemas.openxmlformats.org/officeDocument/2006/relationships/oleObject" Target="embeddings/oleObject744.bin"/><Relationship Id="rId1730" Type="http://schemas.openxmlformats.org/officeDocument/2006/relationships/image" Target="media/image851.wmf"/><Relationship Id="rId22" Type="http://schemas.openxmlformats.org/officeDocument/2006/relationships/hyperlink" Target="http://mrl.sci.utah.edu/software/preview" TargetMode="External"/><Relationship Id="rId1828" Type="http://schemas.openxmlformats.org/officeDocument/2006/relationships/image" Target="media/image900.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5.wmf"/><Relationship Id="rId1685" Type="http://schemas.openxmlformats.org/officeDocument/2006/relationships/oleObject" Target="embeddings/oleObject825.bin"/><Relationship Id="rId1892" Type="http://schemas.openxmlformats.org/officeDocument/2006/relationships/image" Target="media/image932.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7.wmf"/><Relationship Id="rId1405" Type="http://schemas.openxmlformats.org/officeDocument/2006/relationships/oleObject" Target="embeddings/oleObject685.bin"/><Relationship Id="rId1752" Type="http://schemas.openxmlformats.org/officeDocument/2006/relationships/image" Target="media/image862.wmf"/><Relationship Id="rId44" Type="http://schemas.openxmlformats.org/officeDocument/2006/relationships/image" Target="media/image10.wmf"/><Relationship Id="rId1612" Type="http://schemas.openxmlformats.org/officeDocument/2006/relationships/image" Target="media/image79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6.bin"/><Relationship Id="rId1774" Type="http://schemas.openxmlformats.org/officeDocument/2006/relationships/image" Target="media/image873.wmf"/><Relationship Id="rId66" Type="http://schemas.openxmlformats.org/officeDocument/2006/relationships/image" Target="media/image21.wmf"/><Relationship Id="rId1427" Type="http://schemas.openxmlformats.org/officeDocument/2006/relationships/oleObject" Target="embeddings/oleObject696.bin"/><Relationship Id="rId1634" Type="http://schemas.openxmlformats.org/officeDocument/2006/relationships/image" Target="media/image803.wmf"/><Relationship Id="rId1841" Type="http://schemas.openxmlformats.org/officeDocument/2006/relationships/oleObject" Target="embeddings/oleObject903.bin"/><Relationship Id="rId1701" Type="http://schemas.openxmlformats.org/officeDocument/2006/relationships/oleObject" Target="embeddings/oleObject833.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28.bin"/><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7.bin"/><Relationship Id="rId1796" Type="http://schemas.openxmlformats.org/officeDocument/2006/relationships/image" Target="media/image8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EE173-156F-402E-9497-28F087D6C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200</Pages>
  <Words>56971</Words>
  <Characters>324736</Characters>
  <Application>Microsoft Office Word</Application>
  <DocSecurity>0</DocSecurity>
  <Lines>2706</Lines>
  <Paragraphs>761</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380946</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204</cp:revision>
  <cp:lastPrinted>2012-01-23T17:06:00Z</cp:lastPrinted>
  <dcterms:created xsi:type="dcterms:W3CDTF">2013-03-05T16:20:00Z</dcterms:created>
  <dcterms:modified xsi:type="dcterms:W3CDTF">2014-01-03T00:23:00Z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