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5E4916">
        <w:rPr>
          <w:b/>
          <w:noProof/>
        </w:rPr>
        <w:t>April 14,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161A31">
        <w:fldChar w:fldCharType="begin"/>
      </w:r>
      <w:r w:rsidR="00161A31">
        <w:instrText xml:space="preserve"> HYPERLINK "http</w:instrText>
      </w:r>
      <w:r w:rsidR="00161A31">
        <w:instrText xml:space="preserve">://mrl.sci.utah.edu/software/febio" \t "_blank" </w:instrText>
      </w:r>
      <w:r w:rsidR="00161A31">
        <w:fldChar w:fldCharType="separate"/>
      </w:r>
      <w:r w:rsidRPr="00F04491">
        <w:rPr>
          <w:rStyle w:val="Hyperlink"/>
        </w:rPr>
        <w:t>http://mrl.sci.utah.edu/software/febio</w:t>
      </w:r>
      <w:r w:rsidR="00161A31">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161A31"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30A18B78" w14:textId="77777777" w:rsidR="008826A0"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8826A0" w:rsidRPr="00236E96">
        <w:rPr>
          <w:noProof/>
          <w:color w:val="000000"/>
        </w:rPr>
        <w:t>Chapter 1</w:t>
      </w:r>
      <w:r w:rsidR="008826A0">
        <w:rPr>
          <w:noProof/>
        </w:rPr>
        <w:t xml:space="preserve"> Introduction</w:t>
      </w:r>
      <w:r w:rsidR="008826A0">
        <w:rPr>
          <w:noProof/>
        </w:rPr>
        <w:tab/>
      </w:r>
      <w:r w:rsidR="008826A0">
        <w:rPr>
          <w:noProof/>
        </w:rPr>
        <w:fldChar w:fldCharType="begin"/>
      </w:r>
      <w:r w:rsidR="008826A0">
        <w:rPr>
          <w:noProof/>
        </w:rPr>
        <w:instrText xml:space="preserve"> PAGEREF _Toc377547154 \h </w:instrText>
      </w:r>
      <w:r w:rsidR="008826A0">
        <w:rPr>
          <w:noProof/>
        </w:rPr>
      </w:r>
      <w:r w:rsidR="008826A0">
        <w:rPr>
          <w:noProof/>
        </w:rPr>
        <w:fldChar w:fldCharType="separate"/>
      </w:r>
      <w:r w:rsidR="008826A0">
        <w:rPr>
          <w:noProof/>
        </w:rPr>
        <w:t>1</w:t>
      </w:r>
      <w:r w:rsidR="008826A0">
        <w:rPr>
          <w:noProof/>
        </w:rPr>
        <w:fldChar w:fldCharType="end"/>
      </w:r>
    </w:p>
    <w:p w14:paraId="40703FF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_Toc377547155 \h </w:instrText>
      </w:r>
      <w:r>
        <w:rPr>
          <w:noProof/>
        </w:rPr>
      </w:r>
      <w:r>
        <w:rPr>
          <w:noProof/>
        </w:rPr>
        <w:fldChar w:fldCharType="separate"/>
      </w:r>
      <w:r>
        <w:rPr>
          <w:noProof/>
        </w:rPr>
        <w:t>1</w:t>
      </w:r>
      <w:r>
        <w:rPr>
          <w:noProof/>
        </w:rPr>
        <w:fldChar w:fldCharType="end"/>
      </w:r>
    </w:p>
    <w:p w14:paraId="2D533B4E"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_Toc377547156 \h </w:instrText>
      </w:r>
      <w:r>
        <w:rPr>
          <w:noProof/>
        </w:rPr>
      </w:r>
      <w:r>
        <w:rPr>
          <w:noProof/>
        </w:rPr>
        <w:fldChar w:fldCharType="separate"/>
      </w:r>
      <w:r>
        <w:rPr>
          <w:noProof/>
        </w:rPr>
        <w:t>2</w:t>
      </w:r>
      <w:r>
        <w:rPr>
          <w:noProof/>
        </w:rPr>
        <w:fldChar w:fldCharType="end"/>
      </w:r>
    </w:p>
    <w:p w14:paraId="6D16DEDF"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2</w:t>
      </w:r>
      <w:r>
        <w:rPr>
          <w:noProof/>
        </w:rPr>
        <w:t xml:space="preserve"> Running FEBio</w:t>
      </w:r>
      <w:r>
        <w:rPr>
          <w:noProof/>
        </w:rPr>
        <w:tab/>
      </w:r>
      <w:r>
        <w:rPr>
          <w:noProof/>
        </w:rPr>
        <w:fldChar w:fldCharType="begin"/>
      </w:r>
      <w:r>
        <w:rPr>
          <w:noProof/>
        </w:rPr>
        <w:instrText xml:space="preserve"> PAGEREF _Toc377547157 \h </w:instrText>
      </w:r>
      <w:r>
        <w:rPr>
          <w:noProof/>
        </w:rPr>
      </w:r>
      <w:r>
        <w:rPr>
          <w:noProof/>
        </w:rPr>
        <w:fldChar w:fldCharType="separate"/>
      </w:r>
      <w:r>
        <w:rPr>
          <w:noProof/>
        </w:rPr>
        <w:t>4</w:t>
      </w:r>
      <w:r>
        <w:rPr>
          <w:noProof/>
        </w:rPr>
        <w:fldChar w:fldCharType="end"/>
      </w:r>
    </w:p>
    <w:p w14:paraId="2171126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_Toc377547158 \h </w:instrText>
      </w:r>
      <w:r>
        <w:rPr>
          <w:noProof/>
        </w:rPr>
      </w:r>
      <w:r>
        <w:rPr>
          <w:noProof/>
        </w:rPr>
        <w:fldChar w:fldCharType="separate"/>
      </w:r>
      <w:r>
        <w:rPr>
          <w:noProof/>
        </w:rPr>
        <w:t>4</w:t>
      </w:r>
      <w:r>
        <w:rPr>
          <w:noProof/>
        </w:rPr>
        <w:fldChar w:fldCharType="end"/>
      </w:r>
    </w:p>
    <w:p w14:paraId="09DC3AA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2.1.1.</w:t>
      </w:r>
      <w:r>
        <w:rPr>
          <w:noProof/>
        </w:rPr>
        <w:t xml:space="preserve"> Windows XP</w:t>
      </w:r>
      <w:r>
        <w:rPr>
          <w:noProof/>
        </w:rPr>
        <w:tab/>
      </w:r>
      <w:r>
        <w:rPr>
          <w:noProof/>
        </w:rPr>
        <w:fldChar w:fldCharType="begin"/>
      </w:r>
      <w:r>
        <w:rPr>
          <w:noProof/>
        </w:rPr>
        <w:instrText xml:space="preserve"> PAGEREF _Toc377547159 \h </w:instrText>
      </w:r>
      <w:r>
        <w:rPr>
          <w:noProof/>
        </w:rPr>
      </w:r>
      <w:r>
        <w:rPr>
          <w:noProof/>
        </w:rPr>
        <w:fldChar w:fldCharType="separate"/>
      </w:r>
      <w:r>
        <w:rPr>
          <w:noProof/>
        </w:rPr>
        <w:t>4</w:t>
      </w:r>
      <w:r>
        <w:rPr>
          <w:noProof/>
        </w:rPr>
        <w:fldChar w:fldCharType="end"/>
      </w:r>
    </w:p>
    <w:p w14:paraId="60C32A2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2.1.2.</w:t>
      </w:r>
      <w:r>
        <w:rPr>
          <w:noProof/>
        </w:rPr>
        <w:t xml:space="preserve"> Windows 7</w:t>
      </w:r>
      <w:r>
        <w:rPr>
          <w:noProof/>
        </w:rPr>
        <w:tab/>
      </w:r>
      <w:r>
        <w:rPr>
          <w:noProof/>
        </w:rPr>
        <w:fldChar w:fldCharType="begin"/>
      </w:r>
      <w:r>
        <w:rPr>
          <w:noProof/>
        </w:rPr>
        <w:instrText xml:space="preserve"> PAGEREF _Toc377547160 \h </w:instrText>
      </w:r>
      <w:r>
        <w:rPr>
          <w:noProof/>
        </w:rPr>
      </w:r>
      <w:r>
        <w:rPr>
          <w:noProof/>
        </w:rPr>
        <w:fldChar w:fldCharType="separate"/>
      </w:r>
      <w:r>
        <w:rPr>
          <w:noProof/>
        </w:rPr>
        <w:t>4</w:t>
      </w:r>
      <w:r>
        <w:rPr>
          <w:noProof/>
        </w:rPr>
        <w:fldChar w:fldCharType="end"/>
      </w:r>
    </w:p>
    <w:p w14:paraId="3A35F6C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2.1.3.</w:t>
      </w:r>
      <w:r>
        <w:rPr>
          <w:noProof/>
        </w:rPr>
        <w:t xml:space="preserve"> Running FEBio from Explorer</w:t>
      </w:r>
      <w:r>
        <w:rPr>
          <w:noProof/>
        </w:rPr>
        <w:tab/>
      </w:r>
      <w:r>
        <w:rPr>
          <w:noProof/>
        </w:rPr>
        <w:fldChar w:fldCharType="begin"/>
      </w:r>
      <w:r>
        <w:rPr>
          <w:noProof/>
        </w:rPr>
        <w:instrText xml:space="preserve"> PAGEREF _Toc377547161 \h </w:instrText>
      </w:r>
      <w:r>
        <w:rPr>
          <w:noProof/>
        </w:rPr>
      </w:r>
      <w:r>
        <w:rPr>
          <w:noProof/>
        </w:rPr>
        <w:fldChar w:fldCharType="separate"/>
      </w:r>
      <w:r>
        <w:rPr>
          <w:noProof/>
        </w:rPr>
        <w:t>5</w:t>
      </w:r>
      <w:r>
        <w:rPr>
          <w:noProof/>
        </w:rPr>
        <w:fldChar w:fldCharType="end"/>
      </w:r>
    </w:p>
    <w:p w14:paraId="434A43B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_Toc377547162 \h </w:instrText>
      </w:r>
      <w:r>
        <w:rPr>
          <w:noProof/>
        </w:rPr>
      </w:r>
      <w:r>
        <w:rPr>
          <w:noProof/>
        </w:rPr>
        <w:fldChar w:fldCharType="separate"/>
      </w:r>
      <w:r>
        <w:rPr>
          <w:noProof/>
        </w:rPr>
        <w:t>5</w:t>
      </w:r>
      <w:r>
        <w:rPr>
          <w:noProof/>
        </w:rPr>
        <w:fldChar w:fldCharType="end"/>
      </w:r>
    </w:p>
    <w:p w14:paraId="13144ECC"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_Toc377547163 \h </w:instrText>
      </w:r>
      <w:r>
        <w:rPr>
          <w:noProof/>
        </w:rPr>
      </w:r>
      <w:r>
        <w:rPr>
          <w:noProof/>
        </w:rPr>
        <w:fldChar w:fldCharType="separate"/>
      </w:r>
      <w:r>
        <w:rPr>
          <w:noProof/>
        </w:rPr>
        <w:t>5</w:t>
      </w:r>
      <w:r>
        <w:rPr>
          <w:noProof/>
        </w:rPr>
        <w:fldChar w:fldCharType="end"/>
      </w:r>
    </w:p>
    <w:p w14:paraId="0D1FABF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_Toc377547164 \h </w:instrText>
      </w:r>
      <w:r>
        <w:rPr>
          <w:noProof/>
        </w:rPr>
      </w:r>
      <w:r>
        <w:rPr>
          <w:noProof/>
        </w:rPr>
        <w:fldChar w:fldCharType="separate"/>
      </w:r>
      <w:r>
        <w:rPr>
          <w:noProof/>
        </w:rPr>
        <w:t>8</w:t>
      </w:r>
      <w:r>
        <w:rPr>
          <w:noProof/>
        </w:rPr>
        <w:fldChar w:fldCharType="end"/>
      </w:r>
    </w:p>
    <w:p w14:paraId="13161ED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_Toc377547165 \h </w:instrText>
      </w:r>
      <w:r>
        <w:rPr>
          <w:noProof/>
        </w:rPr>
      </w:r>
      <w:r>
        <w:rPr>
          <w:noProof/>
        </w:rPr>
        <w:fldChar w:fldCharType="separate"/>
      </w:r>
      <w:r>
        <w:rPr>
          <w:noProof/>
        </w:rPr>
        <w:t>9</w:t>
      </w:r>
      <w:r>
        <w:rPr>
          <w:noProof/>
        </w:rPr>
        <w:fldChar w:fldCharType="end"/>
      </w:r>
    </w:p>
    <w:p w14:paraId="52AA09B4"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_Toc377547166 \h </w:instrText>
      </w:r>
      <w:r>
        <w:rPr>
          <w:noProof/>
        </w:rPr>
      </w:r>
      <w:r>
        <w:rPr>
          <w:noProof/>
        </w:rPr>
        <w:fldChar w:fldCharType="separate"/>
      </w:r>
      <w:r>
        <w:rPr>
          <w:noProof/>
        </w:rPr>
        <w:t>9</w:t>
      </w:r>
      <w:r>
        <w:rPr>
          <w:noProof/>
        </w:rPr>
        <w:fldChar w:fldCharType="end"/>
      </w:r>
    </w:p>
    <w:p w14:paraId="604311E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_Toc377547167 \h </w:instrText>
      </w:r>
      <w:r>
        <w:rPr>
          <w:noProof/>
        </w:rPr>
      </w:r>
      <w:r>
        <w:rPr>
          <w:noProof/>
        </w:rPr>
        <w:fldChar w:fldCharType="separate"/>
      </w:r>
      <w:r>
        <w:rPr>
          <w:noProof/>
        </w:rPr>
        <w:t>10</w:t>
      </w:r>
      <w:r>
        <w:rPr>
          <w:noProof/>
        </w:rPr>
        <w:fldChar w:fldCharType="end"/>
      </w:r>
    </w:p>
    <w:p w14:paraId="0813EBF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_Toc377547168 \h </w:instrText>
      </w:r>
      <w:r>
        <w:rPr>
          <w:noProof/>
        </w:rPr>
      </w:r>
      <w:r>
        <w:rPr>
          <w:noProof/>
        </w:rPr>
        <w:fldChar w:fldCharType="separate"/>
      </w:r>
      <w:r>
        <w:rPr>
          <w:noProof/>
        </w:rPr>
        <w:t>10</w:t>
      </w:r>
      <w:r>
        <w:rPr>
          <w:noProof/>
        </w:rPr>
        <w:fldChar w:fldCharType="end"/>
      </w:r>
    </w:p>
    <w:p w14:paraId="7F50636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2.8.1.</w:t>
      </w:r>
      <w:r>
        <w:rPr>
          <w:noProof/>
        </w:rPr>
        <w:t xml:space="preserve"> Interrupting a Run</w:t>
      </w:r>
      <w:r>
        <w:rPr>
          <w:noProof/>
        </w:rPr>
        <w:tab/>
      </w:r>
      <w:r>
        <w:rPr>
          <w:noProof/>
        </w:rPr>
        <w:fldChar w:fldCharType="begin"/>
      </w:r>
      <w:r>
        <w:rPr>
          <w:noProof/>
        </w:rPr>
        <w:instrText xml:space="preserve"> PAGEREF _Toc377547169 \h </w:instrText>
      </w:r>
      <w:r>
        <w:rPr>
          <w:noProof/>
        </w:rPr>
      </w:r>
      <w:r>
        <w:rPr>
          <w:noProof/>
        </w:rPr>
        <w:fldChar w:fldCharType="separate"/>
      </w:r>
      <w:r>
        <w:rPr>
          <w:noProof/>
        </w:rPr>
        <w:t>10</w:t>
      </w:r>
      <w:r>
        <w:rPr>
          <w:noProof/>
        </w:rPr>
        <w:fldChar w:fldCharType="end"/>
      </w:r>
    </w:p>
    <w:p w14:paraId="4A017BB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2.8.2.</w:t>
      </w:r>
      <w:r>
        <w:rPr>
          <w:noProof/>
        </w:rPr>
        <w:t xml:space="preserve"> Debugging a Run</w:t>
      </w:r>
      <w:r>
        <w:rPr>
          <w:noProof/>
        </w:rPr>
        <w:tab/>
      </w:r>
      <w:r>
        <w:rPr>
          <w:noProof/>
        </w:rPr>
        <w:fldChar w:fldCharType="begin"/>
      </w:r>
      <w:r>
        <w:rPr>
          <w:noProof/>
        </w:rPr>
        <w:instrText xml:space="preserve"> PAGEREF _Toc377547170 \h </w:instrText>
      </w:r>
      <w:r>
        <w:rPr>
          <w:noProof/>
        </w:rPr>
      </w:r>
      <w:r>
        <w:rPr>
          <w:noProof/>
        </w:rPr>
        <w:fldChar w:fldCharType="separate"/>
      </w:r>
      <w:r>
        <w:rPr>
          <w:noProof/>
        </w:rPr>
        <w:t>11</w:t>
      </w:r>
      <w:r>
        <w:rPr>
          <w:noProof/>
        </w:rPr>
        <w:fldChar w:fldCharType="end"/>
      </w:r>
    </w:p>
    <w:p w14:paraId="35F428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2.8.3.</w:t>
      </w:r>
      <w:r>
        <w:rPr>
          <w:noProof/>
        </w:rPr>
        <w:t xml:space="preserve"> Restarting a Run</w:t>
      </w:r>
      <w:r>
        <w:rPr>
          <w:noProof/>
        </w:rPr>
        <w:tab/>
      </w:r>
      <w:r>
        <w:rPr>
          <w:noProof/>
        </w:rPr>
        <w:fldChar w:fldCharType="begin"/>
      </w:r>
      <w:r>
        <w:rPr>
          <w:noProof/>
        </w:rPr>
        <w:instrText xml:space="preserve"> PAGEREF _Toc377547171 \h </w:instrText>
      </w:r>
      <w:r>
        <w:rPr>
          <w:noProof/>
        </w:rPr>
      </w:r>
      <w:r>
        <w:rPr>
          <w:noProof/>
        </w:rPr>
        <w:fldChar w:fldCharType="separate"/>
      </w:r>
      <w:r>
        <w:rPr>
          <w:noProof/>
        </w:rPr>
        <w:t>11</w:t>
      </w:r>
      <w:r>
        <w:rPr>
          <w:noProof/>
        </w:rPr>
        <w:fldChar w:fldCharType="end"/>
      </w:r>
    </w:p>
    <w:p w14:paraId="72D0C37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2.8.4.</w:t>
      </w:r>
      <w:r>
        <w:rPr>
          <w:noProof/>
        </w:rPr>
        <w:t xml:space="preserve"> Input File Checking</w:t>
      </w:r>
      <w:r>
        <w:rPr>
          <w:noProof/>
        </w:rPr>
        <w:tab/>
      </w:r>
      <w:r>
        <w:rPr>
          <w:noProof/>
        </w:rPr>
        <w:fldChar w:fldCharType="begin"/>
      </w:r>
      <w:r>
        <w:rPr>
          <w:noProof/>
        </w:rPr>
        <w:instrText xml:space="preserve"> PAGEREF _Toc377547172 \h </w:instrText>
      </w:r>
      <w:r>
        <w:rPr>
          <w:noProof/>
        </w:rPr>
      </w:r>
      <w:r>
        <w:rPr>
          <w:noProof/>
        </w:rPr>
        <w:fldChar w:fldCharType="separate"/>
      </w:r>
      <w:r>
        <w:rPr>
          <w:noProof/>
        </w:rPr>
        <w:t>12</w:t>
      </w:r>
      <w:r>
        <w:rPr>
          <w:noProof/>
        </w:rPr>
        <w:fldChar w:fldCharType="end"/>
      </w:r>
    </w:p>
    <w:p w14:paraId="4DE84908"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3</w:t>
      </w:r>
      <w:r>
        <w:rPr>
          <w:noProof/>
        </w:rPr>
        <w:t xml:space="preserve"> Free Format Input</w:t>
      </w:r>
      <w:r>
        <w:rPr>
          <w:noProof/>
        </w:rPr>
        <w:tab/>
      </w:r>
      <w:r>
        <w:rPr>
          <w:noProof/>
        </w:rPr>
        <w:fldChar w:fldCharType="begin"/>
      </w:r>
      <w:r>
        <w:rPr>
          <w:noProof/>
        </w:rPr>
        <w:instrText xml:space="preserve"> PAGEREF _Toc377547173 \h </w:instrText>
      </w:r>
      <w:r>
        <w:rPr>
          <w:noProof/>
        </w:rPr>
      </w:r>
      <w:r>
        <w:rPr>
          <w:noProof/>
        </w:rPr>
        <w:fldChar w:fldCharType="separate"/>
      </w:r>
      <w:r>
        <w:rPr>
          <w:noProof/>
        </w:rPr>
        <w:t>13</w:t>
      </w:r>
      <w:r>
        <w:rPr>
          <w:noProof/>
        </w:rPr>
        <w:fldChar w:fldCharType="end"/>
      </w:r>
    </w:p>
    <w:p w14:paraId="6346A1C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_Toc377547174 \h </w:instrText>
      </w:r>
      <w:r>
        <w:rPr>
          <w:noProof/>
        </w:rPr>
      </w:r>
      <w:r>
        <w:rPr>
          <w:noProof/>
        </w:rPr>
        <w:fldChar w:fldCharType="separate"/>
      </w:r>
      <w:r>
        <w:rPr>
          <w:noProof/>
        </w:rPr>
        <w:t>14</w:t>
      </w:r>
      <w:r>
        <w:rPr>
          <w:noProof/>
        </w:rPr>
        <w:fldChar w:fldCharType="end"/>
      </w:r>
    </w:p>
    <w:p w14:paraId="27B9426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_Toc377547175 \h </w:instrText>
      </w:r>
      <w:r>
        <w:rPr>
          <w:noProof/>
        </w:rPr>
      </w:r>
      <w:r>
        <w:rPr>
          <w:noProof/>
        </w:rPr>
        <w:fldChar w:fldCharType="separate"/>
      </w:r>
      <w:r>
        <w:rPr>
          <w:noProof/>
        </w:rPr>
        <w:t>14</w:t>
      </w:r>
      <w:r>
        <w:rPr>
          <w:noProof/>
        </w:rPr>
        <w:fldChar w:fldCharType="end"/>
      </w:r>
    </w:p>
    <w:p w14:paraId="0934837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_Toc377547176 \h </w:instrText>
      </w:r>
      <w:r>
        <w:rPr>
          <w:noProof/>
        </w:rPr>
      </w:r>
      <w:r>
        <w:rPr>
          <w:noProof/>
        </w:rPr>
        <w:fldChar w:fldCharType="separate"/>
      </w:r>
      <w:r>
        <w:rPr>
          <w:noProof/>
        </w:rPr>
        <w:t>16</w:t>
      </w:r>
      <w:r>
        <w:rPr>
          <w:noProof/>
        </w:rPr>
        <w:fldChar w:fldCharType="end"/>
      </w:r>
    </w:p>
    <w:p w14:paraId="3EA357B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_Toc377547177 \h </w:instrText>
      </w:r>
      <w:r>
        <w:rPr>
          <w:noProof/>
        </w:rPr>
      </w:r>
      <w:r>
        <w:rPr>
          <w:noProof/>
        </w:rPr>
        <w:fldChar w:fldCharType="separate"/>
      </w:r>
      <w:r>
        <w:rPr>
          <w:noProof/>
        </w:rPr>
        <w:t>17</w:t>
      </w:r>
      <w:r>
        <w:rPr>
          <w:noProof/>
        </w:rPr>
        <w:fldChar w:fldCharType="end"/>
      </w:r>
    </w:p>
    <w:p w14:paraId="1B692D9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3.4.1.</w:t>
      </w:r>
      <w:r>
        <w:rPr>
          <w:noProof/>
        </w:rPr>
        <w:t xml:space="preserve"> Common Parameters</w:t>
      </w:r>
      <w:r>
        <w:rPr>
          <w:noProof/>
        </w:rPr>
        <w:tab/>
      </w:r>
      <w:r>
        <w:rPr>
          <w:noProof/>
        </w:rPr>
        <w:fldChar w:fldCharType="begin"/>
      </w:r>
      <w:r>
        <w:rPr>
          <w:noProof/>
        </w:rPr>
        <w:instrText xml:space="preserve"> PAGEREF _Toc377547178 \h </w:instrText>
      </w:r>
      <w:r>
        <w:rPr>
          <w:noProof/>
        </w:rPr>
      </w:r>
      <w:r>
        <w:rPr>
          <w:noProof/>
        </w:rPr>
        <w:fldChar w:fldCharType="separate"/>
      </w:r>
      <w:r>
        <w:rPr>
          <w:noProof/>
        </w:rPr>
        <w:t>17</w:t>
      </w:r>
      <w:r>
        <w:rPr>
          <w:noProof/>
        </w:rPr>
        <w:fldChar w:fldCharType="end"/>
      </w:r>
    </w:p>
    <w:p w14:paraId="2D0714C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3.4.2.</w:t>
      </w:r>
      <w:r>
        <w:rPr>
          <w:noProof/>
        </w:rPr>
        <w:t xml:space="preserve"> Parameters for </w:t>
      </w:r>
      <w:r w:rsidRPr="00236E96">
        <w:rPr>
          <w:noProof/>
        </w:rPr>
        <w:t>Biphasic</w:t>
      </w:r>
      <w:r>
        <w:rPr>
          <w:noProof/>
        </w:rPr>
        <w:t xml:space="preserve"> Analysis</w:t>
      </w:r>
      <w:r>
        <w:rPr>
          <w:noProof/>
        </w:rPr>
        <w:tab/>
      </w:r>
      <w:r>
        <w:rPr>
          <w:noProof/>
        </w:rPr>
        <w:fldChar w:fldCharType="begin"/>
      </w:r>
      <w:r>
        <w:rPr>
          <w:noProof/>
        </w:rPr>
        <w:instrText xml:space="preserve"> PAGEREF _Toc377547179 \h </w:instrText>
      </w:r>
      <w:r>
        <w:rPr>
          <w:noProof/>
        </w:rPr>
      </w:r>
      <w:r>
        <w:rPr>
          <w:noProof/>
        </w:rPr>
        <w:fldChar w:fldCharType="separate"/>
      </w:r>
      <w:r>
        <w:rPr>
          <w:noProof/>
        </w:rPr>
        <w:t>23</w:t>
      </w:r>
      <w:r>
        <w:rPr>
          <w:noProof/>
        </w:rPr>
        <w:fldChar w:fldCharType="end"/>
      </w:r>
    </w:p>
    <w:p w14:paraId="03B614F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3.4.3.</w:t>
      </w:r>
      <w:r>
        <w:rPr>
          <w:noProof/>
        </w:rPr>
        <w:t xml:space="preserve"> Parameters for </w:t>
      </w:r>
      <w:r w:rsidRPr="00236E96">
        <w:rPr>
          <w:noProof/>
        </w:rPr>
        <w:t>Solute</w:t>
      </w:r>
      <w:r>
        <w:rPr>
          <w:noProof/>
        </w:rPr>
        <w:t xml:space="preserve"> Analysis</w:t>
      </w:r>
      <w:r>
        <w:rPr>
          <w:noProof/>
        </w:rPr>
        <w:tab/>
      </w:r>
      <w:r>
        <w:rPr>
          <w:noProof/>
        </w:rPr>
        <w:fldChar w:fldCharType="begin"/>
      </w:r>
      <w:r>
        <w:rPr>
          <w:noProof/>
        </w:rPr>
        <w:instrText xml:space="preserve"> PAGEREF _Toc377547180 \h </w:instrText>
      </w:r>
      <w:r>
        <w:rPr>
          <w:noProof/>
        </w:rPr>
      </w:r>
      <w:r>
        <w:rPr>
          <w:noProof/>
        </w:rPr>
        <w:fldChar w:fldCharType="separate"/>
      </w:r>
      <w:r>
        <w:rPr>
          <w:noProof/>
        </w:rPr>
        <w:t>24</w:t>
      </w:r>
      <w:r>
        <w:rPr>
          <w:noProof/>
        </w:rPr>
        <w:fldChar w:fldCharType="end"/>
      </w:r>
    </w:p>
    <w:p w14:paraId="7B4EA09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3.4.4.</w:t>
      </w:r>
      <w:r>
        <w:rPr>
          <w:noProof/>
        </w:rPr>
        <w:t xml:space="preserve"> Parameters for </w:t>
      </w:r>
      <w:r w:rsidRPr="00236E96">
        <w:rPr>
          <w:noProof/>
        </w:rPr>
        <w:t>Heat</w:t>
      </w:r>
      <w:r>
        <w:rPr>
          <w:noProof/>
        </w:rPr>
        <w:t xml:space="preserve"> Analysis</w:t>
      </w:r>
      <w:r>
        <w:rPr>
          <w:noProof/>
        </w:rPr>
        <w:tab/>
      </w:r>
      <w:r>
        <w:rPr>
          <w:noProof/>
        </w:rPr>
        <w:fldChar w:fldCharType="begin"/>
      </w:r>
      <w:r>
        <w:rPr>
          <w:noProof/>
        </w:rPr>
        <w:instrText xml:space="preserve"> PAGEREF _Toc377547181 \h </w:instrText>
      </w:r>
      <w:r>
        <w:rPr>
          <w:noProof/>
        </w:rPr>
      </w:r>
      <w:r>
        <w:rPr>
          <w:noProof/>
        </w:rPr>
        <w:fldChar w:fldCharType="separate"/>
      </w:r>
      <w:r>
        <w:rPr>
          <w:noProof/>
        </w:rPr>
        <w:t>24</w:t>
      </w:r>
      <w:r>
        <w:rPr>
          <w:noProof/>
        </w:rPr>
        <w:fldChar w:fldCharType="end"/>
      </w:r>
    </w:p>
    <w:p w14:paraId="1274AE4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_Toc377547182 \h </w:instrText>
      </w:r>
      <w:r>
        <w:rPr>
          <w:noProof/>
        </w:rPr>
      </w:r>
      <w:r>
        <w:rPr>
          <w:noProof/>
        </w:rPr>
        <w:fldChar w:fldCharType="separate"/>
      </w:r>
      <w:r>
        <w:rPr>
          <w:noProof/>
        </w:rPr>
        <w:t>25</w:t>
      </w:r>
      <w:r>
        <w:rPr>
          <w:noProof/>
        </w:rPr>
        <w:fldChar w:fldCharType="end"/>
      </w:r>
    </w:p>
    <w:p w14:paraId="214ED4C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3.5.1.</w:t>
      </w:r>
      <w:r>
        <w:rPr>
          <w:noProof/>
        </w:rPr>
        <w:t xml:space="preserve"> Constants</w:t>
      </w:r>
      <w:r>
        <w:rPr>
          <w:noProof/>
        </w:rPr>
        <w:tab/>
      </w:r>
      <w:r>
        <w:rPr>
          <w:noProof/>
        </w:rPr>
        <w:fldChar w:fldCharType="begin"/>
      </w:r>
      <w:r>
        <w:rPr>
          <w:noProof/>
        </w:rPr>
        <w:instrText xml:space="preserve"> PAGEREF _Toc377547183 \h </w:instrText>
      </w:r>
      <w:r>
        <w:rPr>
          <w:noProof/>
        </w:rPr>
      </w:r>
      <w:r>
        <w:rPr>
          <w:noProof/>
        </w:rPr>
        <w:fldChar w:fldCharType="separate"/>
      </w:r>
      <w:r>
        <w:rPr>
          <w:noProof/>
        </w:rPr>
        <w:t>25</w:t>
      </w:r>
      <w:r>
        <w:rPr>
          <w:noProof/>
        </w:rPr>
        <w:fldChar w:fldCharType="end"/>
      </w:r>
    </w:p>
    <w:p w14:paraId="6844A65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3.5.2.</w:t>
      </w:r>
      <w:r>
        <w:rPr>
          <w:noProof/>
        </w:rPr>
        <w:t xml:space="preserve"> Solutes</w:t>
      </w:r>
      <w:r>
        <w:rPr>
          <w:noProof/>
        </w:rPr>
        <w:tab/>
      </w:r>
      <w:r>
        <w:rPr>
          <w:noProof/>
        </w:rPr>
        <w:fldChar w:fldCharType="begin"/>
      </w:r>
      <w:r>
        <w:rPr>
          <w:noProof/>
        </w:rPr>
        <w:instrText xml:space="preserve"> PAGEREF _Toc377547184 \h </w:instrText>
      </w:r>
      <w:r>
        <w:rPr>
          <w:noProof/>
        </w:rPr>
      </w:r>
      <w:r>
        <w:rPr>
          <w:noProof/>
        </w:rPr>
        <w:fldChar w:fldCharType="separate"/>
      </w:r>
      <w:r>
        <w:rPr>
          <w:noProof/>
        </w:rPr>
        <w:t>25</w:t>
      </w:r>
      <w:r>
        <w:rPr>
          <w:noProof/>
        </w:rPr>
        <w:fldChar w:fldCharType="end"/>
      </w:r>
    </w:p>
    <w:p w14:paraId="2CAF04B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3.5.3.</w:t>
      </w:r>
      <w:r>
        <w:rPr>
          <w:noProof/>
        </w:rPr>
        <w:t xml:space="preserve"> Solid-Bound Molecules</w:t>
      </w:r>
      <w:r>
        <w:rPr>
          <w:noProof/>
        </w:rPr>
        <w:tab/>
      </w:r>
      <w:r>
        <w:rPr>
          <w:noProof/>
        </w:rPr>
        <w:fldChar w:fldCharType="begin"/>
      </w:r>
      <w:r>
        <w:rPr>
          <w:noProof/>
        </w:rPr>
        <w:instrText xml:space="preserve"> PAGEREF _Toc377547185 \h </w:instrText>
      </w:r>
      <w:r>
        <w:rPr>
          <w:noProof/>
        </w:rPr>
      </w:r>
      <w:r>
        <w:rPr>
          <w:noProof/>
        </w:rPr>
        <w:fldChar w:fldCharType="separate"/>
      </w:r>
      <w:r>
        <w:rPr>
          <w:noProof/>
        </w:rPr>
        <w:t>26</w:t>
      </w:r>
      <w:r>
        <w:rPr>
          <w:noProof/>
        </w:rPr>
        <w:fldChar w:fldCharType="end"/>
      </w:r>
    </w:p>
    <w:p w14:paraId="5155C763"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_Toc377547186 \h </w:instrText>
      </w:r>
      <w:r>
        <w:rPr>
          <w:noProof/>
        </w:rPr>
      </w:r>
      <w:r>
        <w:rPr>
          <w:noProof/>
        </w:rPr>
        <w:fldChar w:fldCharType="separate"/>
      </w:r>
      <w:r>
        <w:rPr>
          <w:noProof/>
        </w:rPr>
        <w:t>27</w:t>
      </w:r>
      <w:r>
        <w:rPr>
          <w:noProof/>
        </w:rPr>
        <w:fldChar w:fldCharType="end"/>
      </w:r>
    </w:p>
    <w:p w14:paraId="62CEFD0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_Toc377547187 \h </w:instrText>
      </w:r>
      <w:r>
        <w:rPr>
          <w:noProof/>
        </w:rPr>
      </w:r>
      <w:r>
        <w:rPr>
          <w:noProof/>
        </w:rPr>
        <w:fldChar w:fldCharType="separate"/>
      </w:r>
      <w:r>
        <w:rPr>
          <w:noProof/>
        </w:rPr>
        <w:t>28</w:t>
      </w:r>
      <w:r>
        <w:rPr>
          <w:noProof/>
        </w:rPr>
        <w:fldChar w:fldCharType="end"/>
      </w:r>
    </w:p>
    <w:p w14:paraId="39CEBEA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3.7.1.</w:t>
      </w:r>
      <w:r>
        <w:rPr>
          <w:noProof/>
        </w:rPr>
        <w:t xml:space="preserve"> Nodes Section</w:t>
      </w:r>
      <w:r>
        <w:rPr>
          <w:noProof/>
        </w:rPr>
        <w:tab/>
      </w:r>
      <w:r>
        <w:rPr>
          <w:noProof/>
        </w:rPr>
        <w:fldChar w:fldCharType="begin"/>
      </w:r>
      <w:r>
        <w:rPr>
          <w:noProof/>
        </w:rPr>
        <w:instrText xml:space="preserve"> PAGEREF _Toc377547188 \h </w:instrText>
      </w:r>
      <w:r>
        <w:rPr>
          <w:noProof/>
        </w:rPr>
      </w:r>
      <w:r>
        <w:rPr>
          <w:noProof/>
        </w:rPr>
        <w:fldChar w:fldCharType="separate"/>
      </w:r>
      <w:r>
        <w:rPr>
          <w:noProof/>
        </w:rPr>
        <w:t>28</w:t>
      </w:r>
      <w:r>
        <w:rPr>
          <w:noProof/>
        </w:rPr>
        <w:fldChar w:fldCharType="end"/>
      </w:r>
    </w:p>
    <w:p w14:paraId="4B73F756"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3.7.2.</w:t>
      </w:r>
      <w:r>
        <w:rPr>
          <w:noProof/>
        </w:rPr>
        <w:t xml:space="preserve"> Elements Section</w:t>
      </w:r>
      <w:r>
        <w:rPr>
          <w:noProof/>
        </w:rPr>
        <w:tab/>
      </w:r>
      <w:r>
        <w:rPr>
          <w:noProof/>
        </w:rPr>
        <w:fldChar w:fldCharType="begin"/>
      </w:r>
      <w:r>
        <w:rPr>
          <w:noProof/>
        </w:rPr>
        <w:instrText xml:space="preserve"> PAGEREF _Toc377547189 \h </w:instrText>
      </w:r>
      <w:r>
        <w:rPr>
          <w:noProof/>
        </w:rPr>
      </w:r>
      <w:r>
        <w:rPr>
          <w:noProof/>
        </w:rPr>
        <w:fldChar w:fldCharType="separate"/>
      </w:r>
      <w:r>
        <w:rPr>
          <w:noProof/>
        </w:rPr>
        <w:t>28</w:t>
      </w:r>
      <w:r>
        <w:rPr>
          <w:noProof/>
        </w:rPr>
        <w:fldChar w:fldCharType="end"/>
      </w:r>
    </w:p>
    <w:p w14:paraId="3AE477B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_Toc377547190 \h </w:instrText>
      </w:r>
      <w:r>
        <w:rPr>
          <w:noProof/>
        </w:rPr>
      </w:r>
      <w:r>
        <w:rPr>
          <w:noProof/>
        </w:rPr>
        <w:fldChar w:fldCharType="separate"/>
      </w:r>
      <w:r>
        <w:rPr>
          <w:noProof/>
        </w:rPr>
        <w:t>28</w:t>
      </w:r>
      <w:r>
        <w:rPr>
          <w:noProof/>
        </w:rPr>
        <w:fldChar w:fldCharType="end"/>
      </w:r>
    </w:p>
    <w:p w14:paraId="69D12FF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_Toc377547191 \h </w:instrText>
      </w:r>
      <w:r>
        <w:rPr>
          <w:noProof/>
        </w:rPr>
      </w:r>
      <w:r>
        <w:rPr>
          <w:noProof/>
        </w:rPr>
        <w:fldChar w:fldCharType="separate"/>
      </w:r>
      <w:r>
        <w:rPr>
          <w:noProof/>
        </w:rPr>
        <w:t>29</w:t>
      </w:r>
      <w:r>
        <w:rPr>
          <w:noProof/>
        </w:rPr>
        <w:fldChar w:fldCharType="end"/>
      </w:r>
    </w:p>
    <w:p w14:paraId="192944E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_Toc377547192 \h </w:instrText>
      </w:r>
      <w:r>
        <w:rPr>
          <w:noProof/>
        </w:rPr>
      </w:r>
      <w:r>
        <w:rPr>
          <w:noProof/>
        </w:rPr>
        <w:fldChar w:fldCharType="separate"/>
      </w:r>
      <w:r>
        <w:rPr>
          <w:noProof/>
        </w:rPr>
        <w:t>30</w:t>
      </w:r>
      <w:r>
        <w:rPr>
          <w:noProof/>
        </w:rPr>
        <w:fldChar w:fldCharType="end"/>
      </w:r>
    </w:p>
    <w:p w14:paraId="5F456AF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3.7.3.</w:t>
      </w:r>
      <w:r>
        <w:rPr>
          <w:noProof/>
        </w:rPr>
        <w:t xml:space="preserve"> Element Data Section</w:t>
      </w:r>
      <w:r>
        <w:rPr>
          <w:noProof/>
        </w:rPr>
        <w:tab/>
      </w:r>
      <w:r>
        <w:rPr>
          <w:noProof/>
        </w:rPr>
        <w:fldChar w:fldCharType="begin"/>
      </w:r>
      <w:r>
        <w:rPr>
          <w:noProof/>
        </w:rPr>
        <w:instrText xml:space="preserve"> PAGEREF _Toc377547193 \h </w:instrText>
      </w:r>
      <w:r>
        <w:rPr>
          <w:noProof/>
        </w:rPr>
      </w:r>
      <w:r>
        <w:rPr>
          <w:noProof/>
        </w:rPr>
        <w:fldChar w:fldCharType="separate"/>
      </w:r>
      <w:r>
        <w:rPr>
          <w:noProof/>
        </w:rPr>
        <w:t>30</w:t>
      </w:r>
      <w:r>
        <w:rPr>
          <w:noProof/>
        </w:rPr>
        <w:fldChar w:fldCharType="end"/>
      </w:r>
    </w:p>
    <w:p w14:paraId="0526960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3.7.4.</w:t>
      </w:r>
      <w:r>
        <w:rPr>
          <w:noProof/>
        </w:rPr>
        <w:t xml:space="preserve"> Surface Section</w:t>
      </w:r>
      <w:r>
        <w:rPr>
          <w:noProof/>
        </w:rPr>
        <w:tab/>
      </w:r>
      <w:r>
        <w:rPr>
          <w:noProof/>
        </w:rPr>
        <w:fldChar w:fldCharType="begin"/>
      </w:r>
      <w:r>
        <w:rPr>
          <w:noProof/>
        </w:rPr>
        <w:instrText xml:space="preserve"> PAGEREF _Toc377547194 \h </w:instrText>
      </w:r>
      <w:r>
        <w:rPr>
          <w:noProof/>
        </w:rPr>
      </w:r>
      <w:r>
        <w:rPr>
          <w:noProof/>
        </w:rPr>
        <w:fldChar w:fldCharType="separate"/>
      </w:r>
      <w:r>
        <w:rPr>
          <w:noProof/>
        </w:rPr>
        <w:t>31</w:t>
      </w:r>
      <w:r>
        <w:rPr>
          <w:noProof/>
        </w:rPr>
        <w:fldChar w:fldCharType="end"/>
      </w:r>
    </w:p>
    <w:p w14:paraId="34553DE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_Toc377547195 \h </w:instrText>
      </w:r>
      <w:r>
        <w:rPr>
          <w:noProof/>
        </w:rPr>
      </w:r>
      <w:r>
        <w:rPr>
          <w:noProof/>
        </w:rPr>
        <w:fldChar w:fldCharType="separate"/>
      </w:r>
      <w:r>
        <w:rPr>
          <w:noProof/>
        </w:rPr>
        <w:t>32</w:t>
      </w:r>
      <w:r>
        <w:rPr>
          <w:noProof/>
        </w:rPr>
        <w:fldChar w:fldCharType="end"/>
      </w:r>
    </w:p>
    <w:p w14:paraId="45351186"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3.8.1.</w:t>
      </w:r>
      <w:r>
        <w:rPr>
          <w:noProof/>
        </w:rPr>
        <w:t xml:space="preserve"> Initial Nodal Velocities</w:t>
      </w:r>
      <w:r>
        <w:rPr>
          <w:noProof/>
        </w:rPr>
        <w:tab/>
      </w:r>
      <w:r>
        <w:rPr>
          <w:noProof/>
        </w:rPr>
        <w:fldChar w:fldCharType="begin"/>
      </w:r>
      <w:r>
        <w:rPr>
          <w:noProof/>
        </w:rPr>
        <w:instrText xml:space="preserve"> PAGEREF _Toc377547196 \h </w:instrText>
      </w:r>
      <w:r>
        <w:rPr>
          <w:noProof/>
        </w:rPr>
      </w:r>
      <w:r>
        <w:rPr>
          <w:noProof/>
        </w:rPr>
        <w:fldChar w:fldCharType="separate"/>
      </w:r>
      <w:r>
        <w:rPr>
          <w:noProof/>
        </w:rPr>
        <w:t>32</w:t>
      </w:r>
      <w:r>
        <w:rPr>
          <w:noProof/>
        </w:rPr>
        <w:fldChar w:fldCharType="end"/>
      </w:r>
    </w:p>
    <w:p w14:paraId="1FEE218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_Toc377547197 \h </w:instrText>
      </w:r>
      <w:r>
        <w:rPr>
          <w:noProof/>
        </w:rPr>
      </w:r>
      <w:r>
        <w:rPr>
          <w:noProof/>
        </w:rPr>
        <w:fldChar w:fldCharType="separate"/>
      </w:r>
      <w:r>
        <w:rPr>
          <w:noProof/>
        </w:rPr>
        <w:t>32</w:t>
      </w:r>
      <w:r>
        <w:rPr>
          <w:noProof/>
        </w:rPr>
        <w:fldChar w:fldCharType="end"/>
      </w:r>
    </w:p>
    <w:p w14:paraId="0D8884A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_Toc377547198 \h </w:instrText>
      </w:r>
      <w:r>
        <w:rPr>
          <w:noProof/>
        </w:rPr>
      </w:r>
      <w:r>
        <w:rPr>
          <w:noProof/>
        </w:rPr>
        <w:fldChar w:fldCharType="separate"/>
      </w:r>
      <w:r>
        <w:rPr>
          <w:noProof/>
        </w:rPr>
        <w:t>32</w:t>
      </w:r>
      <w:r>
        <w:rPr>
          <w:noProof/>
        </w:rPr>
        <w:fldChar w:fldCharType="end"/>
      </w:r>
    </w:p>
    <w:p w14:paraId="4955708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_Toc377547199 \h </w:instrText>
      </w:r>
      <w:r>
        <w:rPr>
          <w:noProof/>
        </w:rPr>
      </w:r>
      <w:r>
        <w:rPr>
          <w:noProof/>
        </w:rPr>
        <w:fldChar w:fldCharType="separate"/>
      </w:r>
      <w:r>
        <w:rPr>
          <w:noProof/>
        </w:rPr>
        <w:t>33</w:t>
      </w:r>
      <w:r>
        <w:rPr>
          <w:noProof/>
        </w:rPr>
        <w:fldChar w:fldCharType="end"/>
      </w:r>
    </w:p>
    <w:p w14:paraId="6DCBBD6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3.9.1.</w:t>
      </w:r>
      <w:r>
        <w:rPr>
          <w:noProof/>
        </w:rPr>
        <w:t xml:space="preserve"> Prescribed Nodal Degrees of Freedom</w:t>
      </w:r>
      <w:r>
        <w:rPr>
          <w:noProof/>
        </w:rPr>
        <w:tab/>
      </w:r>
      <w:r>
        <w:rPr>
          <w:noProof/>
        </w:rPr>
        <w:fldChar w:fldCharType="begin"/>
      </w:r>
      <w:r>
        <w:rPr>
          <w:noProof/>
        </w:rPr>
        <w:instrText xml:space="preserve"> PAGEREF _Toc377547200 \h </w:instrText>
      </w:r>
      <w:r>
        <w:rPr>
          <w:noProof/>
        </w:rPr>
      </w:r>
      <w:r>
        <w:rPr>
          <w:noProof/>
        </w:rPr>
        <w:fldChar w:fldCharType="separate"/>
      </w:r>
      <w:r>
        <w:rPr>
          <w:noProof/>
        </w:rPr>
        <w:t>33</w:t>
      </w:r>
      <w:r>
        <w:rPr>
          <w:noProof/>
        </w:rPr>
        <w:fldChar w:fldCharType="end"/>
      </w:r>
    </w:p>
    <w:p w14:paraId="3C2E96C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3.9.2.</w:t>
      </w:r>
      <w:r>
        <w:rPr>
          <w:noProof/>
        </w:rPr>
        <w:t xml:space="preserve"> Fixed Nodal Degrees of Freedom</w:t>
      </w:r>
      <w:r>
        <w:rPr>
          <w:noProof/>
        </w:rPr>
        <w:tab/>
      </w:r>
      <w:r>
        <w:rPr>
          <w:noProof/>
        </w:rPr>
        <w:fldChar w:fldCharType="begin"/>
      </w:r>
      <w:r>
        <w:rPr>
          <w:noProof/>
        </w:rPr>
        <w:instrText xml:space="preserve"> PAGEREF _Toc377547201 \h </w:instrText>
      </w:r>
      <w:r>
        <w:rPr>
          <w:noProof/>
        </w:rPr>
      </w:r>
      <w:r>
        <w:rPr>
          <w:noProof/>
        </w:rPr>
        <w:fldChar w:fldCharType="separate"/>
      </w:r>
      <w:r>
        <w:rPr>
          <w:noProof/>
        </w:rPr>
        <w:t>34</w:t>
      </w:r>
      <w:r>
        <w:rPr>
          <w:noProof/>
        </w:rPr>
        <w:fldChar w:fldCharType="end"/>
      </w:r>
    </w:p>
    <w:p w14:paraId="625C03B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_Toc377547202 \h </w:instrText>
      </w:r>
      <w:r>
        <w:rPr>
          <w:noProof/>
        </w:rPr>
      </w:r>
      <w:r>
        <w:rPr>
          <w:noProof/>
        </w:rPr>
        <w:fldChar w:fldCharType="separate"/>
      </w:r>
      <w:r>
        <w:rPr>
          <w:noProof/>
        </w:rPr>
        <w:t>35</w:t>
      </w:r>
      <w:r>
        <w:rPr>
          <w:noProof/>
        </w:rPr>
        <w:fldChar w:fldCharType="end"/>
      </w:r>
    </w:p>
    <w:p w14:paraId="7F07B47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lastRenderedPageBreak/>
        <w:t>3.10.1.</w:t>
      </w:r>
      <w:r>
        <w:rPr>
          <w:noProof/>
        </w:rPr>
        <w:t xml:space="preserve"> Nodal Loads</w:t>
      </w:r>
      <w:r>
        <w:rPr>
          <w:noProof/>
        </w:rPr>
        <w:tab/>
      </w:r>
      <w:r>
        <w:rPr>
          <w:noProof/>
        </w:rPr>
        <w:fldChar w:fldCharType="begin"/>
      </w:r>
      <w:r>
        <w:rPr>
          <w:noProof/>
        </w:rPr>
        <w:instrText xml:space="preserve"> PAGEREF _Toc377547203 \h </w:instrText>
      </w:r>
      <w:r>
        <w:rPr>
          <w:noProof/>
        </w:rPr>
      </w:r>
      <w:r>
        <w:rPr>
          <w:noProof/>
        </w:rPr>
        <w:fldChar w:fldCharType="separate"/>
      </w:r>
      <w:r>
        <w:rPr>
          <w:noProof/>
        </w:rPr>
        <w:t>35</w:t>
      </w:r>
      <w:r>
        <w:rPr>
          <w:noProof/>
        </w:rPr>
        <w:fldChar w:fldCharType="end"/>
      </w:r>
    </w:p>
    <w:p w14:paraId="65A2EE0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3.10.2.</w:t>
      </w:r>
      <w:r>
        <w:rPr>
          <w:noProof/>
        </w:rPr>
        <w:t xml:space="preserve"> Surface Loads</w:t>
      </w:r>
      <w:r>
        <w:rPr>
          <w:noProof/>
        </w:rPr>
        <w:tab/>
      </w:r>
      <w:r>
        <w:rPr>
          <w:noProof/>
        </w:rPr>
        <w:fldChar w:fldCharType="begin"/>
      </w:r>
      <w:r>
        <w:rPr>
          <w:noProof/>
        </w:rPr>
        <w:instrText xml:space="preserve"> PAGEREF _Toc377547204 \h </w:instrText>
      </w:r>
      <w:r>
        <w:rPr>
          <w:noProof/>
        </w:rPr>
      </w:r>
      <w:r>
        <w:rPr>
          <w:noProof/>
        </w:rPr>
        <w:fldChar w:fldCharType="separate"/>
      </w:r>
      <w:r>
        <w:rPr>
          <w:noProof/>
        </w:rPr>
        <w:t>35</w:t>
      </w:r>
      <w:r>
        <w:rPr>
          <w:noProof/>
        </w:rPr>
        <w:fldChar w:fldCharType="end"/>
      </w:r>
    </w:p>
    <w:p w14:paraId="36936B2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_Toc377547205 \h </w:instrText>
      </w:r>
      <w:r>
        <w:rPr>
          <w:noProof/>
        </w:rPr>
      </w:r>
      <w:r>
        <w:rPr>
          <w:noProof/>
        </w:rPr>
        <w:fldChar w:fldCharType="separate"/>
      </w:r>
      <w:r>
        <w:rPr>
          <w:noProof/>
        </w:rPr>
        <w:t>36</w:t>
      </w:r>
      <w:r>
        <w:rPr>
          <w:noProof/>
        </w:rPr>
        <w:fldChar w:fldCharType="end"/>
      </w:r>
    </w:p>
    <w:p w14:paraId="508359E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_Toc377547206 \h </w:instrText>
      </w:r>
      <w:r>
        <w:rPr>
          <w:noProof/>
        </w:rPr>
      </w:r>
      <w:r>
        <w:rPr>
          <w:noProof/>
        </w:rPr>
        <w:fldChar w:fldCharType="separate"/>
      </w:r>
      <w:r>
        <w:rPr>
          <w:noProof/>
        </w:rPr>
        <w:t>36</w:t>
      </w:r>
      <w:r>
        <w:rPr>
          <w:noProof/>
        </w:rPr>
        <w:fldChar w:fldCharType="end"/>
      </w:r>
    </w:p>
    <w:p w14:paraId="5A1C50A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_Toc377547207 \h </w:instrText>
      </w:r>
      <w:r>
        <w:rPr>
          <w:noProof/>
        </w:rPr>
      </w:r>
      <w:r>
        <w:rPr>
          <w:noProof/>
        </w:rPr>
        <w:fldChar w:fldCharType="separate"/>
      </w:r>
      <w:r>
        <w:rPr>
          <w:noProof/>
        </w:rPr>
        <w:t>37</w:t>
      </w:r>
      <w:r>
        <w:rPr>
          <w:noProof/>
        </w:rPr>
        <w:fldChar w:fldCharType="end"/>
      </w:r>
    </w:p>
    <w:p w14:paraId="0B4FD65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_Toc377547208 \h </w:instrText>
      </w:r>
      <w:r>
        <w:rPr>
          <w:noProof/>
        </w:rPr>
      </w:r>
      <w:r>
        <w:rPr>
          <w:noProof/>
        </w:rPr>
        <w:fldChar w:fldCharType="separate"/>
      </w:r>
      <w:r>
        <w:rPr>
          <w:noProof/>
        </w:rPr>
        <w:t>38</w:t>
      </w:r>
      <w:r>
        <w:rPr>
          <w:noProof/>
        </w:rPr>
        <w:fldChar w:fldCharType="end"/>
      </w:r>
    </w:p>
    <w:p w14:paraId="10DD904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_Toc377547209 \h </w:instrText>
      </w:r>
      <w:r>
        <w:rPr>
          <w:noProof/>
        </w:rPr>
      </w:r>
      <w:r>
        <w:rPr>
          <w:noProof/>
        </w:rPr>
        <w:fldChar w:fldCharType="separate"/>
      </w:r>
      <w:r>
        <w:rPr>
          <w:noProof/>
        </w:rPr>
        <w:t>40</w:t>
      </w:r>
      <w:r>
        <w:rPr>
          <w:noProof/>
        </w:rPr>
        <w:fldChar w:fldCharType="end"/>
      </w:r>
    </w:p>
    <w:p w14:paraId="1EF3FB9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_Toc377547210 \h </w:instrText>
      </w:r>
      <w:r>
        <w:rPr>
          <w:noProof/>
        </w:rPr>
      </w:r>
      <w:r>
        <w:rPr>
          <w:noProof/>
        </w:rPr>
        <w:fldChar w:fldCharType="separate"/>
      </w:r>
      <w:r>
        <w:rPr>
          <w:noProof/>
        </w:rPr>
        <w:t>40</w:t>
      </w:r>
      <w:r>
        <w:rPr>
          <w:noProof/>
        </w:rPr>
        <w:fldChar w:fldCharType="end"/>
      </w:r>
    </w:p>
    <w:p w14:paraId="11085C0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_Toc377547211 \h </w:instrText>
      </w:r>
      <w:r>
        <w:rPr>
          <w:noProof/>
        </w:rPr>
      </w:r>
      <w:r>
        <w:rPr>
          <w:noProof/>
        </w:rPr>
        <w:fldChar w:fldCharType="separate"/>
      </w:r>
      <w:r>
        <w:rPr>
          <w:noProof/>
        </w:rPr>
        <w:t>41</w:t>
      </w:r>
      <w:r>
        <w:rPr>
          <w:noProof/>
        </w:rPr>
        <w:fldChar w:fldCharType="end"/>
      </w:r>
    </w:p>
    <w:p w14:paraId="08BF2F8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3.10.3.</w:t>
      </w:r>
      <w:r>
        <w:rPr>
          <w:noProof/>
        </w:rPr>
        <w:t xml:space="preserve"> Body Loads</w:t>
      </w:r>
      <w:r>
        <w:rPr>
          <w:noProof/>
        </w:rPr>
        <w:tab/>
      </w:r>
      <w:r>
        <w:rPr>
          <w:noProof/>
        </w:rPr>
        <w:fldChar w:fldCharType="begin"/>
      </w:r>
      <w:r>
        <w:rPr>
          <w:noProof/>
        </w:rPr>
        <w:instrText xml:space="preserve"> PAGEREF _Toc377547212 \h </w:instrText>
      </w:r>
      <w:r>
        <w:rPr>
          <w:noProof/>
        </w:rPr>
      </w:r>
      <w:r>
        <w:rPr>
          <w:noProof/>
        </w:rPr>
        <w:fldChar w:fldCharType="separate"/>
      </w:r>
      <w:r>
        <w:rPr>
          <w:noProof/>
        </w:rPr>
        <w:t>41</w:t>
      </w:r>
      <w:r>
        <w:rPr>
          <w:noProof/>
        </w:rPr>
        <w:fldChar w:fldCharType="end"/>
      </w:r>
    </w:p>
    <w:p w14:paraId="298FA76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_Toc377547213 \h </w:instrText>
      </w:r>
      <w:r>
        <w:rPr>
          <w:noProof/>
        </w:rPr>
      </w:r>
      <w:r>
        <w:rPr>
          <w:noProof/>
        </w:rPr>
        <w:fldChar w:fldCharType="separate"/>
      </w:r>
      <w:r>
        <w:rPr>
          <w:noProof/>
        </w:rPr>
        <w:t>41</w:t>
      </w:r>
      <w:r>
        <w:rPr>
          <w:noProof/>
        </w:rPr>
        <w:fldChar w:fldCharType="end"/>
      </w:r>
    </w:p>
    <w:p w14:paraId="07163EA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_Toc377547214 \h </w:instrText>
      </w:r>
      <w:r>
        <w:rPr>
          <w:noProof/>
        </w:rPr>
      </w:r>
      <w:r>
        <w:rPr>
          <w:noProof/>
        </w:rPr>
        <w:fldChar w:fldCharType="separate"/>
      </w:r>
      <w:r>
        <w:rPr>
          <w:noProof/>
        </w:rPr>
        <w:t>41</w:t>
      </w:r>
      <w:r>
        <w:rPr>
          <w:noProof/>
        </w:rPr>
        <w:fldChar w:fldCharType="end"/>
      </w:r>
    </w:p>
    <w:p w14:paraId="7B6EB93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_Toc377547215 \h </w:instrText>
      </w:r>
      <w:r>
        <w:rPr>
          <w:noProof/>
        </w:rPr>
      </w:r>
      <w:r>
        <w:rPr>
          <w:noProof/>
        </w:rPr>
        <w:fldChar w:fldCharType="separate"/>
      </w:r>
      <w:r>
        <w:rPr>
          <w:noProof/>
        </w:rPr>
        <w:t>42</w:t>
      </w:r>
      <w:r>
        <w:rPr>
          <w:noProof/>
        </w:rPr>
        <w:fldChar w:fldCharType="end"/>
      </w:r>
    </w:p>
    <w:p w14:paraId="61C4CC1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_Toc377547216 \h </w:instrText>
      </w:r>
      <w:r>
        <w:rPr>
          <w:noProof/>
        </w:rPr>
      </w:r>
      <w:r>
        <w:rPr>
          <w:noProof/>
        </w:rPr>
        <w:fldChar w:fldCharType="separate"/>
      </w:r>
      <w:r>
        <w:rPr>
          <w:noProof/>
        </w:rPr>
        <w:t>42</w:t>
      </w:r>
      <w:r>
        <w:rPr>
          <w:noProof/>
        </w:rPr>
        <w:fldChar w:fldCharType="end"/>
      </w:r>
    </w:p>
    <w:p w14:paraId="55D7AA63"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_Toc377547217 \h </w:instrText>
      </w:r>
      <w:r>
        <w:rPr>
          <w:noProof/>
        </w:rPr>
      </w:r>
      <w:r>
        <w:rPr>
          <w:noProof/>
        </w:rPr>
        <w:fldChar w:fldCharType="separate"/>
      </w:r>
      <w:r>
        <w:rPr>
          <w:noProof/>
        </w:rPr>
        <w:t>43</w:t>
      </w:r>
      <w:r>
        <w:rPr>
          <w:noProof/>
        </w:rPr>
        <w:fldChar w:fldCharType="end"/>
      </w:r>
    </w:p>
    <w:p w14:paraId="4DB06BB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3.11.1.</w:t>
      </w:r>
      <w:r>
        <w:rPr>
          <w:noProof/>
        </w:rPr>
        <w:t xml:space="preserve"> Sliding Interfaces</w:t>
      </w:r>
      <w:r>
        <w:rPr>
          <w:noProof/>
        </w:rPr>
        <w:tab/>
      </w:r>
      <w:r>
        <w:rPr>
          <w:noProof/>
        </w:rPr>
        <w:fldChar w:fldCharType="begin"/>
      </w:r>
      <w:r>
        <w:rPr>
          <w:noProof/>
        </w:rPr>
        <w:instrText xml:space="preserve"> PAGEREF _Toc377547218 \h </w:instrText>
      </w:r>
      <w:r>
        <w:rPr>
          <w:noProof/>
        </w:rPr>
      </w:r>
      <w:r>
        <w:rPr>
          <w:noProof/>
        </w:rPr>
        <w:fldChar w:fldCharType="separate"/>
      </w:r>
      <w:r>
        <w:rPr>
          <w:noProof/>
        </w:rPr>
        <w:t>43</w:t>
      </w:r>
      <w:r>
        <w:rPr>
          <w:noProof/>
        </w:rPr>
        <w:fldChar w:fldCharType="end"/>
      </w:r>
    </w:p>
    <w:p w14:paraId="0421E7F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3.11.2.</w:t>
      </w:r>
      <w:r>
        <w:rPr>
          <w:noProof/>
        </w:rPr>
        <w:t xml:space="preserve"> Biphasic Contact</w:t>
      </w:r>
      <w:r>
        <w:rPr>
          <w:noProof/>
        </w:rPr>
        <w:tab/>
      </w:r>
      <w:r>
        <w:rPr>
          <w:noProof/>
        </w:rPr>
        <w:fldChar w:fldCharType="begin"/>
      </w:r>
      <w:r>
        <w:rPr>
          <w:noProof/>
        </w:rPr>
        <w:instrText xml:space="preserve"> PAGEREF _Toc377547219 \h </w:instrText>
      </w:r>
      <w:r>
        <w:rPr>
          <w:noProof/>
        </w:rPr>
      </w:r>
      <w:r>
        <w:rPr>
          <w:noProof/>
        </w:rPr>
        <w:fldChar w:fldCharType="separate"/>
      </w:r>
      <w:r>
        <w:rPr>
          <w:noProof/>
        </w:rPr>
        <w:t>48</w:t>
      </w:r>
      <w:r>
        <w:rPr>
          <w:noProof/>
        </w:rPr>
        <w:fldChar w:fldCharType="end"/>
      </w:r>
    </w:p>
    <w:p w14:paraId="23CD7C7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_Toc377547220 \h </w:instrText>
      </w:r>
      <w:r>
        <w:rPr>
          <w:noProof/>
        </w:rPr>
      </w:r>
      <w:r>
        <w:rPr>
          <w:noProof/>
        </w:rPr>
        <w:fldChar w:fldCharType="separate"/>
      </w:r>
      <w:r>
        <w:rPr>
          <w:noProof/>
        </w:rPr>
        <w:t>49</w:t>
      </w:r>
      <w:r>
        <w:rPr>
          <w:noProof/>
        </w:rPr>
        <w:fldChar w:fldCharType="end"/>
      </w:r>
    </w:p>
    <w:p w14:paraId="1D2D043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3.11.4.</w:t>
      </w:r>
      <w:r>
        <w:rPr>
          <w:noProof/>
        </w:rPr>
        <w:t xml:space="preserve"> Rigid Wall Interfaces</w:t>
      </w:r>
      <w:r>
        <w:rPr>
          <w:noProof/>
        </w:rPr>
        <w:tab/>
      </w:r>
      <w:r>
        <w:rPr>
          <w:noProof/>
        </w:rPr>
        <w:fldChar w:fldCharType="begin"/>
      </w:r>
      <w:r>
        <w:rPr>
          <w:noProof/>
        </w:rPr>
        <w:instrText xml:space="preserve"> PAGEREF _Toc377547221 \h </w:instrText>
      </w:r>
      <w:r>
        <w:rPr>
          <w:noProof/>
        </w:rPr>
      </w:r>
      <w:r>
        <w:rPr>
          <w:noProof/>
        </w:rPr>
        <w:fldChar w:fldCharType="separate"/>
      </w:r>
      <w:r>
        <w:rPr>
          <w:noProof/>
        </w:rPr>
        <w:t>50</w:t>
      </w:r>
      <w:r>
        <w:rPr>
          <w:noProof/>
        </w:rPr>
        <w:fldChar w:fldCharType="end"/>
      </w:r>
    </w:p>
    <w:p w14:paraId="6306F4F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3.11.5.</w:t>
      </w:r>
      <w:r>
        <w:rPr>
          <w:noProof/>
        </w:rPr>
        <w:t xml:space="preserve"> Tied Interfaces</w:t>
      </w:r>
      <w:r>
        <w:rPr>
          <w:noProof/>
        </w:rPr>
        <w:tab/>
      </w:r>
      <w:r>
        <w:rPr>
          <w:noProof/>
        </w:rPr>
        <w:fldChar w:fldCharType="begin"/>
      </w:r>
      <w:r>
        <w:rPr>
          <w:noProof/>
        </w:rPr>
        <w:instrText xml:space="preserve"> PAGEREF _Toc377547222 \h </w:instrText>
      </w:r>
      <w:r>
        <w:rPr>
          <w:noProof/>
        </w:rPr>
      </w:r>
      <w:r>
        <w:rPr>
          <w:noProof/>
        </w:rPr>
        <w:fldChar w:fldCharType="separate"/>
      </w:r>
      <w:r>
        <w:rPr>
          <w:noProof/>
        </w:rPr>
        <w:t>51</w:t>
      </w:r>
      <w:r>
        <w:rPr>
          <w:noProof/>
        </w:rPr>
        <w:fldChar w:fldCharType="end"/>
      </w:r>
    </w:p>
    <w:p w14:paraId="1CF16D4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3.11.6.</w:t>
      </w:r>
      <w:r>
        <w:rPr>
          <w:noProof/>
        </w:rPr>
        <w:t xml:space="preserve"> Tied Biphasic Interfaces</w:t>
      </w:r>
      <w:r>
        <w:rPr>
          <w:noProof/>
        </w:rPr>
        <w:tab/>
      </w:r>
      <w:r>
        <w:rPr>
          <w:noProof/>
        </w:rPr>
        <w:fldChar w:fldCharType="begin"/>
      </w:r>
      <w:r>
        <w:rPr>
          <w:noProof/>
        </w:rPr>
        <w:instrText xml:space="preserve"> PAGEREF _Toc377547223 \h </w:instrText>
      </w:r>
      <w:r>
        <w:rPr>
          <w:noProof/>
        </w:rPr>
      </w:r>
      <w:r>
        <w:rPr>
          <w:noProof/>
        </w:rPr>
        <w:fldChar w:fldCharType="separate"/>
      </w:r>
      <w:r>
        <w:rPr>
          <w:noProof/>
        </w:rPr>
        <w:t>51</w:t>
      </w:r>
      <w:r>
        <w:rPr>
          <w:noProof/>
        </w:rPr>
        <w:fldChar w:fldCharType="end"/>
      </w:r>
    </w:p>
    <w:p w14:paraId="74FAB8D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3.11.7.</w:t>
      </w:r>
      <w:r>
        <w:rPr>
          <w:noProof/>
        </w:rPr>
        <w:t xml:space="preserve"> Rigid Interfaces</w:t>
      </w:r>
      <w:r>
        <w:rPr>
          <w:noProof/>
        </w:rPr>
        <w:tab/>
      </w:r>
      <w:r>
        <w:rPr>
          <w:noProof/>
        </w:rPr>
        <w:fldChar w:fldCharType="begin"/>
      </w:r>
      <w:r>
        <w:rPr>
          <w:noProof/>
        </w:rPr>
        <w:instrText xml:space="preserve"> PAGEREF _Toc377547224 \h </w:instrText>
      </w:r>
      <w:r>
        <w:rPr>
          <w:noProof/>
        </w:rPr>
      </w:r>
      <w:r>
        <w:rPr>
          <w:noProof/>
        </w:rPr>
        <w:fldChar w:fldCharType="separate"/>
      </w:r>
      <w:r>
        <w:rPr>
          <w:noProof/>
        </w:rPr>
        <w:t>52</w:t>
      </w:r>
      <w:r>
        <w:rPr>
          <w:noProof/>
        </w:rPr>
        <w:fldChar w:fldCharType="end"/>
      </w:r>
    </w:p>
    <w:p w14:paraId="51925E8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3.11.8.</w:t>
      </w:r>
      <w:r>
        <w:rPr>
          <w:noProof/>
        </w:rPr>
        <w:t xml:space="preserve"> Rigid Joints</w:t>
      </w:r>
      <w:r>
        <w:rPr>
          <w:noProof/>
        </w:rPr>
        <w:tab/>
      </w:r>
      <w:r>
        <w:rPr>
          <w:noProof/>
        </w:rPr>
        <w:fldChar w:fldCharType="begin"/>
      </w:r>
      <w:r>
        <w:rPr>
          <w:noProof/>
        </w:rPr>
        <w:instrText xml:space="preserve"> PAGEREF _Toc377547225 \h </w:instrText>
      </w:r>
      <w:r>
        <w:rPr>
          <w:noProof/>
        </w:rPr>
      </w:r>
      <w:r>
        <w:rPr>
          <w:noProof/>
        </w:rPr>
        <w:fldChar w:fldCharType="separate"/>
      </w:r>
      <w:r>
        <w:rPr>
          <w:noProof/>
        </w:rPr>
        <w:t>52</w:t>
      </w:r>
      <w:r>
        <w:rPr>
          <w:noProof/>
        </w:rPr>
        <w:fldChar w:fldCharType="end"/>
      </w:r>
    </w:p>
    <w:p w14:paraId="7741716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_Toc377547226 \h </w:instrText>
      </w:r>
      <w:r>
        <w:rPr>
          <w:noProof/>
        </w:rPr>
      </w:r>
      <w:r>
        <w:rPr>
          <w:noProof/>
        </w:rPr>
        <w:fldChar w:fldCharType="separate"/>
      </w:r>
      <w:r>
        <w:rPr>
          <w:noProof/>
        </w:rPr>
        <w:t>53</w:t>
      </w:r>
      <w:r>
        <w:rPr>
          <w:noProof/>
        </w:rPr>
        <w:fldChar w:fldCharType="end"/>
      </w:r>
    </w:p>
    <w:p w14:paraId="24A963A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3.12.1.</w:t>
      </w:r>
      <w:r>
        <w:rPr>
          <w:noProof/>
        </w:rPr>
        <w:t xml:space="preserve"> Rigid Body Constraints</w:t>
      </w:r>
      <w:r>
        <w:rPr>
          <w:noProof/>
        </w:rPr>
        <w:tab/>
      </w:r>
      <w:r>
        <w:rPr>
          <w:noProof/>
        </w:rPr>
        <w:fldChar w:fldCharType="begin"/>
      </w:r>
      <w:r>
        <w:rPr>
          <w:noProof/>
        </w:rPr>
        <w:instrText xml:space="preserve"> PAGEREF _Toc377547227 \h </w:instrText>
      </w:r>
      <w:r>
        <w:rPr>
          <w:noProof/>
        </w:rPr>
      </w:r>
      <w:r>
        <w:rPr>
          <w:noProof/>
        </w:rPr>
        <w:fldChar w:fldCharType="separate"/>
      </w:r>
      <w:r>
        <w:rPr>
          <w:noProof/>
        </w:rPr>
        <w:t>53</w:t>
      </w:r>
      <w:r>
        <w:rPr>
          <w:noProof/>
        </w:rPr>
        <w:fldChar w:fldCharType="end"/>
      </w:r>
    </w:p>
    <w:p w14:paraId="115FC2E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_Toc377547228 \h </w:instrText>
      </w:r>
      <w:r>
        <w:rPr>
          <w:noProof/>
        </w:rPr>
      </w:r>
      <w:r>
        <w:rPr>
          <w:noProof/>
        </w:rPr>
        <w:fldChar w:fldCharType="separate"/>
      </w:r>
      <w:r>
        <w:rPr>
          <w:noProof/>
        </w:rPr>
        <w:t>55</w:t>
      </w:r>
      <w:r>
        <w:rPr>
          <w:noProof/>
        </w:rPr>
        <w:fldChar w:fldCharType="end"/>
      </w:r>
    </w:p>
    <w:p w14:paraId="21C3C55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3.13.1.</w:t>
      </w:r>
      <w:r>
        <w:rPr>
          <w:noProof/>
        </w:rPr>
        <w:t xml:space="preserve"> Springs</w:t>
      </w:r>
      <w:r>
        <w:rPr>
          <w:noProof/>
        </w:rPr>
        <w:tab/>
      </w:r>
      <w:r>
        <w:rPr>
          <w:noProof/>
        </w:rPr>
        <w:fldChar w:fldCharType="begin"/>
      </w:r>
      <w:r>
        <w:rPr>
          <w:noProof/>
        </w:rPr>
        <w:instrText xml:space="preserve"> PAGEREF _Toc377547229 \h </w:instrText>
      </w:r>
      <w:r>
        <w:rPr>
          <w:noProof/>
        </w:rPr>
      </w:r>
      <w:r>
        <w:rPr>
          <w:noProof/>
        </w:rPr>
        <w:fldChar w:fldCharType="separate"/>
      </w:r>
      <w:r>
        <w:rPr>
          <w:noProof/>
        </w:rPr>
        <w:t>55</w:t>
      </w:r>
      <w:r>
        <w:rPr>
          <w:noProof/>
        </w:rPr>
        <w:fldChar w:fldCharType="end"/>
      </w:r>
    </w:p>
    <w:p w14:paraId="6E77979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_Toc377547241 \h </w:instrText>
      </w:r>
      <w:r>
        <w:rPr>
          <w:noProof/>
        </w:rPr>
      </w:r>
      <w:r>
        <w:rPr>
          <w:noProof/>
        </w:rPr>
        <w:fldChar w:fldCharType="separate"/>
      </w:r>
      <w:r>
        <w:rPr>
          <w:noProof/>
        </w:rPr>
        <w:t>57</w:t>
      </w:r>
      <w:r>
        <w:rPr>
          <w:noProof/>
        </w:rPr>
        <w:fldChar w:fldCharType="end"/>
      </w:r>
    </w:p>
    <w:p w14:paraId="7D00548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_Toc377547242 \h </w:instrText>
      </w:r>
      <w:r>
        <w:rPr>
          <w:noProof/>
        </w:rPr>
      </w:r>
      <w:r>
        <w:rPr>
          <w:noProof/>
        </w:rPr>
        <w:fldChar w:fldCharType="separate"/>
      </w:r>
      <w:r>
        <w:rPr>
          <w:noProof/>
        </w:rPr>
        <w:t>59</w:t>
      </w:r>
      <w:r>
        <w:rPr>
          <w:noProof/>
        </w:rPr>
        <w:fldChar w:fldCharType="end"/>
      </w:r>
    </w:p>
    <w:p w14:paraId="10B7878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3.15.1.</w:t>
      </w:r>
      <w:r>
        <w:rPr>
          <w:noProof/>
        </w:rPr>
        <w:t xml:space="preserve"> Logfile</w:t>
      </w:r>
      <w:r>
        <w:rPr>
          <w:noProof/>
        </w:rPr>
        <w:tab/>
      </w:r>
      <w:r>
        <w:rPr>
          <w:noProof/>
        </w:rPr>
        <w:fldChar w:fldCharType="begin"/>
      </w:r>
      <w:r>
        <w:rPr>
          <w:noProof/>
        </w:rPr>
        <w:instrText xml:space="preserve"> PAGEREF _Toc377547243 \h </w:instrText>
      </w:r>
      <w:r>
        <w:rPr>
          <w:noProof/>
        </w:rPr>
      </w:r>
      <w:r>
        <w:rPr>
          <w:noProof/>
        </w:rPr>
        <w:fldChar w:fldCharType="separate"/>
      </w:r>
      <w:r>
        <w:rPr>
          <w:noProof/>
        </w:rPr>
        <w:t>59</w:t>
      </w:r>
      <w:r>
        <w:rPr>
          <w:noProof/>
        </w:rPr>
        <w:fldChar w:fldCharType="end"/>
      </w:r>
    </w:p>
    <w:p w14:paraId="6BD605D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_Toc377547244 \h </w:instrText>
      </w:r>
      <w:r>
        <w:rPr>
          <w:noProof/>
        </w:rPr>
      </w:r>
      <w:r>
        <w:rPr>
          <w:noProof/>
        </w:rPr>
        <w:fldChar w:fldCharType="separate"/>
      </w:r>
      <w:r>
        <w:rPr>
          <w:noProof/>
        </w:rPr>
        <w:t>61</w:t>
      </w:r>
      <w:r>
        <w:rPr>
          <w:noProof/>
        </w:rPr>
        <w:fldChar w:fldCharType="end"/>
      </w:r>
    </w:p>
    <w:p w14:paraId="0CAB598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_Toc377547245 \h </w:instrText>
      </w:r>
      <w:r>
        <w:rPr>
          <w:noProof/>
        </w:rPr>
      </w:r>
      <w:r>
        <w:rPr>
          <w:noProof/>
        </w:rPr>
        <w:fldChar w:fldCharType="separate"/>
      </w:r>
      <w:r>
        <w:rPr>
          <w:noProof/>
        </w:rPr>
        <w:t>62</w:t>
      </w:r>
      <w:r>
        <w:rPr>
          <w:noProof/>
        </w:rPr>
        <w:fldChar w:fldCharType="end"/>
      </w:r>
    </w:p>
    <w:p w14:paraId="2497830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_Toc377547246 \h </w:instrText>
      </w:r>
      <w:r>
        <w:rPr>
          <w:noProof/>
        </w:rPr>
      </w:r>
      <w:r>
        <w:rPr>
          <w:noProof/>
        </w:rPr>
        <w:fldChar w:fldCharType="separate"/>
      </w:r>
      <w:r>
        <w:rPr>
          <w:noProof/>
        </w:rPr>
        <w:t>63</w:t>
      </w:r>
      <w:r>
        <w:rPr>
          <w:noProof/>
        </w:rPr>
        <w:fldChar w:fldCharType="end"/>
      </w:r>
    </w:p>
    <w:p w14:paraId="6389EF8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3.15.2.</w:t>
      </w:r>
      <w:r>
        <w:rPr>
          <w:noProof/>
        </w:rPr>
        <w:t xml:space="preserve"> Plotfile</w:t>
      </w:r>
      <w:r>
        <w:rPr>
          <w:noProof/>
        </w:rPr>
        <w:tab/>
      </w:r>
      <w:r>
        <w:rPr>
          <w:noProof/>
        </w:rPr>
        <w:fldChar w:fldCharType="begin"/>
      </w:r>
      <w:r>
        <w:rPr>
          <w:noProof/>
        </w:rPr>
        <w:instrText xml:space="preserve"> PAGEREF _Toc377547247 \h </w:instrText>
      </w:r>
      <w:r>
        <w:rPr>
          <w:noProof/>
        </w:rPr>
      </w:r>
      <w:r>
        <w:rPr>
          <w:noProof/>
        </w:rPr>
        <w:fldChar w:fldCharType="separate"/>
      </w:r>
      <w:r>
        <w:rPr>
          <w:noProof/>
        </w:rPr>
        <w:t>64</w:t>
      </w:r>
      <w:r>
        <w:rPr>
          <w:noProof/>
        </w:rPr>
        <w:fldChar w:fldCharType="end"/>
      </w:r>
    </w:p>
    <w:p w14:paraId="3DB77F16"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4</w:t>
      </w:r>
      <w:r>
        <w:rPr>
          <w:noProof/>
        </w:rPr>
        <w:t xml:space="preserve"> Materials</w:t>
      </w:r>
      <w:r>
        <w:rPr>
          <w:noProof/>
        </w:rPr>
        <w:tab/>
      </w:r>
      <w:r>
        <w:rPr>
          <w:noProof/>
        </w:rPr>
        <w:fldChar w:fldCharType="begin"/>
      </w:r>
      <w:r>
        <w:rPr>
          <w:noProof/>
        </w:rPr>
        <w:instrText xml:space="preserve"> PAGEREF _Toc377547248 \h </w:instrText>
      </w:r>
      <w:r>
        <w:rPr>
          <w:noProof/>
        </w:rPr>
      </w:r>
      <w:r>
        <w:rPr>
          <w:noProof/>
        </w:rPr>
        <w:fldChar w:fldCharType="separate"/>
      </w:r>
      <w:r>
        <w:rPr>
          <w:noProof/>
        </w:rPr>
        <w:t>66</w:t>
      </w:r>
      <w:r>
        <w:rPr>
          <w:noProof/>
        </w:rPr>
        <w:fldChar w:fldCharType="end"/>
      </w:r>
    </w:p>
    <w:p w14:paraId="439355CB"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_Toc377547249 \h </w:instrText>
      </w:r>
      <w:r>
        <w:rPr>
          <w:noProof/>
        </w:rPr>
      </w:r>
      <w:r>
        <w:rPr>
          <w:noProof/>
        </w:rPr>
        <w:fldChar w:fldCharType="separate"/>
      </w:r>
      <w:r>
        <w:rPr>
          <w:noProof/>
        </w:rPr>
        <w:t>66</w:t>
      </w:r>
      <w:r>
        <w:rPr>
          <w:noProof/>
        </w:rPr>
        <w:fldChar w:fldCharType="end"/>
      </w:r>
    </w:p>
    <w:p w14:paraId="064F2EA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4.1.1.</w:t>
      </w:r>
      <w:r>
        <w:rPr>
          <w:noProof/>
        </w:rPr>
        <w:t xml:space="preserve"> Specifying Fiber Orientation</w:t>
      </w:r>
      <w:r>
        <w:rPr>
          <w:noProof/>
        </w:rPr>
        <w:tab/>
      </w:r>
      <w:r>
        <w:rPr>
          <w:noProof/>
        </w:rPr>
        <w:fldChar w:fldCharType="begin"/>
      </w:r>
      <w:r>
        <w:rPr>
          <w:noProof/>
        </w:rPr>
        <w:instrText xml:space="preserve"> PAGEREF _Toc377547250 \h </w:instrText>
      </w:r>
      <w:r>
        <w:rPr>
          <w:noProof/>
        </w:rPr>
      </w:r>
      <w:r>
        <w:rPr>
          <w:noProof/>
        </w:rPr>
        <w:fldChar w:fldCharType="separate"/>
      </w:r>
      <w:r>
        <w:rPr>
          <w:noProof/>
        </w:rPr>
        <w:t>66</w:t>
      </w:r>
      <w:r>
        <w:rPr>
          <w:noProof/>
        </w:rPr>
        <w:fldChar w:fldCharType="end"/>
      </w:r>
    </w:p>
    <w:p w14:paraId="26BE8C3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_Toc377547251 \h </w:instrText>
      </w:r>
      <w:r>
        <w:rPr>
          <w:noProof/>
        </w:rPr>
      </w:r>
      <w:r>
        <w:rPr>
          <w:noProof/>
        </w:rPr>
        <w:fldChar w:fldCharType="separate"/>
      </w:r>
      <w:r>
        <w:rPr>
          <w:noProof/>
        </w:rPr>
        <w:t>66</w:t>
      </w:r>
      <w:r>
        <w:rPr>
          <w:noProof/>
        </w:rPr>
        <w:fldChar w:fldCharType="end"/>
      </w:r>
    </w:p>
    <w:p w14:paraId="771542D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_Toc377547252 \h </w:instrText>
      </w:r>
      <w:r>
        <w:rPr>
          <w:noProof/>
        </w:rPr>
      </w:r>
      <w:r>
        <w:rPr>
          <w:noProof/>
        </w:rPr>
        <w:fldChar w:fldCharType="separate"/>
      </w:r>
      <w:r>
        <w:rPr>
          <w:noProof/>
        </w:rPr>
        <w:t>68</w:t>
      </w:r>
      <w:r>
        <w:rPr>
          <w:noProof/>
        </w:rPr>
        <w:fldChar w:fldCharType="end"/>
      </w:r>
    </w:p>
    <w:p w14:paraId="05B2026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4.1.2.</w:t>
      </w:r>
      <w:r>
        <w:rPr>
          <w:noProof/>
        </w:rPr>
        <w:t xml:space="preserve"> Uncoupled Materials</w:t>
      </w:r>
      <w:r>
        <w:rPr>
          <w:noProof/>
        </w:rPr>
        <w:tab/>
      </w:r>
      <w:r>
        <w:rPr>
          <w:noProof/>
        </w:rPr>
        <w:fldChar w:fldCharType="begin"/>
      </w:r>
      <w:r>
        <w:rPr>
          <w:noProof/>
        </w:rPr>
        <w:instrText xml:space="preserve"> PAGEREF _Toc377547253 \h </w:instrText>
      </w:r>
      <w:r>
        <w:rPr>
          <w:noProof/>
        </w:rPr>
      </w:r>
      <w:r>
        <w:rPr>
          <w:noProof/>
        </w:rPr>
        <w:fldChar w:fldCharType="separate"/>
      </w:r>
      <w:r>
        <w:rPr>
          <w:noProof/>
        </w:rPr>
        <w:t>70</w:t>
      </w:r>
      <w:r>
        <w:rPr>
          <w:noProof/>
        </w:rPr>
        <w:fldChar w:fldCharType="end"/>
      </w:r>
    </w:p>
    <w:p w14:paraId="1914050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_Toc377547254 \h </w:instrText>
      </w:r>
      <w:r>
        <w:rPr>
          <w:noProof/>
        </w:rPr>
      </w:r>
      <w:r>
        <w:rPr>
          <w:noProof/>
        </w:rPr>
        <w:fldChar w:fldCharType="separate"/>
      </w:r>
      <w:r>
        <w:rPr>
          <w:noProof/>
        </w:rPr>
        <w:t>72</w:t>
      </w:r>
      <w:r>
        <w:rPr>
          <w:noProof/>
        </w:rPr>
        <w:fldChar w:fldCharType="end"/>
      </w:r>
    </w:p>
    <w:p w14:paraId="30110FC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_Toc377547255 \h </w:instrText>
      </w:r>
      <w:r>
        <w:rPr>
          <w:noProof/>
        </w:rPr>
      </w:r>
      <w:r>
        <w:rPr>
          <w:noProof/>
        </w:rPr>
        <w:fldChar w:fldCharType="separate"/>
      </w:r>
      <w:r>
        <w:rPr>
          <w:noProof/>
        </w:rPr>
        <w:t>73</w:t>
      </w:r>
      <w:r>
        <w:rPr>
          <w:noProof/>
        </w:rPr>
        <w:fldChar w:fldCharType="end"/>
      </w:r>
    </w:p>
    <w:p w14:paraId="1996BD9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_Toc377547256 \h </w:instrText>
      </w:r>
      <w:r>
        <w:rPr>
          <w:noProof/>
        </w:rPr>
      </w:r>
      <w:r>
        <w:rPr>
          <w:noProof/>
        </w:rPr>
        <w:fldChar w:fldCharType="separate"/>
      </w:r>
      <w:r>
        <w:rPr>
          <w:noProof/>
        </w:rPr>
        <w:t>74</w:t>
      </w:r>
      <w:r>
        <w:rPr>
          <w:noProof/>
        </w:rPr>
        <w:fldChar w:fldCharType="end"/>
      </w:r>
    </w:p>
    <w:p w14:paraId="46F3956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_Toc377547257 \h </w:instrText>
      </w:r>
      <w:r>
        <w:rPr>
          <w:noProof/>
        </w:rPr>
      </w:r>
      <w:r>
        <w:rPr>
          <w:noProof/>
        </w:rPr>
        <w:fldChar w:fldCharType="separate"/>
      </w:r>
      <w:r>
        <w:rPr>
          <w:noProof/>
        </w:rPr>
        <w:t>75</w:t>
      </w:r>
      <w:r>
        <w:rPr>
          <w:noProof/>
        </w:rPr>
        <w:fldChar w:fldCharType="end"/>
      </w:r>
    </w:p>
    <w:p w14:paraId="09B78AE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_Toc377547258 \h </w:instrText>
      </w:r>
      <w:r>
        <w:rPr>
          <w:noProof/>
        </w:rPr>
      </w:r>
      <w:r>
        <w:rPr>
          <w:noProof/>
        </w:rPr>
        <w:fldChar w:fldCharType="separate"/>
      </w:r>
      <w:r>
        <w:rPr>
          <w:noProof/>
        </w:rPr>
        <w:t>76</w:t>
      </w:r>
      <w:r>
        <w:rPr>
          <w:noProof/>
        </w:rPr>
        <w:fldChar w:fldCharType="end"/>
      </w:r>
    </w:p>
    <w:p w14:paraId="61597F4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_Toc377547259 \h </w:instrText>
      </w:r>
      <w:r>
        <w:rPr>
          <w:noProof/>
        </w:rPr>
      </w:r>
      <w:r>
        <w:rPr>
          <w:noProof/>
        </w:rPr>
        <w:fldChar w:fldCharType="separate"/>
      </w:r>
      <w:r>
        <w:rPr>
          <w:noProof/>
        </w:rPr>
        <w:t>78</w:t>
      </w:r>
      <w:r>
        <w:rPr>
          <w:noProof/>
        </w:rPr>
        <w:fldChar w:fldCharType="end"/>
      </w:r>
    </w:p>
    <w:p w14:paraId="41740D0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_Toc377547260 \h </w:instrText>
      </w:r>
      <w:r>
        <w:rPr>
          <w:noProof/>
        </w:rPr>
      </w:r>
      <w:r>
        <w:rPr>
          <w:noProof/>
        </w:rPr>
        <w:fldChar w:fldCharType="separate"/>
      </w:r>
      <w:r>
        <w:rPr>
          <w:noProof/>
        </w:rPr>
        <w:t>79</w:t>
      </w:r>
      <w:r>
        <w:rPr>
          <w:noProof/>
        </w:rPr>
        <w:fldChar w:fldCharType="end"/>
      </w:r>
    </w:p>
    <w:p w14:paraId="1C24774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_Toc377547261 \h </w:instrText>
      </w:r>
      <w:r>
        <w:rPr>
          <w:noProof/>
        </w:rPr>
      </w:r>
      <w:r>
        <w:rPr>
          <w:noProof/>
        </w:rPr>
        <w:fldChar w:fldCharType="separate"/>
      </w:r>
      <w:r>
        <w:rPr>
          <w:noProof/>
        </w:rPr>
        <w:t>80</w:t>
      </w:r>
      <w:r>
        <w:rPr>
          <w:noProof/>
        </w:rPr>
        <w:fldChar w:fldCharType="end"/>
      </w:r>
    </w:p>
    <w:p w14:paraId="3E01697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_Toc377547262 \h </w:instrText>
      </w:r>
      <w:r>
        <w:rPr>
          <w:noProof/>
        </w:rPr>
      </w:r>
      <w:r>
        <w:rPr>
          <w:noProof/>
        </w:rPr>
        <w:fldChar w:fldCharType="separate"/>
      </w:r>
      <w:r>
        <w:rPr>
          <w:noProof/>
        </w:rPr>
        <w:t>82</w:t>
      </w:r>
      <w:r>
        <w:rPr>
          <w:noProof/>
        </w:rPr>
        <w:fldChar w:fldCharType="end"/>
      </w:r>
    </w:p>
    <w:p w14:paraId="5737BF50"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_Toc377547263 \h </w:instrText>
      </w:r>
      <w:r>
        <w:rPr>
          <w:noProof/>
        </w:rPr>
      </w:r>
      <w:r>
        <w:rPr>
          <w:noProof/>
        </w:rPr>
        <w:fldChar w:fldCharType="separate"/>
      </w:r>
      <w:r>
        <w:rPr>
          <w:noProof/>
        </w:rPr>
        <w:t>83</w:t>
      </w:r>
      <w:r>
        <w:rPr>
          <w:noProof/>
        </w:rPr>
        <w:fldChar w:fldCharType="end"/>
      </w:r>
    </w:p>
    <w:p w14:paraId="10B34C0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_Toc377547264 \h </w:instrText>
      </w:r>
      <w:r>
        <w:rPr>
          <w:noProof/>
        </w:rPr>
      </w:r>
      <w:r>
        <w:rPr>
          <w:noProof/>
        </w:rPr>
        <w:fldChar w:fldCharType="separate"/>
      </w:r>
      <w:r>
        <w:rPr>
          <w:noProof/>
        </w:rPr>
        <w:t>84</w:t>
      </w:r>
      <w:r>
        <w:rPr>
          <w:noProof/>
        </w:rPr>
        <w:fldChar w:fldCharType="end"/>
      </w:r>
    </w:p>
    <w:p w14:paraId="4978C54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_Toc377547265 \h </w:instrText>
      </w:r>
      <w:r>
        <w:rPr>
          <w:noProof/>
        </w:rPr>
      </w:r>
      <w:r>
        <w:rPr>
          <w:noProof/>
        </w:rPr>
        <w:fldChar w:fldCharType="separate"/>
      </w:r>
      <w:r>
        <w:rPr>
          <w:noProof/>
        </w:rPr>
        <w:t>85</w:t>
      </w:r>
      <w:r>
        <w:rPr>
          <w:noProof/>
        </w:rPr>
        <w:fldChar w:fldCharType="end"/>
      </w:r>
    </w:p>
    <w:p w14:paraId="3935A7C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_Toc377547266 \h </w:instrText>
      </w:r>
      <w:r>
        <w:rPr>
          <w:noProof/>
        </w:rPr>
      </w:r>
      <w:r>
        <w:rPr>
          <w:noProof/>
        </w:rPr>
        <w:fldChar w:fldCharType="separate"/>
      </w:r>
      <w:r>
        <w:rPr>
          <w:noProof/>
        </w:rPr>
        <w:t>87</w:t>
      </w:r>
      <w:r>
        <w:rPr>
          <w:noProof/>
        </w:rPr>
        <w:fldChar w:fldCharType="end"/>
      </w:r>
    </w:p>
    <w:p w14:paraId="5A72A62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_Toc377547267 \h </w:instrText>
      </w:r>
      <w:r>
        <w:rPr>
          <w:noProof/>
        </w:rPr>
      </w:r>
      <w:r>
        <w:rPr>
          <w:noProof/>
        </w:rPr>
        <w:fldChar w:fldCharType="separate"/>
      </w:r>
      <w:r>
        <w:rPr>
          <w:noProof/>
        </w:rPr>
        <w:t>88</w:t>
      </w:r>
      <w:r>
        <w:rPr>
          <w:noProof/>
        </w:rPr>
        <w:fldChar w:fldCharType="end"/>
      </w:r>
    </w:p>
    <w:p w14:paraId="7B5E1C9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_Toc377547268 \h </w:instrText>
      </w:r>
      <w:r>
        <w:rPr>
          <w:noProof/>
        </w:rPr>
      </w:r>
      <w:r>
        <w:rPr>
          <w:noProof/>
        </w:rPr>
        <w:fldChar w:fldCharType="separate"/>
      </w:r>
      <w:r>
        <w:rPr>
          <w:noProof/>
        </w:rPr>
        <w:t>89</w:t>
      </w:r>
      <w:r>
        <w:rPr>
          <w:noProof/>
        </w:rPr>
        <w:fldChar w:fldCharType="end"/>
      </w:r>
    </w:p>
    <w:p w14:paraId="647B733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_Toc377547269 \h </w:instrText>
      </w:r>
      <w:r>
        <w:rPr>
          <w:noProof/>
        </w:rPr>
      </w:r>
      <w:r>
        <w:rPr>
          <w:noProof/>
        </w:rPr>
        <w:fldChar w:fldCharType="separate"/>
      </w:r>
      <w:r>
        <w:rPr>
          <w:noProof/>
        </w:rPr>
        <w:t>90</w:t>
      </w:r>
      <w:r>
        <w:rPr>
          <w:noProof/>
        </w:rPr>
        <w:fldChar w:fldCharType="end"/>
      </w:r>
    </w:p>
    <w:p w14:paraId="6F00052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4.1.3.</w:t>
      </w:r>
      <w:r>
        <w:rPr>
          <w:noProof/>
        </w:rPr>
        <w:t xml:space="preserve"> Compressible Materials</w:t>
      </w:r>
      <w:r>
        <w:rPr>
          <w:noProof/>
        </w:rPr>
        <w:tab/>
      </w:r>
      <w:r>
        <w:rPr>
          <w:noProof/>
        </w:rPr>
        <w:fldChar w:fldCharType="begin"/>
      </w:r>
      <w:r>
        <w:rPr>
          <w:noProof/>
        </w:rPr>
        <w:instrText xml:space="preserve"> PAGEREF _Toc377547270 \h </w:instrText>
      </w:r>
      <w:r>
        <w:rPr>
          <w:noProof/>
        </w:rPr>
      </w:r>
      <w:r>
        <w:rPr>
          <w:noProof/>
        </w:rPr>
        <w:fldChar w:fldCharType="separate"/>
      </w:r>
      <w:r>
        <w:rPr>
          <w:noProof/>
        </w:rPr>
        <w:t>93</w:t>
      </w:r>
      <w:r>
        <w:rPr>
          <w:noProof/>
        </w:rPr>
        <w:fldChar w:fldCharType="end"/>
      </w:r>
    </w:p>
    <w:p w14:paraId="6ED3ADB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_Toc377547271 \h </w:instrText>
      </w:r>
      <w:r>
        <w:rPr>
          <w:noProof/>
        </w:rPr>
      </w:r>
      <w:r>
        <w:rPr>
          <w:noProof/>
        </w:rPr>
        <w:fldChar w:fldCharType="separate"/>
      </w:r>
      <w:r>
        <w:rPr>
          <w:noProof/>
        </w:rPr>
        <w:t>93</w:t>
      </w:r>
      <w:r>
        <w:rPr>
          <w:noProof/>
        </w:rPr>
        <w:fldChar w:fldCharType="end"/>
      </w:r>
    </w:p>
    <w:p w14:paraId="49BD51E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lastRenderedPageBreak/>
        <w:t>4.1.3.2. Cell Growth</w:t>
      </w:r>
      <w:r>
        <w:rPr>
          <w:noProof/>
        </w:rPr>
        <w:tab/>
      </w:r>
      <w:r>
        <w:rPr>
          <w:noProof/>
        </w:rPr>
        <w:fldChar w:fldCharType="begin"/>
      </w:r>
      <w:r>
        <w:rPr>
          <w:noProof/>
        </w:rPr>
        <w:instrText xml:space="preserve"> PAGEREF _Toc377547272 \h </w:instrText>
      </w:r>
      <w:r>
        <w:rPr>
          <w:noProof/>
        </w:rPr>
      </w:r>
      <w:r>
        <w:rPr>
          <w:noProof/>
        </w:rPr>
        <w:fldChar w:fldCharType="separate"/>
      </w:r>
      <w:r>
        <w:rPr>
          <w:noProof/>
        </w:rPr>
        <w:t>95</w:t>
      </w:r>
      <w:r>
        <w:rPr>
          <w:noProof/>
        </w:rPr>
        <w:fldChar w:fldCharType="end"/>
      </w:r>
    </w:p>
    <w:p w14:paraId="7EFCCD5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_Toc377547273 \h </w:instrText>
      </w:r>
      <w:r>
        <w:rPr>
          <w:noProof/>
        </w:rPr>
      </w:r>
      <w:r>
        <w:rPr>
          <w:noProof/>
        </w:rPr>
        <w:fldChar w:fldCharType="separate"/>
      </w:r>
      <w:r>
        <w:rPr>
          <w:noProof/>
        </w:rPr>
        <w:t>97</w:t>
      </w:r>
      <w:r>
        <w:rPr>
          <w:noProof/>
        </w:rPr>
        <w:fldChar w:fldCharType="end"/>
      </w:r>
    </w:p>
    <w:p w14:paraId="435E26B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_Toc377547274 \h </w:instrText>
      </w:r>
      <w:r>
        <w:rPr>
          <w:noProof/>
        </w:rPr>
      </w:r>
      <w:r>
        <w:rPr>
          <w:noProof/>
        </w:rPr>
        <w:fldChar w:fldCharType="separate"/>
      </w:r>
      <w:r>
        <w:rPr>
          <w:noProof/>
        </w:rPr>
        <w:t>99</w:t>
      </w:r>
      <w:r>
        <w:rPr>
          <w:noProof/>
        </w:rPr>
        <w:fldChar w:fldCharType="end"/>
      </w:r>
    </w:p>
    <w:p w14:paraId="0E004FF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_Toc377547275 \h </w:instrText>
      </w:r>
      <w:r>
        <w:rPr>
          <w:noProof/>
        </w:rPr>
      </w:r>
      <w:r>
        <w:rPr>
          <w:noProof/>
        </w:rPr>
        <w:fldChar w:fldCharType="separate"/>
      </w:r>
      <w:r>
        <w:rPr>
          <w:noProof/>
        </w:rPr>
        <w:t>100</w:t>
      </w:r>
      <w:r>
        <w:rPr>
          <w:noProof/>
        </w:rPr>
        <w:fldChar w:fldCharType="end"/>
      </w:r>
    </w:p>
    <w:p w14:paraId="3D08788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_Toc377547276 \h </w:instrText>
      </w:r>
      <w:r>
        <w:rPr>
          <w:noProof/>
        </w:rPr>
      </w:r>
      <w:r>
        <w:rPr>
          <w:noProof/>
        </w:rPr>
        <w:fldChar w:fldCharType="separate"/>
      </w:r>
      <w:r>
        <w:rPr>
          <w:noProof/>
        </w:rPr>
        <w:t>101</w:t>
      </w:r>
      <w:r>
        <w:rPr>
          <w:noProof/>
        </w:rPr>
        <w:fldChar w:fldCharType="end"/>
      </w:r>
    </w:p>
    <w:p w14:paraId="09044C3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_Toc377547277 \h </w:instrText>
      </w:r>
      <w:r>
        <w:rPr>
          <w:noProof/>
        </w:rPr>
      </w:r>
      <w:r>
        <w:rPr>
          <w:noProof/>
        </w:rPr>
        <w:fldChar w:fldCharType="separate"/>
      </w:r>
      <w:r>
        <w:rPr>
          <w:noProof/>
        </w:rPr>
        <w:t>102</w:t>
      </w:r>
      <w:r>
        <w:rPr>
          <w:noProof/>
        </w:rPr>
        <w:fldChar w:fldCharType="end"/>
      </w:r>
    </w:p>
    <w:p w14:paraId="04ED129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_Toc377547278 \h </w:instrText>
      </w:r>
      <w:r>
        <w:rPr>
          <w:noProof/>
        </w:rPr>
      </w:r>
      <w:r>
        <w:rPr>
          <w:noProof/>
        </w:rPr>
        <w:fldChar w:fldCharType="separate"/>
      </w:r>
      <w:r>
        <w:rPr>
          <w:noProof/>
        </w:rPr>
        <w:t>104</w:t>
      </w:r>
      <w:r>
        <w:rPr>
          <w:noProof/>
        </w:rPr>
        <w:fldChar w:fldCharType="end"/>
      </w:r>
    </w:p>
    <w:p w14:paraId="15EF8D5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_Toc377547279 \h </w:instrText>
      </w:r>
      <w:r>
        <w:rPr>
          <w:noProof/>
        </w:rPr>
      </w:r>
      <w:r>
        <w:rPr>
          <w:noProof/>
        </w:rPr>
        <w:fldChar w:fldCharType="separate"/>
      </w:r>
      <w:r>
        <w:rPr>
          <w:noProof/>
        </w:rPr>
        <w:t>105</w:t>
      </w:r>
      <w:r>
        <w:rPr>
          <w:noProof/>
        </w:rPr>
        <w:fldChar w:fldCharType="end"/>
      </w:r>
    </w:p>
    <w:p w14:paraId="220F067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_Toc377547280 \h </w:instrText>
      </w:r>
      <w:r>
        <w:rPr>
          <w:noProof/>
        </w:rPr>
      </w:r>
      <w:r>
        <w:rPr>
          <w:noProof/>
        </w:rPr>
        <w:fldChar w:fldCharType="separate"/>
      </w:r>
      <w:r>
        <w:rPr>
          <w:noProof/>
        </w:rPr>
        <w:t>106</w:t>
      </w:r>
      <w:r>
        <w:rPr>
          <w:noProof/>
        </w:rPr>
        <w:fldChar w:fldCharType="end"/>
      </w:r>
    </w:p>
    <w:p w14:paraId="35771F3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_Toc377547281 \h </w:instrText>
      </w:r>
      <w:r>
        <w:rPr>
          <w:noProof/>
        </w:rPr>
      </w:r>
      <w:r>
        <w:rPr>
          <w:noProof/>
        </w:rPr>
        <w:fldChar w:fldCharType="separate"/>
      </w:r>
      <w:r>
        <w:rPr>
          <w:noProof/>
        </w:rPr>
        <w:t>107</w:t>
      </w:r>
      <w:r>
        <w:rPr>
          <w:noProof/>
        </w:rPr>
        <w:fldChar w:fldCharType="end"/>
      </w:r>
    </w:p>
    <w:p w14:paraId="35F4D4E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_Toc377547282 \h </w:instrText>
      </w:r>
      <w:r>
        <w:rPr>
          <w:noProof/>
        </w:rPr>
      </w:r>
      <w:r>
        <w:rPr>
          <w:noProof/>
        </w:rPr>
        <w:fldChar w:fldCharType="separate"/>
      </w:r>
      <w:r>
        <w:rPr>
          <w:noProof/>
        </w:rPr>
        <w:t>108</w:t>
      </w:r>
      <w:r>
        <w:rPr>
          <w:noProof/>
        </w:rPr>
        <w:fldChar w:fldCharType="end"/>
      </w:r>
    </w:p>
    <w:p w14:paraId="0C99431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_Toc377547283 \h </w:instrText>
      </w:r>
      <w:r>
        <w:rPr>
          <w:noProof/>
        </w:rPr>
      </w:r>
      <w:r>
        <w:rPr>
          <w:noProof/>
        </w:rPr>
        <w:fldChar w:fldCharType="separate"/>
      </w:r>
      <w:r>
        <w:rPr>
          <w:noProof/>
        </w:rPr>
        <w:t>109</w:t>
      </w:r>
      <w:r>
        <w:rPr>
          <w:noProof/>
        </w:rPr>
        <w:fldChar w:fldCharType="end"/>
      </w:r>
    </w:p>
    <w:p w14:paraId="6EAEBB2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_Toc377547284 \h </w:instrText>
      </w:r>
      <w:r>
        <w:rPr>
          <w:noProof/>
        </w:rPr>
      </w:r>
      <w:r>
        <w:rPr>
          <w:noProof/>
        </w:rPr>
        <w:fldChar w:fldCharType="separate"/>
      </w:r>
      <w:r>
        <w:rPr>
          <w:noProof/>
        </w:rPr>
        <w:t>111</w:t>
      </w:r>
      <w:r>
        <w:rPr>
          <w:noProof/>
        </w:rPr>
        <w:fldChar w:fldCharType="end"/>
      </w:r>
    </w:p>
    <w:p w14:paraId="404E375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_Toc377547285 \h </w:instrText>
      </w:r>
      <w:r>
        <w:rPr>
          <w:noProof/>
        </w:rPr>
      </w:r>
      <w:r>
        <w:rPr>
          <w:noProof/>
        </w:rPr>
        <w:fldChar w:fldCharType="separate"/>
      </w:r>
      <w:r>
        <w:rPr>
          <w:noProof/>
        </w:rPr>
        <w:t>112</w:t>
      </w:r>
      <w:r>
        <w:rPr>
          <w:noProof/>
        </w:rPr>
        <w:fldChar w:fldCharType="end"/>
      </w:r>
    </w:p>
    <w:p w14:paraId="13AE91D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_Toc377547286 \h </w:instrText>
      </w:r>
      <w:r>
        <w:rPr>
          <w:noProof/>
        </w:rPr>
      </w:r>
      <w:r>
        <w:rPr>
          <w:noProof/>
        </w:rPr>
        <w:fldChar w:fldCharType="separate"/>
      </w:r>
      <w:r>
        <w:rPr>
          <w:noProof/>
        </w:rPr>
        <w:t>114</w:t>
      </w:r>
      <w:r>
        <w:rPr>
          <w:noProof/>
        </w:rPr>
        <w:fldChar w:fldCharType="end"/>
      </w:r>
    </w:p>
    <w:p w14:paraId="2B1D177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_Toc377547287 \h </w:instrText>
      </w:r>
      <w:r>
        <w:rPr>
          <w:noProof/>
        </w:rPr>
      </w:r>
      <w:r>
        <w:rPr>
          <w:noProof/>
        </w:rPr>
        <w:fldChar w:fldCharType="separate"/>
      </w:r>
      <w:r>
        <w:rPr>
          <w:noProof/>
        </w:rPr>
        <w:t>116</w:t>
      </w:r>
      <w:r>
        <w:rPr>
          <w:noProof/>
        </w:rPr>
        <w:fldChar w:fldCharType="end"/>
      </w:r>
    </w:p>
    <w:p w14:paraId="161A9CA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_Toc377547288 \h </w:instrText>
      </w:r>
      <w:r>
        <w:rPr>
          <w:noProof/>
        </w:rPr>
      </w:r>
      <w:r>
        <w:rPr>
          <w:noProof/>
        </w:rPr>
        <w:fldChar w:fldCharType="separate"/>
      </w:r>
      <w:r>
        <w:rPr>
          <w:noProof/>
        </w:rPr>
        <w:t>117</w:t>
      </w:r>
      <w:r>
        <w:rPr>
          <w:noProof/>
        </w:rPr>
        <w:fldChar w:fldCharType="end"/>
      </w:r>
    </w:p>
    <w:p w14:paraId="15F7A94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_Toc377547289 \h </w:instrText>
      </w:r>
      <w:r>
        <w:rPr>
          <w:noProof/>
        </w:rPr>
      </w:r>
      <w:r>
        <w:rPr>
          <w:noProof/>
        </w:rPr>
        <w:fldChar w:fldCharType="separate"/>
      </w:r>
      <w:r>
        <w:rPr>
          <w:noProof/>
        </w:rPr>
        <w:t>118</w:t>
      </w:r>
      <w:r>
        <w:rPr>
          <w:noProof/>
        </w:rPr>
        <w:fldChar w:fldCharType="end"/>
      </w:r>
    </w:p>
    <w:p w14:paraId="5924D12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4.2.1.</w:t>
      </w:r>
      <w:r>
        <w:rPr>
          <w:noProof/>
        </w:rPr>
        <w:t xml:space="preserve"> Uncoupled Viscoelastic Materials</w:t>
      </w:r>
      <w:r>
        <w:rPr>
          <w:noProof/>
        </w:rPr>
        <w:tab/>
      </w:r>
      <w:r>
        <w:rPr>
          <w:noProof/>
        </w:rPr>
        <w:fldChar w:fldCharType="begin"/>
      </w:r>
      <w:r>
        <w:rPr>
          <w:noProof/>
        </w:rPr>
        <w:instrText xml:space="preserve"> PAGEREF _Toc377547290 \h </w:instrText>
      </w:r>
      <w:r>
        <w:rPr>
          <w:noProof/>
        </w:rPr>
      </w:r>
      <w:r>
        <w:rPr>
          <w:noProof/>
        </w:rPr>
        <w:fldChar w:fldCharType="separate"/>
      </w:r>
      <w:r>
        <w:rPr>
          <w:noProof/>
        </w:rPr>
        <w:t>118</w:t>
      </w:r>
      <w:r>
        <w:rPr>
          <w:noProof/>
        </w:rPr>
        <w:fldChar w:fldCharType="end"/>
      </w:r>
    </w:p>
    <w:p w14:paraId="74784A8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4.2.2.</w:t>
      </w:r>
      <w:r>
        <w:rPr>
          <w:noProof/>
        </w:rPr>
        <w:t xml:space="preserve"> Compressible Viscoelastic Materials</w:t>
      </w:r>
      <w:r>
        <w:rPr>
          <w:noProof/>
        </w:rPr>
        <w:tab/>
      </w:r>
      <w:r>
        <w:rPr>
          <w:noProof/>
        </w:rPr>
        <w:fldChar w:fldCharType="begin"/>
      </w:r>
      <w:r>
        <w:rPr>
          <w:noProof/>
        </w:rPr>
        <w:instrText xml:space="preserve"> PAGEREF _Toc377547291 \h </w:instrText>
      </w:r>
      <w:r>
        <w:rPr>
          <w:noProof/>
        </w:rPr>
      </w:r>
      <w:r>
        <w:rPr>
          <w:noProof/>
        </w:rPr>
        <w:fldChar w:fldCharType="separate"/>
      </w:r>
      <w:r>
        <w:rPr>
          <w:noProof/>
        </w:rPr>
        <w:t>119</w:t>
      </w:r>
      <w:r>
        <w:rPr>
          <w:noProof/>
        </w:rPr>
        <w:fldChar w:fldCharType="end"/>
      </w:r>
    </w:p>
    <w:p w14:paraId="45D1532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_Toc377547292 \h </w:instrText>
      </w:r>
      <w:r>
        <w:rPr>
          <w:noProof/>
        </w:rPr>
      </w:r>
      <w:r>
        <w:rPr>
          <w:noProof/>
        </w:rPr>
        <w:fldChar w:fldCharType="separate"/>
      </w:r>
      <w:r>
        <w:rPr>
          <w:noProof/>
        </w:rPr>
        <w:t>119</w:t>
      </w:r>
      <w:r>
        <w:rPr>
          <w:noProof/>
        </w:rPr>
        <w:fldChar w:fldCharType="end"/>
      </w:r>
    </w:p>
    <w:p w14:paraId="0A6FB4B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_Toc377547293 \h </w:instrText>
      </w:r>
      <w:r>
        <w:rPr>
          <w:noProof/>
        </w:rPr>
      </w:r>
      <w:r>
        <w:rPr>
          <w:noProof/>
        </w:rPr>
        <w:fldChar w:fldCharType="separate"/>
      </w:r>
      <w:r>
        <w:rPr>
          <w:noProof/>
        </w:rPr>
        <w:t>120</w:t>
      </w:r>
      <w:r>
        <w:rPr>
          <w:noProof/>
        </w:rPr>
        <w:fldChar w:fldCharType="end"/>
      </w:r>
    </w:p>
    <w:p w14:paraId="7A75B1F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_Toc377547294 \h </w:instrText>
      </w:r>
      <w:r>
        <w:rPr>
          <w:noProof/>
        </w:rPr>
      </w:r>
      <w:r>
        <w:rPr>
          <w:noProof/>
        </w:rPr>
        <w:fldChar w:fldCharType="separate"/>
      </w:r>
      <w:r>
        <w:rPr>
          <w:noProof/>
        </w:rPr>
        <w:t>122</w:t>
      </w:r>
      <w:r>
        <w:rPr>
          <w:noProof/>
        </w:rPr>
        <w:fldChar w:fldCharType="end"/>
      </w:r>
    </w:p>
    <w:p w14:paraId="103A365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_Toc377547295 \h </w:instrText>
      </w:r>
      <w:r>
        <w:rPr>
          <w:noProof/>
        </w:rPr>
      </w:r>
      <w:r>
        <w:rPr>
          <w:noProof/>
        </w:rPr>
        <w:fldChar w:fldCharType="separate"/>
      </w:r>
      <w:r>
        <w:rPr>
          <w:noProof/>
        </w:rPr>
        <w:t>123</w:t>
      </w:r>
      <w:r>
        <w:rPr>
          <w:noProof/>
        </w:rPr>
        <w:fldChar w:fldCharType="end"/>
      </w:r>
    </w:p>
    <w:p w14:paraId="2444669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4.4.2.</w:t>
      </w:r>
      <w:r>
        <w:rPr>
          <w:noProof/>
        </w:rPr>
        <w:t xml:space="preserve"> Permeability Materials</w:t>
      </w:r>
      <w:r>
        <w:rPr>
          <w:noProof/>
        </w:rPr>
        <w:tab/>
      </w:r>
      <w:r>
        <w:rPr>
          <w:noProof/>
        </w:rPr>
        <w:fldChar w:fldCharType="begin"/>
      </w:r>
      <w:r>
        <w:rPr>
          <w:noProof/>
        </w:rPr>
        <w:instrText xml:space="preserve"> PAGEREF _Toc377547296 \h </w:instrText>
      </w:r>
      <w:r>
        <w:rPr>
          <w:noProof/>
        </w:rPr>
      </w:r>
      <w:r>
        <w:rPr>
          <w:noProof/>
        </w:rPr>
        <w:fldChar w:fldCharType="separate"/>
      </w:r>
      <w:r>
        <w:rPr>
          <w:noProof/>
        </w:rPr>
        <w:t>124</w:t>
      </w:r>
      <w:r>
        <w:rPr>
          <w:noProof/>
        </w:rPr>
        <w:fldChar w:fldCharType="end"/>
      </w:r>
    </w:p>
    <w:p w14:paraId="6F1FF89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_Toc377547297 \h </w:instrText>
      </w:r>
      <w:r>
        <w:rPr>
          <w:noProof/>
        </w:rPr>
      </w:r>
      <w:r>
        <w:rPr>
          <w:noProof/>
        </w:rPr>
        <w:fldChar w:fldCharType="separate"/>
      </w:r>
      <w:r>
        <w:rPr>
          <w:noProof/>
        </w:rPr>
        <w:t>125</w:t>
      </w:r>
      <w:r>
        <w:rPr>
          <w:noProof/>
        </w:rPr>
        <w:fldChar w:fldCharType="end"/>
      </w:r>
    </w:p>
    <w:p w14:paraId="38913F0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_Toc377547298 \h </w:instrText>
      </w:r>
      <w:r>
        <w:rPr>
          <w:noProof/>
        </w:rPr>
      </w:r>
      <w:r>
        <w:rPr>
          <w:noProof/>
        </w:rPr>
        <w:fldChar w:fldCharType="separate"/>
      </w:r>
      <w:r>
        <w:rPr>
          <w:noProof/>
        </w:rPr>
        <w:t>126</w:t>
      </w:r>
      <w:r>
        <w:rPr>
          <w:noProof/>
        </w:rPr>
        <w:fldChar w:fldCharType="end"/>
      </w:r>
    </w:p>
    <w:p w14:paraId="372BDEF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_Toc377547299 \h </w:instrText>
      </w:r>
      <w:r>
        <w:rPr>
          <w:noProof/>
        </w:rPr>
      </w:r>
      <w:r>
        <w:rPr>
          <w:noProof/>
        </w:rPr>
        <w:fldChar w:fldCharType="separate"/>
      </w:r>
      <w:r>
        <w:rPr>
          <w:noProof/>
        </w:rPr>
        <w:t>127</w:t>
      </w:r>
      <w:r>
        <w:rPr>
          <w:noProof/>
        </w:rPr>
        <w:fldChar w:fldCharType="end"/>
      </w:r>
    </w:p>
    <w:p w14:paraId="2915610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_Toc377547300 \h </w:instrText>
      </w:r>
      <w:r>
        <w:rPr>
          <w:noProof/>
        </w:rPr>
      </w:r>
      <w:r>
        <w:rPr>
          <w:noProof/>
        </w:rPr>
        <w:fldChar w:fldCharType="separate"/>
      </w:r>
      <w:r>
        <w:rPr>
          <w:noProof/>
        </w:rPr>
        <w:t>128</w:t>
      </w:r>
      <w:r>
        <w:rPr>
          <w:noProof/>
        </w:rPr>
        <w:fldChar w:fldCharType="end"/>
      </w:r>
    </w:p>
    <w:p w14:paraId="3438255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_Toc377547301 \h </w:instrText>
      </w:r>
      <w:r>
        <w:rPr>
          <w:noProof/>
        </w:rPr>
      </w:r>
      <w:r>
        <w:rPr>
          <w:noProof/>
        </w:rPr>
        <w:fldChar w:fldCharType="separate"/>
      </w:r>
      <w:r>
        <w:rPr>
          <w:noProof/>
        </w:rPr>
        <w:t>130</w:t>
      </w:r>
      <w:r>
        <w:rPr>
          <w:noProof/>
        </w:rPr>
        <w:fldChar w:fldCharType="end"/>
      </w:r>
    </w:p>
    <w:p w14:paraId="68FCF4E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4.4.3.</w:t>
      </w:r>
      <w:r>
        <w:rPr>
          <w:noProof/>
        </w:rPr>
        <w:t xml:space="preserve"> Fluid Supply Materials</w:t>
      </w:r>
      <w:r>
        <w:rPr>
          <w:noProof/>
        </w:rPr>
        <w:tab/>
      </w:r>
      <w:r>
        <w:rPr>
          <w:noProof/>
        </w:rPr>
        <w:fldChar w:fldCharType="begin"/>
      </w:r>
      <w:r>
        <w:rPr>
          <w:noProof/>
        </w:rPr>
        <w:instrText xml:space="preserve"> PAGEREF _Toc377547302 \h </w:instrText>
      </w:r>
      <w:r>
        <w:rPr>
          <w:noProof/>
        </w:rPr>
      </w:r>
      <w:r>
        <w:rPr>
          <w:noProof/>
        </w:rPr>
        <w:fldChar w:fldCharType="separate"/>
      </w:r>
      <w:r>
        <w:rPr>
          <w:noProof/>
        </w:rPr>
        <w:t>132</w:t>
      </w:r>
      <w:r>
        <w:rPr>
          <w:noProof/>
        </w:rPr>
        <w:fldChar w:fldCharType="end"/>
      </w:r>
    </w:p>
    <w:p w14:paraId="4B4C6FF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_Toc377547303 \h </w:instrText>
      </w:r>
      <w:r>
        <w:rPr>
          <w:noProof/>
        </w:rPr>
      </w:r>
      <w:r>
        <w:rPr>
          <w:noProof/>
        </w:rPr>
        <w:fldChar w:fldCharType="separate"/>
      </w:r>
      <w:r>
        <w:rPr>
          <w:noProof/>
        </w:rPr>
        <w:t>133</w:t>
      </w:r>
      <w:r>
        <w:rPr>
          <w:noProof/>
        </w:rPr>
        <w:fldChar w:fldCharType="end"/>
      </w:r>
    </w:p>
    <w:p w14:paraId="4E70A1C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_Toc377547304 \h </w:instrText>
      </w:r>
      <w:r>
        <w:rPr>
          <w:noProof/>
        </w:rPr>
      </w:r>
      <w:r>
        <w:rPr>
          <w:noProof/>
        </w:rPr>
        <w:fldChar w:fldCharType="separate"/>
      </w:r>
      <w:r>
        <w:rPr>
          <w:noProof/>
        </w:rPr>
        <w:t>134</w:t>
      </w:r>
      <w:r>
        <w:rPr>
          <w:noProof/>
        </w:rPr>
        <w:fldChar w:fldCharType="end"/>
      </w:r>
    </w:p>
    <w:p w14:paraId="51FB7F4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_Toc377547305 \h </w:instrText>
      </w:r>
      <w:r>
        <w:rPr>
          <w:noProof/>
        </w:rPr>
      </w:r>
      <w:r>
        <w:rPr>
          <w:noProof/>
        </w:rPr>
        <w:fldChar w:fldCharType="separate"/>
      </w:r>
      <w:r>
        <w:rPr>
          <w:noProof/>
        </w:rPr>
        <w:t>136</w:t>
      </w:r>
      <w:r>
        <w:rPr>
          <w:noProof/>
        </w:rPr>
        <w:fldChar w:fldCharType="end"/>
      </w:r>
    </w:p>
    <w:p w14:paraId="384F7A4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_Toc377547306 \h </w:instrText>
      </w:r>
      <w:r>
        <w:rPr>
          <w:noProof/>
        </w:rPr>
      </w:r>
      <w:r>
        <w:rPr>
          <w:noProof/>
        </w:rPr>
        <w:fldChar w:fldCharType="separate"/>
      </w:r>
      <w:r>
        <w:rPr>
          <w:noProof/>
        </w:rPr>
        <w:t>136</w:t>
      </w:r>
      <w:r>
        <w:rPr>
          <w:noProof/>
        </w:rPr>
        <w:fldChar w:fldCharType="end"/>
      </w:r>
    </w:p>
    <w:p w14:paraId="5C13A0D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_Toc377547307 \h </w:instrText>
      </w:r>
      <w:r>
        <w:rPr>
          <w:noProof/>
        </w:rPr>
      </w:r>
      <w:r>
        <w:rPr>
          <w:noProof/>
        </w:rPr>
        <w:fldChar w:fldCharType="separate"/>
      </w:r>
      <w:r>
        <w:rPr>
          <w:noProof/>
        </w:rPr>
        <w:t>136</w:t>
      </w:r>
      <w:r>
        <w:rPr>
          <w:noProof/>
        </w:rPr>
        <w:fldChar w:fldCharType="end"/>
      </w:r>
    </w:p>
    <w:p w14:paraId="780DE27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_Toc377547308 \h </w:instrText>
      </w:r>
      <w:r>
        <w:rPr>
          <w:noProof/>
        </w:rPr>
      </w:r>
      <w:r>
        <w:rPr>
          <w:noProof/>
        </w:rPr>
        <w:fldChar w:fldCharType="separate"/>
      </w:r>
      <w:r>
        <w:rPr>
          <w:noProof/>
        </w:rPr>
        <w:t>137</w:t>
      </w:r>
      <w:r>
        <w:rPr>
          <w:noProof/>
        </w:rPr>
        <w:fldChar w:fldCharType="end"/>
      </w:r>
    </w:p>
    <w:p w14:paraId="47B50BC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4.5.3.</w:t>
      </w:r>
      <w:r>
        <w:rPr>
          <w:noProof/>
        </w:rPr>
        <w:t xml:space="preserve"> Diffusivity Materials</w:t>
      </w:r>
      <w:r>
        <w:rPr>
          <w:noProof/>
        </w:rPr>
        <w:tab/>
      </w:r>
      <w:r>
        <w:rPr>
          <w:noProof/>
        </w:rPr>
        <w:fldChar w:fldCharType="begin"/>
      </w:r>
      <w:r>
        <w:rPr>
          <w:noProof/>
        </w:rPr>
        <w:instrText xml:space="preserve"> PAGEREF _Toc377547309 \h </w:instrText>
      </w:r>
      <w:r>
        <w:rPr>
          <w:noProof/>
        </w:rPr>
      </w:r>
      <w:r>
        <w:rPr>
          <w:noProof/>
        </w:rPr>
        <w:fldChar w:fldCharType="separate"/>
      </w:r>
      <w:r>
        <w:rPr>
          <w:noProof/>
        </w:rPr>
        <w:t>139</w:t>
      </w:r>
      <w:r>
        <w:rPr>
          <w:noProof/>
        </w:rPr>
        <w:fldChar w:fldCharType="end"/>
      </w:r>
    </w:p>
    <w:p w14:paraId="07928FF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_Toc377547310 \h </w:instrText>
      </w:r>
      <w:r>
        <w:rPr>
          <w:noProof/>
        </w:rPr>
      </w:r>
      <w:r>
        <w:rPr>
          <w:noProof/>
        </w:rPr>
        <w:fldChar w:fldCharType="separate"/>
      </w:r>
      <w:r>
        <w:rPr>
          <w:noProof/>
        </w:rPr>
        <w:t>139</w:t>
      </w:r>
      <w:r>
        <w:rPr>
          <w:noProof/>
        </w:rPr>
        <w:fldChar w:fldCharType="end"/>
      </w:r>
    </w:p>
    <w:p w14:paraId="1CA9BE1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_Toc377547311 \h </w:instrText>
      </w:r>
      <w:r>
        <w:rPr>
          <w:noProof/>
        </w:rPr>
      </w:r>
      <w:r>
        <w:rPr>
          <w:noProof/>
        </w:rPr>
        <w:fldChar w:fldCharType="separate"/>
      </w:r>
      <w:r>
        <w:rPr>
          <w:noProof/>
        </w:rPr>
        <w:t>140</w:t>
      </w:r>
      <w:r>
        <w:rPr>
          <w:noProof/>
        </w:rPr>
        <w:fldChar w:fldCharType="end"/>
      </w:r>
    </w:p>
    <w:p w14:paraId="36ED42A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_Toc377547312 \h </w:instrText>
      </w:r>
      <w:r>
        <w:rPr>
          <w:noProof/>
        </w:rPr>
      </w:r>
      <w:r>
        <w:rPr>
          <w:noProof/>
        </w:rPr>
        <w:fldChar w:fldCharType="separate"/>
      </w:r>
      <w:r>
        <w:rPr>
          <w:noProof/>
        </w:rPr>
        <w:t>141</w:t>
      </w:r>
      <w:r>
        <w:rPr>
          <w:noProof/>
        </w:rPr>
        <w:fldChar w:fldCharType="end"/>
      </w:r>
    </w:p>
    <w:p w14:paraId="4722EE8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_Toc377547313 \h </w:instrText>
      </w:r>
      <w:r>
        <w:rPr>
          <w:noProof/>
        </w:rPr>
      </w:r>
      <w:r>
        <w:rPr>
          <w:noProof/>
        </w:rPr>
        <w:fldChar w:fldCharType="separate"/>
      </w:r>
      <w:r>
        <w:rPr>
          <w:noProof/>
        </w:rPr>
        <w:t>142</w:t>
      </w:r>
      <w:r>
        <w:rPr>
          <w:noProof/>
        </w:rPr>
        <w:fldChar w:fldCharType="end"/>
      </w:r>
    </w:p>
    <w:p w14:paraId="2224FC5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_Toc377547314 \h </w:instrText>
      </w:r>
      <w:r>
        <w:rPr>
          <w:noProof/>
        </w:rPr>
      </w:r>
      <w:r>
        <w:rPr>
          <w:noProof/>
        </w:rPr>
        <w:fldChar w:fldCharType="separate"/>
      </w:r>
      <w:r>
        <w:rPr>
          <w:noProof/>
        </w:rPr>
        <w:t>144</w:t>
      </w:r>
      <w:r>
        <w:rPr>
          <w:noProof/>
        </w:rPr>
        <w:fldChar w:fldCharType="end"/>
      </w:r>
    </w:p>
    <w:p w14:paraId="7FF287B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4.5.4.</w:t>
      </w:r>
      <w:r>
        <w:rPr>
          <w:noProof/>
        </w:rPr>
        <w:t xml:space="preserve"> Solubility Materials</w:t>
      </w:r>
      <w:r>
        <w:rPr>
          <w:noProof/>
        </w:rPr>
        <w:tab/>
      </w:r>
      <w:r>
        <w:rPr>
          <w:noProof/>
        </w:rPr>
        <w:fldChar w:fldCharType="begin"/>
      </w:r>
      <w:r>
        <w:rPr>
          <w:noProof/>
        </w:rPr>
        <w:instrText xml:space="preserve"> PAGEREF _Toc377547315 \h </w:instrText>
      </w:r>
      <w:r>
        <w:rPr>
          <w:noProof/>
        </w:rPr>
      </w:r>
      <w:r>
        <w:rPr>
          <w:noProof/>
        </w:rPr>
        <w:fldChar w:fldCharType="separate"/>
      </w:r>
      <w:r>
        <w:rPr>
          <w:noProof/>
        </w:rPr>
        <w:t>145</w:t>
      </w:r>
      <w:r>
        <w:rPr>
          <w:noProof/>
        </w:rPr>
        <w:fldChar w:fldCharType="end"/>
      </w:r>
    </w:p>
    <w:p w14:paraId="164EB64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_Toc377547316 \h </w:instrText>
      </w:r>
      <w:r>
        <w:rPr>
          <w:noProof/>
        </w:rPr>
      </w:r>
      <w:r>
        <w:rPr>
          <w:noProof/>
        </w:rPr>
        <w:fldChar w:fldCharType="separate"/>
      </w:r>
      <w:r>
        <w:rPr>
          <w:noProof/>
        </w:rPr>
        <w:t>145</w:t>
      </w:r>
      <w:r>
        <w:rPr>
          <w:noProof/>
        </w:rPr>
        <w:fldChar w:fldCharType="end"/>
      </w:r>
    </w:p>
    <w:p w14:paraId="64B3A06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4.5.5.</w:t>
      </w:r>
      <w:r>
        <w:rPr>
          <w:noProof/>
        </w:rPr>
        <w:t xml:space="preserve"> Osmotic Coefficient Materials</w:t>
      </w:r>
      <w:r>
        <w:rPr>
          <w:noProof/>
        </w:rPr>
        <w:tab/>
      </w:r>
      <w:r>
        <w:rPr>
          <w:noProof/>
        </w:rPr>
        <w:fldChar w:fldCharType="begin"/>
      </w:r>
      <w:r>
        <w:rPr>
          <w:noProof/>
        </w:rPr>
        <w:instrText xml:space="preserve"> PAGEREF _Toc377547317 \h </w:instrText>
      </w:r>
      <w:r>
        <w:rPr>
          <w:noProof/>
        </w:rPr>
      </w:r>
      <w:r>
        <w:rPr>
          <w:noProof/>
        </w:rPr>
        <w:fldChar w:fldCharType="separate"/>
      </w:r>
      <w:r>
        <w:rPr>
          <w:noProof/>
        </w:rPr>
        <w:t>146</w:t>
      </w:r>
      <w:r>
        <w:rPr>
          <w:noProof/>
        </w:rPr>
        <w:fldChar w:fldCharType="end"/>
      </w:r>
    </w:p>
    <w:p w14:paraId="5A1E5F3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_Toc377547318 \h </w:instrText>
      </w:r>
      <w:r>
        <w:rPr>
          <w:noProof/>
        </w:rPr>
      </w:r>
      <w:r>
        <w:rPr>
          <w:noProof/>
        </w:rPr>
        <w:fldChar w:fldCharType="separate"/>
      </w:r>
      <w:r>
        <w:rPr>
          <w:noProof/>
        </w:rPr>
        <w:t>146</w:t>
      </w:r>
      <w:r>
        <w:rPr>
          <w:noProof/>
        </w:rPr>
        <w:fldChar w:fldCharType="end"/>
      </w:r>
    </w:p>
    <w:p w14:paraId="5A38D21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_Toc377547319 \h </w:instrText>
      </w:r>
      <w:r>
        <w:rPr>
          <w:noProof/>
        </w:rPr>
      </w:r>
      <w:r>
        <w:rPr>
          <w:noProof/>
        </w:rPr>
        <w:fldChar w:fldCharType="separate"/>
      </w:r>
      <w:r>
        <w:rPr>
          <w:noProof/>
        </w:rPr>
        <w:t>147</w:t>
      </w:r>
      <w:r>
        <w:rPr>
          <w:noProof/>
        </w:rPr>
        <w:fldChar w:fldCharType="end"/>
      </w:r>
    </w:p>
    <w:p w14:paraId="50DFE2B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_Toc377547320 \h </w:instrText>
      </w:r>
      <w:r>
        <w:rPr>
          <w:noProof/>
        </w:rPr>
      </w:r>
      <w:r>
        <w:rPr>
          <w:noProof/>
        </w:rPr>
        <w:fldChar w:fldCharType="separate"/>
      </w:r>
      <w:r>
        <w:rPr>
          <w:noProof/>
        </w:rPr>
        <w:t>150</w:t>
      </w:r>
      <w:r>
        <w:rPr>
          <w:noProof/>
        </w:rPr>
        <w:fldChar w:fldCharType="end"/>
      </w:r>
    </w:p>
    <w:p w14:paraId="380A6392"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4.6.2.</w:t>
      </w:r>
      <w:r>
        <w:rPr>
          <w:noProof/>
        </w:rPr>
        <w:t xml:space="preserve"> Solvent Supply Materials</w:t>
      </w:r>
      <w:r>
        <w:rPr>
          <w:noProof/>
        </w:rPr>
        <w:tab/>
      </w:r>
      <w:r>
        <w:rPr>
          <w:noProof/>
        </w:rPr>
        <w:fldChar w:fldCharType="begin"/>
      </w:r>
      <w:r>
        <w:rPr>
          <w:noProof/>
        </w:rPr>
        <w:instrText xml:space="preserve"> PAGEREF _Toc377547321 \h </w:instrText>
      </w:r>
      <w:r>
        <w:rPr>
          <w:noProof/>
        </w:rPr>
      </w:r>
      <w:r>
        <w:rPr>
          <w:noProof/>
        </w:rPr>
        <w:fldChar w:fldCharType="separate"/>
      </w:r>
      <w:r>
        <w:rPr>
          <w:noProof/>
        </w:rPr>
        <w:t>154</w:t>
      </w:r>
      <w:r>
        <w:rPr>
          <w:noProof/>
        </w:rPr>
        <w:fldChar w:fldCharType="end"/>
      </w:r>
    </w:p>
    <w:p w14:paraId="019ABBF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_Toc377547322 \h </w:instrText>
      </w:r>
      <w:r>
        <w:rPr>
          <w:noProof/>
        </w:rPr>
      </w:r>
      <w:r>
        <w:rPr>
          <w:noProof/>
        </w:rPr>
        <w:fldChar w:fldCharType="separate"/>
      </w:r>
      <w:r>
        <w:rPr>
          <w:noProof/>
        </w:rPr>
        <w:t>155</w:t>
      </w:r>
      <w:r>
        <w:rPr>
          <w:noProof/>
        </w:rPr>
        <w:fldChar w:fldCharType="end"/>
      </w:r>
    </w:p>
    <w:p w14:paraId="282AE4F4"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_Toc377547323 \h </w:instrText>
      </w:r>
      <w:r>
        <w:rPr>
          <w:noProof/>
        </w:rPr>
      </w:r>
      <w:r>
        <w:rPr>
          <w:noProof/>
        </w:rPr>
        <w:fldChar w:fldCharType="separate"/>
      </w:r>
      <w:r>
        <w:rPr>
          <w:noProof/>
        </w:rPr>
        <w:t>156</w:t>
      </w:r>
      <w:r>
        <w:rPr>
          <w:noProof/>
        </w:rPr>
        <w:fldChar w:fldCharType="end"/>
      </w:r>
    </w:p>
    <w:p w14:paraId="109E2AC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_Toc377547324 \h </w:instrText>
      </w:r>
      <w:r>
        <w:rPr>
          <w:noProof/>
        </w:rPr>
      </w:r>
      <w:r>
        <w:rPr>
          <w:noProof/>
        </w:rPr>
        <w:fldChar w:fldCharType="separate"/>
      </w:r>
      <w:r>
        <w:rPr>
          <w:noProof/>
        </w:rPr>
        <w:t>156</w:t>
      </w:r>
      <w:r>
        <w:rPr>
          <w:noProof/>
        </w:rPr>
        <w:fldChar w:fldCharType="end"/>
      </w:r>
    </w:p>
    <w:p w14:paraId="1EDBD3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_Toc377547325 \h </w:instrText>
      </w:r>
      <w:r>
        <w:rPr>
          <w:noProof/>
        </w:rPr>
      </w:r>
      <w:r>
        <w:rPr>
          <w:noProof/>
        </w:rPr>
        <w:fldChar w:fldCharType="separate"/>
      </w:r>
      <w:r>
        <w:rPr>
          <w:noProof/>
        </w:rPr>
        <w:t>159</w:t>
      </w:r>
      <w:r>
        <w:rPr>
          <w:noProof/>
        </w:rPr>
        <w:fldChar w:fldCharType="end"/>
      </w:r>
    </w:p>
    <w:p w14:paraId="725BDD5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4.7.3.</w:t>
      </w:r>
      <w:r>
        <w:rPr>
          <w:noProof/>
        </w:rPr>
        <w:t xml:space="preserve"> Chemical Reaction Materials</w:t>
      </w:r>
      <w:r>
        <w:rPr>
          <w:noProof/>
        </w:rPr>
        <w:tab/>
      </w:r>
      <w:r>
        <w:rPr>
          <w:noProof/>
        </w:rPr>
        <w:fldChar w:fldCharType="begin"/>
      </w:r>
      <w:r>
        <w:rPr>
          <w:noProof/>
        </w:rPr>
        <w:instrText xml:space="preserve"> PAGEREF _Toc377547326 \h </w:instrText>
      </w:r>
      <w:r>
        <w:rPr>
          <w:noProof/>
        </w:rPr>
      </w:r>
      <w:r>
        <w:rPr>
          <w:noProof/>
        </w:rPr>
        <w:fldChar w:fldCharType="separate"/>
      </w:r>
      <w:r>
        <w:rPr>
          <w:noProof/>
        </w:rPr>
        <w:t>160</w:t>
      </w:r>
      <w:r>
        <w:rPr>
          <w:noProof/>
        </w:rPr>
        <w:fldChar w:fldCharType="end"/>
      </w:r>
    </w:p>
    <w:p w14:paraId="4947A4E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_Toc377547327 \h </w:instrText>
      </w:r>
      <w:r>
        <w:rPr>
          <w:noProof/>
        </w:rPr>
      </w:r>
      <w:r>
        <w:rPr>
          <w:noProof/>
        </w:rPr>
        <w:fldChar w:fldCharType="separate"/>
      </w:r>
      <w:r>
        <w:rPr>
          <w:noProof/>
        </w:rPr>
        <w:t>160</w:t>
      </w:r>
      <w:r>
        <w:rPr>
          <w:noProof/>
        </w:rPr>
        <w:fldChar w:fldCharType="end"/>
      </w:r>
    </w:p>
    <w:p w14:paraId="5C8DA34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_Toc377547328 \h </w:instrText>
      </w:r>
      <w:r>
        <w:rPr>
          <w:noProof/>
        </w:rPr>
      </w:r>
      <w:r>
        <w:rPr>
          <w:noProof/>
        </w:rPr>
        <w:fldChar w:fldCharType="separate"/>
      </w:r>
      <w:r>
        <w:rPr>
          <w:noProof/>
        </w:rPr>
        <w:t>161</w:t>
      </w:r>
      <w:r>
        <w:rPr>
          <w:noProof/>
        </w:rPr>
        <w:fldChar w:fldCharType="end"/>
      </w:r>
    </w:p>
    <w:p w14:paraId="40BED76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_Toc377547329 \h </w:instrText>
      </w:r>
      <w:r>
        <w:rPr>
          <w:noProof/>
        </w:rPr>
      </w:r>
      <w:r>
        <w:rPr>
          <w:noProof/>
        </w:rPr>
        <w:fldChar w:fldCharType="separate"/>
      </w:r>
      <w:r>
        <w:rPr>
          <w:noProof/>
        </w:rPr>
        <w:t>162</w:t>
      </w:r>
      <w:r>
        <w:rPr>
          <w:noProof/>
        </w:rPr>
        <w:fldChar w:fldCharType="end"/>
      </w:r>
    </w:p>
    <w:p w14:paraId="745B669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4.7.4.</w:t>
      </w:r>
      <w:r>
        <w:rPr>
          <w:noProof/>
        </w:rPr>
        <w:t xml:space="preserve"> Specific Reaction Rate Materials</w:t>
      </w:r>
      <w:r>
        <w:rPr>
          <w:noProof/>
        </w:rPr>
        <w:tab/>
      </w:r>
      <w:r>
        <w:rPr>
          <w:noProof/>
        </w:rPr>
        <w:fldChar w:fldCharType="begin"/>
      </w:r>
      <w:r>
        <w:rPr>
          <w:noProof/>
        </w:rPr>
        <w:instrText xml:space="preserve"> PAGEREF _Toc377547330 \h </w:instrText>
      </w:r>
      <w:r>
        <w:rPr>
          <w:noProof/>
        </w:rPr>
      </w:r>
      <w:r>
        <w:rPr>
          <w:noProof/>
        </w:rPr>
        <w:fldChar w:fldCharType="separate"/>
      </w:r>
      <w:r>
        <w:rPr>
          <w:noProof/>
        </w:rPr>
        <w:t>163</w:t>
      </w:r>
      <w:r>
        <w:rPr>
          <w:noProof/>
        </w:rPr>
        <w:fldChar w:fldCharType="end"/>
      </w:r>
    </w:p>
    <w:p w14:paraId="717C4BB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_Toc377547331 \h </w:instrText>
      </w:r>
      <w:r>
        <w:rPr>
          <w:noProof/>
        </w:rPr>
      </w:r>
      <w:r>
        <w:rPr>
          <w:noProof/>
        </w:rPr>
        <w:fldChar w:fldCharType="separate"/>
      </w:r>
      <w:r>
        <w:rPr>
          <w:noProof/>
        </w:rPr>
        <w:t>164</w:t>
      </w:r>
      <w:r>
        <w:rPr>
          <w:noProof/>
        </w:rPr>
        <w:fldChar w:fldCharType="end"/>
      </w:r>
    </w:p>
    <w:p w14:paraId="487235D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lastRenderedPageBreak/>
        <w:t>4.7.4.2. Huiskes Reaction Rate</w:t>
      </w:r>
      <w:r>
        <w:rPr>
          <w:noProof/>
        </w:rPr>
        <w:tab/>
      </w:r>
      <w:r>
        <w:rPr>
          <w:noProof/>
        </w:rPr>
        <w:fldChar w:fldCharType="begin"/>
      </w:r>
      <w:r>
        <w:rPr>
          <w:noProof/>
        </w:rPr>
        <w:instrText xml:space="preserve"> PAGEREF _Toc377547332 \h </w:instrText>
      </w:r>
      <w:r>
        <w:rPr>
          <w:noProof/>
        </w:rPr>
      </w:r>
      <w:r>
        <w:rPr>
          <w:noProof/>
        </w:rPr>
        <w:fldChar w:fldCharType="separate"/>
      </w:r>
      <w:r>
        <w:rPr>
          <w:noProof/>
        </w:rPr>
        <w:t>165</w:t>
      </w:r>
      <w:r>
        <w:rPr>
          <w:noProof/>
        </w:rPr>
        <w:fldChar w:fldCharType="end"/>
      </w:r>
    </w:p>
    <w:p w14:paraId="6088BBD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_Toc377547333 \h </w:instrText>
      </w:r>
      <w:r>
        <w:rPr>
          <w:noProof/>
        </w:rPr>
      </w:r>
      <w:r>
        <w:rPr>
          <w:noProof/>
        </w:rPr>
        <w:fldChar w:fldCharType="separate"/>
      </w:r>
      <w:r>
        <w:rPr>
          <w:noProof/>
        </w:rPr>
        <w:t>166</w:t>
      </w:r>
      <w:r>
        <w:rPr>
          <w:noProof/>
        </w:rPr>
        <w:fldChar w:fldCharType="end"/>
      </w:r>
    </w:p>
    <w:p w14:paraId="789B2A87"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5</w:t>
      </w:r>
      <w:r>
        <w:rPr>
          <w:noProof/>
        </w:rPr>
        <w:t xml:space="preserve"> Restart Input file</w:t>
      </w:r>
      <w:r>
        <w:rPr>
          <w:noProof/>
        </w:rPr>
        <w:tab/>
      </w:r>
      <w:r>
        <w:rPr>
          <w:noProof/>
        </w:rPr>
        <w:fldChar w:fldCharType="begin"/>
      </w:r>
      <w:r>
        <w:rPr>
          <w:noProof/>
        </w:rPr>
        <w:instrText xml:space="preserve"> PAGEREF _Toc377547334 \h </w:instrText>
      </w:r>
      <w:r>
        <w:rPr>
          <w:noProof/>
        </w:rPr>
      </w:r>
      <w:r>
        <w:rPr>
          <w:noProof/>
        </w:rPr>
        <w:fldChar w:fldCharType="separate"/>
      </w:r>
      <w:r>
        <w:rPr>
          <w:noProof/>
        </w:rPr>
        <w:t>167</w:t>
      </w:r>
      <w:r>
        <w:rPr>
          <w:noProof/>
        </w:rPr>
        <w:fldChar w:fldCharType="end"/>
      </w:r>
    </w:p>
    <w:p w14:paraId="73BB6DC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_Toc377547335 \h </w:instrText>
      </w:r>
      <w:r>
        <w:rPr>
          <w:noProof/>
        </w:rPr>
      </w:r>
      <w:r>
        <w:rPr>
          <w:noProof/>
        </w:rPr>
        <w:fldChar w:fldCharType="separate"/>
      </w:r>
      <w:r>
        <w:rPr>
          <w:noProof/>
        </w:rPr>
        <w:t>167</w:t>
      </w:r>
      <w:r>
        <w:rPr>
          <w:noProof/>
        </w:rPr>
        <w:fldChar w:fldCharType="end"/>
      </w:r>
    </w:p>
    <w:p w14:paraId="7870864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_Toc377547336 \h </w:instrText>
      </w:r>
      <w:r>
        <w:rPr>
          <w:noProof/>
        </w:rPr>
      </w:r>
      <w:r>
        <w:rPr>
          <w:noProof/>
        </w:rPr>
        <w:fldChar w:fldCharType="separate"/>
      </w:r>
      <w:r>
        <w:rPr>
          <w:noProof/>
        </w:rPr>
        <w:t>168</w:t>
      </w:r>
      <w:r>
        <w:rPr>
          <w:noProof/>
        </w:rPr>
        <w:fldChar w:fldCharType="end"/>
      </w:r>
    </w:p>
    <w:p w14:paraId="0FDC10D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_Toc377547337 \h </w:instrText>
      </w:r>
      <w:r>
        <w:rPr>
          <w:noProof/>
        </w:rPr>
      </w:r>
      <w:r>
        <w:rPr>
          <w:noProof/>
        </w:rPr>
        <w:fldChar w:fldCharType="separate"/>
      </w:r>
      <w:r>
        <w:rPr>
          <w:noProof/>
        </w:rPr>
        <w:t>168</w:t>
      </w:r>
      <w:r>
        <w:rPr>
          <w:noProof/>
        </w:rPr>
        <w:fldChar w:fldCharType="end"/>
      </w:r>
    </w:p>
    <w:p w14:paraId="087DA5E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_Toc377547338 \h </w:instrText>
      </w:r>
      <w:r>
        <w:rPr>
          <w:noProof/>
        </w:rPr>
      </w:r>
      <w:r>
        <w:rPr>
          <w:noProof/>
        </w:rPr>
        <w:fldChar w:fldCharType="separate"/>
      </w:r>
      <w:r>
        <w:rPr>
          <w:noProof/>
        </w:rPr>
        <w:t>168</w:t>
      </w:r>
      <w:r>
        <w:rPr>
          <w:noProof/>
        </w:rPr>
        <w:fldChar w:fldCharType="end"/>
      </w:r>
    </w:p>
    <w:p w14:paraId="57523415"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6</w:t>
      </w:r>
      <w:r>
        <w:rPr>
          <w:noProof/>
        </w:rPr>
        <w:t xml:space="preserve"> Multi-step Analysis</w:t>
      </w:r>
      <w:r>
        <w:rPr>
          <w:noProof/>
        </w:rPr>
        <w:tab/>
      </w:r>
      <w:r>
        <w:rPr>
          <w:noProof/>
        </w:rPr>
        <w:fldChar w:fldCharType="begin"/>
      </w:r>
      <w:r>
        <w:rPr>
          <w:noProof/>
        </w:rPr>
        <w:instrText xml:space="preserve"> PAGEREF _Toc377547339 \h </w:instrText>
      </w:r>
      <w:r>
        <w:rPr>
          <w:noProof/>
        </w:rPr>
      </w:r>
      <w:r>
        <w:rPr>
          <w:noProof/>
        </w:rPr>
        <w:fldChar w:fldCharType="separate"/>
      </w:r>
      <w:r>
        <w:rPr>
          <w:noProof/>
        </w:rPr>
        <w:t>169</w:t>
      </w:r>
      <w:r>
        <w:rPr>
          <w:noProof/>
        </w:rPr>
        <w:fldChar w:fldCharType="end"/>
      </w:r>
    </w:p>
    <w:p w14:paraId="07A4E71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_Toc377547340 \h </w:instrText>
      </w:r>
      <w:r>
        <w:rPr>
          <w:noProof/>
        </w:rPr>
      </w:r>
      <w:r>
        <w:rPr>
          <w:noProof/>
        </w:rPr>
        <w:fldChar w:fldCharType="separate"/>
      </w:r>
      <w:r>
        <w:rPr>
          <w:noProof/>
        </w:rPr>
        <w:t>169</w:t>
      </w:r>
      <w:r>
        <w:rPr>
          <w:noProof/>
        </w:rPr>
        <w:fldChar w:fldCharType="end"/>
      </w:r>
    </w:p>
    <w:p w14:paraId="5C413E0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6.1.1.</w:t>
      </w:r>
      <w:r>
        <w:rPr>
          <w:noProof/>
        </w:rPr>
        <w:t xml:space="preserve"> Control Settings</w:t>
      </w:r>
      <w:r>
        <w:rPr>
          <w:noProof/>
        </w:rPr>
        <w:tab/>
      </w:r>
      <w:r>
        <w:rPr>
          <w:noProof/>
        </w:rPr>
        <w:fldChar w:fldCharType="begin"/>
      </w:r>
      <w:r>
        <w:rPr>
          <w:noProof/>
        </w:rPr>
        <w:instrText xml:space="preserve"> PAGEREF _Toc377547341 \h </w:instrText>
      </w:r>
      <w:r>
        <w:rPr>
          <w:noProof/>
        </w:rPr>
      </w:r>
      <w:r>
        <w:rPr>
          <w:noProof/>
        </w:rPr>
        <w:fldChar w:fldCharType="separate"/>
      </w:r>
      <w:r>
        <w:rPr>
          <w:noProof/>
        </w:rPr>
        <w:t>170</w:t>
      </w:r>
      <w:r>
        <w:rPr>
          <w:noProof/>
        </w:rPr>
        <w:fldChar w:fldCharType="end"/>
      </w:r>
    </w:p>
    <w:p w14:paraId="4DF698D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6.1.2.</w:t>
      </w:r>
      <w:r>
        <w:rPr>
          <w:noProof/>
        </w:rPr>
        <w:t xml:space="preserve"> Boundary Conditions</w:t>
      </w:r>
      <w:r>
        <w:rPr>
          <w:noProof/>
        </w:rPr>
        <w:tab/>
      </w:r>
      <w:r>
        <w:rPr>
          <w:noProof/>
        </w:rPr>
        <w:fldChar w:fldCharType="begin"/>
      </w:r>
      <w:r>
        <w:rPr>
          <w:noProof/>
        </w:rPr>
        <w:instrText xml:space="preserve"> PAGEREF _Toc377547342 \h </w:instrText>
      </w:r>
      <w:r>
        <w:rPr>
          <w:noProof/>
        </w:rPr>
      </w:r>
      <w:r>
        <w:rPr>
          <w:noProof/>
        </w:rPr>
        <w:fldChar w:fldCharType="separate"/>
      </w:r>
      <w:r>
        <w:rPr>
          <w:noProof/>
        </w:rPr>
        <w:t>170</w:t>
      </w:r>
      <w:r>
        <w:rPr>
          <w:noProof/>
        </w:rPr>
        <w:fldChar w:fldCharType="end"/>
      </w:r>
    </w:p>
    <w:p w14:paraId="085276A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6.1.3.</w:t>
      </w:r>
      <w:r>
        <w:rPr>
          <w:noProof/>
        </w:rPr>
        <w:t xml:space="preserve"> Relative Boundary Conditions</w:t>
      </w:r>
      <w:r>
        <w:rPr>
          <w:noProof/>
        </w:rPr>
        <w:tab/>
      </w:r>
      <w:r>
        <w:rPr>
          <w:noProof/>
        </w:rPr>
        <w:fldChar w:fldCharType="begin"/>
      </w:r>
      <w:r>
        <w:rPr>
          <w:noProof/>
        </w:rPr>
        <w:instrText xml:space="preserve"> PAGEREF _Toc377547343 \h </w:instrText>
      </w:r>
      <w:r>
        <w:rPr>
          <w:noProof/>
        </w:rPr>
      </w:r>
      <w:r>
        <w:rPr>
          <w:noProof/>
        </w:rPr>
        <w:fldChar w:fldCharType="separate"/>
      </w:r>
      <w:r>
        <w:rPr>
          <w:noProof/>
        </w:rPr>
        <w:t>170</w:t>
      </w:r>
      <w:r>
        <w:rPr>
          <w:noProof/>
        </w:rPr>
        <w:fldChar w:fldCharType="end"/>
      </w:r>
    </w:p>
    <w:p w14:paraId="5E9FAD6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_Toc377547344 \h </w:instrText>
      </w:r>
      <w:r>
        <w:rPr>
          <w:noProof/>
        </w:rPr>
      </w:r>
      <w:r>
        <w:rPr>
          <w:noProof/>
        </w:rPr>
        <w:fldChar w:fldCharType="separate"/>
      </w:r>
      <w:r>
        <w:rPr>
          <w:noProof/>
        </w:rPr>
        <w:t>170</w:t>
      </w:r>
      <w:r>
        <w:rPr>
          <w:noProof/>
        </w:rPr>
        <w:fldChar w:fldCharType="end"/>
      </w:r>
    </w:p>
    <w:p w14:paraId="2ECB369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7</w:t>
      </w:r>
      <w:r>
        <w:rPr>
          <w:noProof/>
        </w:rPr>
        <w:t xml:space="preserve"> Parameter Optimization</w:t>
      </w:r>
      <w:r>
        <w:rPr>
          <w:noProof/>
        </w:rPr>
        <w:tab/>
      </w:r>
      <w:r>
        <w:rPr>
          <w:noProof/>
        </w:rPr>
        <w:fldChar w:fldCharType="begin"/>
      </w:r>
      <w:r>
        <w:rPr>
          <w:noProof/>
        </w:rPr>
        <w:instrText xml:space="preserve"> PAGEREF _Toc377547345 \h </w:instrText>
      </w:r>
      <w:r>
        <w:rPr>
          <w:noProof/>
        </w:rPr>
      </w:r>
      <w:r>
        <w:rPr>
          <w:noProof/>
        </w:rPr>
        <w:fldChar w:fldCharType="separate"/>
      </w:r>
      <w:r>
        <w:rPr>
          <w:noProof/>
        </w:rPr>
        <w:t>173</w:t>
      </w:r>
      <w:r>
        <w:rPr>
          <w:noProof/>
        </w:rPr>
        <w:fldChar w:fldCharType="end"/>
      </w:r>
    </w:p>
    <w:p w14:paraId="44FAC66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_Toc377547346 \h </w:instrText>
      </w:r>
      <w:r>
        <w:rPr>
          <w:noProof/>
        </w:rPr>
      </w:r>
      <w:r>
        <w:rPr>
          <w:noProof/>
        </w:rPr>
        <w:fldChar w:fldCharType="separate"/>
      </w:r>
      <w:r>
        <w:rPr>
          <w:noProof/>
        </w:rPr>
        <w:t>173</w:t>
      </w:r>
      <w:r>
        <w:rPr>
          <w:noProof/>
        </w:rPr>
        <w:fldChar w:fldCharType="end"/>
      </w:r>
    </w:p>
    <w:p w14:paraId="63994A8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7.1.1.</w:t>
      </w:r>
      <w:r>
        <w:rPr>
          <w:noProof/>
        </w:rPr>
        <w:t xml:space="preserve"> Model Section</w:t>
      </w:r>
      <w:r>
        <w:rPr>
          <w:noProof/>
        </w:rPr>
        <w:tab/>
      </w:r>
      <w:r>
        <w:rPr>
          <w:noProof/>
        </w:rPr>
        <w:fldChar w:fldCharType="begin"/>
      </w:r>
      <w:r>
        <w:rPr>
          <w:noProof/>
        </w:rPr>
        <w:instrText xml:space="preserve"> PAGEREF _Toc377547347 \h </w:instrText>
      </w:r>
      <w:r>
        <w:rPr>
          <w:noProof/>
        </w:rPr>
      </w:r>
      <w:r>
        <w:rPr>
          <w:noProof/>
        </w:rPr>
        <w:fldChar w:fldCharType="separate"/>
      </w:r>
      <w:r>
        <w:rPr>
          <w:noProof/>
        </w:rPr>
        <w:t>173</w:t>
      </w:r>
      <w:r>
        <w:rPr>
          <w:noProof/>
        </w:rPr>
        <w:fldChar w:fldCharType="end"/>
      </w:r>
    </w:p>
    <w:p w14:paraId="0ACE293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7.1.2.</w:t>
      </w:r>
      <w:r>
        <w:rPr>
          <w:noProof/>
        </w:rPr>
        <w:t xml:space="preserve"> Options Section</w:t>
      </w:r>
      <w:r>
        <w:rPr>
          <w:noProof/>
        </w:rPr>
        <w:tab/>
      </w:r>
      <w:r>
        <w:rPr>
          <w:noProof/>
        </w:rPr>
        <w:fldChar w:fldCharType="begin"/>
      </w:r>
      <w:r>
        <w:rPr>
          <w:noProof/>
        </w:rPr>
        <w:instrText xml:space="preserve"> PAGEREF _Toc377547348 \h </w:instrText>
      </w:r>
      <w:r>
        <w:rPr>
          <w:noProof/>
        </w:rPr>
      </w:r>
      <w:r>
        <w:rPr>
          <w:noProof/>
        </w:rPr>
        <w:fldChar w:fldCharType="separate"/>
      </w:r>
      <w:r>
        <w:rPr>
          <w:noProof/>
        </w:rPr>
        <w:t>173</w:t>
      </w:r>
      <w:r>
        <w:rPr>
          <w:noProof/>
        </w:rPr>
        <w:fldChar w:fldCharType="end"/>
      </w:r>
    </w:p>
    <w:p w14:paraId="220EFD1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7.1.3.</w:t>
      </w:r>
      <w:r>
        <w:rPr>
          <w:noProof/>
        </w:rPr>
        <w:t xml:space="preserve"> Function Section</w:t>
      </w:r>
      <w:r>
        <w:rPr>
          <w:noProof/>
        </w:rPr>
        <w:tab/>
      </w:r>
      <w:r>
        <w:rPr>
          <w:noProof/>
        </w:rPr>
        <w:fldChar w:fldCharType="begin"/>
      </w:r>
      <w:r>
        <w:rPr>
          <w:noProof/>
        </w:rPr>
        <w:instrText xml:space="preserve"> PAGEREF _Toc377547349 \h </w:instrText>
      </w:r>
      <w:r>
        <w:rPr>
          <w:noProof/>
        </w:rPr>
      </w:r>
      <w:r>
        <w:rPr>
          <w:noProof/>
        </w:rPr>
        <w:fldChar w:fldCharType="separate"/>
      </w:r>
      <w:r>
        <w:rPr>
          <w:noProof/>
        </w:rPr>
        <w:t>174</w:t>
      </w:r>
      <w:r>
        <w:rPr>
          <w:noProof/>
        </w:rPr>
        <w:fldChar w:fldCharType="end"/>
      </w:r>
    </w:p>
    <w:p w14:paraId="34102F5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7.1.4.</w:t>
      </w:r>
      <w:r>
        <w:rPr>
          <w:noProof/>
        </w:rPr>
        <w:t xml:space="preserve"> Parameters Section</w:t>
      </w:r>
      <w:r>
        <w:rPr>
          <w:noProof/>
        </w:rPr>
        <w:tab/>
      </w:r>
      <w:r>
        <w:rPr>
          <w:noProof/>
        </w:rPr>
        <w:fldChar w:fldCharType="begin"/>
      </w:r>
      <w:r>
        <w:rPr>
          <w:noProof/>
        </w:rPr>
        <w:instrText xml:space="preserve"> PAGEREF _Toc377547350 \h </w:instrText>
      </w:r>
      <w:r>
        <w:rPr>
          <w:noProof/>
        </w:rPr>
      </w:r>
      <w:r>
        <w:rPr>
          <w:noProof/>
        </w:rPr>
        <w:fldChar w:fldCharType="separate"/>
      </w:r>
      <w:r>
        <w:rPr>
          <w:noProof/>
        </w:rPr>
        <w:t>175</w:t>
      </w:r>
      <w:r>
        <w:rPr>
          <w:noProof/>
        </w:rPr>
        <w:fldChar w:fldCharType="end"/>
      </w:r>
    </w:p>
    <w:p w14:paraId="6BF55AE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7.1.5.</w:t>
      </w:r>
      <w:r>
        <w:rPr>
          <w:noProof/>
        </w:rPr>
        <w:t xml:space="preserve"> Load Data Section</w:t>
      </w:r>
      <w:r>
        <w:rPr>
          <w:noProof/>
        </w:rPr>
        <w:tab/>
      </w:r>
      <w:r>
        <w:rPr>
          <w:noProof/>
        </w:rPr>
        <w:fldChar w:fldCharType="begin"/>
      </w:r>
      <w:r>
        <w:rPr>
          <w:noProof/>
        </w:rPr>
        <w:instrText xml:space="preserve"> PAGEREF _Toc377547351 \h </w:instrText>
      </w:r>
      <w:r>
        <w:rPr>
          <w:noProof/>
        </w:rPr>
      </w:r>
      <w:r>
        <w:rPr>
          <w:noProof/>
        </w:rPr>
        <w:fldChar w:fldCharType="separate"/>
      </w:r>
      <w:r>
        <w:rPr>
          <w:noProof/>
        </w:rPr>
        <w:t>177</w:t>
      </w:r>
      <w:r>
        <w:rPr>
          <w:noProof/>
        </w:rPr>
        <w:fldChar w:fldCharType="end"/>
      </w:r>
    </w:p>
    <w:p w14:paraId="3EADF7A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_Toc377547352 \h </w:instrText>
      </w:r>
      <w:r>
        <w:rPr>
          <w:noProof/>
        </w:rPr>
      </w:r>
      <w:r>
        <w:rPr>
          <w:noProof/>
        </w:rPr>
        <w:fldChar w:fldCharType="separate"/>
      </w:r>
      <w:r>
        <w:rPr>
          <w:noProof/>
        </w:rPr>
        <w:t>177</w:t>
      </w:r>
      <w:r>
        <w:rPr>
          <w:noProof/>
        </w:rPr>
        <w:fldChar w:fldCharType="end"/>
      </w:r>
    </w:p>
    <w:p w14:paraId="3302E5D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_Toc377547353 \h </w:instrText>
      </w:r>
      <w:r>
        <w:rPr>
          <w:noProof/>
        </w:rPr>
      </w:r>
      <w:r>
        <w:rPr>
          <w:noProof/>
        </w:rPr>
        <w:fldChar w:fldCharType="separate"/>
      </w:r>
      <w:r>
        <w:rPr>
          <w:noProof/>
        </w:rPr>
        <w:t>178</w:t>
      </w:r>
      <w:r>
        <w:rPr>
          <w:noProof/>
        </w:rPr>
        <w:fldChar w:fldCharType="end"/>
      </w:r>
    </w:p>
    <w:p w14:paraId="11381B9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8</w:t>
      </w:r>
      <w:r>
        <w:rPr>
          <w:noProof/>
        </w:rPr>
        <w:t xml:space="preserve"> Troubleshooting</w:t>
      </w:r>
      <w:r>
        <w:rPr>
          <w:noProof/>
        </w:rPr>
        <w:tab/>
      </w:r>
      <w:r>
        <w:rPr>
          <w:noProof/>
        </w:rPr>
        <w:fldChar w:fldCharType="begin"/>
      </w:r>
      <w:r>
        <w:rPr>
          <w:noProof/>
        </w:rPr>
        <w:instrText xml:space="preserve"> PAGEREF _Toc377547354 \h </w:instrText>
      </w:r>
      <w:r>
        <w:rPr>
          <w:noProof/>
        </w:rPr>
      </w:r>
      <w:r>
        <w:rPr>
          <w:noProof/>
        </w:rPr>
        <w:fldChar w:fldCharType="separate"/>
      </w:r>
      <w:r>
        <w:rPr>
          <w:noProof/>
        </w:rPr>
        <w:t>179</w:t>
      </w:r>
      <w:r>
        <w:rPr>
          <w:noProof/>
        </w:rPr>
        <w:fldChar w:fldCharType="end"/>
      </w:r>
    </w:p>
    <w:p w14:paraId="3087F37C"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_Toc377547355 \h </w:instrText>
      </w:r>
      <w:r>
        <w:rPr>
          <w:noProof/>
        </w:rPr>
      </w:r>
      <w:r>
        <w:rPr>
          <w:noProof/>
        </w:rPr>
        <w:fldChar w:fldCharType="separate"/>
      </w:r>
      <w:r>
        <w:rPr>
          <w:noProof/>
        </w:rPr>
        <w:t>179</w:t>
      </w:r>
      <w:r>
        <w:rPr>
          <w:noProof/>
        </w:rPr>
        <w:fldChar w:fldCharType="end"/>
      </w:r>
    </w:p>
    <w:p w14:paraId="6A949E4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8.1.1.</w:t>
      </w:r>
      <w:r>
        <w:rPr>
          <w:noProof/>
        </w:rPr>
        <w:t xml:space="preserve"> The Finite Element Mesh</w:t>
      </w:r>
      <w:r>
        <w:rPr>
          <w:noProof/>
        </w:rPr>
        <w:tab/>
      </w:r>
      <w:r>
        <w:rPr>
          <w:noProof/>
        </w:rPr>
        <w:fldChar w:fldCharType="begin"/>
      </w:r>
      <w:r>
        <w:rPr>
          <w:noProof/>
        </w:rPr>
        <w:instrText xml:space="preserve"> PAGEREF _Toc377547356 \h </w:instrText>
      </w:r>
      <w:r>
        <w:rPr>
          <w:noProof/>
        </w:rPr>
      </w:r>
      <w:r>
        <w:rPr>
          <w:noProof/>
        </w:rPr>
        <w:fldChar w:fldCharType="separate"/>
      </w:r>
      <w:r>
        <w:rPr>
          <w:noProof/>
        </w:rPr>
        <w:t>179</w:t>
      </w:r>
      <w:r>
        <w:rPr>
          <w:noProof/>
        </w:rPr>
        <w:fldChar w:fldCharType="end"/>
      </w:r>
    </w:p>
    <w:p w14:paraId="62891F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8.1.2.</w:t>
      </w:r>
      <w:r>
        <w:rPr>
          <w:noProof/>
        </w:rPr>
        <w:t xml:space="preserve"> Materials</w:t>
      </w:r>
      <w:r>
        <w:rPr>
          <w:noProof/>
        </w:rPr>
        <w:tab/>
      </w:r>
      <w:r>
        <w:rPr>
          <w:noProof/>
        </w:rPr>
        <w:fldChar w:fldCharType="begin"/>
      </w:r>
      <w:r>
        <w:rPr>
          <w:noProof/>
        </w:rPr>
        <w:instrText xml:space="preserve"> PAGEREF _Toc377547357 \h </w:instrText>
      </w:r>
      <w:r>
        <w:rPr>
          <w:noProof/>
        </w:rPr>
      </w:r>
      <w:r>
        <w:rPr>
          <w:noProof/>
        </w:rPr>
        <w:fldChar w:fldCharType="separate"/>
      </w:r>
      <w:r>
        <w:rPr>
          <w:noProof/>
        </w:rPr>
        <w:t>180</w:t>
      </w:r>
      <w:r>
        <w:rPr>
          <w:noProof/>
        </w:rPr>
        <w:fldChar w:fldCharType="end"/>
      </w:r>
    </w:p>
    <w:p w14:paraId="4198A78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8.1.3.</w:t>
      </w:r>
      <w:r>
        <w:rPr>
          <w:noProof/>
        </w:rPr>
        <w:t xml:space="preserve"> Boundary Conditions</w:t>
      </w:r>
      <w:r>
        <w:rPr>
          <w:noProof/>
        </w:rPr>
        <w:tab/>
      </w:r>
      <w:r>
        <w:rPr>
          <w:noProof/>
        </w:rPr>
        <w:fldChar w:fldCharType="begin"/>
      </w:r>
      <w:r>
        <w:rPr>
          <w:noProof/>
        </w:rPr>
        <w:instrText xml:space="preserve"> PAGEREF _Toc377547358 \h </w:instrText>
      </w:r>
      <w:r>
        <w:rPr>
          <w:noProof/>
        </w:rPr>
      </w:r>
      <w:r>
        <w:rPr>
          <w:noProof/>
        </w:rPr>
        <w:fldChar w:fldCharType="separate"/>
      </w:r>
      <w:r>
        <w:rPr>
          <w:noProof/>
        </w:rPr>
        <w:t>180</w:t>
      </w:r>
      <w:r>
        <w:rPr>
          <w:noProof/>
        </w:rPr>
        <w:fldChar w:fldCharType="end"/>
      </w:r>
    </w:p>
    <w:p w14:paraId="1860712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_Toc377547359 \h </w:instrText>
      </w:r>
      <w:r>
        <w:rPr>
          <w:noProof/>
        </w:rPr>
      </w:r>
      <w:r>
        <w:rPr>
          <w:noProof/>
        </w:rPr>
        <w:fldChar w:fldCharType="separate"/>
      </w:r>
      <w:r>
        <w:rPr>
          <w:noProof/>
        </w:rPr>
        <w:t>181</w:t>
      </w:r>
      <w:r>
        <w:rPr>
          <w:noProof/>
        </w:rPr>
        <w:fldChar w:fldCharType="end"/>
      </w:r>
    </w:p>
    <w:p w14:paraId="46E220C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_Toc377547360 \h </w:instrText>
      </w:r>
      <w:r>
        <w:rPr>
          <w:noProof/>
        </w:rPr>
      </w:r>
      <w:r>
        <w:rPr>
          <w:noProof/>
        </w:rPr>
        <w:fldChar w:fldCharType="separate"/>
      </w:r>
      <w:r>
        <w:rPr>
          <w:noProof/>
        </w:rPr>
        <w:t>181</w:t>
      </w:r>
      <w:r>
        <w:rPr>
          <w:noProof/>
        </w:rPr>
        <w:fldChar w:fldCharType="end"/>
      </w:r>
    </w:p>
    <w:p w14:paraId="6C10B8A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8.3.1.</w:t>
      </w:r>
      <w:r>
        <w:rPr>
          <w:noProof/>
        </w:rPr>
        <w:t xml:space="preserve"> Inverted elements</w:t>
      </w:r>
      <w:r>
        <w:rPr>
          <w:noProof/>
        </w:rPr>
        <w:tab/>
      </w:r>
      <w:r>
        <w:rPr>
          <w:noProof/>
        </w:rPr>
        <w:fldChar w:fldCharType="begin"/>
      </w:r>
      <w:r>
        <w:rPr>
          <w:noProof/>
        </w:rPr>
        <w:instrText xml:space="preserve"> PAGEREF _Toc377547361 \h </w:instrText>
      </w:r>
      <w:r>
        <w:rPr>
          <w:noProof/>
        </w:rPr>
      </w:r>
      <w:r>
        <w:rPr>
          <w:noProof/>
        </w:rPr>
        <w:fldChar w:fldCharType="separate"/>
      </w:r>
      <w:r>
        <w:rPr>
          <w:noProof/>
        </w:rPr>
        <w:t>181</w:t>
      </w:r>
      <w:r>
        <w:rPr>
          <w:noProof/>
        </w:rPr>
        <w:fldChar w:fldCharType="end"/>
      </w:r>
    </w:p>
    <w:p w14:paraId="5887CAC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_Toc377547362 \h </w:instrText>
      </w:r>
      <w:r>
        <w:rPr>
          <w:noProof/>
        </w:rPr>
      </w:r>
      <w:r>
        <w:rPr>
          <w:noProof/>
        </w:rPr>
        <w:fldChar w:fldCharType="separate"/>
      </w:r>
      <w:r>
        <w:rPr>
          <w:noProof/>
        </w:rPr>
        <w:t>182</w:t>
      </w:r>
      <w:r>
        <w:rPr>
          <w:noProof/>
        </w:rPr>
        <w:fldChar w:fldCharType="end"/>
      </w:r>
    </w:p>
    <w:p w14:paraId="6C7A5F6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_Toc377547363 \h </w:instrText>
      </w:r>
      <w:r>
        <w:rPr>
          <w:noProof/>
        </w:rPr>
      </w:r>
      <w:r>
        <w:rPr>
          <w:noProof/>
        </w:rPr>
        <w:fldChar w:fldCharType="separate"/>
      </w:r>
      <w:r>
        <w:rPr>
          <w:noProof/>
        </w:rPr>
        <w:t>182</w:t>
      </w:r>
      <w:r>
        <w:rPr>
          <w:noProof/>
        </w:rPr>
        <w:fldChar w:fldCharType="end"/>
      </w:r>
    </w:p>
    <w:p w14:paraId="2DAAAD9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_Toc377547364 \h </w:instrText>
      </w:r>
      <w:r>
        <w:rPr>
          <w:noProof/>
        </w:rPr>
      </w:r>
      <w:r>
        <w:rPr>
          <w:noProof/>
        </w:rPr>
        <w:fldChar w:fldCharType="separate"/>
      </w:r>
      <w:r>
        <w:rPr>
          <w:noProof/>
        </w:rPr>
        <w:t>182</w:t>
      </w:r>
      <w:r>
        <w:rPr>
          <w:noProof/>
        </w:rPr>
        <w:fldChar w:fldCharType="end"/>
      </w:r>
    </w:p>
    <w:p w14:paraId="07D326B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_Toc377547365 \h </w:instrText>
      </w:r>
      <w:r>
        <w:rPr>
          <w:noProof/>
        </w:rPr>
      </w:r>
      <w:r>
        <w:rPr>
          <w:noProof/>
        </w:rPr>
        <w:fldChar w:fldCharType="separate"/>
      </w:r>
      <w:r>
        <w:rPr>
          <w:noProof/>
        </w:rPr>
        <w:t>182</w:t>
      </w:r>
      <w:r>
        <w:rPr>
          <w:noProof/>
        </w:rPr>
        <w:fldChar w:fldCharType="end"/>
      </w:r>
    </w:p>
    <w:p w14:paraId="4A80392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_Toc377547366 \h </w:instrText>
      </w:r>
      <w:r>
        <w:rPr>
          <w:noProof/>
        </w:rPr>
      </w:r>
      <w:r>
        <w:rPr>
          <w:noProof/>
        </w:rPr>
        <w:fldChar w:fldCharType="separate"/>
      </w:r>
      <w:r>
        <w:rPr>
          <w:noProof/>
        </w:rPr>
        <w:t>182</w:t>
      </w:r>
      <w:r>
        <w:rPr>
          <w:noProof/>
        </w:rPr>
        <w:fldChar w:fldCharType="end"/>
      </w:r>
    </w:p>
    <w:p w14:paraId="341D79B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8.3.2.</w:t>
      </w:r>
      <w:r>
        <w:rPr>
          <w:noProof/>
        </w:rPr>
        <w:t xml:space="preserve"> Failure to converge</w:t>
      </w:r>
      <w:r>
        <w:rPr>
          <w:noProof/>
        </w:rPr>
        <w:tab/>
      </w:r>
      <w:r>
        <w:rPr>
          <w:noProof/>
        </w:rPr>
        <w:fldChar w:fldCharType="begin"/>
      </w:r>
      <w:r>
        <w:rPr>
          <w:noProof/>
        </w:rPr>
        <w:instrText xml:space="preserve"> PAGEREF _Toc377547367 \h </w:instrText>
      </w:r>
      <w:r>
        <w:rPr>
          <w:noProof/>
        </w:rPr>
      </w:r>
      <w:r>
        <w:rPr>
          <w:noProof/>
        </w:rPr>
        <w:fldChar w:fldCharType="separate"/>
      </w:r>
      <w:r>
        <w:rPr>
          <w:noProof/>
        </w:rPr>
        <w:t>182</w:t>
      </w:r>
      <w:r>
        <w:rPr>
          <w:noProof/>
        </w:rPr>
        <w:fldChar w:fldCharType="end"/>
      </w:r>
    </w:p>
    <w:p w14:paraId="69D4291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_Toc377547368 \h </w:instrText>
      </w:r>
      <w:r>
        <w:rPr>
          <w:noProof/>
        </w:rPr>
      </w:r>
      <w:r>
        <w:rPr>
          <w:noProof/>
        </w:rPr>
        <w:fldChar w:fldCharType="separate"/>
      </w:r>
      <w:r>
        <w:rPr>
          <w:noProof/>
        </w:rPr>
        <w:t>183</w:t>
      </w:r>
      <w:r>
        <w:rPr>
          <w:noProof/>
        </w:rPr>
        <w:fldChar w:fldCharType="end"/>
      </w:r>
    </w:p>
    <w:p w14:paraId="0B38501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_Toc377547369 \h </w:instrText>
      </w:r>
      <w:r>
        <w:rPr>
          <w:noProof/>
        </w:rPr>
      </w:r>
      <w:r>
        <w:rPr>
          <w:noProof/>
        </w:rPr>
        <w:fldChar w:fldCharType="separate"/>
      </w:r>
      <w:r>
        <w:rPr>
          <w:noProof/>
        </w:rPr>
        <w:t>183</w:t>
      </w:r>
      <w:r>
        <w:rPr>
          <w:noProof/>
        </w:rPr>
        <w:fldChar w:fldCharType="end"/>
      </w:r>
    </w:p>
    <w:p w14:paraId="0A66215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_Toc377547370 \h </w:instrText>
      </w:r>
      <w:r>
        <w:rPr>
          <w:noProof/>
        </w:rPr>
      </w:r>
      <w:r>
        <w:rPr>
          <w:noProof/>
        </w:rPr>
        <w:fldChar w:fldCharType="separate"/>
      </w:r>
      <w:r>
        <w:rPr>
          <w:noProof/>
        </w:rPr>
        <w:t>183</w:t>
      </w:r>
      <w:r>
        <w:rPr>
          <w:noProof/>
        </w:rPr>
        <w:fldChar w:fldCharType="end"/>
      </w:r>
    </w:p>
    <w:p w14:paraId="0B19879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_Toc377547371 \h </w:instrText>
      </w:r>
      <w:r>
        <w:rPr>
          <w:noProof/>
        </w:rPr>
      </w:r>
      <w:r>
        <w:rPr>
          <w:noProof/>
        </w:rPr>
        <w:fldChar w:fldCharType="separate"/>
      </w:r>
      <w:r>
        <w:rPr>
          <w:noProof/>
        </w:rPr>
        <w:t>184</w:t>
      </w:r>
      <w:r>
        <w:rPr>
          <w:noProof/>
        </w:rPr>
        <w:fldChar w:fldCharType="end"/>
      </w:r>
    </w:p>
    <w:p w14:paraId="6D73207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_Toc377547372 \h </w:instrText>
      </w:r>
      <w:r>
        <w:rPr>
          <w:noProof/>
        </w:rPr>
      </w:r>
      <w:r>
        <w:rPr>
          <w:noProof/>
        </w:rPr>
        <w:fldChar w:fldCharType="separate"/>
      </w:r>
      <w:r>
        <w:rPr>
          <w:noProof/>
        </w:rPr>
        <w:t>184</w:t>
      </w:r>
      <w:r>
        <w:rPr>
          <w:noProof/>
        </w:rPr>
        <w:fldChar w:fldCharType="end"/>
      </w:r>
    </w:p>
    <w:p w14:paraId="74B15E0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8.4.1.</w:t>
      </w:r>
      <w:r>
        <w:rPr>
          <w:noProof/>
        </w:rPr>
        <w:t xml:space="preserve"> The penalty method</w:t>
      </w:r>
      <w:r>
        <w:rPr>
          <w:noProof/>
        </w:rPr>
        <w:tab/>
      </w:r>
      <w:r>
        <w:rPr>
          <w:noProof/>
        </w:rPr>
        <w:fldChar w:fldCharType="begin"/>
      </w:r>
      <w:r>
        <w:rPr>
          <w:noProof/>
        </w:rPr>
        <w:instrText xml:space="preserve"> PAGEREF _Toc377547373 \h </w:instrText>
      </w:r>
      <w:r>
        <w:rPr>
          <w:noProof/>
        </w:rPr>
      </w:r>
      <w:r>
        <w:rPr>
          <w:noProof/>
        </w:rPr>
        <w:fldChar w:fldCharType="separate"/>
      </w:r>
      <w:r>
        <w:rPr>
          <w:noProof/>
        </w:rPr>
        <w:t>184</w:t>
      </w:r>
      <w:r>
        <w:rPr>
          <w:noProof/>
        </w:rPr>
        <w:fldChar w:fldCharType="end"/>
      </w:r>
    </w:p>
    <w:p w14:paraId="53721D6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8.4.2.</w:t>
      </w:r>
      <w:r>
        <w:rPr>
          <w:noProof/>
        </w:rPr>
        <w:t xml:space="preserve"> Augmented Lagrangian Method</w:t>
      </w:r>
      <w:r>
        <w:rPr>
          <w:noProof/>
        </w:rPr>
        <w:tab/>
      </w:r>
      <w:r>
        <w:rPr>
          <w:noProof/>
        </w:rPr>
        <w:fldChar w:fldCharType="begin"/>
      </w:r>
      <w:r>
        <w:rPr>
          <w:noProof/>
        </w:rPr>
        <w:instrText xml:space="preserve"> PAGEREF _Toc377547374 \h </w:instrText>
      </w:r>
      <w:r>
        <w:rPr>
          <w:noProof/>
        </w:rPr>
      </w:r>
      <w:r>
        <w:rPr>
          <w:noProof/>
        </w:rPr>
        <w:fldChar w:fldCharType="separate"/>
      </w:r>
      <w:r>
        <w:rPr>
          <w:noProof/>
        </w:rPr>
        <w:t>184</w:t>
      </w:r>
      <w:r>
        <w:rPr>
          <w:noProof/>
        </w:rPr>
        <w:fldChar w:fldCharType="end"/>
      </w:r>
    </w:p>
    <w:p w14:paraId="5BDF861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8.4.3.</w:t>
      </w:r>
      <w:r>
        <w:rPr>
          <w:noProof/>
        </w:rPr>
        <w:t xml:space="preserve"> Initial Separation</w:t>
      </w:r>
      <w:r>
        <w:rPr>
          <w:noProof/>
        </w:rPr>
        <w:tab/>
      </w:r>
      <w:r>
        <w:rPr>
          <w:noProof/>
        </w:rPr>
        <w:fldChar w:fldCharType="begin"/>
      </w:r>
      <w:r>
        <w:rPr>
          <w:noProof/>
        </w:rPr>
        <w:instrText xml:space="preserve"> PAGEREF _Toc377547375 \h </w:instrText>
      </w:r>
      <w:r>
        <w:rPr>
          <w:noProof/>
        </w:rPr>
      </w:r>
      <w:r>
        <w:rPr>
          <w:noProof/>
        </w:rPr>
        <w:fldChar w:fldCharType="separate"/>
      </w:r>
      <w:r>
        <w:rPr>
          <w:noProof/>
        </w:rPr>
        <w:t>185</w:t>
      </w:r>
      <w:r>
        <w:rPr>
          <w:noProof/>
        </w:rPr>
        <w:fldChar w:fldCharType="end"/>
      </w:r>
    </w:p>
    <w:p w14:paraId="2927C94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_Toc377547376 \h </w:instrText>
      </w:r>
      <w:r>
        <w:rPr>
          <w:noProof/>
        </w:rPr>
      </w:r>
      <w:r>
        <w:rPr>
          <w:noProof/>
        </w:rPr>
        <w:fldChar w:fldCharType="separate"/>
      </w:r>
      <w:r>
        <w:rPr>
          <w:noProof/>
        </w:rPr>
        <w:t>185</w:t>
      </w:r>
      <w:r>
        <w:rPr>
          <w:noProof/>
        </w:rPr>
        <w:fldChar w:fldCharType="end"/>
      </w:r>
    </w:p>
    <w:p w14:paraId="7661164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8.5.1.</w:t>
      </w:r>
      <w:r>
        <w:rPr>
          <w:noProof/>
        </w:rPr>
        <w:t xml:space="preserve"> Initial State of Swelling</w:t>
      </w:r>
      <w:r>
        <w:rPr>
          <w:noProof/>
        </w:rPr>
        <w:tab/>
      </w:r>
      <w:r>
        <w:rPr>
          <w:noProof/>
        </w:rPr>
        <w:fldChar w:fldCharType="begin"/>
      </w:r>
      <w:r>
        <w:rPr>
          <w:noProof/>
        </w:rPr>
        <w:instrText xml:space="preserve"> PAGEREF _Toc377547377 \h </w:instrText>
      </w:r>
      <w:r>
        <w:rPr>
          <w:noProof/>
        </w:rPr>
      </w:r>
      <w:r>
        <w:rPr>
          <w:noProof/>
        </w:rPr>
        <w:fldChar w:fldCharType="separate"/>
      </w:r>
      <w:r>
        <w:rPr>
          <w:noProof/>
        </w:rPr>
        <w:t>185</w:t>
      </w:r>
      <w:r>
        <w:rPr>
          <w:noProof/>
        </w:rPr>
        <w:fldChar w:fldCharType="end"/>
      </w:r>
    </w:p>
    <w:p w14:paraId="05A0CD8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8.5.2.</w:t>
      </w:r>
      <w:r>
        <w:rPr>
          <w:noProof/>
        </w:rPr>
        <w:t xml:space="preserve"> Prescribed Boundary Conditions</w:t>
      </w:r>
      <w:r>
        <w:rPr>
          <w:noProof/>
        </w:rPr>
        <w:tab/>
      </w:r>
      <w:r>
        <w:rPr>
          <w:noProof/>
        </w:rPr>
        <w:fldChar w:fldCharType="begin"/>
      </w:r>
      <w:r>
        <w:rPr>
          <w:noProof/>
        </w:rPr>
        <w:instrText xml:space="preserve"> PAGEREF _Toc377547378 \h </w:instrText>
      </w:r>
      <w:r>
        <w:rPr>
          <w:noProof/>
        </w:rPr>
      </w:r>
      <w:r>
        <w:rPr>
          <w:noProof/>
        </w:rPr>
        <w:fldChar w:fldCharType="separate"/>
      </w:r>
      <w:r>
        <w:rPr>
          <w:noProof/>
        </w:rPr>
        <w:t>186</w:t>
      </w:r>
      <w:r>
        <w:rPr>
          <w:noProof/>
        </w:rPr>
        <w:fldChar w:fldCharType="end"/>
      </w:r>
    </w:p>
    <w:p w14:paraId="04F99A2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8.5.3.</w:t>
      </w:r>
      <w:r>
        <w:rPr>
          <w:noProof/>
        </w:rPr>
        <w:t xml:space="preserve"> Prescribed Initial Conditions</w:t>
      </w:r>
      <w:r>
        <w:rPr>
          <w:noProof/>
        </w:rPr>
        <w:tab/>
      </w:r>
      <w:r>
        <w:rPr>
          <w:noProof/>
        </w:rPr>
        <w:fldChar w:fldCharType="begin"/>
      </w:r>
      <w:r>
        <w:rPr>
          <w:noProof/>
        </w:rPr>
        <w:instrText xml:space="preserve"> PAGEREF _Toc377547379 \h </w:instrText>
      </w:r>
      <w:r>
        <w:rPr>
          <w:noProof/>
        </w:rPr>
      </w:r>
      <w:r>
        <w:rPr>
          <w:noProof/>
        </w:rPr>
        <w:fldChar w:fldCharType="separate"/>
      </w:r>
      <w:r>
        <w:rPr>
          <w:noProof/>
        </w:rPr>
        <w:t>187</w:t>
      </w:r>
      <w:r>
        <w:rPr>
          <w:noProof/>
        </w:rPr>
        <w:fldChar w:fldCharType="end"/>
      </w:r>
    </w:p>
    <w:p w14:paraId="769C539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8.5.4.</w:t>
      </w:r>
      <w:r>
        <w:rPr>
          <w:noProof/>
        </w:rPr>
        <w:t xml:space="preserve"> Prescribed Effective Solute Flux</w:t>
      </w:r>
      <w:r>
        <w:rPr>
          <w:noProof/>
        </w:rPr>
        <w:tab/>
      </w:r>
      <w:r>
        <w:rPr>
          <w:noProof/>
        </w:rPr>
        <w:fldChar w:fldCharType="begin"/>
      </w:r>
      <w:r>
        <w:rPr>
          <w:noProof/>
        </w:rPr>
        <w:instrText xml:space="preserve"> PAGEREF _Toc377547380 \h </w:instrText>
      </w:r>
      <w:r>
        <w:rPr>
          <w:noProof/>
        </w:rPr>
      </w:r>
      <w:r>
        <w:rPr>
          <w:noProof/>
        </w:rPr>
        <w:fldChar w:fldCharType="separate"/>
      </w:r>
      <w:r>
        <w:rPr>
          <w:noProof/>
        </w:rPr>
        <w:t>187</w:t>
      </w:r>
      <w:r>
        <w:rPr>
          <w:noProof/>
        </w:rPr>
        <w:fldChar w:fldCharType="end"/>
      </w:r>
    </w:p>
    <w:p w14:paraId="663EA363"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8.5.5.</w:t>
      </w:r>
      <w:r>
        <w:rPr>
          <w:noProof/>
        </w:rPr>
        <w:t xml:space="preserve"> Prescribed Electric Current Density</w:t>
      </w:r>
      <w:r>
        <w:rPr>
          <w:noProof/>
        </w:rPr>
        <w:tab/>
      </w:r>
      <w:r>
        <w:rPr>
          <w:noProof/>
        </w:rPr>
        <w:fldChar w:fldCharType="begin"/>
      </w:r>
      <w:r>
        <w:rPr>
          <w:noProof/>
        </w:rPr>
        <w:instrText xml:space="preserve"> PAGEREF _Toc377547381 \h </w:instrText>
      </w:r>
      <w:r>
        <w:rPr>
          <w:noProof/>
        </w:rPr>
      </w:r>
      <w:r>
        <w:rPr>
          <w:noProof/>
        </w:rPr>
        <w:fldChar w:fldCharType="separate"/>
      </w:r>
      <w:r>
        <w:rPr>
          <w:noProof/>
        </w:rPr>
        <w:t>187</w:t>
      </w:r>
      <w:r>
        <w:rPr>
          <w:noProof/>
        </w:rPr>
        <w:fldChar w:fldCharType="end"/>
      </w:r>
    </w:p>
    <w:p w14:paraId="0C0EF25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8.5.6.</w:t>
      </w:r>
      <w:r>
        <w:rPr>
          <w:noProof/>
        </w:rPr>
        <w:t xml:space="preserve"> Electrical Grounding</w:t>
      </w:r>
      <w:r>
        <w:rPr>
          <w:noProof/>
        </w:rPr>
        <w:tab/>
      </w:r>
      <w:r>
        <w:rPr>
          <w:noProof/>
        </w:rPr>
        <w:fldChar w:fldCharType="begin"/>
      </w:r>
      <w:r>
        <w:rPr>
          <w:noProof/>
        </w:rPr>
        <w:instrText xml:space="preserve"> PAGEREF _Toc377547382 \h </w:instrText>
      </w:r>
      <w:r>
        <w:rPr>
          <w:noProof/>
        </w:rPr>
      </w:r>
      <w:r>
        <w:rPr>
          <w:noProof/>
        </w:rPr>
        <w:fldChar w:fldCharType="separate"/>
      </w:r>
      <w:r>
        <w:rPr>
          <w:noProof/>
        </w:rPr>
        <w:t>188</w:t>
      </w:r>
      <w:r>
        <w:rPr>
          <w:noProof/>
        </w:rPr>
        <w:fldChar w:fldCharType="end"/>
      </w:r>
    </w:p>
    <w:p w14:paraId="3473EA9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_Toc377547383 \h </w:instrText>
      </w:r>
      <w:r>
        <w:rPr>
          <w:noProof/>
        </w:rPr>
      </w:r>
      <w:r>
        <w:rPr>
          <w:noProof/>
        </w:rPr>
        <w:fldChar w:fldCharType="separate"/>
      </w:r>
      <w:r>
        <w:rPr>
          <w:noProof/>
        </w:rPr>
        <w:t>188</w:t>
      </w:r>
      <w:r>
        <w:rPr>
          <w:noProof/>
        </w:rPr>
        <w:fldChar w:fldCharType="end"/>
      </w:r>
    </w:p>
    <w:p w14:paraId="5DFB8DC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8.6.1.</w:t>
      </w:r>
      <w:r>
        <w:rPr>
          <w:noProof/>
        </w:rPr>
        <w:t xml:space="preserve"> Mesh convergence</w:t>
      </w:r>
      <w:r>
        <w:rPr>
          <w:noProof/>
        </w:rPr>
        <w:tab/>
      </w:r>
      <w:r>
        <w:rPr>
          <w:noProof/>
        </w:rPr>
        <w:fldChar w:fldCharType="begin"/>
      </w:r>
      <w:r>
        <w:rPr>
          <w:noProof/>
        </w:rPr>
        <w:instrText xml:space="preserve"> PAGEREF _Toc377547384 \h </w:instrText>
      </w:r>
      <w:r>
        <w:rPr>
          <w:noProof/>
        </w:rPr>
      </w:r>
      <w:r>
        <w:rPr>
          <w:noProof/>
        </w:rPr>
        <w:fldChar w:fldCharType="separate"/>
      </w:r>
      <w:r>
        <w:rPr>
          <w:noProof/>
        </w:rPr>
        <w:t>188</w:t>
      </w:r>
      <w:r>
        <w:rPr>
          <w:noProof/>
        </w:rPr>
        <w:fldChar w:fldCharType="end"/>
      </w:r>
    </w:p>
    <w:p w14:paraId="167AECD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lastRenderedPageBreak/>
        <w:t>8.6.2.</w:t>
      </w:r>
      <w:r>
        <w:rPr>
          <w:noProof/>
        </w:rPr>
        <w:t xml:space="preserve"> Constraint enforcement</w:t>
      </w:r>
      <w:r>
        <w:rPr>
          <w:noProof/>
        </w:rPr>
        <w:tab/>
      </w:r>
      <w:r>
        <w:rPr>
          <w:noProof/>
        </w:rPr>
        <w:fldChar w:fldCharType="begin"/>
      </w:r>
      <w:r>
        <w:rPr>
          <w:noProof/>
        </w:rPr>
        <w:instrText xml:space="preserve"> PAGEREF _Toc377547385 \h </w:instrText>
      </w:r>
      <w:r>
        <w:rPr>
          <w:noProof/>
        </w:rPr>
      </w:r>
      <w:r>
        <w:rPr>
          <w:noProof/>
        </w:rPr>
        <w:fldChar w:fldCharType="separate"/>
      </w:r>
      <w:r>
        <w:rPr>
          <w:noProof/>
        </w:rPr>
        <w:t>188</w:t>
      </w:r>
      <w:r>
        <w:rPr>
          <w:noProof/>
        </w:rPr>
        <w:fldChar w:fldCharType="end"/>
      </w:r>
    </w:p>
    <w:p w14:paraId="04DD2DB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_Toc377547387 \h </w:instrText>
      </w:r>
      <w:r>
        <w:rPr>
          <w:noProof/>
        </w:rPr>
      </w:r>
      <w:r>
        <w:rPr>
          <w:noProof/>
        </w:rPr>
        <w:fldChar w:fldCharType="separate"/>
      </w:r>
      <w:r>
        <w:rPr>
          <w:noProof/>
        </w:rPr>
        <w:t>189</w:t>
      </w:r>
      <w:r>
        <w:rPr>
          <w:noProof/>
        </w:rPr>
        <w:fldChar w:fldCharType="end"/>
      </w:r>
    </w:p>
    <w:p w14:paraId="342F294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8.7.1.</w:t>
      </w:r>
      <w:r>
        <w:rPr>
          <w:noProof/>
        </w:rPr>
        <w:t xml:space="preserve"> Geometrical instabilities</w:t>
      </w:r>
      <w:r>
        <w:rPr>
          <w:noProof/>
        </w:rPr>
        <w:tab/>
      </w:r>
      <w:r>
        <w:rPr>
          <w:noProof/>
        </w:rPr>
        <w:fldChar w:fldCharType="begin"/>
      </w:r>
      <w:r>
        <w:rPr>
          <w:noProof/>
        </w:rPr>
        <w:instrText xml:space="preserve"> PAGEREF _Toc377547388 \h </w:instrText>
      </w:r>
      <w:r>
        <w:rPr>
          <w:noProof/>
        </w:rPr>
      </w:r>
      <w:r>
        <w:rPr>
          <w:noProof/>
        </w:rPr>
        <w:fldChar w:fldCharType="separate"/>
      </w:r>
      <w:r>
        <w:rPr>
          <w:noProof/>
        </w:rPr>
        <w:t>189</w:t>
      </w:r>
      <w:r>
        <w:rPr>
          <w:noProof/>
        </w:rPr>
        <w:fldChar w:fldCharType="end"/>
      </w:r>
    </w:p>
    <w:p w14:paraId="10508A2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8.7.2.</w:t>
      </w:r>
      <w:r>
        <w:rPr>
          <w:noProof/>
        </w:rPr>
        <w:t xml:space="preserve"> Material instabilities</w:t>
      </w:r>
      <w:r>
        <w:rPr>
          <w:noProof/>
        </w:rPr>
        <w:tab/>
      </w:r>
      <w:r>
        <w:rPr>
          <w:noProof/>
        </w:rPr>
        <w:fldChar w:fldCharType="begin"/>
      </w:r>
      <w:r>
        <w:rPr>
          <w:noProof/>
        </w:rPr>
        <w:instrText xml:space="preserve"> PAGEREF _Toc377547389 \h </w:instrText>
      </w:r>
      <w:r>
        <w:rPr>
          <w:noProof/>
        </w:rPr>
      </w:r>
      <w:r>
        <w:rPr>
          <w:noProof/>
        </w:rPr>
        <w:fldChar w:fldCharType="separate"/>
      </w:r>
      <w:r>
        <w:rPr>
          <w:noProof/>
        </w:rPr>
        <w:t>189</w:t>
      </w:r>
      <w:r>
        <w:rPr>
          <w:noProof/>
        </w:rPr>
        <w:fldChar w:fldCharType="end"/>
      </w:r>
    </w:p>
    <w:p w14:paraId="7CD0B47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_Toc377547390 \h </w:instrText>
      </w:r>
      <w:r>
        <w:rPr>
          <w:noProof/>
        </w:rPr>
      </w:r>
      <w:r>
        <w:rPr>
          <w:noProof/>
        </w:rPr>
        <w:fldChar w:fldCharType="separate"/>
      </w:r>
      <w:r>
        <w:rPr>
          <w:noProof/>
        </w:rPr>
        <w:t>189</w:t>
      </w:r>
      <w:r>
        <w:rPr>
          <w:noProof/>
        </w:rPr>
        <w:fldChar w:fldCharType="end"/>
      </w:r>
    </w:p>
    <w:p w14:paraId="6DA7F8D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8.7.3.</w:t>
      </w:r>
      <w:r>
        <w:rPr>
          <w:noProof/>
        </w:rPr>
        <w:tab/>
      </w:r>
      <w:r>
        <w:rPr>
          <w:noProof/>
        </w:rPr>
        <w:fldChar w:fldCharType="begin"/>
      </w:r>
      <w:r>
        <w:rPr>
          <w:noProof/>
        </w:rPr>
        <w:instrText xml:space="preserve"> PAGEREF _Toc377547391 \h </w:instrText>
      </w:r>
      <w:r>
        <w:rPr>
          <w:noProof/>
        </w:rPr>
      </w:r>
      <w:r>
        <w:rPr>
          <w:noProof/>
        </w:rPr>
        <w:fldChar w:fldCharType="separate"/>
      </w:r>
      <w:r>
        <w:rPr>
          <w:noProof/>
        </w:rPr>
        <w:t>189</w:t>
      </w:r>
      <w:r>
        <w:rPr>
          <w:noProof/>
        </w:rPr>
        <w:fldChar w:fldCharType="end"/>
      </w:r>
    </w:p>
    <w:p w14:paraId="6002588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8.7.4.</w:t>
      </w:r>
      <w:r>
        <w:rPr>
          <w:noProof/>
        </w:rPr>
        <w:t xml:space="preserve"> Force-driven Problems</w:t>
      </w:r>
      <w:r>
        <w:rPr>
          <w:noProof/>
        </w:rPr>
        <w:tab/>
      </w:r>
      <w:r>
        <w:rPr>
          <w:noProof/>
        </w:rPr>
        <w:fldChar w:fldCharType="begin"/>
      </w:r>
      <w:r>
        <w:rPr>
          <w:noProof/>
        </w:rPr>
        <w:instrText xml:space="preserve"> PAGEREF _Toc377547392 \h </w:instrText>
      </w:r>
      <w:r>
        <w:rPr>
          <w:noProof/>
        </w:rPr>
      </w:r>
      <w:r>
        <w:rPr>
          <w:noProof/>
        </w:rPr>
        <w:fldChar w:fldCharType="separate"/>
      </w:r>
      <w:r>
        <w:rPr>
          <w:noProof/>
        </w:rPr>
        <w:t>190</w:t>
      </w:r>
      <w:r>
        <w:rPr>
          <w:noProof/>
        </w:rPr>
        <w:fldChar w:fldCharType="end"/>
      </w:r>
    </w:p>
    <w:p w14:paraId="550BEA3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_Toc377547393 \h </w:instrText>
      </w:r>
      <w:r>
        <w:rPr>
          <w:noProof/>
        </w:rPr>
      </w:r>
      <w:r>
        <w:rPr>
          <w:noProof/>
        </w:rPr>
        <w:fldChar w:fldCharType="separate"/>
      </w:r>
      <w:r>
        <w:rPr>
          <w:noProof/>
        </w:rPr>
        <w:t>190</w:t>
      </w:r>
      <w:r>
        <w:rPr>
          <w:noProof/>
        </w:rPr>
        <w:fldChar w:fldCharType="end"/>
      </w:r>
    </w:p>
    <w:p w14:paraId="45254DB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_Toc377547394 \h </w:instrText>
      </w:r>
      <w:r>
        <w:rPr>
          <w:noProof/>
        </w:rPr>
      </w:r>
      <w:r>
        <w:rPr>
          <w:noProof/>
        </w:rPr>
        <w:fldChar w:fldCharType="separate"/>
      </w:r>
      <w:r>
        <w:rPr>
          <w:noProof/>
        </w:rPr>
        <w:t>190</w:t>
      </w:r>
      <w:r>
        <w:rPr>
          <w:noProof/>
        </w:rPr>
        <w:fldChar w:fldCharType="end"/>
      </w:r>
    </w:p>
    <w:p w14:paraId="43246557"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_Toc377547395 \h </w:instrText>
      </w:r>
      <w:r>
        <w:rPr>
          <w:noProof/>
        </w:rPr>
      </w:r>
      <w:r>
        <w:rPr>
          <w:noProof/>
        </w:rPr>
        <w:fldChar w:fldCharType="separate"/>
      </w:r>
      <w:r>
        <w:rPr>
          <w:noProof/>
        </w:rPr>
        <w:t>192</w:t>
      </w:r>
      <w:r>
        <w:rPr>
          <w:noProof/>
        </w:rPr>
        <w:fldChar w:fldCharType="end"/>
      </w:r>
    </w:p>
    <w:p w14:paraId="665082F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_Toc377547396 \h </w:instrText>
      </w:r>
      <w:r>
        <w:rPr>
          <w:noProof/>
        </w:rPr>
      </w:r>
      <w:r>
        <w:rPr>
          <w:noProof/>
        </w:rPr>
        <w:fldChar w:fldCharType="separate"/>
      </w:r>
      <w:r>
        <w:rPr>
          <w:noProof/>
        </w:rPr>
        <w:t>193</w:t>
      </w:r>
      <w:r>
        <w:rPr>
          <w:noProof/>
        </w:rPr>
        <w:fldChar w:fldCharType="end"/>
      </w:r>
    </w:p>
    <w:p w14:paraId="39BDE938"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_Toc377547397 \h </w:instrText>
      </w:r>
      <w:r>
        <w:rPr>
          <w:noProof/>
        </w:rPr>
      </w:r>
      <w:r>
        <w:rPr>
          <w:noProof/>
        </w:rPr>
        <w:fldChar w:fldCharType="separate"/>
      </w:r>
      <w:r>
        <w:rPr>
          <w:noProof/>
        </w:rPr>
        <w:t>194</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77547154"/>
      <w:r>
        <w:lastRenderedPageBreak/>
        <w:t>Introduction</w:t>
      </w:r>
      <w:bookmarkEnd w:id="0"/>
    </w:p>
    <w:p w14:paraId="497FD52E" w14:textId="77777777" w:rsidR="006A0BC1" w:rsidRPr="00070A8D" w:rsidRDefault="006A0BC1" w:rsidP="006A0BC1">
      <w:pPr>
        <w:pStyle w:val="Heading2"/>
      </w:pPr>
      <w:bookmarkStart w:id="1" w:name="_Toc377547155"/>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2" w:author="Steve Maas" w:date="2013-12-14T22:01:00Z"/>
        </w:rPr>
      </w:pPr>
      <w:ins w:id="3"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77547156"/>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Pr="00B340B9"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4273A2B7" w14:textId="77777777" w:rsidR="006A0BC1" w:rsidRPr="00B27FE9" w:rsidRDefault="006A0BC1" w:rsidP="006A0BC1">
      <w:r>
        <w:br w:type="page"/>
      </w:r>
    </w:p>
    <w:p w14:paraId="69361A66" w14:textId="77777777" w:rsidR="006A0BC1" w:rsidRDefault="006A0BC1" w:rsidP="006A0BC1">
      <w:pPr>
        <w:pStyle w:val="Heading1"/>
      </w:pPr>
      <w:bookmarkStart w:id="5" w:name="_Ref293568163"/>
      <w:bookmarkStart w:id="6" w:name="_Toc377547157"/>
      <w:r>
        <w:lastRenderedPageBreak/>
        <w:t>Running FEBio</w:t>
      </w:r>
      <w:bookmarkEnd w:id="5"/>
      <w:bookmarkEnd w:id="6"/>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7" w:name="_Toc377547158"/>
      <w:r>
        <w:t>Running FEBio on Windows</w:t>
      </w:r>
      <w:bookmarkEnd w:id="7"/>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8" w:name="_Toc377547159"/>
      <w:r>
        <w:t>Windows XP</w:t>
      </w:r>
      <w:bookmarkEnd w:id="8"/>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9" w:name="_Toc377547160"/>
      <w:r>
        <w:t>Windows 7</w:t>
      </w:r>
      <w:bookmarkEnd w:id="9"/>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0" w:name="_Toc377547161"/>
      <w:r>
        <w:t>Running FEBio from Explorer</w:t>
      </w:r>
      <w:bookmarkEnd w:id="10"/>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1" w:name="_Toc377547162"/>
      <w:r>
        <w:t>Running FEBio on Linux or MAC</w:t>
      </w:r>
      <w:bookmarkEnd w:id="11"/>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2" w:name="_Ref172430769"/>
      <w:bookmarkStart w:id="13" w:name="_Toc377547163"/>
      <w:r>
        <w:t>The Command Line</w:t>
      </w:r>
      <w:bookmarkEnd w:id="12"/>
      <w:bookmarkEnd w:id="13"/>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 w:name="OLE_LINK1"/>
      <w:bookmarkStart w:id="15" w:name="OLE_LINK2"/>
      <w:r w:rsidRPr="00541457">
        <w:rPr>
          <w:rStyle w:val="codeChar"/>
        </w:rPr>
        <w:t>-</w:t>
      </w:r>
      <w:r>
        <w:rPr>
          <w:rStyle w:val="codeChar"/>
        </w:rPr>
        <w:t>o</w:t>
      </w:r>
      <w:r>
        <w:t>: log file name</w:t>
      </w:r>
      <w:bookmarkEnd w:id="14"/>
      <w:bookmarkEnd w:id="15"/>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6"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7" w:author="Steve Maas" w:date="2014-01-02T13:04:00Z">
        <w:r w:rsidR="00873D59">
          <w:t>3.4.1</w:t>
        </w:r>
      </w:ins>
      <w:del w:id="18"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19"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0" w:name="_Toc377547164"/>
      <w:r>
        <w:t xml:space="preserve">The FEBio </w:t>
      </w:r>
      <w:r w:rsidR="00D153DC">
        <w:t>P</w:t>
      </w:r>
      <w:r>
        <w:t>rompt</w:t>
      </w:r>
      <w:bookmarkEnd w:id="20"/>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1" w:name="_Ref230508346"/>
      <w:bookmarkStart w:id="22" w:name="_Toc377547165"/>
      <w:r>
        <w:t xml:space="preserve">The </w:t>
      </w:r>
      <w:r w:rsidR="00D153DC">
        <w:t>C</w:t>
      </w:r>
      <w:r w:rsidRPr="00DF311C">
        <w:t>onfiguration</w:t>
      </w:r>
      <w:r>
        <w:t xml:space="preserve"> </w:t>
      </w:r>
      <w:r w:rsidR="00D153DC">
        <w:t>F</w:t>
      </w:r>
      <w:r>
        <w:t>ile</w:t>
      </w:r>
      <w:bookmarkEnd w:id="21"/>
      <w:bookmarkEnd w:id="22"/>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3" w:name="_Ref376446157"/>
      <w:bookmarkStart w:id="24" w:name="_Toc377547166"/>
      <w:r>
        <w:t xml:space="preserve">Using </w:t>
      </w:r>
      <w:r w:rsidR="00D153DC">
        <w:t>M</w:t>
      </w:r>
      <w:r>
        <w:t xml:space="preserve">ultiple </w:t>
      </w:r>
      <w:r w:rsidR="00D153DC">
        <w:t>P</w:t>
      </w:r>
      <w:r>
        <w:t>rocessors</w:t>
      </w:r>
      <w:bookmarkEnd w:id="23"/>
      <w:bookmarkEnd w:id="24"/>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5" w:name="_Ref250284432"/>
      <w:bookmarkStart w:id="26" w:name="_Ref250285226"/>
      <w:bookmarkStart w:id="27" w:name="_Toc377547167"/>
      <w:r>
        <w:lastRenderedPageBreak/>
        <w:t xml:space="preserve">FEBio </w:t>
      </w:r>
      <w:r w:rsidR="00D153DC">
        <w:t>O</w:t>
      </w:r>
      <w:r>
        <w:t>utput</w:t>
      </w:r>
      <w:bookmarkEnd w:id="25"/>
      <w:bookmarkEnd w:id="26"/>
      <w:bookmarkEnd w:id="27"/>
    </w:p>
    <w:p w14:paraId="1792A476" w14:textId="77777777" w:rsidR="004F447E" w:rsidRDefault="006A0BC1" w:rsidP="006A0BC1">
      <w:pPr>
        <w:rPr>
          <w:ins w:id="28"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7"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29" w:author="Steve Maas" w:date="2014-01-15T10:56:00Z"/>
        </w:rPr>
      </w:pPr>
    </w:p>
    <w:p w14:paraId="41A3CD4E" w14:textId="77777777" w:rsidR="004F447E" w:rsidRDefault="004F447E" w:rsidP="006A0BC1">
      <w:pPr>
        <w:rPr>
          <w:ins w:id="30" w:author="Steve Maas" w:date="2014-01-15T10:57:00Z"/>
        </w:rPr>
      </w:pPr>
      <w:ins w:id="31" w:author="Steve Maas" w:date="2014-01-15T10:56:00Z">
        <w:r>
          <w:rPr>
            <w:i/>
          </w:rPr>
          <w:t xml:space="preserve">Note 1: </w:t>
        </w:r>
        <w:r>
          <w:t xml:space="preserve">The name of the log and plot file can also be specified in the FEBio input file. See section </w:t>
        </w:r>
      </w:ins>
      <w:ins w:id="32" w:author="Steve Maas" w:date="2014-01-15T10:57:00Z">
        <w:r>
          <w:fldChar w:fldCharType="begin"/>
        </w:r>
        <w:r>
          <w:instrText xml:space="preserve"> REF _Ref377546765 \r \h </w:instrText>
        </w:r>
      </w:ins>
      <w:r>
        <w:fldChar w:fldCharType="separate"/>
      </w:r>
      <w:ins w:id="33" w:author="Steve Maas" w:date="2014-01-15T10:57:00Z">
        <w:r>
          <w:t>3.15</w:t>
        </w:r>
        <w:r>
          <w:fldChar w:fldCharType="end"/>
        </w:r>
        <w:r>
          <w:t xml:space="preserve"> for more information. </w:t>
        </w:r>
      </w:ins>
    </w:p>
    <w:p w14:paraId="021E2AA5" w14:textId="77777777" w:rsidR="004F447E" w:rsidRDefault="004F447E" w:rsidP="006A0BC1">
      <w:pPr>
        <w:rPr>
          <w:ins w:id="34" w:author="Steve Maas" w:date="2014-01-15T10:57:00Z"/>
        </w:rPr>
      </w:pPr>
    </w:p>
    <w:p w14:paraId="1962D1BE" w14:textId="46D5510D" w:rsidR="006A0BC1" w:rsidRDefault="004F447E" w:rsidP="006A0BC1">
      <w:ins w:id="35" w:author="Steve Maas" w:date="2014-01-15T10:57:00Z">
        <w:r>
          <w:rPr>
            <w:i/>
          </w:rPr>
          <w:t xml:space="preserve">Note 2: </w:t>
        </w:r>
        <w:r>
          <w:t xml:space="preserve">When running an optimization problem the name of the log file is derived from the optimization control file. See </w:t>
        </w:r>
      </w:ins>
      <w:ins w:id="36" w:author="Steve Maas" w:date="2014-01-15T10:58:00Z">
        <w:r>
          <w:fldChar w:fldCharType="begin"/>
        </w:r>
        <w:r>
          <w:instrText xml:space="preserve"> REF _Ref230581893 \r \h </w:instrText>
        </w:r>
      </w:ins>
      <w:r>
        <w:fldChar w:fldCharType="separate"/>
      </w:r>
      <w:ins w:id="37"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38" w:name="_Toc377547168"/>
      <w:r>
        <w:t>Advanced Options</w:t>
      </w:r>
      <w:bookmarkEnd w:id="38"/>
    </w:p>
    <w:p w14:paraId="123FE510" w14:textId="43FCB63B" w:rsidR="006A0BC1" w:rsidRDefault="006A0BC1" w:rsidP="006A0BC1">
      <w:pPr>
        <w:pStyle w:val="Heading3"/>
      </w:pPr>
      <w:bookmarkStart w:id="39" w:name="_Ref278195084"/>
      <w:bookmarkStart w:id="40" w:name="_Toc377547169"/>
      <w:r>
        <w:t xml:space="preserve">Interrupting a </w:t>
      </w:r>
      <w:r w:rsidR="00D153DC">
        <w:t>R</w:t>
      </w:r>
      <w:r>
        <w:t>un</w:t>
      </w:r>
      <w:r>
        <w:rPr>
          <w:rStyle w:val="FootnoteReference"/>
        </w:rPr>
        <w:footnoteReference w:id="2"/>
      </w:r>
      <w:bookmarkEnd w:id="39"/>
      <w:bookmarkEnd w:id="40"/>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1" w:name="_Ref230422001"/>
      <w:bookmarkStart w:id="42" w:name="_Toc377547170"/>
      <w:r>
        <w:t xml:space="preserve">Debugging a </w:t>
      </w:r>
      <w:r w:rsidR="00D153DC">
        <w:t>R</w:t>
      </w:r>
      <w:r>
        <w:t>un</w:t>
      </w:r>
      <w:bookmarkEnd w:id="41"/>
      <w:bookmarkEnd w:id="42"/>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3" w:name="_Ref254341727"/>
      <w:bookmarkStart w:id="44" w:name="_Ref254341812"/>
      <w:bookmarkStart w:id="45" w:name="_Toc377547171"/>
      <w:r>
        <w:t xml:space="preserve">Restarting a </w:t>
      </w:r>
      <w:r w:rsidR="00D153DC">
        <w:t>R</w:t>
      </w:r>
      <w:r>
        <w:t>un</w:t>
      </w:r>
      <w:bookmarkEnd w:id="43"/>
      <w:bookmarkEnd w:id="44"/>
      <w:bookmarkEnd w:id="45"/>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6" w:name="_Ref250285572"/>
      <w:bookmarkStart w:id="47" w:name="_Toc377547172"/>
      <w:r>
        <w:t xml:space="preserve">Input </w:t>
      </w:r>
      <w:r w:rsidR="00D153DC">
        <w:t>F</w:t>
      </w:r>
      <w:r>
        <w:t xml:space="preserve">ile </w:t>
      </w:r>
      <w:r w:rsidR="00D153DC">
        <w:t>C</w:t>
      </w:r>
      <w:r>
        <w:t>hecking</w:t>
      </w:r>
      <w:bookmarkEnd w:id="46"/>
      <w:bookmarkEnd w:id="47"/>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8" w:name="_Ref293568180"/>
      <w:bookmarkStart w:id="49" w:name="_Ref293568311"/>
      <w:bookmarkStart w:id="50" w:name="_Toc377547173"/>
      <w:r>
        <w:lastRenderedPageBreak/>
        <w:t>Free Format Input</w:t>
      </w:r>
      <w:bookmarkEnd w:id="48"/>
      <w:bookmarkEnd w:id="49"/>
      <w:bookmarkEnd w:id="50"/>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51" w:name="_Toc377547174"/>
      <w:r>
        <w:lastRenderedPageBreak/>
        <w:t xml:space="preserve">Free </w:t>
      </w:r>
      <w:r w:rsidR="00D153DC">
        <w:t>F</w:t>
      </w:r>
      <w:r>
        <w:t xml:space="preserve">ormat </w:t>
      </w:r>
      <w:r w:rsidR="00D153DC">
        <w:t>O</w:t>
      </w:r>
      <w:r>
        <w:t>verview</w:t>
      </w:r>
      <w:bookmarkEnd w:id="51"/>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52"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54" w:author="Steve Maas" w:date="2013-12-14T22:03:00Z"/>
        </w:rPr>
      </w:pPr>
      <w:bookmarkStart w:id="55" w:name="_Ref374797496"/>
      <w:bookmarkStart w:id="56" w:name="_Toc377547175"/>
      <w:ins w:id="57" w:author="Steve Maas" w:date="2013-12-14T22:03:00Z">
        <w:r>
          <w:t>Format Specification Versions</w:t>
        </w:r>
        <w:bookmarkEnd w:id="55"/>
        <w:bookmarkEnd w:id="56"/>
      </w:ins>
    </w:p>
    <w:p w14:paraId="24787915" w14:textId="39A1C1C9" w:rsidR="00EB23E8" w:rsidRDefault="00EB23E8" w:rsidP="00EB23E8">
      <w:pPr>
        <w:rPr>
          <w:ins w:id="58" w:author="Steve Maas" w:date="2013-12-14T22:03:00Z"/>
        </w:rPr>
      </w:pPr>
      <w:ins w:id="59"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60" w:author="Steve Maas" w:date="2013-12-14T22:03:00Z"/>
        </w:rPr>
      </w:pPr>
    </w:p>
    <w:p w14:paraId="3D159959" w14:textId="748E094D" w:rsidR="00891956" w:rsidRDefault="00EB23E8" w:rsidP="00EB23E8">
      <w:pPr>
        <w:pStyle w:val="ListParagraph"/>
        <w:numPr>
          <w:ilvl w:val="0"/>
          <w:numId w:val="59"/>
        </w:numPr>
        <w:rPr>
          <w:ins w:id="61" w:author="Steve Maas" w:date="2013-12-15T09:14:00Z"/>
        </w:rPr>
      </w:pPr>
      <w:ins w:id="62" w:author="Steve Maas" w:date="2013-12-14T22:03:00Z">
        <w:r w:rsidRPr="00181CF0">
          <w:rPr>
            <w:b/>
          </w:rPr>
          <w:lastRenderedPageBreak/>
          <w:t>Version 2.0</w:t>
        </w:r>
        <w:r>
          <w:t>: The latest and recommended version of the FEBio input specification</w:t>
        </w:r>
      </w:ins>
      <w:ins w:id="63" w:author="Steve Maas" w:date="2013-12-14T22:08:00Z">
        <w:r>
          <w:t xml:space="preserve"> described in this document.</w:t>
        </w:r>
      </w:ins>
      <w:ins w:id="64" w:author="Steve Maas" w:date="2013-12-14T22:03:00Z">
        <w:r>
          <w:t xml:space="preserve"> </w:t>
        </w:r>
      </w:ins>
      <w:ins w:id="65" w:author="Steve Maas" w:date="2013-12-16T10:25:00Z">
        <w:r w:rsidR="00BC30CE">
          <w:t xml:space="preserve">This is the first major revision of the input file format and redefines many of the file sections: The </w:t>
        </w:r>
      </w:ins>
      <w:ins w:id="66" w:author="Steve Maas" w:date="2013-12-16T10:26:00Z">
        <w:r w:rsidR="00BC30CE">
          <w:rPr>
            <w:i/>
          </w:rPr>
          <w:t xml:space="preserve">Elements </w:t>
        </w:r>
        <w:r w:rsidR="00BC30CE">
          <w:t xml:space="preserve">section uses a different organization. </w:t>
        </w:r>
      </w:ins>
      <w:ins w:id="67" w:author="Steve Maas" w:date="2013-12-14T22:03:00Z">
        <w:r>
          <w:t xml:space="preserve">Elements are </w:t>
        </w:r>
      </w:ins>
      <w:ins w:id="68" w:author="Steve Maas" w:date="2013-12-16T10:26:00Z">
        <w:r w:rsidR="00BC30CE">
          <w:t xml:space="preserve">now </w:t>
        </w:r>
      </w:ins>
      <w:ins w:id="69" w:author="Steve Maas" w:date="2013-12-14T22:03:00Z">
        <w:r>
          <w:t>grouped by material and element type.</w:t>
        </w:r>
      </w:ins>
      <w:ins w:id="70" w:author="Steve Maas" w:date="2013-12-16T10:26:00Z">
        <w:r w:rsidR="00BC30CE">
          <w:t xml:space="preserve"> Multiple </w:t>
        </w:r>
        <w:r w:rsidR="00BC30CE">
          <w:rPr>
            <w:i/>
          </w:rPr>
          <w:t>Elemen</w:t>
        </w:r>
      </w:ins>
      <w:ins w:id="71" w:author="Steve Maas" w:date="2013-12-16T10:29:00Z">
        <w:r w:rsidR="00BC30CE">
          <w:rPr>
            <w:i/>
          </w:rPr>
          <w:t>t</w:t>
        </w:r>
      </w:ins>
      <w:ins w:id="72" w:author="Steve Maas" w:date="2013-12-16T10:26:00Z">
        <w:r w:rsidR="00BC30CE">
          <w:rPr>
            <w:i/>
          </w:rPr>
          <w:t xml:space="preserve">s </w:t>
        </w:r>
        <w:r w:rsidR="00BC30CE">
          <w:t>sections can now be defined to create multiple parts.</w:t>
        </w:r>
      </w:ins>
      <w:ins w:id="73"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74" w:author="Steve Maas" w:date="2013-12-14T22:03:00Z">
        <w:r>
          <w:t xml:space="preserve">A new </w:t>
        </w:r>
        <w:r w:rsidRPr="00181CF0">
          <w:rPr>
            <w:i/>
          </w:rPr>
          <w:t>Contact</w:t>
        </w:r>
        <w:r>
          <w:t xml:space="preserve"> section contains all the contact definitions.</w:t>
        </w:r>
      </w:ins>
      <w:ins w:id="75" w:author="Steve Maas" w:date="2013-12-15T09:15:00Z">
        <w:r w:rsidR="00B82B9F">
          <w:t xml:space="preserve"> A new </w:t>
        </w:r>
      </w:ins>
      <w:ins w:id="76" w:author="Steve Maas" w:date="2013-12-15T09:16:00Z">
        <w:r w:rsidR="00B82B9F">
          <w:rPr>
            <w:i/>
          </w:rPr>
          <w:t xml:space="preserve">Discrete </w:t>
        </w:r>
        <w:r w:rsidR="00B82B9F">
          <w:t xml:space="preserve">section was defined that contains all the materials and definitions of the discrete elements (e.g. springs). </w:t>
        </w:r>
      </w:ins>
      <w:ins w:id="77"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78" w:author="Steve Maas" w:date="2013-12-14T22:03:00Z"/>
        </w:rPr>
      </w:pPr>
      <w:ins w:id="79"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80" w:author="Steve Maas" w:date="2013-12-15T09:15:00Z">
        <w:r>
          <w:t>version</w:t>
        </w:r>
      </w:ins>
      <w:ins w:id="81" w:author="Steve Maas" w:date="2013-12-15T09:14:00Z">
        <w:r>
          <w:t xml:space="preserve"> 2.0</w:t>
        </w:r>
      </w:ins>
      <w:ins w:id="82" w:author="Steve Maas" w:date="2013-12-15T09:15:00Z">
        <w:r>
          <w:t>.</w:t>
        </w:r>
        <w:r w:rsidR="00B82B9F">
          <w:t xml:space="preserve"> This version is </w:t>
        </w:r>
        <w:r w:rsidR="00B82B9F" w:rsidRPr="005F474E">
          <w:rPr>
            <w:b/>
            <w:rPrChange w:id="83"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84" w:author="Steve Maas" w:date="2013-12-14T22:03:00Z"/>
        </w:rPr>
      </w:pPr>
      <w:ins w:id="85"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86" w:author="Steve Maas" w:date="2013-12-15T11:37:00Z">
        <w:r w:rsidR="006E42CB">
          <w:t xml:space="preserve"> This version is </w:t>
        </w:r>
        <w:r w:rsidR="006E42CB" w:rsidRPr="005F474E">
          <w:rPr>
            <w:b/>
            <w:rPrChange w:id="87"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88" w:author="Steve Maas" w:date="2013-12-14T22:03:00Z"/>
        </w:rPr>
      </w:pPr>
      <w:ins w:id="89"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90"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91" w:author="Steve Maas" w:date="2013-12-14T22:03:00Z"/>
        </w:rPr>
      </w:pPr>
      <w:ins w:id="92" w:author="Steve Maas" w:date="2013-12-14T22:03:00Z">
        <w:r>
          <w:rPr>
            <w:b/>
          </w:rPr>
          <w:t>Version 1.0</w:t>
        </w:r>
        <w:r>
          <w:t xml:space="preserve">: The original input format specification. This version is </w:t>
        </w:r>
        <w:r w:rsidRPr="005F474E">
          <w:rPr>
            <w:b/>
            <w:rPrChange w:id="93" w:author="Steve Maas" w:date="2013-12-30T14:16:00Z">
              <w:rPr/>
            </w:rPrChange>
          </w:rPr>
          <w:t>no longer supported</w:t>
        </w:r>
        <w:r>
          <w:t>.</w:t>
        </w:r>
      </w:ins>
    </w:p>
    <w:p w14:paraId="70E2D220" w14:textId="77777777" w:rsidR="00EB23E8" w:rsidRDefault="00EB23E8" w:rsidP="00EB23E8">
      <w:pPr>
        <w:rPr>
          <w:ins w:id="94" w:author="Steve Maas" w:date="2013-12-14T22:03:00Z"/>
        </w:rPr>
      </w:pPr>
    </w:p>
    <w:p w14:paraId="72F2EA3D" w14:textId="3E5181AA" w:rsidR="00EB23E8" w:rsidRDefault="00EB23E8" w:rsidP="00EB23E8">
      <w:pPr>
        <w:rPr>
          <w:ins w:id="95" w:author="Steve Maas" w:date="2013-12-14T22:05:00Z"/>
        </w:rPr>
      </w:pPr>
      <w:ins w:id="96" w:author="Steve Maas" w:date="2013-12-14T22:03:00Z">
        <w:r>
          <w:t>As of FEBio 2.0, only versions 1.2, 2.0 and up are supported. Version 1.2 is considered obsolete and it is highly recommended to convert older files to the new 2.0 specification</w:t>
        </w:r>
      </w:ins>
      <w:ins w:id="97" w:author="Steve Maas" w:date="2013-12-14T22:08:00Z">
        <w:r>
          <w:t xml:space="preserve"> for use with newer versions of FEBio</w:t>
        </w:r>
      </w:ins>
      <w:ins w:id="98" w:author="Steve Maas" w:date="2013-12-14T22:03:00Z">
        <w:r>
          <w:t xml:space="preserve">. This can be done for instance using PreView. </w:t>
        </w:r>
      </w:ins>
    </w:p>
    <w:p w14:paraId="66F9E68D" w14:textId="77777777" w:rsidR="00EB23E8" w:rsidRDefault="00EB23E8" w:rsidP="00EB23E8">
      <w:pPr>
        <w:rPr>
          <w:ins w:id="99"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100" w:name="_Toc377547176"/>
      <w:r>
        <w:lastRenderedPageBreak/>
        <w:t>Module Section</w:t>
      </w:r>
      <w:bookmarkEnd w:id="100"/>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101" w:author="Steve Maas" w:date="2013-12-30T14:47:00Z">
        <w:r w:rsidR="002D1B6A">
          <w:t>[</w:t>
        </w:r>
      </w:ins>
      <w:del w:id="102" w:author="Steve Maas" w:date="2013-12-30T14:47:00Z">
        <w:r w:rsidDel="002D1B6A">
          <w:delText>&lt;</w:delText>
        </w:r>
      </w:del>
      <w:r>
        <w:t>type</w:t>
      </w:r>
      <w:ins w:id="103" w:author="Steve Maas" w:date="2013-12-30T14:47:00Z">
        <w:r w:rsidR="002D1B6A">
          <w:t>]</w:t>
        </w:r>
      </w:ins>
      <w:del w:id="104"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105" w:author="Steve Maas" w:date="2013-12-30T14:47:00Z">
        <w:r w:rsidRPr="002D1B6A" w:rsidDel="002D1B6A">
          <w:rPr>
            <w:i/>
            <w:rPrChange w:id="106" w:author="Steve Maas" w:date="2013-12-30T14:47:00Z">
              <w:rPr/>
            </w:rPrChange>
          </w:rPr>
          <w:delText>&lt;</w:delText>
        </w:r>
      </w:del>
      <w:r w:rsidRPr="002D1B6A">
        <w:rPr>
          <w:i/>
          <w:rPrChange w:id="107" w:author="Steve Maas" w:date="2013-12-30T14:47:00Z">
            <w:rPr/>
          </w:rPrChange>
        </w:rPr>
        <w:t>type</w:t>
      </w:r>
      <w:del w:id="108" w:author="Steve Maas" w:date="2013-12-30T14:47:00Z">
        <w:r w:rsidRPr="002D1B6A" w:rsidDel="002D1B6A">
          <w:rPr>
            <w:i/>
            <w:rPrChange w:id="109"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10" w:author="Steve Maas" w:date="2013-12-15T16:39:00Z">
              <w:r w:rsidDel="009541D3">
                <w:delText>poro</w:delText>
              </w:r>
            </w:del>
            <w:ins w:id="111"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12" w:author="Steve Maas" w:date="2013-12-15T16:39:00Z">
              <w:r w:rsidDel="009541D3">
                <w:delText xml:space="preserve">Multiphasic </w:delText>
              </w:r>
            </w:del>
            <w:ins w:id="113"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14" w:author="Steve Maas" w:date="2013-12-15T16:39:00Z">
              <w:r w:rsidDel="009541D3">
                <w:delText>heat</w:delText>
              </w:r>
            </w:del>
            <w:ins w:id="115" w:author="Steve Maas" w:date="2013-12-15T16:39:00Z">
              <w:r w:rsidR="009541D3">
                <w:t>multiphasic</w:t>
              </w:r>
            </w:ins>
          </w:p>
        </w:tc>
        <w:tc>
          <w:tcPr>
            <w:tcW w:w="8208" w:type="dxa"/>
            <w:shd w:val="clear" w:color="auto" w:fill="auto"/>
          </w:tcPr>
          <w:p w14:paraId="60EF5467" w14:textId="23E639E4" w:rsidR="006A0BC1" w:rsidRDefault="006A0BC1" w:rsidP="006A0BC1">
            <w:del w:id="116" w:author="Steve Maas" w:date="2013-12-15T16:40:00Z">
              <w:r w:rsidDel="009541D3">
                <w:delText>Heat transfer analysis: steady-state or transient</w:delText>
              </w:r>
            </w:del>
            <w:ins w:id="117" w:author="Steve Maas" w:date="2013-12-15T16:40:00Z">
              <w:r w:rsidR="009541D3">
                <w:t>Multiphasic analysis including solute transport and chemical reactions.</w:t>
              </w:r>
            </w:ins>
          </w:p>
        </w:tc>
      </w:tr>
      <w:tr w:rsidR="009541D3" w14:paraId="6503E84C" w14:textId="77777777">
        <w:trPr>
          <w:ins w:id="118" w:author="Steve Maas" w:date="2013-12-15T16:39:00Z"/>
        </w:trPr>
        <w:tc>
          <w:tcPr>
            <w:tcW w:w="1368" w:type="dxa"/>
            <w:shd w:val="clear" w:color="auto" w:fill="auto"/>
          </w:tcPr>
          <w:p w14:paraId="597ED790" w14:textId="23998194" w:rsidR="009541D3" w:rsidRDefault="009541D3" w:rsidP="006A0BC1">
            <w:pPr>
              <w:pStyle w:val="PlainText"/>
              <w:rPr>
                <w:ins w:id="119" w:author="Steve Maas" w:date="2013-12-15T16:39:00Z"/>
              </w:rPr>
            </w:pPr>
            <w:ins w:id="120" w:author="Steve Maas" w:date="2013-12-15T16:39:00Z">
              <w:r>
                <w:t>heat</w:t>
              </w:r>
            </w:ins>
          </w:p>
        </w:tc>
        <w:tc>
          <w:tcPr>
            <w:tcW w:w="8208" w:type="dxa"/>
            <w:shd w:val="clear" w:color="auto" w:fill="auto"/>
          </w:tcPr>
          <w:p w14:paraId="722087BA" w14:textId="587384B0" w:rsidR="009541D3" w:rsidRDefault="009541D3" w:rsidP="006A0BC1">
            <w:pPr>
              <w:rPr>
                <w:ins w:id="121" w:author="Steve Maas" w:date="2013-12-15T16:39:00Z"/>
              </w:rPr>
            </w:pPr>
            <w:ins w:id="122" w:author="Steve Maas" w:date="2013-12-15T16:39:00Z">
              <w:r>
                <w:t>Heat transfer analysis: steady-state or transient</w:t>
              </w:r>
            </w:ins>
          </w:p>
        </w:tc>
      </w:tr>
    </w:tbl>
    <w:p w14:paraId="2195DDD7" w14:textId="77777777" w:rsidR="006A0BC1" w:rsidRDefault="006A0BC1" w:rsidP="006A0BC1">
      <w:pPr>
        <w:rPr>
          <w:ins w:id="123" w:author="Steve Maas" w:date="2013-12-15T16:40:00Z"/>
        </w:rPr>
      </w:pPr>
    </w:p>
    <w:p w14:paraId="617B5D7A" w14:textId="1A17DA56" w:rsidR="00F2162C" w:rsidRDefault="00F2162C" w:rsidP="006A0BC1">
      <w:pPr>
        <w:rPr>
          <w:ins w:id="124" w:author="Steve Maas" w:date="2013-12-15T16:40:00Z"/>
        </w:rPr>
      </w:pPr>
      <w:ins w:id="125" w:author="Steve Maas" w:date="2013-12-15T16:40:00Z">
        <w:r>
          <w:t>For example:</w:t>
        </w:r>
      </w:ins>
    </w:p>
    <w:p w14:paraId="54BE0D7A" w14:textId="77777777" w:rsidR="00F2162C" w:rsidRDefault="00F2162C" w:rsidP="006A0BC1">
      <w:pPr>
        <w:rPr>
          <w:ins w:id="126" w:author="Steve Maas" w:date="2013-12-15T16:41:00Z"/>
        </w:rPr>
      </w:pPr>
    </w:p>
    <w:p w14:paraId="4CDD2CFE" w14:textId="77777777" w:rsidR="00F2162C" w:rsidRDefault="00F2162C" w:rsidP="00F2162C">
      <w:pPr>
        <w:pStyle w:val="code"/>
        <w:rPr>
          <w:ins w:id="127" w:author="Steve Maas" w:date="2013-12-15T16:41:00Z"/>
        </w:rPr>
      </w:pPr>
      <w:ins w:id="128" w:author="Steve Maas" w:date="2013-12-15T16:41:00Z">
        <w:r>
          <w:t>&lt;febio_spec version="2.0"&gt;</w:t>
        </w:r>
      </w:ins>
    </w:p>
    <w:p w14:paraId="615E2C34" w14:textId="538F8222" w:rsidR="00F2162C" w:rsidRDefault="00F2162C" w:rsidP="00F2162C">
      <w:pPr>
        <w:pStyle w:val="code"/>
        <w:rPr>
          <w:ins w:id="129" w:author="Steve Maas" w:date="2013-12-15T16:41:00Z"/>
        </w:rPr>
      </w:pPr>
      <w:ins w:id="130" w:author="Steve Maas" w:date="2013-12-15T16:41:00Z">
        <w:r>
          <w:tab/>
          <w:t>&lt;Module type="solid"/&gt;</w:t>
        </w:r>
      </w:ins>
    </w:p>
    <w:p w14:paraId="7C3D37B8" w14:textId="09E35445" w:rsidR="00F2162C" w:rsidRDefault="00F2162C" w:rsidP="00F2162C">
      <w:pPr>
        <w:pStyle w:val="code"/>
        <w:rPr>
          <w:ins w:id="131" w:author="Steve Maas" w:date="2013-12-15T16:41:00Z"/>
        </w:rPr>
      </w:pPr>
      <w:ins w:id="132" w:author="Steve Maas" w:date="2013-12-15T16:41:00Z">
        <w:r>
          <w:tab/>
          <w:t>&lt;!</w:t>
        </w:r>
      </w:ins>
      <w:ins w:id="133" w:author="Steve Maas" w:date="2013-12-16T10:30:00Z">
        <w:r w:rsidR="00BC30CE">
          <w:t xml:space="preserve">-- </w:t>
        </w:r>
      </w:ins>
      <w:ins w:id="134" w:author="Steve Maas" w:date="2013-12-15T16:41:00Z">
        <w:r>
          <w:t>rest of file --&gt;</w:t>
        </w:r>
      </w:ins>
    </w:p>
    <w:p w14:paraId="08BD7FB0" w14:textId="483982DD" w:rsidR="00F2162C" w:rsidRDefault="00F2162C" w:rsidP="00F2162C">
      <w:pPr>
        <w:pStyle w:val="code"/>
        <w:rPr>
          <w:ins w:id="135" w:author="Steve Maas" w:date="2013-12-15T16:41:00Z"/>
        </w:rPr>
      </w:pPr>
      <w:ins w:id="136"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37" w:author="Steve Maas" w:date="2013-12-16T10:31:00Z"/>
        </w:rPr>
      </w:pPr>
      <w:ins w:id="138"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39" w:author="Steve Maas" w:date="2013-12-16T10:31:00Z"/>
        </w:rPr>
      </w:pPr>
      <w:del w:id="140"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41" w:author="Steve Maas" w:date="2013-12-16T10:31:00Z">
        <w:r w:rsidDel="004D4718">
          <w:rPr>
            <w:b/>
          </w:rPr>
          <w:delText xml:space="preserve">Important </w:delText>
        </w:r>
      </w:del>
      <w:r>
        <w:rPr>
          <w:b/>
        </w:rPr>
        <w:t>Note</w:t>
      </w:r>
      <w:ins w:id="142"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43" w:author="Steve Maas" w:date="2013-12-15T16:40:00Z">
        <w:r w:rsidDel="009541D3">
          <w:delText>1.</w:delText>
        </w:r>
      </w:del>
      <w:r w:rsidR="0041246E">
        <w:t>2</w:t>
      </w:r>
      <w:ins w:id="144"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45" w:author="Steve Maas" w:date="2013-12-15T16:40:00Z">
        <w:r w:rsidDel="009541D3">
          <w:delText>poro</w:delText>
        </w:r>
      </w:del>
      <w:ins w:id="146"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47" w:name="_Toc377547177"/>
      <w:r>
        <w:lastRenderedPageBreak/>
        <w:t>Control Section</w:t>
      </w:r>
      <w:bookmarkEnd w:id="147"/>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48" w:name="_Toc293572196"/>
      <w:bookmarkStart w:id="149" w:name="_Toc293572206"/>
      <w:bookmarkStart w:id="150" w:name="_Toc293572208"/>
      <w:bookmarkStart w:id="151" w:name="_Ref250285979"/>
      <w:bookmarkStart w:id="152" w:name="_Ref292527008"/>
      <w:bookmarkStart w:id="153" w:name="_Toc377547178"/>
      <w:bookmarkEnd w:id="148"/>
      <w:bookmarkEnd w:id="149"/>
      <w:bookmarkEnd w:id="150"/>
      <w:r>
        <w:t>Common Parameters</w:t>
      </w:r>
      <w:bookmarkEnd w:id="151"/>
      <w:bookmarkEnd w:id="152"/>
      <w:bookmarkEnd w:id="153"/>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35pt" o:ole="">
            <v:imagedata r:id="rId28" o:title=""/>
          </v:shape>
          <o:OLEObject Type="Embed" ProgID="Equation.DSMT4" ShapeID="_x0000_i1025" DrawAspect="Content" ObjectID="_1332876810" r:id="rId29"/>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35pt;height:18pt" o:ole="">
            <v:imagedata r:id="rId30" o:title=""/>
          </v:shape>
          <o:OLEObject Type="Embed" ProgID="Equation.DSMT4" ShapeID="_x0000_i1026" DrawAspect="Content" ObjectID="_1332876811" r:id="rId31"/>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65pt;height:37.35pt" o:ole="">
            <v:imagedata r:id="rId32" o:title=""/>
          </v:shape>
          <o:OLEObject Type="Embed" ProgID="Equation.DSMT4" ShapeID="_x0000_i1027" DrawAspect="Content" ObjectID="_1332876812" r:id="rId33"/>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54" w:name="_Toc377547179"/>
      <w:r>
        <w:t xml:space="preserve">Parameters for </w:t>
      </w:r>
      <w:r w:rsidR="00D153DC">
        <w:rPr>
          <w:i/>
        </w:rPr>
        <w:t>B</w:t>
      </w:r>
      <w:r w:rsidR="00EA184D">
        <w:rPr>
          <w:i/>
        </w:rPr>
        <w:t>iphasic</w:t>
      </w:r>
      <w:r w:rsidR="00EA184D">
        <w:t xml:space="preserve"> </w:t>
      </w:r>
      <w:r w:rsidR="00D153DC">
        <w:t>A</w:t>
      </w:r>
      <w:r>
        <w:t>nalysis</w:t>
      </w:r>
      <w:bookmarkEnd w:id="154"/>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55" w:name="_Toc377547180"/>
      <w:r>
        <w:t xml:space="preserve">Parameters for </w:t>
      </w:r>
      <w:r w:rsidR="00D153DC">
        <w:rPr>
          <w:i/>
        </w:rPr>
        <w:t>S</w:t>
      </w:r>
      <w:r w:rsidRPr="007D6F0D">
        <w:rPr>
          <w:i/>
        </w:rPr>
        <w:t>olute</w:t>
      </w:r>
      <w:r>
        <w:t xml:space="preserve"> </w:t>
      </w:r>
      <w:r w:rsidR="00D153DC">
        <w:t>A</w:t>
      </w:r>
      <w:r>
        <w:t>nalysis</w:t>
      </w:r>
      <w:bookmarkEnd w:id="155"/>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56" w:name="_Toc377547181"/>
      <w:r>
        <w:t xml:space="preserve">Parameters for </w:t>
      </w:r>
      <w:r w:rsidR="00D153DC">
        <w:rPr>
          <w:i/>
        </w:rPr>
        <w:t>H</w:t>
      </w:r>
      <w:r w:rsidRPr="007D6F0D">
        <w:rPr>
          <w:i/>
        </w:rPr>
        <w:t>eat</w:t>
      </w:r>
      <w:r>
        <w:t xml:space="preserve"> </w:t>
      </w:r>
      <w:r w:rsidR="00D153DC">
        <w:t>A</w:t>
      </w:r>
      <w:r>
        <w:t>nalysis</w:t>
      </w:r>
      <w:bookmarkEnd w:id="156"/>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57" w:author="Steve Maas" w:date="2014-01-02T13:04:00Z">
        <w:r w:rsidR="00873D59">
          <w:t>3.4.1</w:t>
        </w:r>
      </w:ins>
      <w:del w:id="158"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59" w:name="_Toc377547182"/>
      <w:r>
        <w:lastRenderedPageBreak/>
        <w:t>Globals Section</w:t>
      </w:r>
      <w:bookmarkEnd w:id="159"/>
    </w:p>
    <w:p w14:paraId="3EA28A47" w14:textId="12191AB3" w:rsidR="0091444A" w:rsidRDefault="0091444A" w:rsidP="0091444A">
      <w:r>
        <w:t xml:space="preserve">The </w:t>
      </w:r>
      <w:r w:rsidRPr="008B6298">
        <w:rPr>
          <w:i/>
        </w:rPr>
        <w:t>Globals</w:t>
      </w:r>
      <w:r>
        <w:t xml:space="preserve"> section is used to define some global variables, such </w:t>
      </w:r>
      <w:ins w:id="160" w:author="Steve Maas" w:date="2014-01-15T10:39:00Z">
        <w:r>
          <w:t xml:space="preserve">as </w:t>
        </w:r>
      </w:ins>
      <w:del w:id="161" w:author="Steve Maas" w:date="2014-01-15T10:39:00Z">
        <w:r w:rsidDel="0091444A">
          <w:delText xml:space="preserve">as body forces and </w:delText>
        </w:r>
      </w:del>
      <w:r>
        <w:t>global constants</w:t>
      </w:r>
      <w:ins w:id="162" w:author="Steve Maas" w:date="2014-01-15T10:39:00Z">
        <w:r>
          <w:t>, solute data and solid bound molecule data</w:t>
        </w:r>
      </w:ins>
      <w:r>
        <w:t>.</w:t>
      </w:r>
    </w:p>
    <w:p w14:paraId="7C9FA480" w14:textId="77777777" w:rsidR="0091444A" w:rsidRDefault="0091444A" w:rsidP="0091444A">
      <w:pPr>
        <w:pStyle w:val="Heading3"/>
      </w:pPr>
      <w:bookmarkStart w:id="163" w:name="_Toc377547183"/>
      <w:r>
        <w:t>Constants</w:t>
      </w:r>
      <w:bookmarkEnd w:id="163"/>
    </w:p>
    <w:p w14:paraId="1376B31F" w14:textId="77777777" w:rsidR="0091444A" w:rsidRDefault="0091444A" w:rsidP="0091444A">
      <w:r>
        <w:t xml:space="preserve">Global constants currently include the universal gas constant </w:t>
      </w:r>
      <w:r w:rsidRPr="00AF2221">
        <w:rPr>
          <w:position w:val="-4"/>
        </w:rPr>
        <w:object w:dxaOrig="240" w:dyaOrig="260" w14:anchorId="74696051">
          <v:shape id="_x0000_i1028" type="#_x0000_t75" style="width:12pt;height:13.35pt" o:ole="">
            <v:imagedata r:id="rId34" o:title=""/>
          </v:shape>
          <o:OLEObject Type="Embed" ProgID="Equation.DSMT4" ShapeID="_x0000_i1028" DrawAspect="Content" ObjectID="_1332876813" r:id="rId35"/>
        </w:object>
      </w:r>
      <w:r>
        <w:t xml:space="preserve">, absolute temperature </w:t>
      </w:r>
      <w:r w:rsidRPr="00AF2221">
        <w:rPr>
          <w:position w:val="-6"/>
        </w:rPr>
        <w:object w:dxaOrig="200" w:dyaOrig="279" w14:anchorId="09A0FF70">
          <v:shape id="_x0000_i1029" type="#_x0000_t75" style="width:10pt;height:14pt" o:ole="">
            <v:imagedata r:id="rId36" o:title=""/>
          </v:shape>
          <o:OLEObject Type="Embed" ProgID="Equation.DSMT4" ShapeID="_x0000_i1029" DrawAspect="Content" ObjectID="_1332876814" r:id="rId37"/>
        </w:object>
      </w:r>
      <w:r>
        <w:t xml:space="preserve">, and Faraday constant </w:t>
      </w:r>
      <w:r w:rsidRPr="00AF2221">
        <w:rPr>
          <w:position w:val="-12"/>
        </w:rPr>
        <w:object w:dxaOrig="279" w:dyaOrig="360" w14:anchorId="0074107B">
          <v:shape id="_x0000_i1030" type="#_x0000_t75" style="width:14pt;height:18pt" o:ole="">
            <v:imagedata r:id="rId38" o:title=""/>
          </v:shape>
          <o:OLEObject Type="Embed" ProgID="Equation.DSMT4" ShapeID="_x0000_i1030" DrawAspect="Content" ObjectID="_1332876815" r:id="rId39"/>
        </w:objec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64" w:name="_Ref188932792"/>
      <w:bookmarkStart w:id="165" w:name="_Toc377547184"/>
      <w:r>
        <w:t>Solutes</w:t>
      </w:r>
      <w:bookmarkEnd w:id="164"/>
      <w:bookmarkEnd w:id="165"/>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1" type="#_x0000_t75" style="width:14pt;height:14pt" o:ole="">
            <v:imagedata r:id="rId40" o:title=""/>
          </v:shape>
          <o:OLEObject Type="Embed" ProgID="Equation.DSMT4" ShapeID="_x0000_i1031" DrawAspect="Content" ObjectID="_1332876816" r:id="rId41"/>
        </w:object>
      </w:r>
      <w:r>
        <w:t xml:space="preserve">, molar mass </w:t>
      </w:r>
      <w:r w:rsidRPr="00AF2221">
        <w:rPr>
          <w:position w:val="-4"/>
        </w:rPr>
        <w:object w:dxaOrig="420" w:dyaOrig="300" w14:anchorId="106FF449">
          <v:shape id="_x0000_i1032" type="#_x0000_t75" style="width:21.35pt;height:14pt" o:ole="">
            <v:imagedata r:id="rId42" o:title=""/>
          </v:shape>
          <o:OLEObject Type="Embed" ProgID="Equation.DSMT4" ShapeID="_x0000_i1032" DrawAspect="Content" ObjectID="_1332876817" r:id="rId43"/>
        </w:object>
      </w:r>
      <w:r>
        <w:t xml:space="preserve">, and density </w:t>
      </w:r>
      <w:r w:rsidRPr="00AF2221">
        <w:rPr>
          <w:position w:val="-12"/>
        </w:rPr>
        <w:object w:dxaOrig="340" w:dyaOrig="380" w14:anchorId="31FB4B4B">
          <v:shape id="_x0000_i1033" type="#_x0000_t75" style="width:16.65pt;height:19.35pt" o:ole="">
            <v:imagedata r:id="rId44" o:title=""/>
          </v:shape>
          <o:OLEObject Type="Embed" ProgID="Equation.DSMT4" ShapeID="_x0000_i1033" DrawAspect="Content" ObjectID="_1332876818" r:id="rId45"/>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66" w:name="_Ref240797992"/>
      <w:bookmarkStart w:id="167" w:name="_Toc377547185"/>
      <w:r>
        <w:t>Solid-Bound Molecules</w:t>
      </w:r>
      <w:bookmarkEnd w:id="166"/>
      <w:bookmarkEnd w:id="16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68" w:name="_Ref174185715"/>
      <w:bookmarkStart w:id="169" w:name="_Toc377547186"/>
      <w:r>
        <w:lastRenderedPageBreak/>
        <w:t>Material Section</w:t>
      </w:r>
      <w:bookmarkEnd w:id="168"/>
      <w:bookmarkEnd w:id="16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0" w:name="_Ref178490824"/>
      <w:bookmarkStart w:id="171" w:name="_Ref178491142"/>
      <w:bookmarkStart w:id="172" w:name="_Toc377547187"/>
      <w:r>
        <w:lastRenderedPageBreak/>
        <w:t>Geometry Section</w:t>
      </w:r>
      <w:bookmarkEnd w:id="170"/>
      <w:bookmarkEnd w:id="171"/>
      <w:bookmarkEnd w:id="17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3" w:name="_Toc377547188"/>
      <w:r>
        <w:t>Nodes Section</w:t>
      </w:r>
      <w:bookmarkEnd w:id="17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4" w:name="_Ref376432008"/>
      <w:bookmarkStart w:id="175" w:name="_Toc377547189"/>
      <w:r w:rsidRPr="00EF5020">
        <w:t>Elements</w:t>
      </w:r>
      <w:r>
        <w:t xml:space="preserve"> Section</w:t>
      </w:r>
      <w:bookmarkEnd w:id="174"/>
      <w:bookmarkEnd w:id="17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76"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77" w:name="_Toc350354842"/>
      <w:bookmarkStart w:id="178" w:name="_Toc350439800"/>
      <w:bookmarkStart w:id="179" w:name="_Toc352596206"/>
      <w:bookmarkStart w:id="180" w:name="_Toc363724979"/>
      <w:bookmarkStart w:id="181" w:name="_Toc377547190"/>
      <w:bookmarkEnd w:id="177"/>
      <w:bookmarkEnd w:id="178"/>
      <w:bookmarkEnd w:id="179"/>
      <w:bookmarkEnd w:id="180"/>
      <w:r>
        <w:t>Solid Elements</w:t>
      </w:r>
      <w:bookmarkEnd w:id="181"/>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61C81" w:rsidRDefault="00661C81"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61C81" w:rsidRDefault="00661C81"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61C81" w:rsidRDefault="00661C81"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61C81" w:rsidRDefault="00661C81"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61C81" w:rsidRDefault="00661C81"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61C81" w:rsidRDefault="00661C81"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61C81" w:rsidRDefault="00661C81"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61C81" w:rsidRDefault="00661C81"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61C81" w:rsidRDefault="00661C81"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61C81" w:rsidRDefault="00661C81"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61C81" w:rsidRDefault="00661C81"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61C81" w:rsidRDefault="00661C81"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61C81" w:rsidRDefault="00661C81"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61C81" w:rsidRDefault="00661C81"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61C81" w:rsidRDefault="00661C81"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61C81" w:rsidRDefault="00661C81"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61C81" w:rsidRDefault="00661C81"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61C81" w:rsidRDefault="00661C81"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61C81" w:rsidRDefault="00661C81"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61C81" w:rsidRDefault="00661C81"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61C81" w:rsidRDefault="00661C81"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61C81" w:rsidRDefault="00661C81"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61C81" w:rsidRDefault="00661C81"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61C81" w:rsidRDefault="00661C81"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61C81" w:rsidRDefault="00661C81"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61C81" w:rsidRDefault="00661C81"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61C81" w:rsidRDefault="00661C81"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61C81" w:rsidRDefault="00661C81"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61C81" w:rsidRDefault="00661C81"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61C81" w:rsidRDefault="00661C81"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61C81" w:rsidRDefault="00661C81"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61C81" w:rsidRDefault="00661C81"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61C81" w:rsidRDefault="00661C81"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61C81" w:rsidRDefault="00661C81"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61C81" w:rsidRDefault="00661C81"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61C81" w:rsidRDefault="00661C81"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61C81" w:rsidRDefault="00661C81"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61C81" w:rsidRDefault="00661C81"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61C81" w:rsidRDefault="00661C81"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61C81" w:rsidRDefault="00661C81"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61C81" w:rsidRDefault="00661C81"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61C81" w:rsidRDefault="00661C81"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r w:rsidR="00161A31">
        <w:fldChar w:fldCharType="begin"/>
      </w:r>
      <w:r w:rsidR="00161A31">
        <w:instrText xml:space="preserve"> STYLEREF 1 \s </w:instrText>
      </w:r>
      <w:r w:rsidR="00161A31">
        <w:fldChar w:fldCharType="separate"/>
      </w:r>
      <w:r w:rsidR="00873D59">
        <w:rPr>
          <w:noProof/>
        </w:rPr>
        <w:t>3</w:t>
      </w:r>
      <w:r w:rsidR="00161A31">
        <w:rPr>
          <w:noProof/>
        </w:rPr>
        <w:fldChar w:fldCharType="end"/>
      </w:r>
      <w:r w:rsidRPr="00DF40FE">
        <w:noBreakHyphen/>
      </w:r>
      <w:r w:rsidR="00161A31">
        <w:fldChar w:fldCharType="begin"/>
      </w:r>
      <w:r w:rsidR="00161A31">
        <w:instrText xml:space="preserve"> SEQ Figure \* ARABIC \s 1 </w:instrText>
      </w:r>
      <w:r w:rsidR="00161A31">
        <w:fldChar w:fldCharType="separate"/>
      </w:r>
      <w:r w:rsidR="00873D59">
        <w:rPr>
          <w:noProof/>
        </w:rPr>
        <w:t>1</w:t>
      </w:r>
      <w:r w:rsidR="00161A31">
        <w:rPr>
          <w:noProof/>
        </w:rPr>
        <w:fldChar w:fldCharType="end"/>
      </w:r>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82" w:name="_Toc377547191"/>
      <w:r>
        <w:t>Shell Elements</w:t>
      </w:r>
      <w:bookmarkEnd w:id="182"/>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61C81" w:rsidRDefault="00661C81"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61C81" w:rsidRDefault="00661C81"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61C81" w:rsidRDefault="00661C81"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61C81" w:rsidRDefault="00661C81"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61C81" w:rsidRDefault="00661C81"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61C81" w:rsidRDefault="00661C81"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61C81" w:rsidRDefault="00661C81"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61C81" w:rsidRDefault="00661C81"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61C81" w:rsidRDefault="00661C81"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61C81" w:rsidRDefault="00661C81"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61C81" w:rsidRDefault="00661C81"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61C81" w:rsidRDefault="00661C81"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61C81" w:rsidRDefault="00661C81"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61C81" w:rsidRDefault="00661C81"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r w:rsidR="00161A31">
        <w:fldChar w:fldCharType="begin"/>
      </w:r>
      <w:r w:rsidR="00161A31">
        <w:instrText xml:space="preserve"> STYLEREF 1 \s </w:instrText>
      </w:r>
      <w:r w:rsidR="00161A31">
        <w:fldChar w:fldCharType="separate"/>
      </w:r>
      <w:r w:rsidR="00873D59">
        <w:rPr>
          <w:noProof/>
        </w:rPr>
        <w:t>3</w:t>
      </w:r>
      <w:r w:rsidR="00161A31">
        <w:rPr>
          <w:noProof/>
        </w:rPr>
        <w:fldChar w:fldCharType="end"/>
      </w:r>
      <w:r w:rsidRPr="006768E0">
        <w:noBreakHyphen/>
      </w:r>
      <w:r w:rsidR="00161A31">
        <w:fldChar w:fldCharType="begin"/>
      </w:r>
      <w:r w:rsidR="00161A31">
        <w:instrText xml:space="preserve"> SEQ Figure \* ARABIC \s 1 </w:instrText>
      </w:r>
      <w:r w:rsidR="00161A31">
        <w:fldChar w:fldCharType="separate"/>
      </w:r>
      <w:r w:rsidR="00873D59">
        <w:rPr>
          <w:noProof/>
        </w:rPr>
        <w:t>2</w:t>
      </w:r>
      <w:r w:rsidR="00161A31">
        <w:rPr>
          <w:noProof/>
        </w:rPr>
        <w:fldChar w:fldCharType="end"/>
      </w:r>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83" w:name="_Ref376174920"/>
      <w:bookmarkStart w:id="184" w:name="_Toc377547192"/>
      <w:r w:rsidRPr="007A75DE">
        <w:lastRenderedPageBreak/>
        <w:t>Surface Elements</w:t>
      </w:r>
      <w:bookmarkEnd w:id="183"/>
      <w:bookmarkEnd w:id="184"/>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85" w:author="Steve Maas" w:date="2013-12-30T13:56:00Z">
        <w:r w:rsidDel="00884C42">
          <w:delText>w</w:delText>
        </w:r>
      </w:del>
      <w:ins w:id="186" w:author="Steve Maas" w:date="2013-12-30T13:56:00Z">
        <w:r w:rsidR="00884C42">
          <w:t>he</w:t>
        </w:r>
      </w:ins>
      <w:del w:id="187" w:author="Steve Maas" w:date="2013-12-30T13:56:00Z">
        <w:r w:rsidDel="00884C42">
          <w:delText>o</w:delText>
        </w:r>
      </w:del>
      <w:ins w:id="188"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89" w:author="Steve Maas" w:date="2013-12-30T13:56:00Z"/>
        </w:rPr>
      </w:pPr>
      <w:r>
        <w:rPr>
          <w:i/>
        </w:rPr>
        <w:t>quad4</w:t>
      </w:r>
      <w:r>
        <w:t>: 4-node quadrilateral element</w:t>
      </w:r>
    </w:p>
    <w:p w14:paraId="2BF6AEA1" w14:textId="5FDC3215" w:rsidR="00884C42" w:rsidRDefault="00884C42" w:rsidP="006A0BC1">
      <w:pPr>
        <w:numPr>
          <w:ilvl w:val="0"/>
          <w:numId w:val="13"/>
        </w:numPr>
      </w:pPr>
      <w:ins w:id="190"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91"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92" w:author="Steve Maas" w:date="2013-12-30T13:56:00Z">
        <w:r>
          <w:rPr>
            <w:i/>
          </w:rPr>
          <w:t>tri6</w:t>
        </w:r>
        <w:r w:rsidRPr="00884C42">
          <w:rPr>
            <w:rPrChange w:id="193"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94" w:name="_Ref230518438"/>
      <w:bookmarkStart w:id="195" w:name="_Toc377547193"/>
      <w:r>
        <w:t>Element</w:t>
      </w:r>
      <w:r w:rsidR="00D153DC">
        <w:t xml:space="preserve"> </w:t>
      </w:r>
      <w:r>
        <w:t>Data Section</w:t>
      </w:r>
      <w:bookmarkEnd w:id="194"/>
      <w:bookmarkEnd w:id="19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196"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197"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198" w:author="Steve Maas" w:date="2013-12-30T13:49:00Z"/>
        </w:rPr>
      </w:pPr>
    </w:p>
    <w:p w14:paraId="5760EC2F" w14:textId="458E94C2" w:rsidR="00AE6184" w:rsidRDefault="00AE6184">
      <w:pPr>
        <w:pStyle w:val="Heading3"/>
        <w:rPr>
          <w:ins w:id="199" w:author="Steve Maas" w:date="2013-12-30T13:49:00Z"/>
        </w:rPr>
        <w:pPrChange w:id="200" w:author="Steve Maas" w:date="2013-12-30T13:49:00Z">
          <w:pPr/>
        </w:pPrChange>
      </w:pPr>
      <w:bookmarkStart w:id="201" w:name="_Ref376175517"/>
      <w:bookmarkStart w:id="202" w:name="_Toc377547194"/>
      <w:ins w:id="203" w:author="Steve Maas" w:date="2013-12-30T13:49:00Z">
        <w:r>
          <w:t>Surface Section</w:t>
        </w:r>
        <w:bookmarkEnd w:id="201"/>
        <w:bookmarkEnd w:id="202"/>
      </w:ins>
    </w:p>
    <w:p w14:paraId="3E1BA4D0" w14:textId="65EE2763" w:rsidR="00AE6184" w:rsidRDefault="00AE6184">
      <w:pPr>
        <w:rPr>
          <w:ins w:id="204" w:author="Steve Maas" w:date="2013-12-30T13:54:00Z"/>
        </w:rPr>
      </w:pPr>
      <w:ins w:id="205"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206" w:author="Steve Maas" w:date="2013-12-30T13:51:00Z">
        <w:r>
          <w:t xml:space="preserve"> </w:t>
        </w:r>
      </w:ins>
      <w:ins w:id="207" w:author="Steve Maas" w:date="2013-12-30T13:52:00Z">
        <w:r>
          <w:t xml:space="preserve">A surface definition is followed by a list of surface elements, following the format described in section </w:t>
        </w:r>
      </w:ins>
      <w:ins w:id="208" w:author="Steve Maas" w:date="2013-12-30T13:53:00Z">
        <w:r>
          <w:fldChar w:fldCharType="begin"/>
        </w:r>
        <w:r>
          <w:instrText xml:space="preserve"> REF _Ref376174920 \r \h </w:instrText>
        </w:r>
      </w:ins>
      <w:r>
        <w:fldChar w:fldCharType="separate"/>
      </w:r>
      <w:ins w:id="209" w:author="Steve Maas" w:date="2014-01-02T13:04:00Z">
        <w:r w:rsidR="00873D59">
          <w:t xml:space="preserve">3.6.2.3. </w:t>
        </w:r>
      </w:ins>
      <w:ins w:id="210" w:author="Steve Maas" w:date="2013-12-30T13:53:00Z">
        <w:r>
          <w:fldChar w:fldCharType="end"/>
        </w:r>
      </w:ins>
      <w:ins w:id="211" w:author="Steve Maas" w:date="2013-12-30T13:52:00Z">
        <w:r>
          <w:t>.</w:t>
        </w:r>
      </w:ins>
    </w:p>
    <w:p w14:paraId="7C69F76C" w14:textId="77777777" w:rsidR="00AE6184" w:rsidRDefault="00AE6184">
      <w:pPr>
        <w:rPr>
          <w:ins w:id="212" w:author="Steve Maas" w:date="2013-12-30T13:54:00Z"/>
        </w:rPr>
      </w:pPr>
    </w:p>
    <w:p w14:paraId="18520E2B" w14:textId="7DC48CEE" w:rsidR="00AE6184" w:rsidRDefault="00AE6184" w:rsidP="00AE6184">
      <w:pPr>
        <w:pStyle w:val="code"/>
        <w:rPr>
          <w:ins w:id="213" w:author="Steve Maas" w:date="2013-12-30T13:54:00Z"/>
        </w:rPr>
      </w:pPr>
      <w:ins w:id="214" w:author="Steve Maas" w:date="2013-12-30T13:54:00Z">
        <w:r>
          <w:t>&lt;Surface name="named_surface"&gt;</w:t>
        </w:r>
      </w:ins>
    </w:p>
    <w:p w14:paraId="785F7A00" w14:textId="32C99888" w:rsidR="00AE6184" w:rsidRDefault="00AE6184" w:rsidP="00AE6184">
      <w:pPr>
        <w:pStyle w:val="code"/>
        <w:rPr>
          <w:ins w:id="215" w:author="Steve Maas" w:date="2013-12-30T13:54:00Z"/>
        </w:rPr>
      </w:pPr>
      <w:ins w:id="216" w:author="Steve Maas" w:date="2013-12-30T13:54:00Z">
        <w:r>
          <w:tab/>
          <w:t>&lt;quad4 id="1"&gt;1,2,3,4&lt;/quad4&gt;</w:t>
        </w:r>
      </w:ins>
    </w:p>
    <w:p w14:paraId="1EF65660" w14:textId="6C78EE70" w:rsidR="00AE6184" w:rsidRPr="0097532C" w:rsidRDefault="00AE6184" w:rsidP="00AE6184">
      <w:pPr>
        <w:rPr>
          <w:ins w:id="217" w:author="Steve Maas" w:date="2013-12-30T13:54:00Z"/>
        </w:rPr>
      </w:pPr>
      <w:ins w:id="218" w:author="Steve Maas" w:date="2013-12-30T13:54:00Z">
        <w:r w:rsidRPr="0097532C">
          <w:tab/>
        </w:r>
        <w:r>
          <w:rPr>
            <w:rFonts w:ascii="Courier New" w:hAnsi="Courier New"/>
            <w:sz w:val="22"/>
          </w:rPr>
          <w:t>&lt;...</w:t>
        </w:r>
      </w:ins>
      <w:ins w:id="219" w:author="Steve Maas" w:date="2013-12-30T13:55:00Z">
        <w:r>
          <w:rPr>
            <w:rFonts w:ascii="Courier New" w:hAnsi="Courier New"/>
            <w:sz w:val="22"/>
          </w:rPr>
          <w:t>&gt;</w:t>
        </w:r>
      </w:ins>
    </w:p>
    <w:p w14:paraId="6B5C50AD" w14:textId="00E57C9E" w:rsidR="00AE6184" w:rsidRDefault="00AE6184" w:rsidP="00AE6184">
      <w:pPr>
        <w:pStyle w:val="code"/>
        <w:rPr>
          <w:ins w:id="220" w:author="Steve Maas" w:date="2013-12-30T13:54:00Z"/>
        </w:rPr>
      </w:pPr>
      <w:ins w:id="221" w:author="Steve Maas" w:date="2013-12-30T13:54:00Z">
        <w:r>
          <w:t>&lt;/</w:t>
        </w:r>
      </w:ins>
      <w:ins w:id="222" w:author="Steve Maas" w:date="2013-12-30T13:55:00Z">
        <w:r>
          <w:t>Surface</w:t>
        </w:r>
      </w:ins>
      <w:ins w:id="223" w:author="Steve Maas" w:date="2013-12-30T13:54:00Z">
        <w:r>
          <w:t>&gt;</w:t>
        </w:r>
      </w:ins>
    </w:p>
    <w:p w14:paraId="3E8A31FC" w14:textId="77777777" w:rsidR="00AE6184" w:rsidRDefault="00AE6184" w:rsidP="00C72BAD">
      <w:pPr>
        <w:rPr>
          <w:ins w:id="224" w:author="Steve Maas" w:date="2013-12-30T13:54:00Z"/>
        </w:rPr>
      </w:pPr>
    </w:p>
    <w:p w14:paraId="0845F11C" w14:textId="3944D9E1" w:rsidR="00AE6184" w:rsidRDefault="00AE6184" w:rsidP="00BB02DD">
      <w:ins w:id="225"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226" w:name="_Ref378149880"/>
      <w:r>
        <w:t>NodeSet Section</w:t>
      </w:r>
      <w:bookmarkEnd w:id="226"/>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227"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28" w:name="_Toc377547195"/>
      <w:r>
        <w:lastRenderedPageBreak/>
        <w:t>Initial Section</w:t>
      </w:r>
      <w:bookmarkEnd w:id="228"/>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29" w:name="_Toc377547196"/>
      <w:r>
        <w:t>Initial Nodal Velocities</w:t>
      </w:r>
      <w:bookmarkEnd w:id="229"/>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30" w:author="Steve Maas" w:date="2014-01-02T13:04:00Z">
        <w:r w:rsidR="00873D59">
          <w:t>3.4.1</w:t>
        </w:r>
      </w:ins>
      <w:del w:id="231"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32" w:name="_Toc377547197"/>
      <w:r>
        <w:t>Initial Nodal Effective Fluid Pressure</w:t>
      </w:r>
      <w:bookmarkEnd w:id="232"/>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33" w:name="_Toc377547198"/>
      <w:r>
        <w:t>Initial Nodal Effective Concentration</w:t>
      </w:r>
      <w:bookmarkEnd w:id="233"/>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34" w:author="Steve Maas" w:date="2014-01-02T13:04:00Z">
        <w:r w:rsidR="00873D59">
          <w:t>3.12.2</w:t>
        </w:r>
      </w:ins>
      <w:del w:id="235"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36" w:name="_Ref172095122"/>
      <w:bookmarkStart w:id="237" w:name="_Toc377547199"/>
      <w:r>
        <w:lastRenderedPageBreak/>
        <w:t>Boundary Section</w:t>
      </w:r>
      <w:bookmarkEnd w:id="236"/>
      <w:bookmarkEnd w:id="237"/>
    </w:p>
    <w:p w14:paraId="72C5517E" w14:textId="176A54EC" w:rsidR="006A0BC1" w:rsidRDefault="006A0BC1" w:rsidP="006A0BC1">
      <w:r>
        <w:t xml:space="preserve">The </w:t>
      </w:r>
      <w:r>
        <w:rPr>
          <w:i/>
        </w:rPr>
        <w:t>Boundary</w:t>
      </w:r>
      <w:r>
        <w:t xml:space="preserve"> section defines all </w:t>
      </w:r>
      <w:r w:rsidR="0098023B">
        <w:t>fixed</w:t>
      </w:r>
      <w:ins w:id="238" w:author="Steve Maas" w:date="2013-12-16T10:05:00Z">
        <w:r w:rsidR="00C80F4A">
          <w:t xml:space="preserve"> and</w:t>
        </w:r>
      </w:ins>
      <w:del w:id="239" w:author="Steve Maas" w:date="2013-12-16T10:05:00Z">
        <w:r w:rsidR="0098023B" w:rsidDel="00C80F4A">
          <w:delText>,</w:delText>
        </w:r>
      </w:del>
      <w:r w:rsidR="0098023B">
        <w:t xml:space="preserve"> prescribed </w:t>
      </w:r>
      <w:ins w:id="240" w:author="Steve Maas" w:date="2013-12-16T10:05:00Z">
        <w:r w:rsidR="00C80F4A">
          <w:t xml:space="preserve">boundary conditions </w:t>
        </w:r>
      </w:ins>
      <w:del w:id="241"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42" w:name="_Ref172095051"/>
      <w:bookmarkStart w:id="243" w:name="_Toc377547200"/>
      <w:r>
        <w:t>Prescribed Nodal Degrees of Freedom</w:t>
      </w:r>
      <w:bookmarkEnd w:id="242"/>
      <w:bookmarkEnd w:id="243"/>
    </w:p>
    <w:p w14:paraId="16E2CAE1" w14:textId="5055D971" w:rsidR="006A0BC1" w:rsidRDefault="006A0BC1" w:rsidP="006A0BC1">
      <w:r>
        <w:t xml:space="preserve">Nodal degrees of freedom (dof) can be prescribed using the </w:t>
      </w:r>
      <w:r>
        <w:rPr>
          <w:i/>
        </w:rPr>
        <w:t>prescribe</w:t>
      </w:r>
      <w:r>
        <w:t xml:space="preserve"> sub-element.</w:t>
      </w:r>
      <w:ins w:id="244" w:author="Steve Maas" w:date="2013-12-16T10:07:00Z">
        <w:r w:rsidR="00C80F4A">
          <w:t xml:space="preserve"> This element has two required attributes (</w:t>
        </w:r>
        <w:r w:rsidR="00C80F4A" w:rsidRPr="00C80F4A">
          <w:rPr>
            <w:i/>
            <w:rPrChange w:id="245" w:author="Steve Maas" w:date="2013-12-16T10:08:00Z">
              <w:rPr/>
            </w:rPrChange>
          </w:rPr>
          <w:t>bc</w:t>
        </w:r>
        <w:r w:rsidR="00C80F4A">
          <w:t xml:space="preserve"> and </w:t>
        </w:r>
        <w:r w:rsidR="00C80F4A" w:rsidRPr="00C80F4A">
          <w:rPr>
            <w:i/>
            <w:rPrChange w:id="246" w:author="Steve Maas" w:date="2013-12-16T10:08:00Z">
              <w:rPr/>
            </w:rPrChange>
          </w:rPr>
          <w:t>lc</w:t>
        </w:r>
        <w:r w:rsidR="00C80F4A">
          <w:t>) and one optional attribute (</w:t>
        </w:r>
        <w:r w:rsidR="00C80F4A">
          <w:rPr>
            <w:i/>
          </w:rPr>
          <w:t>relative</w:t>
        </w:r>
      </w:ins>
      <w:ins w:id="247" w:author="Steve Maas" w:date="2013-12-16T10:08:00Z">
        <w:r w:rsidR="00C80F4A">
          <w:t>)</w:t>
        </w:r>
      </w:ins>
      <w:ins w:id="248" w:author="Steve Maas" w:date="2013-12-16T10:07:00Z">
        <w:r w:rsidR="00C80F4A">
          <w:t>.</w:t>
        </w:r>
      </w:ins>
      <w:ins w:id="249"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250"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51"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52" w:author="Steve Maas" w:date="2013-12-16T10:08:00Z"/>
        </w:rPr>
      </w:pPr>
    </w:p>
    <w:p w14:paraId="6EE2AFDB" w14:textId="1222FCB3" w:rsidR="00C80F4A" w:rsidRDefault="00C80F4A" w:rsidP="00C80F4A">
      <w:moveToRangeStart w:id="253" w:author="Steve Maas" w:date="2013-12-16T10:08:00Z" w:name="move374951847"/>
      <w:moveTo w:id="254" w:author="Steve Maas" w:date="2013-12-16T10:08:00Z">
        <w:r>
          <w:t xml:space="preserve">The </w:t>
        </w:r>
        <w:r>
          <w:rPr>
            <w:i/>
          </w:rPr>
          <w:t>bc</w:t>
        </w:r>
        <w:r>
          <w:t xml:space="preserve"> attribute </w:t>
        </w:r>
        <w:del w:id="255"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256"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257"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58" w:author="Steve Maas" w:date="2013-12-16T10:09:00Z"/>
        </w:rPr>
      </w:pPr>
      <w:moveTo w:id="259"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60" w:author="Steve Maas" w:date="2013-12-16T10:09:00Z"/>
        </w:rPr>
      </w:pPr>
      <w:ins w:id="261"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262" w:author="Steve Maas" w:date="2013-12-16T10:09:00Z"/>
        </w:rPr>
      </w:pPr>
      <w:ins w:id="263" w:author="Steve Maas" w:date="2013-12-16T10:09:00Z">
        <w:r>
          <w:rPr>
            <w:rStyle w:val="codeChar"/>
          </w:rPr>
          <w:t>v</w:t>
        </w:r>
        <w:r w:rsidRPr="0015798D">
          <w:t>:</w:t>
        </w:r>
        <w:r>
          <w:t xml:space="preserve"> apply </w:t>
        </w:r>
      </w:ins>
      <w:ins w:id="264" w:author="Steve Maas" w:date="2013-12-16T10:10:00Z">
        <w:r>
          <w:t>rotation about y</w:t>
        </w:r>
      </w:ins>
      <w:ins w:id="265" w:author="Steve Maas" w:date="2013-12-16T10:09:00Z">
        <w:r>
          <w:t>-direction</w:t>
        </w:r>
      </w:ins>
    </w:p>
    <w:p w14:paraId="013CCC55" w14:textId="3614221C" w:rsidR="00C80F4A" w:rsidRDefault="00C80F4A" w:rsidP="00C80F4A">
      <w:pPr>
        <w:tabs>
          <w:tab w:val="num" w:pos="720"/>
        </w:tabs>
        <w:ind w:left="720" w:hanging="360"/>
        <w:rPr>
          <w:ins w:id="266" w:author="Steve Maas" w:date="2013-12-16T10:10:00Z"/>
        </w:rPr>
      </w:pPr>
      <w:ins w:id="267"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68" w:author="Steve Maas" w:date="2013-12-16T10:09:00Z"/>
        </w:rPr>
      </w:pPr>
    </w:p>
    <w:p w14:paraId="0656D8BA" w14:textId="77777777" w:rsidR="00C80F4A" w:rsidRDefault="00C80F4A" w:rsidP="00C80F4A">
      <w:pPr>
        <w:tabs>
          <w:tab w:val="num" w:pos="720"/>
        </w:tabs>
        <w:ind w:left="720" w:hanging="360"/>
        <w:rPr>
          <w:ins w:id="269" w:author="Steve Maas" w:date="2013-12-16T10:10:00Z"/>
        </w:rPr>
      </w:pPr>
      <w:moveTo w:id="270"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271" w:author="Steve Maas" w:date="2013-12-16T10:10:00Z"/>
        </w:rPr>
      </w:pPr>
      <w:ins w:id="272"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273"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274" w:author="Steve Maas" w:date="2013-12-16T10:08:00Z">
        <w:r w:rsidRPr="00B27FE9">
          <w:rPr>
            <w:rStyle w:val="codeChar"/>
          </w:rPr>
          <w:t>c</w:t>
        </w:r>
      </w:moveTo>
      <w:ins w:id="275" w:author="Steve Maas" w:date="2013-12-16T10:10:00Z">
        <w:r>
          <w:rPr>
            <w:rStyle w:val="codeChar"/>
          </w:rPr>
          <w:t>[</w:t>
        </w:r>
      </w:ins>
      <w:moveTo w:id="276" w:author="Steve Maas" w:date="2013-12-16T10:08:00Z">
        <w:r w:rsidRPr="00C849CE">
          <w:rPr>
            <w:rStyle w:val="codeChar"/>
            <w:i/>
          </w:rPr>
          <w:t>n</w:t>
        </w:r>
      </w:moveTo>
      <w:ins w:id="277" w:author="Steve Maas" w:date="2013-12-16T10:10:00Z">
        <w:r w:rsidRPr="00C80F4A">
          <w:rPr>
            <w:rStyle w:val="codeChar"/>
            <w:rPrChange w:id="278" w:author="Steve Maas" w:date="2013-12-16T10:10:00Z">
              <w:rPr>
                <w:rStyle w:val="codeChar"/>
                <w:i/>
              </w:rPr>
            </w:rPrChange>
          </w:rPr>
          <w:t>]</w:t>
        </w:r>
      </w:ins>
      <w:moveTo w:id="279"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80" w:author="Steve Maas" w:date="2013-12-16T10:08:00Z">
        <w:del w:id="281"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82" w:author="Steve Maas" w:date="2013-12-16T10:11:00Z"/>
        </w:rPr>
      </w:pPr>
      <w:moveTo w:id="283"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84" w:author="Steve Maas" w:date="2013-12-16T10:08:00Z">
        <w:r>
          <w:fldChar w:fldCharType="separate"/>
        </w:r>
      </w:moveTo>
      <w:ins w:id="285" w:author="Steve Maas" w:date="2014-01-02T13:04:00Z">
        <w:r w:rsidR="00873D59">
          <w:t>3.12.2</w:t>
        </w:r>
      </w:ins>
      <w:moveTo w:id="286" w:author="Steve Maas" w:date="2013-12-16T10:08:00Z">
        <w:del w:id="287"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88" w:author="Steve Maas" w:date="2013-12-16T10:11:00Z"/>
        </w:rPr>
      </w:pPr>
    </w:p>
    <w:p w14:paraId="1F8CFD03" w14:textId="3364BFCA" w:rsidR="00C80F4A" w:rsidRDefault="00C80F4A" w:rsidP="00C80F4A">
      <w:ins w:id="289" w:author="Steve Maas" w:date="2013-12-16T10:11:00Z">
        <w:r>
          <w:t>The</w:t>
        </w:r>
      </w:ins>
      <w:moveTo w:id="290" w:author="Steve Maas" w:date="2013-12-16T10:08:00Z">
        <w:del w:id="291" w:author="Steve Maas" w:date="2013-12-16T10:11:00Z">
          <w:r w:rsidDel="00C80F4A">
            <w:delText>An</w:delText>
          </w:r>
        </w:del>
        <w:r>
          <w:t xml:space="preserve"> </w:t>
        </w:r>
        <w:del w:id="292" w:author="Steve Maas" w:date="2013-12-16T10:11:00Z">
          <w:r w:rsidDel="00C80F4A">
            <w:delText xml:space="preserve">optional </w:delText>
          </w:r>
        </w:del>
        <w:r>
          <w:t xml:space="preserve">loadcurve </w:t>
        </w:r>
        <w:del w:id="293" w:author="Steve Maas" w:date="2013-12-16T10:11:00Z">
          <w:r w:rsidDel="00C80F4A">
            <w:delText>can</w:delText>
          </w:r>
        </w:del>
      </w:moveTo>
      <w:ins w:id="294" w:author="Steve Maas" w:date="2013-12-16T10:11:00Z">
        <w:r>
          <w:t>is</w:t>
        </w:r>
      </w:ins>
      <w:moveTo w:id="295" w:author="Steve Maas" w:date="2013-12-16T10:08:00Z">
        <w:r>
          <w:t xml:space="preserve"> </w:t>
        </w:r>
        <w:del w:id="296" w:author="Steve Maas" w:date="2013-12-16T10:11:00Z">
          <w:r w:rsidDel="00C80F4A">
            <w:delText xml:space="preserve">be </w:delText>
          </w:r>
        </w:del>
        <w:r>
          <w:t xml:space="preserve">specified with the </w:t>
        </w:r>
        <w:r>
          <w:rPr>
            <w:i/>
          </w:rPr>
          <w:t>lc</w:t>
        </w:r>
        <w:r>
          <w:t xml:space="preserve"> attribute</w:t>
        </w:r>
        <w:del w:id="297"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298"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53"/>
    <w:p w14:paraId="3E9ED874" w14:textId="77777777" w:rsidR="00C80F4A" w:rsidRDefault="00C80F4A" w:rsidP="006A0BC1">
      <w:pPr>
        <w:pStyle w:val="code"/>
        <w:rPr>
          <w:ins w:id="299" w:author="Steve Maas" w:date="2013-12-16T10:08:00Z"/>
        </w:rPr>
      </w:pPr>
    </w:p>
    <w:p w14:paraId="088399C6" w14:textId="3BAF039E" w:rsidR="00C80F4A" w:rsidDel="00C80F4A" w:rsidRDefault="00C80F4A" w:rsidP="006A0BC1">
      <w:pPr>
        <w:pStyle w:val="code"/>
        <w:rPr>
          <w:del w:id="300"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301"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302" w:author="Steve Maas" w:date="2013-12-16T10:08:00Z" w:name="move374951847"/>
      <w:moveFrom w:id="303"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302"/>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304"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305" w:name="_Toc377547201"/>
      <w:r>
        <w:t>Fixed Nodal Degrees of Freedom</w:t>
      </w:r>
      <w:bookmarkEnd w:id="305"/>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306" w:author="Steve Maas" w:date="2013-12-16T10:12:00Z">
        <w:r w:rsidR="00C80F4A">
          <w:t xml:space="preserve"> bc="</w:t>
        </w:r>
      </w:ins>
      <w:ins w:id="307"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308"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309" w:author="Steve Maas" w:date="2013-12-16T10:13:00Z">
        <w:r w:rsidR="00C80F4A">
          <w:t xml:space="preserve">This results in fewer equations that need to be solved for and </w:t>
        </w:r>
      </w:ins>
      <w:del w:id="310" w:author="Steve Maas" w:date="2013-12-16T10:13:00Z">
        <w:r w:rsidDel="00C80F4A">
          <w:delText>T</w:delText>
        </w:r>
      </w:del>
      <w:ins w:id="311" w:author="Steve Maas" w:date="2013-12-16T10:13:00Z">
        <w:r w:rsidR="00C80F4A">
          <w:t>t</w:t>
        </w:r>
      </w:ins>
      <w:r>
        <w:t>h</w:t>
      </w:r>
      <w:del w:id="312" w:author="Steve Maas" w:date="2013-12-16T10:13:00Z">
        <w:r w:rsidDel="00C80F4A">
          <w:delText>i</w:delText>
        </w:r>
      </w:del>
      <w:ins w:id="313"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314" w:author="Steve Maas" w:date="2013-12-16T10:16:00Z"/>
          <w:rFonts w:cs="Arial"/>
          <w:b/>
          <w:bCs/>
          <w:iCs/>
          <w:sz w:val="36"/>
          <w:szCs w:val="28"/>
        </w:rPr>
      </w:pPr>
      <w:bookmarkStart w:id="315" w:name="_Toc315942749"/>
      <w:bookmarkStart w:id="316" w:name="_Toc315943013"/>
      <w:bookmarkStart w:id="317" w:name="_Toc315943277"/>
      <w:bookmarkStart w:id="318" w:name="_Toc315942751"/>
      <w:bookmarkStart w:id="319" w:name="_Toc315943015"/>
      <w:bookmarkStart w:id="320" w:name="_Toc315943279"/>
      <w:bookmarkStart w:id="321" w:name="_Toc315942753"/>
      <w:bookmarkStart w:id="322" w:name="_Toc315943017"/>
      <w:bookmarkStart w:id="323" w:name="_Toc315943281"/>
      <w:bookmarkStart w:id="324" w:name="_Toc315942755"/>
      <w:bookmarkStart w:id="325" w:name="_Toc315943019"/>
      <w:bookmarkStart w:id="326" w:name="_Toc315943283"/>
      <w:bookmarkStart w:id="327" w:name="_Toc315942758"/>
      <w:bookmarkStart w:id="328" w:name="_Toc315943022"/>
      <w:bookmarkStart w:id="329" w:name="_Toc315943286"/>
      <w:bookmarkStart w:id="330" w:name="_Toc315942763"/>
      <w:bookmarkStart w:id="331" w:name="_Toc315943027"/>
      <w:bookmarkStart w:id="332" w:name="_Toc315943291"/>
      <w:bookmarkStart w:id="333" w:name="_Toc315942764"/>
      <w:bookmarkStart w:id="334" w:name="_Toc315943028"/>
      <w:bookmarkStart w:id="335" w:name="_Toc315943292"/>
      <w:bookmarkStart w:id="336" w:name="_Toc315942765"/>
      <w:bookmarkStart w:id="337" w:name="_Toc315943029"/>
      <w:bookmarkStart w:id="338" w:name="_Toc315943293"/>
      <w:bookmarkStart w:id="339" w:name="_Toc315942768"/>
      <w:bookmarkStart w:id="340" w:name="_Toc315943032"/>
      <w:bookmarkStart w:id="341" w:name="_Toc315943296"/>
      <w:bookmarkStart w:id="342" w:name="_Toc315942770"/>
      <w:bookmarkStart w:id="343" w:name="_Toc315943034"/>
      <w:bookmarkStart w:id="344" w:name="_Toc315943298"/>
      <w:bookmarkStart w:id="345" w:name="_Toc315942775"/>
      <w:bookmarkStart w:id="346" w:name="_Toc315943039"/>
      <w:bookmarkStart w:id="347" w:name="_Toc315943303"/>
      <w:bookmarkStart w:id="348" w:name="_Toc315942777"/>
      <w:bookmarkStart w:id="349" w:name="_Toc315943041"/>
      <w:bookmarkStart w:id="350" w:name="_Toc315943305"/>
      <w:bookmarkStart w:id="351" w:name="_Toc315942782"/>
      <w:bookmarkStart w:id="352" w:name="_Toc315943046"/>
      <w:bookmarkStart w:id="353" w:name="_Toc315943310"/>
      <w:bookmarkStart w:id="354" w:name="_Toc315942784"/>
      <w:bookmarkStart w:id="355" w:name="_Toc315943048"/>
      <w:bookmarkStart w:id="356" w:name="_Toc315943312"/>
      <w:bookmarkStart w:id="357" w:name="_Toc315942786"/>
      <w:bookmarkStart w:id="358" w:name="_Toc315943050"/>
      <w:bookmarkStart w:id="359" w:name="_Toc315943314"/>
      <w:bookmarkStart w:id="360" w:name="_Toc315942806"/>
      <w:bookmarkStart w:id="361" w:name="_Toc315943070"/>
      <w:bookmarkStart w:id="362" w:name="_Toc315943334"/>
      <w:bookmarkStart w:id="363" w:name="_Toc315942809"/>
      <w:bookmarkStart w:id="364" w:name="_Toc315943073"/>
      <w:bookmarkStart w:id="365" w:name="_Toc315943337"/>
      <w:bookmarkStart w:id="366" w:name="_Toc315942810"/>
      <w:bookmarkStart w:id="367" w:name="_Toc315943074"/>
      <w:bookmarkStart w:id="368" w:name="_Toc315943338"/>
      <w:bookmarkStart w:id="369" w:name="_Toc315942811"/>
      <w:bookmarkStart w:id="370" w:name="_Toc315943075"/>
      <w:bookmarkStart w:id="371" w:name="_Toc315943339"/>
      <w:bookmarkStart w:id="372" w:name="_Toc315942816"/>
      <w:bookmarkStart w:id="373" w:name="_Toc315943080"/>
      <w:bookmarkStart w:id="374" w:name="_Toc315943344"/>
      <w:bookmarkStart w:id="375" w:name="_Toc315942818"/>
      <w:bookmarkStart w:id="376" w:name="_Toc315943082"/>
      <w:bookmarkStart w:id="377" w:name="_Toc315943346"/>
      <w:bookmarkStart w:id="378" w:name="_Toc315942820"/>
      <w:bookmarkStart w:id="379" w:name="_Toc315943084"/>
      <w:bookmarkStart w:id="380" w:name="_Toc315943348"/>
      <w:bookmarkStart w:id="381" w:name="_Toc315942822"/>
      <w:bookmarkStart w:id="382" w:name="_Toc315943086"/>
      <w:bookmarkStart w:id="383" w:name="_Toc315943350"/>
      <w:bookmarkStart w:id="384" w:name="_Toc315942824"/>
      <w:bookmarkStart w:id="385" w:name="_Toc315943088"/>
      <w:bookmarkStart w:id="386" w:name="_Toc315943352"/>
      <w:bookmarkStart w:id="387" w:name="_Toc315942829"/>
      <w:bookmarkStart w:id="388" w:name="_Toc315943093"/>
      <w:bookmarkStart w:id="389" w:name="_Toc315943357"/>
      <w:bookmarkStart w:id="390" w:name="_Toc315942831"/>
      <w:bookmarkStart w:id="391" w:name="_Toc315943095"/>
      <w:bookmarkStart w:id="392" w:name="_Toc315943359"/>
      <w:bookmarkStart w:id="393" w:name="_Toc315942833"/>
      <w:bookmarkStart w:id="394" w:name="_Toc315943097"/>
      <w:bookmarkStart w:id="395" w:name="_Toc315943361"/>
      <w:bookmarkStart w:id="396" w:name="_Toc315942834"/>
      <w:bookmarkStart w:id="397" w:name="_Toc315943098"/>
      <w:bookmarkStart w:id="398" w:name="_Toc315943362"/>
      <w:bookmarkStart w:id="399" w:name="_Toc315942839"/>
      <w:bookmarkStart w:id="400" w:name="_Toc315943103"/>
      <w:bookmarkStart w:id="401" w:name="_Toc315943367"/>
      <w:bookmarkStart w:id="402" w:name="_Toc315942840"/>
      <w:bookmarkStart w:id="403" w:name="_Toc315943104"/>
      <w:bookmarkStart w:id="404" w:name="_Toc315943368"/>
      <w:bookmarkStart w:id="405" w:name="_Toc315942841"/>
      <w:bookmarkStart w:id="406" w:name="_Toc315943105"/>
      <w:bookmarkStart w:id="407" w:name="_Toc315943369"/>
      <w:bookmarkStart w:id="408" w:name="_Toc315942843"/>
      <w:bookmarkStart w:id="409" w:name="_Toc315943107"/>
      <w:bookmarkStart w:id="410" w:name="_Toc315943371"/>
      <w:bookmarkStart w:id="411" w:name="_Toc315942845"/>
      <w:bookmarkStart w:id="412" w:name="_Toc315943109"/>
      <w:bookmarkStart w:id="413" w:name="_Toc315943373"/>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ins w:id="414" w:author="Steve Maas" w:date="2013-12-16T10:16:00Z">
        <w:r>
          <w:br w:type="page"/>
        </w:r>
      </w:ins>
    </w:p>
    <w:p w14:paraId="4FC9CF1B" w14:textId="38A0E96E" w:rsidR="006A0BC1" w:rsidRDefault="0098023B" w:rsidP="0098023B">
      <w:pPr>
        <w:pStyle w:val="Heading2"/>
      </w:pPr>
      <w:bookmarkStart w:id="415" w:name="_Toc377547202"/>
      <w:r>
        <w:lastRenderedPageBreak/>
        <w:t>Loads Section</w:t>
      </w:r>
      <w:bookmarkEnd w:id="41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16" w:name="_Toc377547203"/>
      <w:r>
        <w:t>Nodal Loads</w:t>
      </w:r>
      <w:bookmarkEnd w:id="416"/>
    </w:p>
    <w:p w14:paraId="343663AC" w14:textId="7DCC6CA5" w:rsidR="00525EB6" w:rsidRDefault="00525EB6" w:rsidP="00525EB6">
      <w:r>
        <w:t xml:space="preserve">Nodal loads are applied by the </w:t>
      </w:r>
      <w:del w:id="417" w:author="Steve Maas" w:date="2013-12-16T17:56:00Z">
        <w:r w:rsidDel="00DB09C5">
          <w:rPr>
            <w:i/>
          </w:rPr>
          <w:delText xml:space="preserve">force </w:delText>
        </w:r>
      </w:del>
      <w:ins w:id="418"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19" w:author="Steve Maas" w:date="2013-12-16T17:57:00Z">
        <w:r w:rsidDel="00DB09C5">
          <w:delText>force</w:delText>
        </w:r>
      </w:del>
      <w:ins w:id="420"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21"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22" w:author="Steve Maas" w:date="2014-01-02T13:04:00Z">
        <w:r w:rsidR="00873D59">
          <w:t>3.12.2</w:t>
        </w:r>
      </w:ins>
      <w:del w:id="423"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424" w:author="Steve Maas" w:date="2014-01-06T15:53:00Z"/>
        </w:rPr>
      </w:pPr>
    </w:p>
    <w:p w14:paraId="7A39DBF8" w14:textId="441D1546" w:rsidR="002528E9" w:rsidRDefault="002528E9">
      <w:pPr>
        <w:pStyle w:val="Heading3"/>
        <w:rPr>
          <w:ins w:id="425" w:author="Steve Maas" w:date="2014-01-06T15:53:00Z"/>
        </w:rPr>
        <w:pPrChange w:id="426" w:author="Steve Maas" w:date="2014-01-06T15:53:00Z">
          <w:pPr/>
        </w:pPrChange>
      </w:pPr>
      <w:bookmarkStart w:id="427" w:name="_Toc377547204"/>
      <w:ins w:id="428" w:author="Steve Maas" w:date="2014-01-06T15:53:00Z">
        <w:r>
          <w:t>Surface Loads</w:t>
        </w:r>
        <w:bookmarkEnd w:id="427"/>
      </w:ins>
    </w:p>
    <w:p w14:paraId="75C93C59" w14:textId="528F5B83" w:rsidR="002528E9" w:rsidRDefault="002528E9">
      <w:pPr>
        <w:rPr>
          <w:ins w:id="429" w:author="Steve Maas" w:date="2014-01-06T17:06:00Z"/>
        </w:rPr>
      </w:pPr>
      <w:ins w:id="430"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431" w:author="Steve Maas" w:date="2014-01-06T15:54:00Z">
        <w:r>
          <w:t>different</w:t>
        </w:r>
      </w:ins>
      <w:ins w:id="432" w:author="Steve Maas" w:date="2014-01-06T15:53:00Z">
        <w:r>
          <w:t xml:space="preserve"> </w:t>
        </w:r>
      </w:ins>
      <w:ins w:id="433" w:author="Steve Maas" w:date="2014-01-06T15:54:00Z">
        <w:r>
          <w:t>surface loads that can be applied in FEBio.</w:t>
        </w:r>
      </w:ins>
    </w:p>
    <w:p w14:paraId="0AFFC133" w14:textId="77777777" w:rsidR="00CF5CFC" w:rsidRDefault="00CF5CFC">
      <w:pPr>
        <w:rPr>
          <w:ins w:id="434" w:author="Steve Maas" w:date="2014-01-06T17:06:00Z"/>
        </w:rPr>
      </w:pPr>
    </w:p>
    <w:p w14:paraId="10A36D37" w14:textId="51F1DD00" w:rsidR="00CF5CFC" w:rsidRDefault="00CF5CFC">
      <w:pPr>
        <w:rPr>
          <w:ins w:id="435" w:author="Steve Maas" w:date="2014-01-06T17:07:00Z"/>
        </w:rPr>
      </w:pPr>
      <w:ins w:id="436"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437" w:author="Steve Maas" w:date="2014-01-06T17:07:00Z">
        <w:r>
          <w:rPr>
            <w:i/>
          </w:rPr>
          <w:t xml:space="preserve">Geometry </w:t>
        </w:r>
        <w:r>
          <w:t>section.</w:t>
        </w:r>
      </w:ins>
    </w:p>
    <w:p w14:paraId="554EFAA1" w14:textId="77777777" w:rsidR="00CF5CFC" w:rsidRDefault="00CF5CFC">
      <w:pPr>
        <w:rPr>
          <w:ins w:id="438" w:author="Steve Maas" w:date="2014-01-06T17:07:00Z"/>
        </w:rPr>
      </w:pPr>
    </w:p>
    <w:p w14:paraId="46B81760" w14:textId="0E6947B0" w:rsidR="00CF5CFC" w:rsidRDefault="00CF5CFC">
      <w:pPr>
        <w:rPr>
          <w:ins w:id="439" w:author="Steve Maas" w:date="2014-01-06T17:07:00Z"/>
        </w:rPr>
      </w:pPr>
      <w:ins w:id="440"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441" w:author="Steve Maas" w:date="2014-01-06T17:09:00Z"/>
        </w:rPr>
      </w:pPr>
    </w:p>
    <w:p w14:paraId="70058AC5" w14:textId="6C67F699" w:rsidR="00CF5CFC" w:rsidRDefault="009A35E3">
      <w:pPr>
        <w:pStyle w:val="Code0"/>
        <w:rPr>
          <w:ins w:id="442" w:author="Steve Maas" w:date="2014-01-06T17:09:00Z"/>
        </w:rPr>
        <w:pPrChange w:id="443" w:author="Steve Maas" w:date="2014-01-06T17:09:00Z">
          <w:pPr/>
        </w:pPrChange>
      </w:pPr>
      <w:ins w:id="444" w:author="Steve Maas" w:date="2014-01-06T17:09:00Z">
        <w:r>
          <w:t>&lt;surface&gt;</w:t>
        </w:r>
      </w:ins>
    </w:p>
    <w:p w14:paraId="34707218" w14:textId="52F01A09" w:rsidR="009A35E3" w:rsidRDefault="009A35E3">
      <w:pPr>
        <w:pStyle w:val="Code0"/>
        <w:rPr>
          <w:ins w:id="445" w:author="Steve Maas" w:date="2014-01-06T17:09:00Z"/>
        </w:rPr>
        <w:pPrChange w:id="446" w:author="Steve Maas" w:date="2014-01-06T17:09:00Z">
          <w:pPr/>
        </w:pPrChange>
      </w:pPr>
      <w:ins w:id="447" w:author="Steve Maas" w:date="2014-01-06T17:09:00Z">
        <w:r>
          <w:tab/>
          <w:t>&lt;quad4 id="1"&gt;1,2,3,4&lt;/quad&gt;</w:t>
        </w:r>
      </w:ins>
    </w:p>
    <w:p w14:paraId="0EA7B5A4" w14:textId="77F83592" w:rsidR="009A35E3" w:rsidRDefault="009A35E3">
      <w:pPr>
        <w:pStyle w:val="Code0"/>
        <w:rPr>
          <w:ins w:id="448" w:author="Steve Maas" w:date="2014-01-06T17:09:00Z"/>
        </w:rPr>
        <w:pPrChange w:id="449" w:author="Steve Maas" w:date="2014-01-06T17:09:00Z">
          <w:pPr/>
        </w:pPrChange>
      </w:pPr>
      <w:ins w:id="450" w:author="Steve Maas" w:date="2014-01-06T17:09:00Z">
        <w:r>
          <w:tab/>
          <w:t>...</w:t>
        </w:r>
      </w:ins>
    </w:p>
    <w:p w14:paraId="72BD8A1A" w14:textId="6B6C4A6F" w:rsidR="009A35E3" w:rsidRDefault="009A35E3">
      <w:pPr>
        <w:pStyle w:val="Code0"/>
        <w:rPr>
          <w:ins w:id="451" w:author="Steve Maas" w:date="2014-01-06T17:09:00Z"/>
        </w:rPr>
        <w:pPrChange w:id="452" w:author="Steve Maas" w:date="2014-01-06T17:09:00Z">
          <w:pPr/>
        </w:pPrChange>
      </w:pPr>
      <w:ins w:id="453" w:author="Steve Maas" w:date="2014-01-06T17:09:00Z">
        <w:r>
          <w:t>&lt;/surface&gt;</w:t>
        </w:r>
      </w:ins>
    </w:p>
    <w:p w14:paraId="1850D4EF" w14:textId="77777777" w:rsidR="00CF5CFC" w:rsidRDefault="00CF5CFC">
      <w:pPr>
        <w:rPr>
          <w:ins w:id="454" w:author="Steve Maas" w:date="2014-01-06T17:07:00Z"/>
        </w:rPr>
      </w:pPr>
    </w:p>
    <w:p w14:paraId="77EFE8AD" w14:textId="5CE3C79C" w:rsidR="00CF5CFC" w:rsidRDefault="00CF5CFC">
      <w:pPr>
        <w:rPr>
          <w:ins w:id="455" w:author="Steve Maas" w:date="2014-01-06T17:08:00Z"/>
        </w:rPr>
      </w:pPr>
      <w:ins w:id="456"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457" w:author="Steve Maas" w:date="2014-01-06T17:09:00Z"/>
        </w:rPr>
      </w:pPr>
    </w:p>
    <w:p w14:paraId="7C493E88" w14:textId="71004548" w:rsidR="009A35E3" w:rsidRDefault="009A35E3">
      <w:pPr>
        <w:pStyle w:val="Code0"/>
        <w:rPr>
          <w:ins w:id="458" w:author="Steve Maas" w:date="2014-01-06T17:09:00Z"/>
        </w:rPr>
        <w:pPrChange w:id="459" w:author="Steve Maas" w:date="2014-01-06T17:09:00Z">
          <w:pPr/>
        </w:pPrChange>
      </w:pPr>
      <w:ins w:id="460" w:author="Steve Maas" w:date="2014-01-06T17:09:00Z">
        <w:r>
          <w:t>&lt;surface set="surface_name"/&gt;</w:t>
        </w:r>
      </w:ins>
    </w:p>
    <w:p w14:paraId="10C1F7B9" w14:textId="77777777" w:rsidR="009A35E3" w:rsidRDefault="009A35E3">
      <w:pPr>
        <w:rPr>
          <w:ins w:id="461" w:author="Steve Maas" w:date="2014-01-06T17:08:00Z"/>
        </w:rPr>
      </w:pPr>
    </w:p>
    <w:p w14:paraId="296DA0F0" w14:textId="4684389C" w:rsidR="00CF5CFC" w:rsidRPr="009A35E3" w:rsidRDefault="00CF5CFC">
      <w:ins w:id="462" w:author="Steve Maas" w:date="2014-01-06T17:08:00Z">
        <w:r>
          <w:t xml:space="preserve">Here, the </w:t>
        </w:r>
        <w:r>
          <w:rPr>
            <w:i/>
          </w:rPr>
          <w:t xml:space="preserve">surface_name </w:t>
        </w:r>
        <w:r>
          <w:t xml:space="preserve">is the name of a surface that is defined in the </w:t>
        </w:r>
        <w:r w:rsidRPr="00CF5CFC">
          <w:rPr>
            <w:i/>
            <w:rPrChange w:id="463" w:author="Steve Maas" w:date="2014-01-06T17:09:00Z">
              <w:rPr/>
            </w:rPrChange>
          </w:rPr>
          <w:t>Geometry</w:t>
        </w:r>
        <w:r>
          <w:t xml:space="preserve"> </w:t>
        </w:r>
      </w:ins>
      <w:ins w:id="464" w:author="Steve Maas" w:date="2014-01-06T17:09:00Z">
        <w:r>
          <w:t>section</w:t>
        </w:r>
      </w:ins>
      <w:ins w:id="465"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466" w:author="Steve Maas" w:date="2014-01-06T17:10:00Z">
        <w:r w:rsidR="00B515AA">
          <w:t>3.6.4</w:t>
        </w:r>
        <w:r w:rsidR="00B515AA">
          <w:fldChar w:fldCharType="end"/>
        </w:r>
        <w:r w:rsidR="00B515AA">
          <w:t>)</w:t>
        </w:r>
      </w:ins>
      <w:ins w:id="467" w:author="Steve Maas" w:date="2014-01-06T17:09:00Z">
        <w:r>
          <w:t>.</w:t>
        </w:r>
        <w:r w:rsidR="009A35E3">
          <w:t xml:space="preserve"> Note that in this case the </w:t>
        </w:r>
        <w:r w:rsidR="009A35E3">
          <w:rPr>
            <w:i/>
          </w:rPr>
          <w:t xml:space="preserve">surface </w:t>
        </w:r>
      </w:ins>
      <w:ins w:id="468"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469" w:author="Steve Maas" w:date="2014-01-06T15:54:00Z">
          <w:pPr>
            <w:pStyle w:val="Heading3"/>
          </w:pPr>
        </w:pPrChange>
      </w:pPr>
      <w:bookmarkStart w:id="470" w:name="_Toc377547205"/>
      <w:r>
        <w:t xml:space="preserve">Pressure </w:t>
      </w:r>
      <w:del w:id="471" w:author="Steve Maas" w:date="2014-01-07T11:40:00Z">
        <w:r w:rsidR="00D153DC" w:rsidDel="004B0FC6">
          <w:delText>F</w:delText>
        </w:r>
        <w:r w:rsidDel="004B0FC6">
          <w:delText>orces</w:delText>
        </w:r>
      </w:del>
      <w:ins w:id="472" w:author="Steve Maas" w:date="2014-01-07T11:40:00Z">
        <w:r w:rsidR="004B0FC6">
          <w:t>Load</w:t>
        </w:r>
      </w:ins>
      <w:bookmarkEnd w:id="470"/>
    </w:p>
    <w:p w14:paraId="663FF250" w14:textId="766004DC" w:rsidR="00525EB6" w:rsidRDefault="00525EB6" w:rsidP="00525EB6">
      <w:r>
        <w:t xml:space="preserve">Pressure forces are applied to the surface of the geometry and are defined by the </w:t>
      </w:r>
      <w:del w:id="473" w:author="Steve Maas" w:date="2013-12-16T17:58:00Z">
        <w:r w:rsidDel="001E58E6">
          <w:rPr>
            <w:i/>
          </w:rPr>
          <w:delText xml:space="preserve">pressure </w:delText>
        </w:r>
      </w:del>
      <w:ins w:id="474" w:author="Steve Maas" w:date="2013-12-16T17:58:00Z">
        <w:r w:rsidR="001E58E6">
          <w:rPr>
            <w:i/>
          </w:rPr>
          <w:t xml:space="preserve">surface_load </w:t>
        </w:r>
      </w:ins>
      <w:r>
        <w:t>element</w:t>
      </w:r>
      <w:ins w:id="475"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76" w:author="Steve Maas" w:date="2014-01-06T21:54:00Z"/>
        </w:rPr>
      </w:pPr>
      <w:r>
        <w:t>&lt;</w:t>
      </w:r>
      <w:del w:id="477" w:author="Steve Maas" w:date="2013-12-16T17:58:00Z">
        <w:r w:rsidDel="001E58E6">
          <w:delText>pressure</w:delText>
        </w:r>
      </w:del>
      <w:ins w:id="478" w:author="Steve Maas" w:date="2013-12-16T17:58:00Z">
        <w:r w:rsidR="001E58E6">
          <w:t>surface_load type="pressure"</w:t>
        </w:r>
      </w:ins>
      <w:r>
        <w:t>&gt;</w:t>
      </w:r>
    </w:p>
    <w:p w14:paraId="245253BB" w14:textId="387931E6" w:rsidR="006424ED" w:rsidRDefault="006424ED" w:rsidP="00525EB6">
      <w:pPr>
        <w:pStyle w:val="code"/>
        <w:rPr>
          <w:ins w:id="479" w:author="Steve Maas" w:date="2013-12-16T17:58:00Z"/>
        </w:rPr>
      </w:pPr>
      <w:ins w:id="480" w:author="Steve Maas" w:date="2014-01-06T21:54:00Z">
        <w:r>
          <w:tab/>
          <w:t>&lt;pressure [lc="1"]&gt;1.0&lt;/pressure&gt;</w:t>
        </w:r>
      </w:ins>
    </w:p>
    <w:p w14:paraId="3BF286E8" w14:textId="219EBBCD" w:rsidR="00DE723C" w:rsidRDefault="00DE723C" w:rsidP="00525EB6">
      <w:pPr>
        <w:pStyle w:val="code"/>
      </w:pPr>
      <w:ins w:id="481" w:author="Steve Maas" w:date="2013-12-16T17:58:00Z">
        <w:r>
          <w:tab/>
          <w:t>&lt;surface&gt;</w:t>
        </w:r>
      </w:ins>
    </w:p>
    <w:p w14:paraId="4FBD7965" w14:textId="3FAABAE9" w:rsidR="00525EB6" w:rsidDel="006424ED" w:rsidRDefault="00525EB6" w:rsidP="00525EB6">
      <w:pPr>
        <w:pStyle w:val="code"/>
        <w:rPr>
          <w:del w:id="482" w:author="Steve Maas" w:date="2014-01-06T21:55:00Z"/>
        </w:rPr>
      </w:pPr>
      <w:del w:id="483"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484" w:author="Steve Maas" w:date="2013-12-16T17:58:00Z"/>
        </w:rPr>
      </w:pPr>
      <w:r>
        <w:tab/>
      </w:r>
      <w:ins w:id="485" w:author="Steve Maas" w:date="2013-12-16T17:58:00Z">
        <w:r w:rsidR="00DE723C">
          <w:tab/>
        </w:r>
      </w:ins>
      <w:r>
        <w:t>...</w:t>
      </w:r>
    </w:p>
    <w:p w14:paraId="35971468" w14:textId="32AF7677" w:rsidR="00DE723C" w:rsidRDefault="00DE723C" w:rsidP="00525EB6">
      <w:pPr>
        <w:pStyle w:val="code"/>
      </w:pPr>
      <w:ins w:id="486" w:author="Steve Maas" w:date="2013-12-16T17:58:00Z">
        <w:r>
          <w:tab/>
        </w:r>
      </w:ins>
      <w:ins w:id="487" w:author="Steve Maas" w:date="2013-12-16T17:59:00Z">
        <w:r>
          <w:t>&lt;/surface&gt;</w:t>
        </w:r>
      </w:ins>
    </w:p>
    <w:p w14:paraId="62E36806" w14:textId="4FDCE72F" w:rsidR="00525EB6" w:rsidRDefault="00525EB6" w:rsidP="00525EB6">
      <w:pPr>
        <w:pStyle w:val="code"/>
      </w:pPr>
      <w:r>
        <w:t>&lt;/</w:t>
      </w:r>
      <w:del w:id="488" w:author="Steve Maas" w:date="2013-12-16T17:58:00Z">
        <w:r w:rsidDel="001E58E6">
          <w:delText>pressure</w:delText>
        </w:r>
      </w:del>
      <w:ins w:id="489"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Default="00525EB6" w:rsidP="00525EB6">
      <w:pPr>
        <w:rPr>
          <w:ins w:id="490" w:author="Steve Maas" w:date="2014-01-07T11:40:00Z"/>
        </w:rPr>
      </w:pPr>
      <w:del w:id="491"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492"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493"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494" w:author="Steve Maas" w:date="2014-01-06T21:55:00Z">
        <w:r w:rsidDel="006424ED">
          <w:delText xml:space="preserve">The default scale factor is 1.0 and </w:delText>
        </w:r>
      </w:del>
      <w:ins w:id="495" w:author="Steve Maas" w:date="2014-01-06T21:55:00Z">
        <w:r w:rsidR="006424ED">
          <w:t>I</w:t>
        </w:r>
      </w:ins>
      <w:del w:id="496" w:author="Steve Maas" w:date="2014-01-06T21:55:00Z">
        <w:r w:rsidDel="006424ED">
          <w:delText>i</w:delText>
        </w:r>
      </w:del>
      <w:r>
        <w:t xml:space="preserve">f </w:t>
      </w:r>
      <w:r>
        <w:rPr>
          <w:i/>
        </w:rPr>
        <w:t>lc</w:t>
      </w:r>
      <w:r>
        <w:t xml:space="preserve"> is not defined </w:t>
      </w:r>
      <w:del w:id="497"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498" w:author="Steve Maas" w:date="2014-01-06T21:56:00Z">
        <w:r w:rsidR="006424ED">
          <w:t>a constant pressure is applied</w:t>
        </w:r>
      </w:ins>
      <w:r>
        <w:t>.</w:t>
      </w:r>
    </w:p>
    <w:p w14:paraId="745A026E" w14:textId="77777777" w:rsidR="004B0FC6" w:rsidRDefault="004B0FC6" w:rsidP="00525EB6">
      <w:pPr>
        <w:rPr>
          <w:ins w:id="499" w:author="Steve Maas" w:date="2014-01-07T11:40:00Z"/>
        </w:rPr>
      </w:pPr>
    </w:p>
    <w:p w14:paraId="3C1C381D" w14:textId="5AEFF902" w:rsidR="004B0FC6" w:rsidRDefault="004B0FC6">
      <w:pPr>
        <w:pStyle w:val="Heading4"/>
        <w:rPr>
          <w:ins w:id="500" w:author="Steve Maas" w:date="2014-01-07T11:40:00Z"/>
        </w:rPr>
        <w:pPrChange w:id="501" w:author="Steve Maas" w:date="2014-01-07T11:40:00Z">
          <w:pPr/>
        </w:pPrChange>
      </w:pPr>
      <w:bookmarkStart w:id="502" w:name="_Toc377547206"/>
      <w:ins w:id="503" w:author="Steve Maas" w:date="2014-01-07T11:40:00Z">
        <w:r>
          <w:t>Traction Load</w:t>
        </w:r>
        <w:bookmarkEnd w:id="502"/>
      </w:ins>
    </w:p>
    <w:p w14:paraId="16D094FA" w14:textId="7F8D19DB" w:rsidR="004B0FC6" w:rsidRDefault="004B0FC6">
      <w:pPr>
        <w:rPr>
          <w:ins w:id="504" w:author="Steve Maas" w:date="2014-01-07T11:41:00Z"/>
        </w:rPr>
      </w:pPr>
      <w:ins w:id="505"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506" w:author="Steve Maas" w:date="2014-01-07T11:41:00Z"/>
        </w:rPr>
      </w:pPr>
    </w:p>
    <w:p w14:paraId="1F0CE3E4" w14:textId="0F0810E5" w:rsidR="004B0FC6" w:rsidRDefault="004B0FC6">
      <w:pPr>
        <w:pStyle w:val="Code0"/>
        <w:rPr>
          <w:ins w:id="507" w:author="Steve Maas" w:date="2014-01-07T11:41:00Z"/>
        </w:rPr>
        <w:pPrChange w:id="508" w:author="Steve Maas" w:date="2014-01-07T11:41:00Z">
          <w:pPr/>
        </w:pPrChange>
      </w:pPr>
      <w:ins w:id="509" w:author="Steve Maas" w:date="2014-01-07T11:41:00Z">
        <w:r>
          <w:t>&lt;surface_load type="traction"&gt;</w:t>
        </w:r>
      </w:ins>
    </w:p>
    <w:p w14:paraId="68FEB8E5" w14:textId="1296B25B" w:rsidR="004B0FC6" w:rsidRDefault="004B0FC6">
      <w:pPr>
        <w:pStyle w:val="Code0"/>
        <w:rPr>
          <w:ins w:id="510" w:author="Steve Maas" w:date="2014-01-07T11:41:00Z"/>
        </w:rPr>
        <w:pPrChange w:id="511" w:author="Steve Maas" w:date="2014-01-07T11:41:00Z">
          <w:pPr/>
        </w:pPrChange>
      </w:pPr>
      <w:ins w:id="512" w:author="Steve Maas" w:date="2014-01-07T11:41:00Z">
        <w:r>
          <w:tab/>
          <w:t>&lt;scale [lc="1"]&gt;1.0&lt;/scale&gt;</w:t>
        </w:r>
      </w:ins>
    </w:p>
    <w:p w14:paraId="03313A50" w14:textId="05E7A4CC" w:rsidR="004B0FC6" w:rsidRDefault="004B0FC6">
      <w:pPr>
        <w:pStyle w:val="Code0"/>
        <w:rPr>
          <w:ins w:id="513" w:author="Steve Maas" w:date="2014-01-07T11:41:00Z"/>
        </w:rPr>
        <w:pPrChange w:id="514" w:author="Steve Maas" w:date="2014-01-07T11:41:00Z">
          <w:pPr/>
        </w:pPrChange>
      </w:pPr>
      <w:ins w:id="515" w:author="Steve Maas" w:date="2014-01-07T11:41:00Z">
        <w:r>
          <w:tab/>
          <w:t>&lt;traction&gt;0,0,1&lt;/traction&gt;</w:t>
        </w:r>
      </w:ins>
    </w:p>
    <w:p w14:paraId="075FEBD9" w14:textId="2AE048FA" w:rsidR="004B0FC6" w:rsidRDefault="004B0FC6">
      <w:pPr>
        <w:pStyle w:val="Code0"/>
        <w:rPr>
          <w:ins w:id="516" w:author="Steve Maas" w:date="2014-01-07T11:42:00Z"/>
        </w:rPr>
        <w:pPrChange w:id="517" w:author="Steve Maas" w:date="2014-01-07T11:41:00Z">
          <w:pPr/>
        </w:pPrChange>
      </w:pPr>
      <w:ins w:id="518" w:author="Steve Maas" w:date="2014-01-07T11:41:00Z">
        <w:r>
          <w:tab/>
          <w:t>&lt;surface [set="</w:t>
        </w:r>
      </w:ins>
      <w:ins w:id="519" w:author="Steve Maas" w:date="2014-01-07T11:42:00Z">
        <w:r>
          <w:t>surface_name"]&gt;</w:t>
        </w:r>
      </w:ins>
    </w:p>
    <w:p w14:paraId="34C5FF4F" w14:textId="6F8880B4" w:rsidR="004B0FC6" w:rsidRDefault="004B0FC6">
      <w:pPr>
        <w:pStyle w:val="Code0"/>
        <w:rPr>
          <w:ins w:id="520" w:author="Steve Maas" w:date="2014-01-07T11:42:00Z"/>
        </w:rPr>
        <w:pPrChange w:id="521" w:author="Steve Maas" w:date="2014-01-07T11:41:00Z">
          <w:pPr/>
        </w:pPrChange>
      </w:pPr>
      <w:ins w:id="522" w:author="Steve Maas" w:date="2014-01-07T11:42:00Z">
        <w:r>
          <w:tab/>
        </w:r>
        <w:r>
          <w:tab/>
          <w:t>...</w:t>
        </w:r>
      </w:ins>
    </w:p>
    <w:p w14:paraId="34F5FADF" w14:textId="119F98CD" w:rsidR="004B0FC6" w:rsidRDefault="004B0FC6">
      <w:pPr>
        <w:pStyle w:val="Code0"/>
        <w:rPr>
          <w:ins w:id="523" w:author="Steve Maas" w:date="2014-01-07T11:42:00Z"/>
        </w:rPr>
        <w:pPrChange w:id="524" w:author="Steve Maas" w:date="2014-01-07T11:41:00Z">
          <w:pPr/>
        </w:pPrChange>
      </w:pPr>
      <w:ins w:id="525" w:author="Steve Maas" w:date="2014-01-07T11:42:00Z">
        <w:r>
          <w:tab/>
          <w:t>&lt;/surface&gt;</w:t>
        </w:r>
      </w:ins>
    </w:p>
    <w:p w14:paraId="0C436C54" w14:textId="32B5B27C" w:rsidR="004B0FC6" w:rsidRDefault="004B0FC6">
      <w:pPr>
        <w:pStyle w:val="Code0"/>
        <w:rPr>
          <w:ins w:id="526" w:author="Steve Maas" w:date="2014-01-07T11:40:00Z"/>
        </w:rPr>
        <w:pPrChange w:id="527" w:author="Steve Maas" w:date="2014-01-07T11:41:00Z">
          <w:pPr/>
        </w:pPrChange>
      </w:pPr>
      <w:ins w:id="528" w:author="Steve Maas" w:date="2014-01-07T11:42:00Z">
        <w:r>
          <w:t>&lt;/surface_load&gt;</w:t>
        </w:r>
      </w:ins>
    </w:p>
    <w:p w14:paraId="7542C0FB" w14:textId="5B600C18" w:rsidR="004B0FC6" w:rsidRDefault="004B0FC6">
      <w:pPr>
        <w:rPr>
          <w:ins w:id="529" w:author="Steve Maas" w:date="2014-01-07T11:41:00Z"/>
        </w:rPr>
      </w:pPr>
    </w:p>
    <w:p w14:paraId="19E9C5A6" w14:textId="3310C747" w:rsidR="004B0FC6" w:rsidRPr="004B0FC6" w:rsidRDefault="004B0FC6">
      <w:ins w:id="530"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531"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532" w:author="Steve Maas" w:date="2014-01-06T15:54:00Z">
          <w:pPr>
            <w:pStyle w:val="Heading3"/>
          </w:pPr>
        </w:pPrChange>
      </w:pPr>
      <w:r>
        <w:t xml:space="preserve"> </w:t>
      </w:r>
      <w:bookmarkStart w:id="533" w:name="_Ref194576511"/>
      <w:bookmarkStart w:id="534" w:name="_Ref194576545"/>
      <w:bookmarkStart w:id="535" w:name="_Toc377547207"/>
      <w:r>
        <w:t>Mixture Normal Traction</w:t>
      </w:r>
      <w:bookmarkEnd w:id="533"/>
      <w:bookmarkEnd w:id="534"/>
      <w:bookmarkEnd w:id="535"/>
    </w:p>
    <w:p w14:paraId="115ABB42" w14:textId="745D830C" w:rsidR="00525EB6" w:rsidRPr="00C64641" w:rsidRDefault="00525EB6" w:rsidP="00525EB6">
      <w:r>
        <w:t>This section applies to biphasic, biphasic-solute</w:t>
      </w:r>
      <w:ins w:id="536" w:author="Steve Maas" w:date="2014-01-06T15:28:00Z">
        <w:r w:rsidR="00F10F62">
          <w:t xml:space="preserve">, </w:t>
        </w:r>
      </w:ins>
      <w:del w:id="537" w:author="Steve Maas" w:date="2014-01-06T15:28:00Z">
        <w:r w:rsidDel="00F10F62">
          <w:delText xml:space="preserve"> and </w:delText>
        </w:r>
      </w:del>
      <w:r>
        <w:t xml:space="preserve">triphasic </w:t>
      </w:r>
      <w:ins w:id="538"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6"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539"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540"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35pt" o:ole="">
            <v:imagedata r:id="rId47" o:title=""/>
          </v:shape>
          <o:OLEObject Type="Embed" ProgID="Equation.DSMT4" ShapeID="_x0000_i1034" DrawAspect="Content" ObjectID="_1332876819" r:id="rId48"/>
        </w:object>
      </w:r>
      <w:r w:rsidRPr="00C64641">
        <w:t xml:space="preserve"> is the traction vector corresponding to the mixture (or total) stress </w:t>
      </w:r>
      <w:r w:rsidR="00AF2221" w:rsidRPr="00AF2221">
        <w:rPr>
          <w:position w:val="-6"/>
        </w:rPr>
        <w:object w:dxaOrig="220" w:dyaOrig="220" w14:anchorId="42946939">
          <v:shape id="_x0000_i1035" type="#_x0000_t75" style="width:10.65pt;height:10.65pt" o:ole="">
            <v:imagedata r:id="rId49" o:title=""/>
          </v:shape>
          <o:OLEObject Type="Embed" ProgID="Equation.DSMT4" ShapeID="_x0000_i1035" DrawAspect="Content" ObjectID="_1332876820" r:id="rId50"/>
        </w:object>
      </w:r>
      <w:r w:rsidRPr="00C64641">
        <w:t xml:space="preserve">; thus </w:t>
      </w:r>
      <w:r w:rsidR="00AF2221" w:rsidRPr="00AF2221">
        <w:rPr>
          <w:position w:val="-6"/>
        </w:rPr>
        <w:object w:dxaOrig="800" w:dyaOrig="260" w14:anchorId="499B6833">
          <v:shape id="_x0000_i1036" type="#_x0000_t75" style="width:40pt;height:13.35pt" o:ole="">
            <v:imagedata r:id="rId51" o:title=""/>
          </v:shape>
          <o:OLEObject Type="Embed" ProgID="Equation.DSMT4" ShapeID="_x0000_i1036" DrawAspect="Content" ObjectID="_1332876821" r:id="rId52"/>
        </w:object>
      </w:r>
      <w:r w:rsidRPr="00C64641">
        <w:t xml:space="preserve">, where </w:t>
      </w:r>
      <w:r w:rsidR="00AF2221" w:rsidRPr="00AF2221">
        <w:rPr>
          <w:position w:val="-4"/>
        </w:rPr>
        <w:object w:dxaOrig="200" w:dyaOrig="200" w14:anchorId="3915C5C7">
          <v:shape id="_x0000_i1037" type="#_x0000_t75" style="width:10pt;height:10pt" o:ole="">
            <v:imagedata r:id="rId53" o:title=""/>
          </v:shape>
          <o:OLEObject Type="Embed" ProgID="Equation.DSMT4" ShapeID="_x0000_i1037" DrawAspect="Content" ObjectID="_1332876822" r:id="rId54"/>
        </w:object>
      </w:r>
      <w:r w:rsidRPr="00C64641">
        <w:t xml:space="preserve"> is the outward unit normal to the boundary surface.  Since </w:t>
      </w:r>
      <w:r w:rsidR="00AF2221" w:rsidRPr="00AF2221">
        <w:rPr>
          <w:position w:val="-10"/>
        </w:rPr>
        <w:object w:dxaOrig="1280" w:dyaOrig="360" w14:anchorId="571BEE29">
          <v:shape id="_x0000_i1038" type="#_x0000_t75" style="width:64pt;height:18pt" o:ole="">
            <v:imagedata r:id="rId55" o:title=""/>
          </v:shape>
          <o:OLEObject Type="Embed" ProgID="Equation.DSMT4" ShapeID="_x0000_i1038" DrawAspect="Content" ObjectID="_1332876823" r:id="rId56"/>
        </w:object>
      </w:r>
      <w:r w:rsidRPr="00C64641">
        <w:t xml:space="preserve">, where </w:t>
      </w:r>
      <w:r w:rsidR="00AF2221" w:rsidRPr="00AF2221">
        <w:rPr>
          <w:position w:val="-10"/>
        </w:rPr>
        <w:object w:dxaOrig="240" w:dyaOrig="260" w14:anchorId="07F75263">
          <v:shape id="_x0000_i1039" type="#_x0000_t75" style="width:12pt;height:13.35pt" o:ole="">
            <v:imagedata r:id="rId57" o:title=""/>
          </v:shape>
          <o:OLEObject Type="Embed" ProgID="Equation.DSMT4" ShapeID="_x0000_i1039" DrawAspect="Content" ObjectID="_1332876824" r:id="rId58"/>
        </w:object>
      </w:r>
      <w:r w:rsidRPr="00C64641">
        <w:t xml:space="preserve"> is the fluid pressure and </w:t>
      </w:r>
      <w:r w:rsidR="00AF2221" w:rsidRPr="00AF2221">
        <w:rPr>
          <w:position w:val="-6"/>
        </w:rPr>
        <w:object w:dxaOrig="300" w:dyaOrig="320" w14:anchorId="7271B9E3">
          <v:shape id="_x0000_i1040" type="#_x0000_t75" style="width:14pt;height:16.65pt" o:ole="">
            <v:imagedata r:id="rId59" o:title=""/>
          </v:shape>
          <o:OLEObject Type="Embed" ProgID="Equation.DSMT4" ShapeID="_x0000_i1040" DrawAspect="Content" ObjectID="_1332876825" r:id="rId60"/>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1" o:title=""/>
          </v:shape>
          <o:OLEObject Type="Embed" ProgID="Equation.DSMT4" ShapeID="_x0000_i1041" DrawAspect="Content" ObjectID="_1332876826" r:id="rId62"/>
        </w:object>
      </w:r>
      <w:r w:rsidRPr="00C64641">
        <w:t xml:space="preserve">, where </w:t>
      </w:r>
      <w:r w:rsidR="00AF2221" w:rsidRPr="00AF2221">
        <w:rPr>
          <w:position w:val="-6"/>
        </w:rPr>
        <w:object w:dxaOrig="980" w:dyaOrig="320" w14:anchorId="4874D414">
          <v:shape id="_x0000_i1042" type="#_x0000_t75" style="width:49.35pt;height:16.65pt" o:ole="">
            <v:imagedata r:id="rId63" o:title=""/>
          </v:shape>
          <o:OLEObject Type="Embed" ProgID="Equation.DSMT4" ShapeID="_x0000_i1042" DrawAspect="Content" ObjectID="_1332876827" r:id="rId64"/>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65pt;height:18pt" o:ole="">
            <v:imagedata r:id="rId65" o:title=""/>
          </v:shape>
          <o:OLEObject Type="Embed" ProgID="Equation.DSMT4" ShapeID="_x0000_i1043" DrawAspect="Content" ObjectID="_1332876828" r:id="rId66"/>
        </w:object>
      </w:r>
      <w:r w:rsidRPr="00C64641">
        <w:t xml:space="preserve"> (the normal component of the mixture traction) or </w:t>
      </w:r>
      <w:r w:rsidR="00AF2221" w:rsidRPr="00AF2221">
        <w:rPr>
          <w:position w:val="-12"/>
        </w:rPr>
        <w:object w:dxaOrig="920" w:dyaOrig="380" w14:anchorId="6ABE2B52">
          <v:shape id="_x0000_i1044" type="#_x0000_t75" style="width:45.35pt;height:19.35pt" o:ole="">
            <v:imagedata r:id="rId67" o:title=""/>
          </v:shape>
          <o:OLEObject Type="Embed" ProgID="Equation.DSMT4" ShapeID="_x0000_i1044" DrawAspect="Content" ObjectID="_1332876829" r:id="rId68"/>
        </w:object>
      </w:r>
      <w:r w:rsidRPr="00C64641">
        <w:t xml:space="preserve"> (the normal component of the effective traction):</w:t>
      </w:r>
    </w:p>
    <w:p w14:paraId="42795327" w14:textId="77777777" w:rsidR="00F10F62" w:rsidRDefault="00F10F62" w:rsidP="00525EB6">
      <w:pPr>
        <w:rPr>
          <w:ins w:id="541" w:author="Steve Maas" w:date="2014-01-06T15:29:00Z"/>
        </w:rPr>
      </w:pPr>
    </w:p>
    <w:p w14:paraId="4377D94F" w14:textId="3311E6E3" w:rsidR="00F10F62" w:rsidRPr="002528E9" w:rsidRDefault="00F10F62" w:rsidP="00525EB6">
      <w:ins w:id="542" w:author="Steve Maas" w:date="2014-01-06T15:29:00Z">
        <w:r>
          <w:t xml:space="preserve">A mixture normal traction is defined </w:t>
        </w:r>
      </w:ins>
      <w:ins w:id="543" w:author="Steve Maas" w:date="2014-01-06T15:30:00Z">
        <w:r>
          <w:t xml:space="preserve">by </w:t>
        </w:r>
      </w:ins>
      <w:ins w:id="544" w:author="Steve Maas" w:date="2014-01-06T15:29:00Z">
        <w:r>
          <w:t xml:space="preserve">the </w:t>
        </w:r>
        <w:r>
          <w:rPr>
            <w:i/>
          </w:rPr>
          <w:t xml:space="preserve">surface_load </w:t>
        </w:r>
      </w:ins>
      <w:ins w:id="545"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546" w:author="Steve Maas" w:date="2014-01-06T22:16:00Z"/>
        </w:rPr>
      </w:pPr>
      <w:r>
        <w:t>&lt;</w:t>
      </w:r>
      <w:del w:id="547" w:author="Steve Maas" w:date="2014-01-06T15:30:00Z">
        <w:r w:rsidDel="00F10F62">
          <w:delText xml:space="preserve">normal_traction </w:delText>
        </w:r>
      </w:del>
      <w:ins w:id="548" w:author="Steve Maas" w:date="2014-01-06T15:30:00Z">
        <w:r w:rsidR="00F10F62">
          <w:t xml:space="preserve">surface_load </w:t>
        </w:r>
      </w:ins>
      <w:del w:id="549" w:author="Steve Maas" w:date="2014-01-06T15:30:00Z">
        <w:r w:rsidDel="00F10F62">
          <w:delText>traction</w:delText>
        </w:r>
      </w:del>
      <w:ins w:id="550" w:author="Steve Maas" w:date="2014-01-06T15:30:00Z">
        <w:r w:rsidR="00F10F62">
          <w:t>type</w:t>
        </w:r>
      </w:ins>
      <w:r>
        <w:t>=</w:t>
      </w:r>
      <w:r w:rsidR="00C90979">
        <w:t>"</w:t>
      </w:r>
      <w:del w:id="551" w:author="Steve Maas" w:date="2014-01-06T15:30:00Z">
        <w:r w:rsidDel="00F10F62">
          <w:delText>mixture</w:delText>
        </w:r>
      </w:del>
      <w:ins w:id="552" w:author="Steve Maas" w:date="2014-01-06T15:30:00Z">
        <w:r w:rsidR="00F10F62">
          <w:t>normal_traction</w:t>
        </w:r>
      </w:ins>
      <w:r w:rsidR="00C90979">
        <w:t>"</w:t>
      </w:r>
      <w:r>
        <w:t>&gt;</w:t>
      </w:r>
    </w:p>
    <w:p w14:paraId="476B69D1" w14:textId="4D821051" w:rsidR="00BD3F86" w:rsidRDefault="00BD3F86" w:rsidP="00525EB6">
      <w:pPr>
        <w:pStyle w:val="code"/>
        <w:rPr>
          <w:ins w:id="553" w:author="Steve Maas" w:date="2014-01-06T15:30:00Z"/>
        </w:rPr>
      </w:pPr>
      <w:ins w:id="554" w:author="Steve Maas" w:date="2014-01-06T22:16:00Z">
        <w:r>
          <w:tab/>
          <w:t xml:space="preserve">&lt;traction </w:t>
        </w:r>
      </w:ins>
      <w:ins w:id="555" w:author="Steve Maas" w:date="2014-01-06T22:17:00Z">
        <w:r>
          <w:t>[</w:t>
        </w:r>
      </w:ins>
      <w:ins w:id="556" w:author="Steve Maas" w:date="2014-01-06T22:16:00Z">
        <w:r>
          <w:t>lc="1"</w:t>
        </w:r>
      </w:ins>
      <w:ins w:id="557" w:author="Steve Maas" w:date="2014-01-06T22:17:00Z">
        <w:r>
          <w:t>]</w:t>
        </w:r>
      </w:ins>
      <w:ins w:id="558" w:author="Steve Maas" w:date="2014-01-06T22:16:00Z">
        <w:r>
          <w:t>&gt;1.0&lt;/traction&gt;</w:t>
        </w:r>
      </w:ins>
    </w:p>
    <w:p w14:paraId="1AEA86B6" w14:textId="66C7D745" w:rsidR="00F10F62" w:rsidRDefault="00F10F62" w:rsidP="00525EB6">
      <w:pPr>
        <w:pStyle w:val="code"/>
        <w:rPr>
          <w:ins w:id="559" w:author="Steve Maas" w:date="2014-01-06T15:30:00Z"/>
        </w:rPr>
      </w:pPr>
      <w:ins w:id="560" w:author="Steve Maas" w:date="2014-01-06T15:30:00Z">
        <w:r>
          <w:tab/>
          <w:t>&lt;effective&gt;1&lt;/effective&gt;</w:t>
        </w:r>
      </w:ins>
    </w:p>
    <w:p w14:paraId="2D02FD9A" w14:textId="40FDEEC8" w:rsidR="00F10F62" w:rsidRDefault="00F10F62" w:rsidP="00525EB6">
      <w:pPr>
        <w:pStyle w:val="code"/>
        <w:rPr>
          <w:ins w:id="561" w:author="Steve Maas" w:date="2014-01-06T15:30:00Z"/>
        </w:rPr>
      </w:pPr>
      <w:ins w:id="562" w:author="Steve Maas" w:date="2014-01-06T15:30:00Z">
        <w:r>
          <w:tab/>
          <w:t>&lt;linear&gt;0&lt;/linear&gt;</w:t>
        </w:r>
      </w:ins>
    </w:p>
    <w:p w14:paraId="0C0F4605" w14:textId="3FA680BD" w:rsidR="00F10F62" w:rsidRDefault="00F10F62" w:rsidP="00525EB6">
      <w:pPr>
        <w:pStyle w:val="code"/>
      </w:pPr>
      <w:ins w:id="563" w:author="Steve Maas" w:date="2014-01-06T15:31:00Z">
        <w:r>
          <w:tab/>
          <w:t>&lt;surface</w:t>
        </w:r>
      </w:ins>
      <w:ins w:id="564" w:author="Steve Maas" w:date="2014-01-06T22:17:00Z">
        <w:r w:rsidR="00BD3F86">
          <w:t xml:space="preserve"> [set="surface_name"</w:t>
        </w:r>
      </w:ins>
      <w:ins w:id="565" w:author="Steve Maas" w:date="2014-01-06T22:18:00Z">
        <w:r w:rsidR="00BD3F86">
          <w:t>]</w:t>
        </w:r>
      </w:ins>
      <w:ins w:id="566" w:author="Steve Maas" w:date="2014-01-06T15:31:00Z">
        <w:r>
          <w:t>&gt;</w:t>
        </w:r>
      </w:ins>
    </w:p>
    <w:p w14:paraId="2CD53174" w14:textId="35E4F629" w:rsidR="00F10F62" w:rsidRDefault="00525EB6" w:rsidP="00F10F62">
      <w:pPr>
        <w:pStyle w:val="code"/>
      </w:pPr>
      <w:del w:id="567" w:author="Steve Maas" w:date="2014-01-06T22:17:00Z">
        <w:r w:rsidDel="00BD3F86">
          <w:tab/>
          <w:delText>&lt;quad4 id=</w:delText>
        </w:r>
        <w:r w:rsidR="00C90979" w:rsidDel="00BD3F86">
          <w:delText>"</w:delText>
        </w:r>
        <w:r w:rsidDel="00BD3F86">
          <w:delText>n</w:delText>
        </w:r>
        <w:r w:rsidR="00C90979" w:rsidDel="00BD3F86">
          <w:delText>"</w:delText>
        </w:r>
      </w:del>
      <w:del w:id="568" w:author="Steve Maas" w:date="2014-01-06T22:16:00Z">
        <w:r w:rsidDel="00BD3F86">
          <w:delText xml:space="preserve"> </w:delText>
        </w:r>
      </w:del>
      <w:del w:id="569" w:author="Steve Maas" w:date="2014-01-06T15:35:00Z">
        <w:r w:rsidDel="009632B3">
          <w:delText>[</w:delText>
        </w:r>
      </w:del>
      <w:del w:id="570"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571" w:author="Steve Maas" w:date="2014-01-06T15:35:00Z">
        <w:r w:rsidDel="009632B3">
          <w:delText>]</w:delText>
        </w:r>
      </w:del>
      <w:del w:id="572" w:author="Steve Maas" w:date="2014-01-06T22:17:00Z">
        <w:r w:rsidDel="00BD3F86">
          <w:delText>&gt;n1,n2,n3,n4&lt;/quad4&gt;</w:delText>
        </w:r>
      </w:del>
      <w:moveToRangeStart w:id="573" w:author="Steve Maas" w:date="2014-01-06T15:31:00Z" w:name="move376785608"/>
      <w:moveTo w:id="574" w:author="Steve Maas" w:date="2014-01-06T15:31:00Z">
        <w:r w:rsidR="00F10F62">
          <w:tab/>
        </w:r>
      </w:moveTo>
      <w:ins w:id="575" w:author="Steve Maas" w:date="2014-01-06T15:31:00Z">
        <w:r w:rsidR="00F10F62">
          <w:tab/>
        </w:r>
      </w:ins>
      <w:moveTo w:id="576" w:author="Steve Maas" w:date="2014-01-06T15:31:00Z">
        <w:r w:rsidR="00F10F62">
          <w:t>...</w:t>
        </w:r>
      </w:moveTo>
    </w:p>
    <w:moveToRangeEnd w:id="573"/>
    <w:p w14:paraId="5535D859" w14:textId="263BF43F" w:rsidR="00F10F62" w:rsidDel="009519C2" w:rsidRDefault="00F10F62" w:rsidP="00525EB6">
      <w:pPr>
        <w:pStyle w:val="code"/>
        <w:rPr>
          <w:del w:id="577" w:author="Steve Maas" w:date="2014-01-06T22:26:00Z"/>
        </w:rPr>
      </w:pPr>
      <w:ins w:id="578" w:author="Steve Maas" w:date="2014-01-06T15:31:00Z">
        <w:r>
          <w:tab/>
          <w:t>&lt;/surface&gt;</w:t>
        </w:r>
      </w:ins>
    </w:p>
    <w:p w14:paraId="7A6737E9" w14:textId="3BA7BB9C" w:rsidR="00525EB6" w:rsidDel="00F10F62" w:rsidRDefault="00525EB6" w:rsidP="00525EB6">
      <w:pPr>
        <w:pStyle w:val="code"/>
      </w:pPr>
      <w:moveFromRangeStart w:id="579" w:author="Steve Maas" w:date="2014-01-06T15:31:00Z" w:name="move376785608"/>
      <w:moveFrom w:id="580" w:author="Steve Maas" w:date="2014-01-06T15:31:00Z">
        <w:r w:rsidDel="00F10F62">
          <w:tab/>
          <w:t>...</w:t>
        </w:r>
      </w:moveFrom>
    </w:p>
    <w:moveFromRangeEnd w:id="579"/>
    <w:p w14:paraId="64D8D057" w14:textId="775798A6" w:rsidR="00525EB6" w:rsidRDefault="00525EB6" w:rsidP="00525EB6">
      <w:pPr>
        <w:pStyle w:val="code"/>
      </w:pPr>
      <w:r>
        <w:t>&lt;/</w:t>
      </w:r>
      <w:del w:id="581" w:author="Steve Maas" w:date="2014-01-06T15:31:00Z">
        <w:r w:rsidDel="00F10F62">
          <w:delText>normal_traction</w:delText>
        </w:r>
      </w:del>
      <w:ins w:id="582" w:author="Steve Maas" w:date="2014-01-06T15:31:00Z">
        <w:r w:rsidR="00F10F62">
          <w:t>surface_load</w:t>
        </w:r>
      </w:ins>
      <w:r>
        <w:t>&gt;</w:t>
      </w:r>
    </w:p>
    <w:p w14:paraId="6CBD8C9E" w14:textId="77777777" w:rsidR="00525EB6" w:rsidRDefault="00525EB6" w:rsidP="00525EB6">
      <w:pPr>
        <w:rPr>
          <w:ins w:id="583" w:author="Steve Maas" w:date="2014-01-06T22:16:00Z"/>
        </w:rPr>
      </w:pPr>
    </w:p>
    <w:p w14:paraId="34842F1A" w14:textId="784353AA" w:rsidR="00BD3F86" w:rsidRPr="009519C2" w:rsidRDefault="00BD3F86" w:rsidP="00525EB6">
      <w:pPr>
        <w:rPr>
          <w:ins w:id="584" w:author="Steve Maas" w:date="2014-01-06T22:16:00Z"/>
        </w:rPr>
      </w:pPr>
      <w:ins w:id="585" w:author="Steve Maas" w:date="2014-01-06T22:16:00Z">
        <w:r>
          <w:t xml:space="preserve">The </w:t>
        </w:r>
        <w:r>
          <w:rPr>
            <w:i/>
          </w:rPr>
          <w:t xml:space="preserve">traction </w:t>
        </w:r>
        <w:r>
          <w:t>element defines the magnitude of the traction force.</w:t>
        </w:r>
      </w:ins>
      <w:ins w:id="586"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587" w:author="Steve Maas" w:date="2014-01-06T15:32:00Z"/>
        </w:rPr>
      </w:pPr>
    </w:p>
    <w:p w14:paraId="4C0FB4AC" w14:textId="77777777" w:rsidR="00FA354B" w:rsidRDefault="00FA354B" w:rsidP="00525EB6">
      <w:pPr>
        <w:rPr>
          <w:ins w:id="588" w:author="Steve Maas" w:date="2014-01-06T15:33:00Z"/>
        </w:rPr>
      </w:pPr>
      <w:ins w:id="589"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590" w:author="Steve Maas" w:date="2014-01-06T15:33:00Z"/>
        </w:rPr>
      </w:pPr>
    </w:p>
    <w:p w14:paraId="36B5C557" w14:textId="0350D1E6" w:rsidR="00FA354B" w:rsidRPr="002528E9" w:rsidRDefault="00FA354B" w:rsidP="00525EB6">
      <w:ins w:id="591" w:author="Steve Maas" w:date="2014-01-06T15:32:00Z">
        <w:r>
          <w:t xml:space="preserve">The </w:t>
        </w:r>
        <w:r>
          <w:rPr>
            <w:i/>
          </w:rPr>
          <w:t xml:space="preserve">linear </w:t>
        </w:r>
      </w:ins>
      <w:ins w:id="592" w:author="Steve Maas" w:date="2014-01-06T15:33:00Z">
        <w:r>
          <w:t xml:space="preserve">element defines whether the traction remains normal to the deformed surface or the reference surface. If set to true the traction remains normal to the reference surface. </w:t>
        </w:r>
      </w:ins>
      <w:ins w:id="593" w:author="Steve Maas" w:date="2014-01-06T15:34:00Z">
        <w:r>
          <w:t>When false it defines a follower force that remains normal to the deformed surface.</w:t>
        </w:r>
      </w:ins>
    </w:p>
    <w:p w14:paraId="3A9ACFB1" w14:textId="77777777" w:rsidR="009632B3" w:rsidRDefault="009632B3" w:rsidP="00525EB6">
      <w:pPr>
        <w:rPr>
          <w:ins w:id="594" w:author="Steve Maas" w:date="2014-01-06T15:34:00Z"/>
        </w:rPr>
      </w:pPr>
    </w:p>
    <w:p w14:paraId="3EC882A2" w14:textId="66671D49" w:rsidR="00525EB6" w:rsidRPr="00C64641" w:rsidDel="00F10F62" w:rsidRDefault="009632B3" w:rsidP="00525EB6">
      <w:pPr>
        <w:rPr>
          <w:del w:id="595" w:author="Steve Maas" w:date="2014-01-06T15:31:00Z"/>
        </w:rPr>
      </w:pPr>
      <w:ins w:id="596" w:author="Steve Maas" w:date="2014-01-06T15:34:00Z">
        <w:r>
          <w:t xml:space="preserve">The </w:t>
        </w:r>
        <w:r>
          <w:rPr>
            <w:i/>
          </w:rPr>
          <w:t xml:space="preserve">surface </w:t>
        </w:r>
        <w:r>
          <w:t xml:space="preserve">element defines the surface </w:t>
        </w:r>
      </w:ins>
      <w:ins w:id="597" w:author="Steve Maas" w:date="2014-01-06T15:35:00Z">
        <w:r>
          <w:t xml:space="preserve">to </w:t>
        </w:r>
      </w:ins>
      <w:ins w:id="598" w:author="Steve Maas" w:date="2014-01-06T15:34:00Z">
        <w:r>
          <w:t xml:space="preserve">which </w:t>
        </w:r>
      </w:ins>
      <w:ins w:id="599" w:author="Steve Maas" w:date="2014-01-06T15:35:00Z">
        <w:r>
          <w:t xml:space="preserve">the traction is applied. It consists of child elements defining the individual surface facets. </w:t>
        </w:r>
      </w:ins>
      <w:del w:id="600" w:author="Steve Maas" w:date="2014-01-06T15:31:00Z">
        <w:r w:rsidR="00525EB6" w:rsidRPr="00C64641" w:rsidDel="00F10F62">
          <w:delText>or</w:delText>
        </w:r>
      </w:del>
    </w:p>
    <w:p w14:paraId="2D4856CC" w14:textId="5D914B70" w:rsidR="00525EB6" w:rsidRPr="00C64641" w:rsidDel="00F10F62" w:rsidRDefault="00525EB6" w:rsidP="00525EB6">
      <w:pPr>
        <w:rPr>
          <w:del w:id="601" w:author="Steve Maas" w:date="2014-01-06T15:31:00Z"/>
        </w:rPr>
      </w:pPr>
    </w:p>
    <w:p w14:paraId="4B3690B2" w14:textId="6B8A9F7E" w:rsidR="00525EB6" w:rsidDel="00F10F62" w:rsidRDefault="00525EB6" w:rsidP="00525EB6">
      <w:pPr>
        <w:pStyle w:val="code"/>
        <w:rPr>
          <w:del w:id="602" w:author="Steve Maas" w:date="2014-01-06T15:31:00Z"/>
        </w:rPr>
      </w:pPr>
      <w:del w:id="603"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604" w:author="Steve Maas" w:date="2014-01-06T15:31:00Z"/>
        </w:rPr>
      </w:pPr>
      <w:del w:id="605"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606" w:author="Steve Maas" w:date="2014-01-06T15:31:00Z"/>
        </w:rPr>
      </w:pPr>
      <w:del w:id="607" w:author="Steve Maas" w:date="2014-01-06T15:31:00Z">
        <w:r w:rsidDel="00F10F62">
          <w:tab/>
          <w:delText>...</w:delText>
        </w:r>
      </w:del>
    </w:p>
    <w:p w14:paraId="22D7D104" w14:textId="0BC5B309" w:rsidR="00525EB6" w:rsidDel="00F10F62" w:rsidRDefault="00525EB6" w:rsidP="00525EB6">
      <w:pPr>
        <w:pStyle w:val="code"/>
        <w:rPr>
          <w:del w:id="608" w:author="Steve Maas" w:date="2014-01-06T15:31:00Z"/>
        </w:rPr>
      </w:pPr>
      <w:del w:id="609" w:author="Steve Maas" w:date="2014-01-06T15:31:00Z">
        <w:r w:rsidDel="00F10F62">
          <w:delText>&lt;/normal_traction&gt;</w:delText>
        </w:r>
      </w:del>
    </w:p>
    <w:p w14:paraId="4C7A4FBC" w14:textId="3A72061C" w:rsidR="00525EB6" w:rsidRPr="00C64641" w:rsidDel="00F10F62" w:rsidRDefault="00525EB6" w:rsidP="00525EB6">
      <w:pPr>
        <w:rPr>
          <w:del w:id="610" w:author="Steve Maas" w:date="2014-01-06T15:31:00Z"/>
        </w:rPr>
      </w:pPr>
    </w:p>
    <w:p w14:paraId="0B51AB81" w14:textId="2BBD469D" w:rsidR="00525EB6" w:rsidRDefault="00525EB6" w:rsidP="009519C2">
      <w:del w:id="611" w:author="Steve Maas" w:date="2014-01-06T22:17:00Z">
        <w:r w:rsidDel="00BD3F86">
          <w:delText xml:space="preserve">The </w:delText>
        </w:r>
      </w:del>
      <w:del w:id="612" w:author="Steve Maas" w:date="2014-01-06T15:35:00Z">
        <w:r w:rsidDel="009632B3">
          <w:delText xml:space="preserve">optional </w:delText>
        </w:r>
      </w:del>
      <w:del w:id="613"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614"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35pt" o:ole="">
            <v:imagedata r:id="rId69" o:title=""/>
          </v:shape>
          <o:OLEObject Type="Embed" ProgID="Equation.DSMT4" ShapeID="_x0000_i1045" DrawAspect="Content" ObjectID="_1332876830" r:id="rId70"/>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6" type="#_x0000_t75" style="width:14pt;height:18pt" o:ole="">
            <v:imagedata r:id="rId71" o:title=""/>
          </v:shape>
          <o:OLEObject Type="Embed" ProgID="Equation.DSMT4" ShapeID="_x0000_i1046" DrawAspect="Content" ObjectID="_1332876831" r:id="rId72"/>
        </w:object>
      </w:r>
      <w:r w:rsidRPr="00C64641">
        <w:t xml:space="preserve">, the corresponding boundary conditions are </w:t>
      </w:r>
      <w:r w:rsidR="00AF2221" w:rsidRPr="00AF2221">
        <w:rPr>
          <w:position w:val="-12"/>
        </w:rPr>
        <w:object w:dxaOrig="700" w:dyaOrig="360" w14:anchorId="5F7F4F31">
          <v:shape id="_x0000_i1047" type="#_x0000_t75" style="width:34.65pt;height:18pt" o:ole="">
            <v:imagedata r:id="rId73" o:title=""/>
          </v:shape>
          <o:OLEObject Type="Embed" ProgID="Equation.DSMT4" ShapeID="_x0000_i1047" DrawAspect="Content" ObjectID="_1332876832" r:id="rId74"/>
        </w:object>
      </w:r>
      <w:r w:rsidRPr="00C64641">
        <w:t xml:space="preserve"> and </w:t>
      </w:r>
      <w:r w:rsidR="00AF2221" w:rsidRPr="00AF2221">
        <w:rPr>
          <w:position w:val="-12"/>
        </w:rPr>
        <w:object w:dxaOrig="840" w:dyaOrig="360" w14:anchorId="7B048D93">
          <v:shape id="_x0000_i1048" type="#_x0000_t75" style="width:42pt;height:18pt" o:ole="">
            <v:imagedata r:id="rId75" o:title=""/>
          </v:shape>
          <o:OLEObject Type="Embed" ProgID="Equation.DSMT4" ShapeID="_x0000_i1048" DrawAspect="Content" ObjectID="_1332876833" r:id="rId76"/>
        </w:object>
      </w:r>
      <w:r w:rsidRPr="00C64641">
        <w:t xml:space="preserve"> (or </w:t>
      </w:r>
      <w:r w:rsidR="00AF2221" w:rsidRPr="00AF2221">
        <w:rPr>
          <w:position w:val="-12"/>
        </w:rPr>
        <w:object w:dxaOrig="600" w:dyaOrig="380" w14:anchorId="03F9E89C">
          <v:shape id="_x0000_i1049" type="#_x0000_t75" style="width:30pt;height:19.35pt" o:ole="">
            <v:imagedata r:id="rId77" o:title=""/>
          </v:shape>
          <o:OLEObject Type="Embed" ProgID="Equation.DSMT4" ShapeID="_x0000_i1049" DrawAspect="Content" ObjectID="_1332876834" r:id="rId78"/>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615" w:author="Steve Maas" w:date="2014-01-06T15:36:00Z">
        <w:r w:rsidRPr="004A4869" w:rsidDel="00B936B0">
          <w:delText>fix</w:delText>
        </w:r>
      </w:del>
      <w:ins w:id="616" w:author="Steve Maas" w:date="2014-01-06T15:36:00Z">
        <w:r w:rsidR="00B936B0">
          <w:t>prescribed</w:t>
        </w:r>
      </w:ins>
      <w:ins w:id="617"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618"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619"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620"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621"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622" w:author="Steve Maas" w:date="2014-01-06T15:36:00Z">
        <w:r w:rsidR="00B936B0">
          <w:t>prescribed</w:t>
        </w:r>
      </w:ins>
      <w:del w:id="623" w:author="Steve Maas" w:date="2014-01-06T15:36:00Z">
        <w:r w:rsidRPr="004A4869" w:rsidDel="00B936B0">
          <w:delText>fix</w:delText>
        </w:r>
      </w:del>
      <w:r w:rsidRPr="004A4869">
        <w:t>&gt;</w:t>
      </w:r>
    </w:p>
    <w:p w14:paraId="69616C6B" w14:textId="3F6DE904" w:rsidR="00525EB6" w:rsidRDefault="00525EB6" w:rsidP="00525EB6">
      <w:pPr>
        <w:pStyle w:val="code"/>
        <w:rPr>
          <w:ins w:id="624" w:author="Steve Maas" w:date="2014-01-06T22:18:00Z"/>
        </w:rPr>
      </w:pPr>
      <w:r>
        <w:tab/>
        <w:t>&lt;</w:t>
      </w:r>
      <w:del w:id="625" w:author="Steve Maas" w:date="2014-01-06T15:37:00Z">
        <w:r w:rsidDel="00B936B0">
          <w:delText xml:space="preserve">normal_traction </w:delText>
        </w:r>
      </w:del>
      <w:ins w:id="626" w:author="Steve Maas" w:date="2014-01-06T15:37:00Z">
        <w:r w:rsidR="00B936B0">
          <w:t>surface_load type="normal_traction"</w:t>
        </w:r>
        <w:r w:rsidR="00B936B0" w:rsidDel="00B936B0">
          <w:t xml:space="preserve"> </w:t>
        </w:r>
      </w:ins>
      <w:del w:id="627"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628" w:author="Steve Maas" w:date="2014-01-06T15:37:00Z"/>
        </w:rPr>
      </w:pPr>
      <w:ins w:id="629" w:author="Steve Maas" w:date="2014-01-06T22:18:00Z">
        <w:r>
          <w:tab/>
        </w:r>
        <w:r>
          <w:tab/>
          <w:t>&lt;traction lc="1"&gt;-1.0&lt;/traction&gt;</w:t>
        </w:r>
      </w:ins>
    </w:p>
    <w:p w14:paraId="76910302" w14:textId="632B1338" w:rsidR="00B936B0" w:rsidRDefault="00B936B0" w:rsidP="00525EB6">
      <w:pPr>
        <w:pStyle w:val="code"/>
        <w:rPr>
          <w:ins w:id="630" w:author="Steve Maas" w:date="2014-01-06T15:37:00Z"/>
        </w:rPr>
      </w:pPr>
      <w:ins w:id="631" w:author="Steve Maas" w:date="2014-01-06T15:37:00Z">
        <w:r>
          <w:tab/>
        </w:r>
        <w:r>
          <w:tab/>
          <w:t>&lt;effective&gt;0&lt;/effective&gt;</w:t>
        </w:r>
      </w:ins>
    </w:p>
    <w:p w14:paraId="068D37EB" w14:textId="61FAC530" w:rsidR="00B936B0" w:rsidRDefault="00B936B0" w:rsidP="00525EB6">
      <w:pPr>
        <w:pStyle w:val="code"/>
        <w:rPr>
          <w:ins w:id="632" w:author="Steve Maas" w:date="2014-01-06T15:37:00Z"/>
        </w:rPr>
      </w:pPr>
      <w:ins w:id="633" w:author="Steve Maas" w:date="2014-01-06T15:37:00Z">
        <w:r>
          <w:tab/>
        </w:r>
        <w:r>
          <w:tab/>
          <w:t>&lt;linear&gt;0&lt;/linear&gt;</w:t>
        </w:r>
      </w:ins>
    </w:p>
    <w:p w14:paraId="4E3F0049" w14:textId="221FB381" w:rsidR="00B936B0" w:rsidRDefault="00B936B0" w:rsidP="00525EB6">
      <w:pPr>
        <w:pStyle w:val="code"/>
      </w:pPr>
      <w:ins w:id="634" w:author="Steve Maas" w:date="2014-01-06T15:37:00Z">
        <w:r>
          <w:tab/>
        </w:r>
        <w:r>
          <w:tab/>
          <w:t>&lt;surface&gt;</w:t>
        </w:r>
      </w:ins>
    </w:p>
    <w:p w14:paraId="5989351D" w14:textId="455D21B4" w:rsidR="00525EB6" w:rsidRDefault="00525EB6" w:rsidP="00525EB6">
      <w:pPr>
        <w:pStyle w:val="code"/>
        <w:rPr>
          <w:ins w:id="635" w:author="Steve Maas" w:date="2014-01-06T15:37:00Z"/>
        </w:rPr>
      </w:pPr>
      <w:r>
        <w:tab/>
      </w:r>
      <w:r>
        <w:tab/>
      </w:r>
      <w:ins w:id="636" w:author="Steve Maas" w:date="2014-01-06T15:37:00Z">
        <w:r w:rsidR="00B936B0">
          <w:tab/>
        </w:r>
      </w:ins>
      <w:r>
        <w:t>&lt;quad4 id=</w:t>
      </w:r>
      <w:r w:rsidR="00DD233C">
        <w:t>"</w:t>
      </w:r>
      <w:r>
        <w:t>n</w:t>
      </w:r>
      <w:r w:rsidR="00DD233C">
        <w:t>"</w:t>
      </w:r>
      <w:del w:id="637"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638" w:author="Steve Maas" w:date="2014-01-06T15:37:00Z"/>
        </w:rPr>
      </w:pPr>
    </w:p>
    <w:p w14:paraId="7FC7771E" w14:textId="4F3335CA" w:rsidR="00525EB6" w:rsidRDefault="00525EB6" w:rsidP="00525EB6">
      <w:pPr>
        <w:pStyle w:val="code"/>
        <w:rPr>
          <w:ins w:id="639" w:author="Steve Maas" w:date="2014-01-06T15:37:00Z"/>
        </w:rPr>
      </w:pPr>
      <w:r>
        <w:tab/>
      </w:r>
      <w:ins w:id="640" w:author="Steve Maas" w:date="2014-01-06T15:37:00Z">
        <w:r w:rsidR="00B936B0">
          <w:tab/>
        </w:r>
        <w:r w:rsidR="00B936B0">
          <w:tab/>
        </w:r>
      </w:ins>
      <w:del w:id="641" w:author="Steve Maas" w:date="2014-01-06T15:37:00Z">
        <w:r w:rsidDel="00B936B0">
          <w:tab/>
        </w:r>
      </w:del>
      <w:r>
        <w:t>...</w:t>
      </w:r>
    </w:p>
    <w:p w14:paraId="7AA361DE" w14:textId="2214892D" w:rsidR="00B936B0" w:rsidRDefault="00B936B0" w:rsidP="00525EB6">
      <w:pPr>
        <w:pStyle w:val="code"/>
      </w:pPr>
      <w:ins w:id="642" w:author="Steve Maas" w:date="2014-01-06T15:37:00Z">
        <w:r>
          <w:tab/>
        </w:r>
        <w:r>
          <w:tab/>
          <w:t>&lt;/surface&gt;</w:t>
        </w:r>
      </w:ins>
    </w:p>
    <w:p w14:paraId="2231B515" w14:textId="1DB09A3A" w:rsidR="00525EB6" w:rsidRDefault="00525EB6" w:rsidP="00525EB6">
      <w:pPr>
        <w:pStyle w:val="code"/>
      </w:pPr>
      <w:r>
        <w:tab/>
        <w:t>&lt;/</w:t>
      </w:r>
      <w:del w:id="643" w:author="Steve Maas" w:date="2014-01-06T15:37:00Z">
        <w:r w:rsidDel="00D423CA">
          <w:delText>normal_traction</w:delText>
        </w:r>
      </w:del>
      <w:ins w:id="644"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645" w:author="Steve Maas" w:date="2014-01-06T15:54:00Z">
          <w:pPr>
            <w:pStyle w:val="Heading3"/>
          </w:pPr>
        </w:pPrChange>
      </w:pPr>
      <w:bookmarkStart w:id="646" w:name="_Toc377547208"/>
      <w:r w:rsidRPr="00C64641">
        <w:t>Fluid Flux</w:t>
      </w:r>
      <w:bookmarkEnd w:id="646"/>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0" type="#_x0000_t75" style="width:13.35pt;height:10.65pt" o:ole="">
            <v:imagedata r:id="rId79" o:title=""/>
          </v:shape>
          <o:OLEObject Type="Embed" ProgID="Equation.DSMT4" ShapeID="_x0000_i1050" DrawAspect="Content" ObjectID="_1332876835" r:id="rId80"/>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35pt;height:10.65pt" o:ole="">
            <v:imagedata r:id="rId81" o:title=""/>
          </v:shape>
          <o:OLEObject Type="Embed" ProgID="Equation.DSMT4" ShapeID="_x0000_i1051" DrawAspect="Content" ObjectID="_1332876836" r:id="rId82"/>
        </w:object>
      </w:r>
      <w:r w:rsidRPr="00C64641">
        <w:t xml:space="preserve"> on a boundary surface may not be prescribed. </w:t>
      </w:r>
      <w:del w:id="647"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52" type="#_x0000_t75" style="width:50pt;height:18pt" o:ole="">
            <v:imagedata r:id="rId83" o:title=""/>
          </v:shape>
          <o:OLEObject Type="Embed" ProgID="Equation.DSMT4" ShapeID="_x0000_i1052" DrawAspect="Content" ObjectID="_1332876837" r:id="rId84"/>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5" o:title=""/>
          </v:shape>
          <o:OLEObject Type="Embed" ProgID="Equation.DSMT4" ShapeID="_x0000_i1053" DrawAspect="Content" ObjectID="_1332876838" r:id="rId86"/>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648" w:author="Steve Maas" w:date="2014-01-06T17:31:00Z"/>
        </w:rPr>
      </w:pPr>
      <w:r>
        <w:t>&lt;</w:t>
      </w:r>
      <w:del w:id="649" w:author="Steve Maas" w:date="2014-01-06T15:39:00Z">
        <w:r w:rsidDel="00A9772D">
          <w:delText xml:space="preserve">fluidflux </w:delText>
        </w:r>
      </w:del>
      <w:ins w:id="650" w:author="Steve Maas" w:date="2014-01-06T15:39:00Z">
        <w:r w:rsidR="00A9772D">
          <w:t>surface_load type="fluidflux"</w:t>
        </w:r>
      </w:ins>
      <w:del w:id="651"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652" w:author="Steve Maas" w:date="2014-01-06T15:40:00Z"/>
        </w:rPr>
      </w:pPr>
      <w:ins w:id="653" w:author="Steve Maas" w:date="2014-01-06T17:31:00Z">
        <w:r>
          <w:lastRenderedPageBreak/>
          <w:tab/>
          <w:t>&lt;flux [lc="1"]&gt;1.0&lt;/flux&gt;</w:t>
        </w:r>
      </w:ins>
    </w:p>
    <w:p w14:paraId="467C2111" w14:textId="33545B19" w:rsidR="00A9772D" w:rsidRDefault="00A9772D" w:rsidP="00525EB6">
      <w:pPr>
        <w:pStyle w:val="code"/>
        <w:rPr>
          <w:ins w:id="654" w:author="Steve Maas" w:date="2014-01-06T15:40:00Z"/>
        </w:rPr>
      </w:pPr>
      <w:ins w:id="655" w:author="Steve Maas" w:date="2014-01-06T15:40:00Z">
        <w:r>
          <w:tab/>
          <w:t>&lt;linear&gt;0&lt;/linear&gt;</w:t>
        </w:r>
      </w:ins>
    </w:p>
    <w:p w14:paraId="140C34DA" w14:textId="727531BC" w:rsidR="00A9772D" w:rsidRDefault="00A9772D" w:rsidP="00525EB6">
      <w:pPr>
        <w:pStyle w:val="code"/>
        <w:rPr>
          <w:ins w:id="656" w:author="Steve Maas" w:date="2014-01-06T15:40:00Z"/>
        </w:rPr>
      </w:pPr>
      <w:ins w:id="657" w:author="Steve Maas" w:date="2014-01-06T15:40:00Z">
        <w:r>
          <w:tab/>
          <w:t>&lt;mixture&gt;1&lt;/mixture&gt;</w:t>
        </w:r>
      </w:ins>
    </w:p>
    <w:p w14:paraId="1501FD66" w14:textId="6F4460C6" w:rsidR="00A9772D" w:rsidRDefault="00A9772D" w:rsidP="00525EB6">
      <w:pPr>
        <w:pStyle w:val="code"/>
      </w:pPr>
      <w:ins w:id="658" w:author="Steve Maas" w:date="2014-01-06T15:40:00Z">
        <w:r>
          <w:tab/>
          <w:t>&lt;surface</w:t>
        </w:r>
      </w:ins>
      <w:ins w:id="659" w:author="Steve Maas" w:date="2014-01-06T17:32:00Z">
        <w:r w:rsidR="00773AFD">
          <w:t xml:space="preserve"> [set="surface_name"]</w:t>
        </w:r>
      </w:ins>
      <w:ins w:id="660" w:author="Steve Maas" w:date="2014-01-06T15:40:00Z">
        <w:r>
          <w:t>&gt;</w:t>
        </w:r>
      </w:ins>
    </w:p>
    <w:p w14:paraId="5E4B8F96" w14:textId="11339CD4" w:rsidR="00A9772D" w:rsidDel="00A9772D" w:rsidRDefault="00525EB6" w:rsidP="00525EB6">
      <w:pPr>
        <w:pStyle w:val="code"/>
        <w:rPr>
          <w:del w:id="661" w:author="Steve Maas" w:date="2014-01-06T15:40:00Z"/>
        </w:rPr>
      </w:pPr>
      <w:del w:id="662" w:author="Steve Maas" w:date="2014-01-06T17:32:00Z">
        <w:r w:rsidDel="00773AFD">
          <w:tab/>
          <w:delText>&lt;quad4 id=</w:delText>
        </w:r>
        <w:r w:rsidR="004C4F02" w:rsidDel="00773AFD">
          <w:delText>"</w:delText>
        </w:r>
        <w:r w:rsidDel="00773AFD">
          <w:delText>n</w:delText>
        </w:r>
        <w:r w:rsidR="004C4F02" w:rsidDel="00773AFD">
          <w:delText>"</w:delText>
        </w:r>
      </w:del>
      <w:del w:id="663"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664" w:author="Steve Maas" w:date="2014-01-06T17:32:00Z">
        <w:r w:rsidDel="00773AFD">
          <w:delText>&gt;n1,n2,n3,n4&lt;/quad4&gt;</w:delText>
        </w:r>
      </w:del>
    </w:p>
    <w:p w14:paraId="35F4CC8A" w14:textId="3BD9B0AF" w:rsidR="00525EB6" w:rsidRDefault="00A9772D" w:rsidP="00525EB6">
      <w:pPr>
        <w:pStyle w:val="code"/>
        <w:rPr>
          <w:ins w:id="665" w:author="Steve Maas" w:date="2014-01-06T15:40:00Z"/>
        </w:rPr>
      </w:pPr>
      <w:ins w:id="666" w:author="Steve Maas" w:date="2014-01-06T15:40:00Z">
        <w:r>
          <w:tab/>
        </w:r>
      </w:ins>
      <w:r w:rsidR="00525EB6">
        <w:tab/>
        <w:t>...</w:t>
      </w:r>
    </w:p>
    <w:p w14:paraId="295C0510" w14:textId="55BB96B2" w:rsidR="00A9772D" w:rsidRDefault="00A9772D" w:rsidP="00525EB6">
      <w:pPr>
        <w:pStyle w:val="code"/>
      </w:pPr>
      <w:ins w:id="667"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668" w:author="Steve Maas" w:date="2014-01-06T17:31:00Z"/>
        </w:rPr>
      </w:pPr>
    </w:p>
    <w:p w14:paraId="31FC322F" w14:textId="0F4D6DE3" w:rsidR="00773AFD" w:rsidRPr="00773AFD" w:rsidRDefault="00773AFD" w:rsidP="00525EB6">
      <w:pPr>
        <w:rPr>
          <w:ins w:id="669" w:author="Steve Maas" w:date="2014-01-06T17:31:00Z"/>
        </w:rPr>
      </w:pPr>
      <w:ins w:id="670" w:author="Steve Maas" w:date="2014-01-06T17:31:00Z">
        <w:r>
          <w:t xml:space="preserve">The </w:t>
        </w:r>
        <w:r>
          <w:rPr>
            <w:i/>
          </w:rPr>
          <w:t xml:space="preserve">flux </w:t>
        </w:r>
        <w:r>
          <w:t>parameter defines the flux that will be applied to the surface.</w:t>
        </w:r>
      </w:ins>
      <w:ins w:id="671"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672" w:author="Steve Maas" w:date="2014-01-06T17:33:00Z">
        <w:r w:rsidR="000E3C27">
          <w:t>applied</w:t>
        </w:r>
      </w:ins>
      <w:ins w:id="673"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674" w:author="Steve Maas" w:date="2014-01-06T17:34:00Z"/>
        </w:rPr>
      </w:pPr>
      <w:del w:id="675" w:author="Steve Maas" w:date="2014-01-06T17:32:00Z">
        <w:r w:rsidDel="00773AFD">
          <w:delText xml:space="preserve">The </w:delText>
        </w:r>
      </w:del>
      <w:del w:id="676" w:author="Steve Maas" w:date="2014-01-06T15:41:00Z">
        <w:r w:rsidDel="00B47DB8">
          <w:delText xml:space="preserve">optional </w:delText>
        </w:r>
      </w:del>
      <w:del w:id="677"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678"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679" w:author="Steve Maas" w:date="2014-01-06T17:34:00Z"/>
        </w:rPr>
      </w:pPr>
    </w:p>
    <w:p w14:paraId="68657BA6" w14:textId="68DDAE4C" w:rsidR="00525EB6" w:rsidRPr="00C64641" w:rsidRDefault="0018254C" w:rsidP="00525EB6">
      <w:ins w:id="680" w:author="Steve Maas" w:date="2014-01-06T15:41:00Z">
        <w:r>
          <w:t xml:space="preserve">When </w:t>
        </w:r>
        <w:r>
          <w:rPr>
            <w:i/>
          </w:rPr>
          <w:t xml:space="preserve">linear </w:t>
        </w:r>
        <w:r>
          <w:t xml:space="preserve">is </w:t>
        </w:r>
      </w:ins>
      <w:ins w:id="681" w:author="Steve Maas" w:date="2014-01-06T15:42:00Z">
        <w:r>
          <w:t>set to zero</w:t>
        </w:r>
      </w:ins>
      <w:ins w:id="682" w:author="Steve Maas" w:date="2014-01-06T15:41:00Z">
        <w:r>
          <w:t xml:space="preserve"> </w:t>
        </w:r>
      </w:ins>
      <w:del w:id="683"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684"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685" w:author="Steve Maas" w:date="2014-01-06T15:42:00Z">
        <w:r>
          <w:t xml:space="preserve">When </w:t>
        </w:r>
        <w:r>
          <w:rPr>
            <w:i/>
          </w:rPr>
          <w:t xml:space="preserve">linear </w:t>
        </w:r>
        <w:r>
          <w:t xml:space="preserve">is set to non-zero </w:t>
        </w:r>
      </w:ins>
      <w:del w:id="686" w:author="Steve Maas" w:date="2014-01-06T15:42:00Z">
        <w:r w:rsidR="00525EB6" w:rsidRPr="0018254C" w:rsidDel="0018254C">
          <w:rPr>
            <w:rPrChange w:id="687" w:author="Steve Maas" w:date="2014-01-06T15:42:00Z">
              <w:rPr>
                <w:i/>
              </w:rPr>
            </w:rPrChange>
          </w:rPr>
          <w:delText>type="linear"</w:delText>
        </w:r>
        <w:r w:rsidR="00525EB6" w:rsidRPr="002528E9" w:rsidDel="0018254C">
          <w:delText xml:space="preserve"> </w:delText>
        </w:r>
      </w:del>
      <w:ins w:id="688"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4" type="#_x0000_t75" style="width:14pt;height:18pt" o:ole="">
            <v:imagedata r:id="rId87" o:title=""/>
          </v:shape>
          <o:OLEObject Type="Embed" ProgID="Equation.DSMT4" ShapeID="_x0000_i1054" DrawAspect="Content" ObjectID="_1332876839" r:id="rId88"/>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5" type="#_x0000_t75" style="width:79.35pt;height:22pt" o:ole="">
            <v:imagedata r:id="rId89" o:title=""/>
          </v:shape>
          <o:OLEObject Type="Embed" ProgID="Equation.DSMT4" ShapeID="_x0000_i1055" DrawAspect="Content" ObjectID="_1332876840" r:id="rId90"/>
        </w:object>
      </w:r>
      <w:r w:rsidRPr="00C64641">
        <w:t xml:space="preserve">.  To prescribe the value of </w:t>
      </w:r>
      <w:r w:rsidR="00AF2221" w:rsidRPr="00AF2221">
        <w:rPr>
          <w:position w:val="-12"/>
        </w:rPr>
        <w:object w:dxaOrig="260" w:dyaOrig="360" w14:anchorId="7E423749">
          <v:shape id="_x0000_i1056" type="#_x0000_t75" style="width:13.35pt;height:18pt" o:ole="">
            <v:imagedata r:id="rId91" o:title=""/>
          </v:shape>
          <o:OLEObject Type="Embed" ProgID="Equation.DSMT4" ShapeID="_x0000_i1056" DrawAspect="Content" ObjectID="_1332876841" r:id="rId92"/>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689" w:author="Steve Maas" w:date="2014-01-06T17:34:00Z"/>
        </w:rPr>
      </w:pPr>
      <w:r>
        <w:t>&lt;</w:t>
      </w:r>
      <w:ins w:id="690" w:author="Steve Maas" w:date="2014-01-06T15:43:00Z">
        <w:r w:rsidR="0018254C">
          <w:t>surface_load type="</w:t>
        </w:r>
      </w:ins>
      <w:r>
        <w:t>fluidflux</w:t>
      </w:r>
      <w:ins w:id="691" w:author="Steve Maas" w:date="2014-01-06T15:43:00Z">
        <w:r w:rsidR="0018254C">
          <w:t>"</w:t>
        </w:r>
      </w:ins>
      <w:del w:id="692"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693" w:author="Steve Maas" w:date="2014-01-06T15:43:00Z"/>
        </w:rPr>
      </w:pPr>
      <w:ins w:id="694" w:author="Steve Maas" w:date="2014-01-06T17:34:00Z">
        <w:r>
          <w:tab/>
          <w:t>&lt;flux lc="1"&gt;1.0&lt;/flux&gt;</w:t>
        </w:r>
      </w:ins>
    </w:p>
    <w:p w14:paraId="08D9BDBD" w14:textId="0F4C06EC" w:rsidR="0018254C" w:rsidRDefault="0018254C" w:rsidP="00525EB6">
      <w:pPr>
        <w:pStyle w:val="code"/>
        <w:rPr>
          <w:ins w:id="695" w:author="Steve Maas" w:date="2014-01-06T15:43:00Z"/>
        </w:rPr>
      </w:pPr>
      <w:ins w:id="696" w:author="Steve Maas" w:date="2014-01-06T15:43:00Z">
        <w:r>
          <w:tab/>
          <w:t>&lt;linear&gt;0&lt;/linear&gt;</w:t>
        </w:r>
      </w:ins>
    </w:p>
    <w:p w14:paraId="471F1A98" w14:textId="649F921E" w:rsidR="0018254C" w:rsidRDefault="0018254C" w:rsidP="00525EB6">
      <w:pPr>
        <w:pStyle w:val="code"/>
        <w:rPr>
          <w:ins w:id="697" w:author="Steve Maas" w:date="2014-01-06T15:43:00Z"/>
        </w:rPr>
      </w:pPr>
      <w:ins w:id="698" w:author="Steve Maas" w:date="2014-01-06T15:43:00Z">
        <w:r>
          <w:tab/>
          <w:t>&lt;mixture&gt;1&lt;/mixture&gt;</w:t>
        </w:r>
      </w:ins>
    </w:p>
    <w:p w14:paraId="3D43945D" w14:textId="3A15997D" w:rsidR="0018254C" w:rsidRDefault="0018254C" w:rsidP="00525EB6">
      <w:pPr>
        <w:pStyle w:val="code"/>
      </w:pPr>
      <w:ins w:id="699" w:author="Steve Maas" w:date="2014-01-06T15:44:00Z">
        <w:r>
          <w:tab/>
          <w:t>&lt;surface</w:t>
        </w:r>
      </w:ins>
      <w:ins w:id="700" w:author="Steve Maas" w:date="2014-01-06T17:34:00Z">
        <w:r w:rsidR="00CF168E">
          <w:t xml:space="preserve"> [set="surface_name"]</w:t>
        </w:r>
      </w:ins>
      <w:ins w:id="701" w:author="Steve Maas" w:date="2014-01-06T15:44:00Z">
        <w:r>
          <w:t>&gt;</w:t>
        </w:r>
      </w:ins>
    </w:p>
    <w:p w14:paraId="0A44C877" w14:textId="697EBC80" w:rsidR="0018254C" w:rsidDel="0018254C" w:rsidRDefault="00525EB6" w:rsidP="00525EB6">
      <w:pPr>
        <w:pStyle w:val="code"/>
        <w:rPr>
          <w:del w:id="702" w:author="Steve Maas" w:date="2014-01-06T15:44:00Z"/>
        </w:rPr>
      </w:pPr>
      <w:del w:id="703"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704" w:author="Steve Maas" w:date="2014-01-06T15:44:00Z"/>
        </w:rPr>
      </w:pPr>
      <w:ins w:id="705" w:author="Steve Maas" w:date="2014-01-06T15:44:00Z">
        <w:r>
          <w:tab/>
        </w:r>
      </w:ins>
      <w:r w:rsidR="00525EB6">
        <w:tab/>
        <w:t>...</w:t>
      </w:r>
    </w:p>
    <w:p w14:paraId="4DAE1CCF" w14:textId="68223FB1" w:rsidR="0018254C" w:rsidRDefault="0018254C" w:rsidP="00525EB6">
      <w:pPr>
        <w:pStyle w:val="code"/>
      </w:pPr>
      <w:ins w:id="706" w:author="Steve Maas" w:date="2014-01-06T15:44:00Z">
        <w:r>
          <w:tab/>
          <w:t>&lt;/surface&gt;</w:t>
        </w:r>
      </w:ins>
    </w:p>
    <w:p w14:paraId="010BF891" w14:textId="5A911BF3" w:rsidR="00525EB6" w:rsidRDefault="00525EB6" w:rsidP="00525EB6">
      <w:pPr>
        <w:pStyle w:val="code"/>
      </w:pPr>
      <w:r>
        <w:t>&lt;/</w:t>
      </w:r>
      <w:ins w:id="707" w:author="Steve Maas" w:date="2014-01-06T15:49:00Z">
        <w:r w:rsidR="007D3C17">
          <w:t>surface_load</w:t>
        </w:r>
      </w:ins>
      <w:del w:id="708"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7" type="#_x0000_t75" style="width:34pt;height:18pt" o:ole="">
            <v:imagedata r:id="rId93" o:title=""/>
          </v:shape>
          <o:OLEObject Type="Embed" ProgID="Equation.DSMT4" ShapeID="_x0000_i1057" DrawAspect="Content" ObjectID="_1332876842" r:id="rId94"/>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35pt" o:ole="">
            <v:imagedata r:id="rId95" o:title=""/>
          </v:shape>
          <o:OLEObject Type="Embed" ProgID="Equation.DSMT4" ShapeID="_x0000_i1058" DrawAspect="Content" ObjectID="_1332876843" r:id="rId96"/>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709" w:author="Steve Maas" w:date="2014-01-06T15:54:00Z">
          <w:pPr>
            <w:pStyle w:val="Heading3"/>
          </w:pPr>
        </w:pPrChange>
      </w:pPr>
      <w:bookmarkStart w:id="710" w:name="_Toc377547209"/>
      <w:r w:rsidRPr="00C64641">
        <w:lastRenderedPageBreak/>
        <w:t>Solute Flux</w:t>
      </w:r>
      <w:bookmarkEnd w:id="710"/>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9" type="#_x0000_t75" style="width:8pt;height:16.65pt" o:ole="">
            <v:imagedata r:id="rId97" o:title=""/>
          </v:shape>
          <o:OLEObject Type="Embed" ProgID="Equation.DSMT4" ShapeID="_x0000_i1059" DrawAspect="Content" ObjectID="_1332876844" r:id="rId98"/>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65pt" o:ole="">
            <v:imagedata r:id="rId99" o:title=""/>
          </v:shape>
          <o:OLEObject Type="Embed" ProgID="Equation.DSMT4" ShapeID="_x0000_i1060" DrawAspect="Content" ObjectID="_1332876845" r:id="rId100"/>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1" type="#_x0000_t75" style="width:42.65pt;height:18pt" o:ole="">
            <v:imagedata r:id="rId101" o:title=""/>
          </v:shape>
          <o:OLEObject Type="Embed" ProgID="Equation.DSMT4" ShapeID="_x0000_i1061" DrawAspect="Content" ObjectID="_1332876846" r:id="rId102"/>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35pt;height:18pt" o:ole="">
            <v:imagedata r:id="rId103" o:title=""/>
          </v:shape>
          <o:OLEObject Type="Embed" ProgID="Equation.DSMT4" ShapeID="_x0000_i1062" DrawAspect="Content" ObjectID="_1332876847" r:id="rId104"/>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711" w:author="Steve Maas" w:date="2014-01-06T22:24:00Z"/>
        </w:rPr>
      </w:pPr>
      <w:r>
        <w:t>&lt;</w:t>
      </w:r>
      <w:ins w:id="712" w:author="Steve Maas" w:date="2014-01-06T15:45:00Z">
        <w:r w:rsidR="004A6CDC">
          <w:t>surface_load type="</w:t>
        </w:r>
      </w:ins>
      <w:r>
        <w:t>soluteflux</w:t>
      </w:r>
      <w:ins w:id="713" w:author="Steve Maas" w:date="2014-01-06T15:45:00Z">
        <w:r w:rsidR="004A6CDC">
          <w:t>"</w:t>
        </w:r>
      </w:ins>
      <w:del w:id="714"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715" w:author="Steve Maas" w:date="2014-01-06T15:45:00Z"/>
        </w:rPr>
      </w:pPr>
      <w:ins w:id="716" w:author="Steve Maas" w:date="2014-01-06T22:24:00Z">
        <w:r>
          <w:tab/>
          <w:t>&lt;flux [lc="</w:t>
        </w:r>
      </w:ins>
      <w:ins w:id="717" w:author="Steve Maas" w:date="2014-01-06T22:25:00Z">
        <w:r>
          <w:t>1"]&gt;1.0&lt;/flux&gt;</w:t>
        </w:r>
      </w:ins>
    </w:p>
    <w:p w14:paraId="4A483FC2" w14:textId="0380FC66" w:rsidR="001F4D5D" w:rsidRDefault="001F4D5D" w:rsidP="00525EB6">
      <w:pPr>
        <w:pStyle w:val="code"/>
        <w:rPr>
          <w:ins w:id="718" w:author="Steve Maas" w:date="2014-01-06T15:45:00Z"/>
        </w:rPr>
      </w:pPr>
      <w:ins w:id="719" w:author="Steve Maas" w:date="2014-01-06T15:45:00Z">
        <w:r>
          <w:tab/>
          <w:t>&lt;linear&gt;0&lt;/linear&gt;</w:t>
        </w:r>
      </w:ins>
    </w:p>
    <w:p w14:paraId="5CCEC5A4" w14:textId="0B9A5638" w:rsidR="001F4D5D" w:rsidRDefault="001F4D5D" w:rsidP="00525EB6">
      <w:pPr>
        <w:pStyle w:val="code"/>
        <w:rPr>
          <w:ins w:id="720" w:author="Steve Maas" w:date="2014-01-06T15:46:00Z"/>
        </w:rPr>
      </w:pPr>
      <w:ins w:id="721" w:author="Steve Maas" w:date="2014-01-06T15:45:00Z">
        <w:r>
          <w:tab/>
        </w:r>
      </w:ins>
      <w:ins w:id="722" w:author="Steve Maas" w:date="2014-01-06T15:46:00Z">
        <w:r>
          <w:t>&lt;solute_id&gt;1&lt;/solute_id&gt;</w:t>
        </w:r>
      </w:ins>
    </w:p>
    <w:p w14:paraId="195922D7" w14:textId="4B8F0397" w:rsidR="001F4D5D" w:rsidRDefault="001F4D5D" w:rsidP="00525EB6">
      <w:pPr>
        <w:pStyle w:val="code"/>
      </w:pPr>
      <w:ins w:id="723" w:author="Steve Maas" w:date="2014-01-06T15:46:00Z">
        <w:r>
          <w:tab/>
          <w:t>&lt;surface&gt;</w:t>
        </w:r>
      </w:ins>
    </w:p>
    <w:p w14:paraId="5A6A64E8" w14:textId="6E5A2AED" w:rsidR="00525EB6" w:rsidDel="00337051" w:rsidRDefault="00525EB6" w:rsidP="00525EB6">
      <w:pPr>
        <w:pStyle w:val="code"/>
        <w:rPr>
          <w:del w:id="724" w:author="Steve Maas" w:date="2014-01-06T22:25:00Z"/>
        </w:rPr>
      </w:pPr>
      <w:del w:id="725"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726" w:author="Steve Maas" w:date="2014-01-06T15:46:00Z"/>
        </w:rPr>
      </w:pPr>
      <w:ins w:id="727" w:author="Steve Maas" w:date="2014-01-06T15:46:00Z">
        <w:r>
          <w:tab/>
        </w:r>
      </w:ins>
      <w:r w:rsidR="00525EB6">
        <w:tab/>
        <w:t>...</w:t>
      </w:r>
    </w:p>
    <w:p w14:paraId="4F3BD12D" w14:textId="2828D28F" w:rsidR="001F4D5D" w:rsidRDefault="001F4D5D" w:rsidP="00525EB6">
      <w:pPr>
        <w:pStyle w:val="code"/>
      </w:pPr>
      <w:ins w:id="728" w:author="Steve Maas" w:date="2014-01-06T15:46:00Z">
        <w:r>
          <w:tab/>
          <w:t>&lt;/surface&gt;</w:t>
        </w:r>
      </w:ins>
    </w:p>
    <w:p w14:paraId="36DA2B23" w14:textId="44D6C989" w:rsidR="00525EB6" w:rsidRDefault="00525EB6" w:rsidP="00525EB6">
      <w:pPr>
        <w:pStyle w:val="code"/>
      </w:pPr>
      <w:r>
        <w:t>&lt;/</w:t>
      </w:r>
      <w:ins w:id="729" w:author="Steve Maas" w:date="2014-01-06T15:49:00Z">
        <w:r w:rsidR="00606D2D" w:rsidRPr="00606D2D">
          <w:t xml:space="preserve"> </w:t>
        </w:r>
        <w:r w:rsidR="00606D2D">
          <w:t>surface_load</w:t>
        </w:r>
      </w:ins>
      <w:del w:id="730"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731" w:author="Steve Maas" w:date="2014-01-06T22:25:00Z"/>
        </w:rPr>
      </w:pPr>
      <w:r>
        <w:t xml:space="preserve">The optional parameter </w:t>
      </w:r>
      <w:r>
        <w:rPr>
          <w:i/>
        </w:rPr>
        <w:t>sol</w:t>
      </w:r>
      <w:ins w:id="732"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733" w:author="Steve Maas" w:date="2014-01-02T13:04:00Z">
        <w:r w:rsidR="00873D59">
          <w:t>3.12.2</w:t>
        </w:r>
      </w:ins>
      <w:del w:id="734" w:author="Steve Maas" w:date="2014-01-02T13:04:00Z">
        <w:r w:rsidR="00B951E2" w:rsidDel="00873D59">
          <w:delText>3.10.2</w:delText>
        </w:r>
      </w:del>
      <w:r>
        <w:fldChar w:fldCharType="end"/>
      </w:r>
      <w:r>
        <w:t xml:space="preserve">).  If </w:t>
      </w:r>
      <w:r>
        <w:rPr>
          <w:i/>
        </w:rPr>
        <w:t>sol</w:t>
      </w:r>
      <w:ins w:id="735" w:author="Steve Maas" w:date="2014-01-06T15:47:00Z">
        <w:r w:rsidR="00476C4E">
          <w:rPr>
            <w:i/>
          </w:rPr>
          <w:t>ute_id</w:t>
        </w:r>
      </w:ins>
      <w:r>
        <w:t xml:space="preserve"> is not defined, the default value is 1.  </w:t>
      </w:r>
    </w:p>
    <w:p w14:paraId="50D0B550" w14:textId="77777777" w:rsidR="00FF17FC" w:rsidRDefault="00FF17FC" w:rsidP="00525EB6">
      <w:pPr>
        <w:rPr>
          <w:ins w:id="736" w:author="Steve Maas" w:date="2014-01-06T22:25:00Z"/>
        </w:rPr>
      </w:pPr>
    </w:p>
    <w:p w14:paraId="544A828E" w14:textId="10A2B319" w:rsidR="00525EB6" w:rsidRPr="003B58FB" w:rsidRDefault="00FF17FC" w:rsidP="00525EB6">
      <w:ins w:id="737" w:author="Steve Maas" w:date="2014-01-06T22:25:00Z">
        <w:r>
          <w:t xml:space="preserve">The </w:t>
        </w:r>
        <w:r>
          <w:rPr>
            <w:i/>
          </w:rPr>
          <w:t xml:space="preserve">flux </w:t>
        </w:r>
        <w:r>
          <w:t xml:space="preserve">element defines the flux magnitude. </w:t>
        </w:r>
      </w:ins>
      <w:r w:rsidR="00525EB6">
        <w:t xml:space="preserve">The </w:t>
      </w:r>
      <w:ins w:id="738" w:author="Steve Maas" w:date="2014-01-06T22:25:00Z">
        <w:r>
          <w:t xml:space="preserve">optional </w:t>
        </w:r>
      </w:ins>
      <w:del w:id="739"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740"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741"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742"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743" w:author="Steve Maas" w:date="2014-01-06T15:47:00Z">
        <w:r>
          <w:t xml:space="preserve">When </w:t>
        </w:r>
        <w:r>
          <w:rPr>
            <w:i/>
          </w:rPr>
          <w:t xml:space="preserve">linear </w:t>
        </w:r>
        <w:r>
          <w:t>is set to 0</w:t>
        </w:r>
      </w:ins>
      <w:del w:id="744" w:author="Steve Maas" w:date="2014-01-06T15:47:00Z">
        <w:r w:rsidR="00525EB6" w:rsidRPr="00C64641" w:rsidDel="00476C4E">
          <w:rPr>
            <w:i/>
          </w:rPr>
          <w:delText>type="nonlinear"</w:delText>
        </w:r>
      </w:del>
      <w:r w:rsidR="00525EB6" w:rsidRPr="00C64641">
        <w:t xml:space="preserve"> (default) </w:t>
      </w:r>
      <w:ins w:id="745"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746" w:author="Steve Maas" w:date="2014-01-06T15:47:00Z">
        <w:r>
          <w:t xml:space="preserve">When </w:t>
        </w:r>
        <w:r>
          <w:rPr>
            <w:i/>
          </w:rPr>
          <w:t xml:space="preserve">linear </w:t>
        </w:r>
        <w:r>
          <w:t xml:space="preserve">is set to </w:t>
        </w:r>
      </w:ins>
      <w:del w:id="747" w:author="Steve Maas" w:date="2014-01-06T15:47:00Z">
        <w:r w:rsidR="00525EB6" w:rsidRPr="00476C4E" w:rsidDel="00476C4E">
          <w:rPr>
            <w:rPrChange w:id="748" w:author="Steve Maas" w:date="2014-01-06T15:47:00Z">
              <w:rPr>
                <w:i/>
              </w:rPr>
            </w:rPrChange>
          </w:rPr>
          <w:delText>type="linear"</w:delText>
        </w:r>
        <w:r w:rsidR="00525EB6" w:rsidRPr="002528E9" w:rsidDel="00476C4E">
          <w:delText xml:space="preserve"> </w:delText>
        </w:r>
      </w:del>
      <w:ins w:id="749"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750" w:author="Steve Maas" w:date="2014-01-06T15:54:00Z">
          <w:pPr>
            <w:pStyle w:val="Heading3"/>
          </w:pPr>
        </w:pPrChange>
      </w:pPr>
      <w:bookmarkStart w:id="751" w:name="_Toc377547210"/>
      <w:r>
        <w:t>Heat Flux</w:t>
      </w:r>
      <w:bookmarkEnd w:id="751"/>
    </w:p>
    <w:p w14:paraId="415BF531" w14:textId="4C31F93A" w:rsidR="004A4869" w:rsidRDefault="004A4869">
      <w:r>
        <w:t xml:space="preserve">A heat flux can be defined for heat transfer analyses using the </w:t>
      </w:r>
      <w:ins w:id="752"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753" w:author="Steve Maas" w:date="2014-01-06T16:59:00Z"/>
        </w:rPr>
      </w:pPr>
      <w:r w:rsidRPr="0097532C">
        <w:t>&lt;</w:t>
      </w:r>
      <w:del w:id="754" w:author="Steve Maas" w:date="2014-01-06T15:48:00Z">
        <w:r w:rsidDel="00476C4E">
          <w:delText>heatflux</w:delText>
        </w:r>
      </w:del>
      <w:ins w:id="755" w:author="Steve Maas" w:date="2014-01-06T15:48:00Z">
        <w:r w:rsidR="00476C4E">
          <w:t>surface_load type="heatflux"</w:t>
        </w:r>
      </w:ins>
      <w:r w:rsidRPr="0097532C">
        <w:t>&gt;</w:t>
      </w:r>
    </w:p>
    <w:p w14:paraId="6608251D" w14:textId="22AC574E" w:rsidR="00FE3C5F" w:rsidRDefault="00FE3C5F" w:rsidP="00F97DD9">
      <w:pPr>
        <w:pStyle w:val="code"/>
        <w:rPr>
          <w:ins w:id="756" w:author="Steve Maas" w:date="2014-01-06T15:48:00Z"/>
        </w:rPr>
      </w:pPr>
      <w:ins w:id="757" w:author="Steve Maas" w:date="2014-01-06T16:59:00Z">
        <w:r>
          <w:tab/>
          <w:t>&lt;flux [lc="1"]&gt;1.0&lt;/flux&gt;</w:t>
        </w:r>
      </w:ins>
    </w:p>
    <w:p w14:paraId="36828350" w14:textId="1FB26F97" w:rsidR="00476C4E" w:rsidRPr="0097532C" w:rsidRDefault="00476C4E" w:rsidP="00F97DD9">
      <w:pPr>
        <w:pStyle w:val="code"/>
      </w:pPr>
      <w:ins w:id="758" w:author="Steve Maas" w:date="2014-01-06T15:48:00Z">
        <w:r>
          <w:tab/>
          <w:t>&lt;surface</w:t>
        </w:r>
      </w:ins>
      <w:ins w:id="759" w:author="Steve Maas" w:date="2014-01-06T16:59:00Z">
        <w:r w:rsidR="00FE3C5F">
          <w:t xml:space="preserve"> [set="surface_name"]</w:t>
        </w:r>
      </w:ins>
      <w:ins w:id="760" w:author="Steve Maas" w:date="2014-01-06T15:48:00Z">
        <w:r>
          <w:t>&gt;</w:t>
        </w:r>
      </w:ins>
    </w:p>
    <w:p w14:paraId="15293E0B" w14:textId="5478D7E6" w:rsidR="00F97DD9" w:rsidRDefault="00476C4E" w:rsidP="00F97DD9">
      <w:pPr>
        <w:pStyle w:val="code"/>
        <w:rPr>
          <w:ins w:id="761" w:author="Steve Maas" w:date="2014-01-06T15:48:00Z"/>
        </w:rPr>
      </w:pPr>
      <w:ins w:id="762" w:author="Steve Maas" w:date="2014-01-06T15:48:00Z">
        <w:r>
          <w:tab/>
        </w:r>
      </w:ins>
      <w:r w:rsidR="00F97DD9">
        <w:tab/>
      </w:r>
      <w:del w:id="763" w:author="Steve Maas" w:date="2014-01-06T17:11:00Z">
        <w:r w:rsidR="00F97DD9" w:rsidDel="00B515AA">
          <w:delText>&lt;quad4</w:delText>
        </w:r>
      </w:del>
      <w:del w:id="764" w:author="Steve Maas" w:date="2014-01-06T17:00:00Z">
        <w:r w:rsidR="00F97DD9" w:rsidDel="00FE3C5F">
          <w:delText xml:space="preserve"> [lc="1" scale="1"]</w:delText>
        </w:r>
      </w:del>
      <w:del w:id="765" w:author="Steve Maas" w:date="2014-01-06T17:11:00Z">
        <w:r w:rsidR="00F97DD9" w:rsidDel="00B515AA">
          <w:delText>&gt;1,2,3,4&lt;/quad4&gt;</w:delText>
        </w:r>
      </w:del>
      <w:ins w:id="766" w:author="Steve Maas" w:date="2014-01-06T17:11:00Z">
        <w:r w:rsidR="00B515AA">
          <w:t>...</w:t>
        </w:r>
      </w:ins>
    </w:p>
    <w:p w14:paraId="7E1A5ECE" w14:textId="6AB28412" w:rsidR="00476C4E" w:rsidRDefault="00476C4E" w:rsidP="00F97DD9">
      <w:pPr>
        <w:pStyle w:val="code"/>
      </w:pPr>
      <w:ins w:id="767" w:author="Steve Maas" w:date="2014-01-06T15:48:00Z">
        <w:r>
          <w:lastRenderedPageBreak/>
          <w:tab/>
          <w:t>&lt;/surface&gt;</w:t>
        </w:r>
      </w:ins>
    </w:p>
    <w:p w14:paraId="1E58D465" w14:textId="74F54E08" w:rsidR="00F97DD9" w:rsidRDefault="00F97DD9" w:rsidP="00F97DD9">
      <w:pPr>
        <w:pStyle w:val="code"/>
      </w:pPr>
      <w:r>
        <w:t>&lt;/</w:t>
      </w:r>
      <w:del w:id="768" w:author="Steve Maas" w:date="2014-01-06T15:48:00Z">
        <w:r w:rsidDel="00476C4E">
          <w:delText>heatflux</w:delText>
        </w:r>
      </w:del>
      <w:ins w:id="769" w:author="Steve Maas" w:date="2014-01-06T15:48:00Z">
        <w:r w:rsidR="00476C4E">
          <w:t>surface_load</w:t>
        </w:r>
      </w:ins>
      <w:r>
        <w:t>&gt;</w:t>
      </w:r>
    </w:p>
    <w:p w14:paraId="22769DD2" w14:textId="77777777" w:rsidR="001A7B22" w:rsidRDefault="001A7B22" w:rsidP="001A7B22">
      <w:pPr>
        <w:rPr>
          <w:ins w:id="770" w:author="Steve Maas" w:date="2014-01-06T17:00:00Z"/>
        </w:rPr>
      </w:pPr>
    </w:p>
    <w:p w14:paraId="381D2DA0" w14:textId="1D4FA8D8" w:rsidR="002F00ED" w:rsidRPr="002F00ED" w:rsidRDefault="002F00ED" w:rsidP="001A7B22">
      <w:ins w:id="771"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772" w:author="Steve Maas" w:date="2014-01-06T17:01:00Z">
        <w:r>
          <w:t>omitted</w:t>
        </w:r>
      </w:ins>
      <w:ins w:id="773" w:author="Steve Maas" w:date="2014-01-06T17:00:00Z">
        <w:r>
          <w:t>,</w:t>
        </w:r>
      </w:ins>
      <w:ins w:id="774" w:author="Steve Maas" w:date="2014-01-06T17:01:00Z">
        <w:r>
          <w:t xml:space="preserve"> a constant heat flux will be applied.</w:t>
        </w:r>
      </w:ins>
    </w:p>
    <w:p w14:paraId="39F365D1" w14:textId="771A381B" w:rsidR="00F97DD9" w:rsidRDefault="00F97DD9">
      <w:pPr>
        <w:pStyle w:val="Heading4"/>
        <w:pPrChange w:id="775" w:author="Steve Maas" w:date="2014-01-06T15:54:00Z">
          <w:pPr>
            <w:pStyle w:val="Heading3"/>
          </w:pPr>
        </w:pPrChange>
      </w:pPr>
      <w:bookmarkStart w:id="776" w:name="_Toc377547211"/>
      <w:r>
        <w:t>Convective Heat Flux</w:t>
      </w:r>
      <w:bookmarkEnd w:id="776"/>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777" w:author="Steve Maas" w:date="2014-01-06T17:01:00Z"/>
        </w:rPr>
      </w:pPr>
      <w:r w:rsidRPr="0097532C">
        <w:t>&lt;</w:t>
      </w:r>
      <w:ins w:id="778" w:author="Steve Maas" w:date="2014-01-06T15:49:00Z">
        <w:r w:rsidR="00D638C7">
          <w:t>surface_load type="</w:t>
        </w:r>
      </w:ins>
      <w:r>
        <w:t>convective_heatflux</w:t>
      </w:r>
      <w:ins w:id="779" w:author="Steve Maas" w:date="2014-01-06T15:49:00Z">
        <w:r w:rsidR="00D638C7">
          <w:t>"</w:t>
        </w:r>
      </w:ins>
      <w:r w:rsidRPr="0097532C">
        <w:t>&gt;</w:t>
      </w:r>
    </w:p>
    <w:p w14:paraId="140D2137" w14:textId="7E01800E" w:rsidR="002F00ED" w:rsidRDefault="002F00ED" w:rsidP="00F97DD9">
      <w:pPr>
        <w:pStyle w:val="code"/>
        <w:rPr>
          <w:ins w:id="780" w:author="Steve Maas" w:date="2014-01-06T17:01:00Z"/>
        </w:rPr>
      </w:pPr>
      <w:ins w:id="781" w:author="Steve Maas" w:date="2014-01-06T17:01:00Z">
        <w:r>
          <w:tab/>
          <w:t>&lt;</w:t>
        </w:r>
      </w:ins>
      <w:ins w:id="782" w:author="Steve Maas" w:date="2014-01-06T17:04:00Z">
        <w:r>
          <w:t>Ta</w:t>
        </w:r>
      </w:ins>
      <w:ins w:id="783" w:author="Steve Maas" w:date="2014-01-06T17:01:00Z">
        <w:r>
          <w:t xml:space="preserve"> [lc="1"]&gt;1.0&lt;/</w:t>
        </w:r>
      </w:ins>
      <w:ins w:id="784" w:author="Steve Maas" w:date="2014-01-06T17:04:00Z">
        <w:r>
          <w:t>Ta</w:t>
        </w:r>
      </w:ins>
      <w:ins w:id="785" w:author="Steve Maas" w:date="2014-01-06T17:01:00Z">
        <w:r>
          <w:t>&gt;</w:t>
        </w:r>
      </w:ins>
    </w:p>
    <w:p w14:paraId="2C81C1BE" w14:textId="5794FC88" w:rsidR="002F00ED" w:rsidRDefault="002F00ED" w:rsidP="00F97DD9">
      <w:pPr>
        <w:pStyle w:val="code"/>
        <w:rPr>
          <w:ins w:id="786" w:author="Steve Maas" w:date="2014-01-06T15:49:00Z"/>
        </w:rPr>
      </w:pPr>
      <w:ins w:id="787" w:author="Steve Maas" w:date="2014-01-06T17:01:00Z">
        <w:r>
          <w:tab/>
          <w:t>&lt;hc&gt;1.0&lt;/hc&gt;</w:t>
        </w:r>
      </w:ins>
    </w:p>
    <w:p w14:paraId="005AE8C4" w14:textId="091EB5D3" w:rsidR="00D638C7" w:rsidRPr="0097532C" w:rsidRDefault="00D638C7" w:rsidP="00F97DD9">
      <w:pPr>
        <w:pStyle w:val="code"/>
      </w:pPr>
      <w:ins w:id="788" w:author="Steve Maas" w:date="2014-01-06T15:49:00Z">
        <w:r>
          <w:tab/>
          <w:t>&lt;surface</w:t>
        </w:r>
      </w:ins>
      <w:ins w:id="789" w:author="Steve Maas" w:date="2014-01-06T17:05:00Z">
        <w:r w:rsidR="00C94D52">
          <w:t xml:space="preserve"> [set="surface_name"]</w:t>
        </w:r>
      </w:ins>
      <w:ins w:id="790" w:author="Steve Maas" w:date="2014-01-06T15:49:00Z">
        <w:r>
          <w:t>&gt;</w:t>
        </w:r>
      </w:ins>
    </w:p>
    <w:p w14:paraId="2763B9BA" w14:textId="02FED5F5" w:rsidR="00F97DD9" w:rsidRDefault="00F97DD9" w:rsidP="00F97DD9">
      <w:pPr>
        <w:pStyle w:val="code"/>
        <w:rPr>
          <w:ins w:id="791" w:author="Steve Maas" w:date="2014-01-06T15:49:00Z"/>
        </w:rPr>
      </w:pPr>
      <w:r>
        <w:tab/>
      </w:r>
      <w:ins w:id="792" w:author="Steve Maas" w:date="2014-01-06T15:49:00Z">
        <w:r w:rsidR="00D638C7">
          <w:tab/>
        </w:r>
      </w:ins>
      <w:del w:id="793" w:author="Steve Maas" w:date="2014-01-06T17:12:00Z">
        <w:r w:rsidDel="00B515AA">
          <w:delText>&lt;quad4</w:delText>
        </w:r>
      </w:del>
      <w:del w:id="794" w:author="Steve Maas" w:date="2014-01-06T17:02:00Z">
        <w:r w:rsidDel="002F00ED">
          <w:delText xml:space="preserve"> hc="1.0" lc="1" [scale="1"]</w:delText>
        </w:r>
      </w:del>
      <w:del w:id="795" w:author="Steve Maas" w:date="2014-01-06T17:12:00Z">
        <w:r w:rsidDel="00B515AA">
          <w:delText>&gt;1,2,3,4&lt;/quad4&gt;</w:delText>
        </w:r>
      </w:del>
      <w:ins w:id="796" w:author="Steve Maas" w:date="2014-01-06T17:12:00Z">
        <w:r w:rsidR="00B515AA">
          <w:t>...</w:t>
        </w:r>
      </w:ins>
    </w:p>
    <w:p w14:paraId="65167BD1" w14:textId="47188B56" w:rsidR="00D638C7" w:rsidRDefault="00D638C7" w:rsidP="00F97DD9">
      <w:pPr>
        <w:pStyle w:val="code"/>
      </w:pPr>
      <w:ins w:id="797" w:author="Steve Maas" w:date="2014-01-06T15:49:00Z">
        <w:r>
          <w:tab/>
          <w:t>&lt;/surface&gt;</w:t>
        </w:r>
      </w:ins>
    </w:p>
    <w:p w14:paraId="37D8D529" w14:textId="49AE9AD4" w:rsidR="00F97DD9" w:rsidRDefault="00F97DD9" w:rsidP="00F97DD9">
      <w:pPr>
        <w:pStyle w:val="code"/>
      </w:pPr>
      <w:r>
        <w:t>&lt;/</w:t>
      </w:r>
      <w:del w:id="798" w:author="Steve Maas" w:date="2014-01-06T15:49:00Z">
        <w:r w:rsidRPr="00F97DD9" w:rsidDel="00D638C7">
          <w:delText xml:space="preserve"> </w:delText>
        </w:r>
        <w:r w:rsidDel="00B21E17">
          <w:delText>convective_heatflux</w:delText>
        </w:r>
      </w:del>
      <w:ins w:id="799"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800" w:author="Steve Maas" w:date="2014-01-06T17:04:00Z">
        <w:r w:rsidDel="00774E5E">
          <w:delText xml:space="preserve">controlled </w:delText>
        </w:r>
      </w:del>
      <w:ins w:id="801" w:author="Steve Maas" w:date="2014-01-06T17:04:00Z">
        <w:r w:rsidR="00774E5E">
          <w:t xml:space="preserve">defined by the </w:t>
        </w:r>
        <w:r w:rsidR="00774E5E">
          <w:rPr>
            <w:i/>
          </w:rPr>
          <w:t xml:space="preserve">Ta </w:t>
        </w:r>
        <w:r w:rsidR="00774E5E">
          <w:t xml:space="preserve">parameter.  </w:t>
        </w:r>
      </w:ins>
      <w:ins w:id="802" w:author="Steve Maas" w:date="2014-01-06T17:05:00Z">
        <w:r w:rsidR="00774E5E">
          <w:t xml:space="preserve">It </w:t>
        </w:r>
      </w:ins>
      <w:del w:id="803" w:author="Steve Maas" w:date="2014-01-06T17:04:00Z">
        <w:r w:rsidDel="00774E5E">
          <w:delText xml:space="preserve">by </w:delText>
        </w:r>
      </w:del>
      <w:ins w:id="804" w:author="Steve Maas" w:date="2014-01-06T17:05:00Z">
        <w:r w:rsidR="00774E5E">
          <w:t xml:space="preserve">takes an </w:t>
        </w:r>
      </w:ins>
      <w:del w:id="805" w:author="Steve Maas" w:date="2014-01-06T17:04:00Z">
        <w:r w:rsidDel="00774E5E">
          <w:delText>t</w:delText>
        </w:r>
      </w:del>
      <w:del w:id="806" w:author="Steve Maas" w:date="2014-01-06T17:05:00Z">
        <w:r w:rsidDel="00774E5E">
          <w:delText xml:space="preserve">he </w:delText>
        </w:r>
      </w:del>
      <w:ins w:id="807" w:author="Steve Maas" w:date="2014-01-06T17:04:00Z">
        <w:r w:rsidR="00774E5E">
          <w:t xml:space="preserve">optional </w:t>
        </w:r>
      </w:ins>
      <w:r>
        <w:t>load curve define</w:t>
      </w:r>
      <w:ins w:id="808" w:author="Steve Maas" w:date="2014-01-06T15:50:00Z">
        <w:r w:rsidR="00A0697D">
          <w:t>d</w:t>
        </w:r>
      </w:ins>
      <w:r>
        <w:t xml:space="preserve"> through the </w:t>
      </w:r>
      <w:r>
        <w:rPr>
          <w:i/>
        </w:rPr>
        <w:t xml:space="preserve">lc </w:t>
      </w:r>
      <w:r>
        <w:t>attribute</w:t>
      </w:r>
      <w:del w:id="809"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810" w:name="_Toc377547212"/>
      <w:r>
        <w:t xml:space="preserve">Body </w:t>
      </w:r>
      <w:del w:id="811" w:author="Steve Maas" w:date="2014-01-06T15:54:00Z">
        <w:r w:rsidDel="002528E9">
          <w:delText>Force</w:delText>
        </w:r>
      </w:del>
      <w:ins w:id="812" w:author="Steve Maas" w:date="2014-01-06T15:54:00Z">
        <w:r w:rsidR="002528E9">
          <w:t>Loads</w:t>
        </w:r>
      </w:ins>
      <w:bookmarkEnd w:id="810"/>
    </w:p>
    <w:p w14:paraId="4DA7A91B" w14:textId="74532E0D" w:rsidR="001A7B22" w:rsidRDefault="002528E9" w:rsidP="001A7B22">
      <w:ins w:id="813" w:author="Steve Maas" w:date="2014-01-06T15:54:00Z">
        <w:r>
          <w:t xml:space="preserve">A body load </w:t>
        </w:r>
      </w:ins>
      <w:ins w:id="814" w:author="Steve Maas" w:date="2014-01-06T15:55:00Z">
        <w:r>
          <w:t xml:space="preserve">can be used to define a source term to the model. The following sections define the different type of body loads that can be applied. </w:t>
        </w:r>
      </w:ins>
      <w:moveFromRangeStart w:id="815" w:author="Steve Maas" w:date="2014-01-06T15:54:00Z" w:name="move376787111"/>
      <w:moveFrom w:id="816" w:author="Steve Maas" w:date="2014-01-06T15:54:00Z">
        <w:r w:rsidR="001A7B22" w:rsidDel="002528E9">
          <w:t>The body force is defined as a 3D vector. Each component can be associated with a load curve to define a time dependent body force. Only the non-zero components need to be def</w:t>
        </w:r>
        <w:del w:id="817" w:author="Steve Maas" w:date="2014-01-06T15:55:00Z">
          <w:r w:rsidR="001A7B22" w:rsidDel="002528E9">
            <w:delText>ined</w:delText>
          </w:r>
          <w:r w:rsidR="00073C1F" w:rsidDel="002528E9">
            <w:delText>.</w:delText>
          </w:r>
        </w:del>
      </w:moveFrom>
      <w:moveFromRangeEnd w:id="815"/>
    </w:p>
    <w:p w14:paraId="340F52D1" w14:textId="77777777" w:rsidR="00073C1F" w:rsidRDefault="00073C1F" w:rsidP="007D6F0D">
      <w:pPr>
        <w:pStyle w:val="Heading4"/>
      </w:pPr>
      <w:bookmarkStart w:id="818" w:name="_Toc377547213"/>
      <w:r>
        <w:t>Constant Body Force</w:t>
      </w:r>
      <w:bookmarkEnd w:id="818"/>
    </w:p>
    <w:p w14:paraId="4AE8E5E1" w14:textId="11363F5A" w:rsidR="00073C1F" w:rsidRDefault="002528E9" w:rsidP="00073C1F">
      <w:moveToRangeStart w:id="819" w:author="Steve Maas" w:date="2014-01-06T15:54:00Z" w:name="move376787111"/>
      <w:moveTo w:id="820" w:author="Steve Maas" w:date="2014-01-06T15:54:00Z">
        <w:r>
          <w:t>The body force is defined as a 3D vector. Each component can be associated with a load curve to define a time dependent body force. Only the non-zero components need to be defined.</w:t>
        </w:r>
      </w:moveTo>
      <w:moveToRangeEnd w:id="819"/>
      <w:ins w:id="821"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822" w:author="Steve Maas" w:date="2014-01-06T15:50:00Z">
        <w:r w:rsidRPr="0097532C" w:rsidDel="00A0697D">
          <w:delText>force</w:delText>
        </w:r>
        <w:r w:rsidR="00073C1F" w:rsidDel="00A0697D">
          <w:delText xml:space="preserve"> </w:delText>
        </w:r>
      </w:del>
      <w:ins w:id="823"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824" w:author="Steve Maas" w:date="2014-01-06T15:50:00Z">
        <w:r w:rsidDel="00A0697D">
          <w:delText>force</w:delText>
        </w:r>
      </w:del>
      <w:ins w:id="825"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826" w:name="_Toc377547214"/>
      <w:r>
        <w:t>Non-Constant Body Force</w:t>
      </w:r>
      <w:bookmarkEnd w:id="826"/>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827" w:author="Steve Maas" w:date="2014-01-06T15:50:00Z">
        <w:r w:rsidRPr="0097532C" w:rsidDel="00C44072">
          <w:delText>force</w:delText>
        </w:r>
        <w:r w:rsidDel="00C44072">
          <w:delText xml:space="preserve"> </w:delText>
        </w:r>
      </w:del>
      <w:ins w:id="828"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lastRenderedPageBreak/>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829" w:author="Steve Maas" w:date="2014-01-06T15:50:00Z">
        <w:r w:rsidDel="00C44072">
          <w:delText>force</w:delText>
        </w:r>
      </w:del>
      <w:ins w:id="830"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831" w:name="_Toc337555754"/>
      <w:bookmarkStart w:id="832" w:name="_Toc350246989"/>
      <w:bookmarkStart w:id="833" w:name="_Toc350354875"/>
      <w:bookmarkStart w:id="834" w:name="_Toc350439833"/>
      <w:bookmarkStart w:id="835" w:name="_Toc352596239"/>
      <w:bookmarkStart w:id="836" w:name="_Toc363725012"/>
      <w:bookmarkStart w:id="837" w:name="_Toc337555755"/>
      <w:bookmarkStart w:id="838" w:name="_Toc350246990"/>
      <w:bookmarkStart w:id="839" w:name="_Toc350354876"/>
      <w:bookmarkStart w:id="840" w:name="_Toc350439834"/>
      <w:bookmarkStart w:id="841" w:name="_Toc352596240"/>
      <w:bookmarkStart w:id="842" w:name="_Toc363725013"/>
      <w:bookmarkStart w:id="843" w:name="_Toc377547215"/>
      <w:bookmarkEnd w:id="831"/>
      <w:bookmarkEnd w:id="832"/>
      <w:bookmarkEnd w:id="833"/>
      <w:bookmarkEnd w:id="834"/>
      <w:bookmarkEnd w:id="835"/>
      <w:bookmarkEnd w:id="836"/>
      <w:bookmarkEnd w:id="837"/>
      <w:bookmarkEnd w:id="838"/>
      <w:bookmarkEnd w:id="839"/>
      <w:bookmarkEnd w:id="840"/>
      <w:bookmarkEnd w:id="841"/>
      <w:bookmarkEnd w:id="842"/>
      <w:r>
        <w:t>Centrifugal Force</w:t>
      </w:r>
      <w:bookmarkEnd w:id="843"/>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65pt" o:ole="">
            <v:imagedata r:id="rId105" o:title=""/>
          </v:shape>
          <o:OLEObject Type="Embed" ProgID="Equation.DSMT4" ShapeID="_x0000_i1063" DrawAspect="Content" ObjectID="_1332876848" r:id="rId106"/>
        </w:object>
      </w:r>
      <w:r>
        <w:t xml:space="preserve"> about a rotation axis directed along </w:t>
      </w:r>
      <w:r w:rsidR="00AF2221" w:rsidRPr="00AF2221">
        <w:rPr>
          <w:position w:val="-4"/>
        </w:rPr>
        <w:object w:dxaOrig="200" w:dyaOrig="200" w14:anchorId="5FC73536">
          <v:shape id="_x0000_i1064" type="#_x0000_t75" style="width:10pt;height:10pt" o:ole="">
            <v:imagedata r:id="rId107" o:title=""/>
          </v:shape>
          <o:OLEObject Type="Embed" ProgID="Equation.DSMT4" ShapeID="_x0000_i1064" DrawAspect="Content" ObjectID="_1332876849" r:id="rId108"/>
        </w:object>
      </w:r>
      <w:r>
        <w:t xml:space="preserve"> and passing through the rotation center </w:t>
      </w:r>
      <w:r w:rsidR="00AF2221" w:rsidRPr="00AF2221">
        <w:rPr>
          <w:position w:val="-6"/>
        </w:rPr>
        <w:object w:dxaOrig="180" w:dyaOrig="220" w14:anchorId="7BD26EE0">
          <v:shape id="_x0000_i1065" type="#_x0000_t75" style="width:8.65pt;height:10.65pt" o:ole="">
            <v:imagedata r:id="rId109" o:title=""/>
          </v:shape>
          <o:OLEObject Type="Embed" ProgID="Equation.DSMT4" ShapeID="_x0000_i1065" DrawAspect="Content" ObjectID="_1332876850" r:id="rId110"/>
        </w:object>
      </w:r>
      <w:r w:rsidR="00FA2E2E">
        <w:rPr>
          <w:rStyle w:val="CommentReference"/>
        </w:rPr>
        <w:commentReference w:id="844"/>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845" w:author="Steve Maas" w:date="2014-01-06T15:51:00Z">
        <w:r w:rsidR="00C138A7">
          <w:t>load</w:t>
        </w:r>
      </w:ins>
      <w:del w:id="846"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847" w:author="Steve Maas" w:date="2014-01-06T15:51:00Z">
        <w:r w:rsidDel="00C138A7">
          <w:delText>force</w:delText>
        </w:r>
      </w:del>
      <w:ins w:id="848"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849" w:name="_Toc377547216"/>
      <w:r>
        <w:t>Heat source</w:t>
      </w:r>
      <w:bookmarkEnd w:id="849"/>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850" w:author="Steve Maas" w:date="2014-01-06T15:51:00Z">
        <w:r>
          <w:t>load</w:t>
        </w:r>
      </w:ins>
      <w:del w:id="851"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852" w:author="Steve Maas" w:date="2014-01-06T15:51:00Z">
        <w:r w:rsidDel="00C138A7">
          <w:delText>force</w:delText>
        </w:r>
      </w:del>
      <w:ins w:id="853"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854" w:author="Steve Maas" w:date="2013-12-16T10:14:00Z">
          <w:pPr>
            <w:pStyle w:val="Heading3"/>
          </w:pPr>
        </w:pPrChange>
      </w:pPr>
      <w:r>
        <w:br w:type="page"/>
      </w:r>
      <w:bookmarkStart w:id="855" w:name="_Toc377547217"/>
      <w:r w:rsidR="00602A42">
        <w:lastRenderedPageBreak/>
        <w:t xml:space="preserve">Contact </w:t>
      </w:r>
      <w:del w:id="856" w:author="Steve Maas" w:date="2014-01-15T11:00:00Z">
        <w:r w:rsidR="00602A42" w:rsidDel="008826A0">
          <w:delText>Interfaces</w:delText>
        </w:r>
      </w:del>
      <w:ins w:id="857" w:author="Steve Maas" w:date="2014-01-15T11:00:00Z">
        <w:r w:rsidR="008826A0">
          <w:t>Section</w:t>
        </w:r>
      </w:ins>
      <w:bookmarkEnd w:id="855"/>
    </w:p>
    <w:p w14:paraId="763861E5" w14:textId="77777777" w:rsidR="00602A42" w:rsidRDefault="00602A42" w:rsidP="00602A42">
      <w:ins w:id="858"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859"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860"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861" w:author="Gerard Ateshian" w:date="2014-01-07T09:37:00Z">
              <w:r w:rsidDel="00147151">
                <w:delText xml:space="preserve">and </w:delText>
              </w:r>
            </w:del>
            <w:r>
              <w:t xml:space="preserve">biphasic-solute contact for </w:t>
            </w:r>
            <w:r w:rsidRPr="007D6F0D">
              <w:rPr>
                <w:i/>
              </w:rPr>
              <w:t>sliding3</w:t>
            </w:r>
            <w:ins w:id="862" w:author="Gerard Ateshian" w:date="2014-01-07T09:37:00Z">
              <w:r w:rsidR="00147151">
                <w:t xml:space="preserve">, and multiphasic contact for </w:t>
              </w:r>
            </w:ins>
            <w:ins w:id="863"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864" w:author="Steve Maas" w:date="2013-12-16T10:14:00Z">
          <w:pPr>
            <w:pStyle w:val="Heading4"/>
          </w:pPr>
        </w:pPrChange>
      </w:pPr>
      <w:bookmarkStart w:id="865" w:name="_Toc377547218"/>
      <w:r>
        <w:t>Sliding Interfaces</w:t>
      </w:r>
      <w:bookmarkEnd w:id="865"/>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866" w:author="Steve Maas" w:date="2013-12-16T10:18:00Z">
        <w:r w:rsidDel="00602A42">
          <w:delText>lagrange</w:delText>
        </w:r>
      </w:del>
      <w:ins w:id="867"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868"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869" w:author="Gerard Ateshian" w:date="2014-01-07T09:40:00Z">
        <w:r>
          <w:rPr>
            <w:b/>
            <w:i/>
          </w:rPr>
          <w:t>sliding-multiphasic (S</w:t>
        </w:r>
      </w:ins>
      <w:ins w:id="870" w:author="Gerard Ateshian" w:date="2014-01-07T09:41:00Z">
        <w:r>
          <w:rPr>
            <w:b/>
            <w:i/>
          </w:rPr>
          <w:t>MP</w:t>
        </w:r>
      </w:ins>
      <w:ins w:id="871" w:author="Gerard Ateshian" w:date="2014-01-07T09:40:00Z">
        <w:r>
          <w:rPr>
            <w:b/>
            <w:i/>
          </w:rPr>
          <w:t>)</w:t>
        </w:r>
        <w:r w:rsidRPr="00D74A7E">
          <w:t>:</w:t>
        </w:r>
        <w:r>
          <w:t xml:space="preserve"> This method is similar to </w:t>
        </w:r>
        <w:r w:rsidRPr="00696CC4">
          <w:rPr>
            <w:i/>
          </w:rPr>
          <w:t>sliding</w:t>
        </w:r>
      </w:ins>
      <w:ins w:id="872" w:author="Gerard Ateshian" w:date="2014-01-07T09:41:00Z">
        <w:r>
          <w:rPr>
            <w:i/>
          </w:rPr>
          <w:t>3</w:t>
        </w:r>
      </w:ins>
      <w:ins w:id="873" w:author="Gerard Ateshian" w:date="2014-01-07T09:40:00Z">
        <w:r>
          <w:t xml:space="preserve">. This contact implementation supports </w:t>
        </w:r>
      </w:ins>
      <w:ins w:id="874" w:author="Gerard Ateshian" w:date="2014-01-07T09:41:00Z">
        <w:r>
          <w:t xml:space="preserve">multiphasic </w:t>
        </w:r>
      </w:ins>
      <w:ins w:id="875" w:author="Gerard Ateshian" w:date="2014-01-07T09:40:00Z">
        <w:r>
          <w:t xml:space="preserve">contact (see the next section).  When using </w:t>
        </w:r>
      </w:ins>
      <w:ins w:id="876" w:author="Gerard Ateshian" w:date="2014-01-07T09:41:00Z">
        <w:r>
          <w:t xml:space="preserve">multiphasic </w:t>
        </w:r>
      </w:ins>
      <w:ins w:id="877"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878"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879" w:author="Steve Maas" w:date="2013-12-30T14:00:00Z"/>
        </w:rPr>
      </w:pPr>
      <w:del w:id="880" w:author="Steve Maas" w:date="2013-12-30T13:59:00Z">
        <w:r w:rsidDel="00BB02DD">
          <w:delText>Both quadrilateral surface elements (quad4) and triangular elements (tri3) can be used to define the master and/or slave surfaces</w:delText>
        </w:r>
      </w:del>
      <w:ins w:id="881" w:author="Steve Maas" w:date="2013-12-30T13:59:00Z">
        <w:r w:rsidR="00BB02DD">
          <w:t xml:space="preserve">The supported surface elements are </w:t>
        </w:r>
      </w:ins>
      <w:ins w:id="882" w:author="Steve Maas" w:date="2013-12-30T14:03:00Z">
        <w:r w:rsidR="00C44CEE">
          <w:t>described</w:t>
        </w:r>
      </w:ins>
      <w:ins w:id="883" w:author="Steve Maas" w:date="2013-12-30T13:59:00Z">
        <w:r w:rsidR="00BB02DD">
          <w:t xml:space="preserve"> in section </w:t>
        </w:r>
      </w:ins>
      <w:ins w:id="884" w:author="Steve Maas" w:date="2013-12-30T14:00:00Z">
        <w:r w:rsidR="00BB02DD">
          <w:fldChar w:fldCharType="begin"/>
        </w:r>
        <w:r w:rsidR="00BB02DD">
          <w:instrText xml:space="preserve"> REF _Ref376174920 \r \h </w:instrText>
        </w:r>
      </w:ins>
      <w:r w:rsidR="00BB02DD">
        <w:fldChar w:fldCharType="separate"/>
      </w:r>
      <w:ins w:id="885" w:author="Steve Maas" w:date="2014-01-02T13:04:00Z">
        <w:r w:rsidR="00873D59">
          <w:t xml:space="preserve">3.6.2.3. </w:t>
        </w:r>
      </w:ins>
      <w:ins w:id="886" w:author="Steve Maas" w:date="2013-12-30T14:00:00Z">
        <w:r w:rsidR="00BB02DD">
          <w:fldChar w:fldCharType="end"/>
        </w:r>
      </w:ins>
      <w:del w:id="887" w:author="Steve Maas" w:date="2013-12-30T14:00:00Z">
        <w:r w:rsidDel="00BB02DD">
          <w:delText>.</w:delText>
        </w:r>
      </w:del>
    </w:p>
    <w:p w14:paraId="1EC8BA4E" w14:textId="77777777" w:rsidR="00BB02DD" w:rsidRDefault="00BB02DD" w:rsidP="00602A42">
      <w:pPr>
        <w:rPr>
          <w:ins w:id="888" w:author="Steve Maas" w:date="2013-12-30T14:00:00Z"/>
        </w:rPr>
      </w:pPr>
    </w:p>
    <w:p w14:paraId="15A00806" w14:textId="5B6EB426" w:rsidR="00BB02DD" w:rsidRDefault="00BB02DD" w:rsidP="00602A42">
      <w:pPr>
        <w:rPr>
          <w:ins w:id="889" w:author="Steve Maas" w:date="2013-12-30T14:01:00Z"/>
        </w:rPr>
      </w:pPr>
      <w:ins w:id="890" w:author="Steve Maas" w:date="2013-12-30T14:00:00Z">
        <w:r>
          <w:t xml:space="preserve">If surfaces are defined in the input file using the </w:t>
        </w:r>
        <w:r w:rsidRPr="00BB02DD">
          <w:rPr>
            <w:i/>
            <w:rPrChange w:id="891" w:author="Steve Maas" w:date="2013-12-30T14:01:00Z">
              <w:rPr/>
            </w:rPrChange>
          </w:rPr>
          <w:t>Geometry/Surface</w:t>
        </w:r>
        <w:r>
          <w:t xml:space="preserve"> section, then the contact surface definition can be defined by referring to the surfaces defined in the </w:t>
        </w:r>
        <w:r w:rsidRPr="00BB02DD">
          <w:rPr>
            <w:i/>
            <w:rPrChange w:id="892" w:author="Steve Maas" w:date="2013-12-30T14:01:00Z">
              <w:rPr/>
            </w:rPrChange>
          </w:rPr>
          <w:t>Geometry/Surface</w:t>
        </w:r>
        <w:r>
          <w:t xml:space="preserve"> section and this can be done using the </w:t>
        </w:r>
      </w:ins>
      <w:ins w:id="893" w:author="Steve Maas" w:date="2013-12-30T14:01:00Z">
        <w:r>
          <w:rPr>
            <w:i/>
          </w:rPr>
          <w:t xml:space="preserve">set </w:t>
        </w:r>
        <w:r>
          <w:t>attribute.</w:t>
        </w:r>
      </w:ins>
      <w:ins w:id="894" w:author="Steve Maas" w:date="2013-12-30T14:02:00Z">
        <w:r w:rsidR="00C44CEE">
          <w:t xml:space="preserve"> For example:</w:t>
        </w:r>
      </w:ins>
    </w:p>
    <w:p w14:paraId="4CF88E71" w14:textId="77777777" w:rsidR="00BB02DD" w:rsidRDefault="00BB02DD" w:rsidP="00602A42">
      <w:pPr>
        <w:rPr>
          <w:ins w:id="895" w:author="Steve Maas" w:date="2013-12-30T14:02:00Z"/>
        </w:rPr>
      </w:pPr>
    </w:p>
    <w:p w14:paraId="40320ECD" w14:textId="5EAB2B4E" w:rsidR="00C44CEE" w:rsidRDefault="00C44CEE" w:rsidP="00C44CEE">
      <w:pPr>
        <w:pStyle w:val="code"/>
        <w:rPr>
          <w:ins w:id="896" w:author="Steve Maas" w:date="2013-12-30T14:02:00Z"/>
        </w:rPr>
      </w:pPr>
      <w:ins w:id="897" w:author="Steve Maas" w:date="2013-12-30T14:02:00Z">
        <w:r>
          <w:t>&lt;surface type="master" set="Surface01"/&gt;</w:t>
        </w:r>
      </w:ins>
    </w:p>
    <w:p w14:paraId="264856AE" w14:textId="77777777" w:rsidR="00C44CEE" w:rsidRDefault="00C44CEE" w:rsidP="00602A42">
      <w:pPr>
        <w:rPr>
          <w:ins w:id="898" w:author="Steve Maas" w:date="2013-12-30T14:01:00Z"/>
        </w:rPr>
      </w:pPr>
    </w:p>
    <w:p w14:paraId="4177B078" w14:textId="404BE351" w:rsidR="00BB02DD" w:rsidRPr="005F474E" w:rsidRDefault="00C44CEE" w:rsidP="00602A42">
      <w:pPr>
        <w:rPr>
          <w:ins w:id="899" w:author="Steve Maas" w:date="2013-12-30T14:01:00Z"/>
        </w:rPr>
      </w:pPr>
      <w:ins w:id="900"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901" w:author="Steve Maas" w:date="2013-12-30T14:03:00Z">
        <w:r>
          <w:fldChar w:fldCharType="begin"/>
        </w:r>
        <w:r>
          <w:instrText xml:space="preserve"> REF _Ref376175517 \r \h </w:instrText>
        </w:r>
      </w:ins>
      <w:r>
        <w:fldChar w:fldCharType="separate"/>
      </w:r>
      <w:ins w:id="902" w:author="Steve Maas" w:date="2014-01-02T13:04:00Z">
        <w:r w:rsidR="00873D59">
          <w:t>3.6.4</w:t>
        </w:r>
      </w:ins>
      <w:ins w:id="903" w:author="Steve Maas" w:date="2013-12-30T14:03:00Z">
        <w:r>
          <w:fldChar w:fldCharType="end"/>
        </w:r>
        <w:r>
          <w:t xml:space="preserve"> </w:t>
        </w:r>
      </w:ins>
      <w:ins w:id="904"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2" o:title=""/>
          </v:shape>
          <o:OLEObject Type="Embed" ProgID="Equation.DSMT4" ShapeID="_x0000_i1066" DrawAspect="Content" ObjectID="_1332876851" r:id="rId113"/>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65pt;height:31.35pt" o:ole="">
            <v:imagedata r:id="rId114" o:title=""/>
          </v:shape>
          <o:OLEObject Type="Embed" ProgID="Equation.DSMT4" ShapeID="_x0000_i1067" DrawAspect="Content" ObjectID="_1332876852" r:id="rId115"/>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6" o:title=""/>
          </v:shape>
          <o:OLEObject Type="Embed" ProgID="Equation.DSMT4" ShapeID="_x0000_i1068" DrawAspect="Content" ObjectID="_1332876853" r:id="rId117"/>
        </w:object>
      </w:r>
      <w:r>
        <w:t xml:space="preserve">, </w:t>
      </w:r>
      <w:r w:rsidRPr="00AF2221">
        <w:rPr>
          <w:position w:val="-4"/>
        </w:rPr>
        <w:object w:dxaOrig="420" w:dyaOrig="200" w14:anchorId="6960DD08">
          <v:shape id="_x0000_i1069" type="#_x0000_t75" style="width:21.35pt;height:10pt" o:ole="">
            <v:imagedata r:id="rId118" o:title=""/>
          </v:shape>
          <o:OLEObject Type="Embed" ProgID="Equation.DSMT4" ShapeID="_x0000_i1069" DrawAspect="Content" ObjectID="_1332876854" r:id="rId119"/>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905" w:author="Gerard Ateshian" w:date="2014-01-07T09:42:00Z">
        <w:r w:rsidR="00147151" w:rsidRPr="00147151">
          <w:rPr>
            <w:rPrChange w:id="906" w:author="Gerard Ateshian" w:date="2014-01-07T09:42:00Z">
              <w:rPr>
                <w:i/>
              </w:rPr>
            </w:rPrChange>
          </w:rPr>
          <w:t>,</w:t>
        </w:r>
      </w:ins>
      <w:r>
        <w:t xml:space="preserve"> </w:t>
      </w:r>
      <w:del w:id="907" w:author="Gerard Ateshian" w:date="2014-01-07T09:42:00Z">
        <w:r w:rsidDel="00147151">
          <w:delText xml:space="preserve">and </w:delText>
        </w:r>
      </w:del>
      <w:r w:rsidRPr="00A92C16">
        <w:rPr>
          <w:i/>
        </w:rPr>
        <w:t>sliding3</w:t>
      </w:r>
      <w:r>
        <w:t xml:space="preserve"> </w:t>
      </w:r>
      <w:ins w:id="908" w:author="Gerard Ateshian" w:date="2014-01-07T09:42:00Z">
        <w:r w:rsidR="00147151">
          <w:t xml:space="preserve">and </w:t>
        </w:r>
        <w:r w:rsidR="00147151" w:rsidRPr="00147151">
          <w:rPr>
            <w:i/>
            <w:rPrChange w:id="909"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910" w:author="Steve Maas" w:date="2013-12-16T10:14:00Z">
          <w:pPr>
            <w:pStyle w:val="Heading4"/>
          </w:pPr>
        </w:pPrChange>
      </w:pPr>
      <w:bookmarkStart w:id="911" w:name="_Toc377547219"/>
      <w:r>
        <w:t>Biphasic Contact</w:t>
      </w:r>
      <w:bookmarkEnd w:id="911"/>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35pt" o:ole="">
            <v:imagedata r:id="rId120" o:title=""/>
          </v:shape>
          <o:OLEObject Type="Embed" ProgID="Equation.DSMT4" ShapeID="_x0000_i1070" DrawAspect="Content" ObjectID="_1332876855" r:id="rId121"/>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912" w:author="Steve Maas" w:date="2013-12-16T10:14:00Z">
          <w:pPr>
            <w:pStyle w:val="Heading4"/>
          </w:pPr>
        </w:pPrChange>
      </w:pPr>
      <w:bookmarkStart w:id="913" w:name="_Toc377547220"/>
      <w:r>
        <w:t xml:space="preserve">Biphasic-Solute </w:t>
      </w:r>
      <w:ins w:id="914" w:author="Gerard Ateshian" w:date="2014-01-07T09:42:00Z">
        <w:r w:rsidR="00147151">
          <w:t xml:space="preserve">and Multiphasic </w:t>
        </w:r>
      </w:ins>
      <w:r>
        <w:t>Contact</w:t>
      </w:r>
      <w:bookmarkEnd w:id="913"/>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915" w:author="Gerard Ateshian" w:date="2014-01-07T09:43:00Z">
        <w:r w:rsidR="00147151">
          <w:t xml:space="preserve"> and the </w:t>
        </w:r>
        <w:r w:rsidR="00147151" w:rsidRPr="00147151">
          <w:rPr>
            <w:i/>
            <w:rPrChange w:id="916" w:author="Gerard Ateshian" w:date="2014-01-07T09:43:00Z">
              <w:rPr/>
            </w:rPrChange>
          </w:rPr>
          <w:t>sliding-multiphasic</w:t>
        </w:r>
        <w:r w:rsidR="00147151">
          <w:t xml:space="preserve"> contact interface can similarly deal with multiphasic contact surfaces</w:t>
        </w:r>
      </w:ins>
      <w:r>
        <w:t xml:space="preserve">. </w:t>
      </w:r>
      <w:del w:id="917" w:author="Gerard Ateshian" w:date="2014-01-07T09:43:00Z">
        <w:r w:rsidDel="00147151">
          <w:delText xml:space="preserve">It </w:delText>
        </w:r>
      </w:del>
      <w:ins w:id="918" w:author="Gerard Ateshian" w:date="2014-01-07T09:43:00Z">
        <w:r w:rsidR="00147151">
          <w:t xml:space="preserve">These contact interfaces </w:t>
        </w:r>
      </w:ins>
      <w:r>
        <w:t>allow</w:t>
      </w:r>
      <w:del w:id="919"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920" w:author="Gerard Ateshian" w:date="2014-01-07T09:44:00Z">
        <w:r w:rsidR="00147151" w:rsidRPr="00147151">
          <w:t xml:space="preserve"> (</w:t>
        </w:r>
      </w:ins>
      <w:ins w:id="921" w:author="Gerard Ateshian" w:date="2014-01-07T09:45:00Z">
        <w:r w:rsidR="00147151">
          <w:t xml:space="preserve">for </w:t>
        </w:r>
      </w:ins>
      <w:ins w:id="922" w:author="Gerard Ateshian" w:date="2014-01-07T09:44:00Z">
        <w:r w:rsidR="00147151" w:rsidRPr="00147151">
          <w:t>sliding3)</w:t>
        </w:r>
      </w:ins>
    </w:p>
    <w:p w14:paraId="0CEF6785" w14:textId="5762FE8E" w:rsidR="00147151" w:rsidRPr="00147151" w:rsidRDefault="00147151">
      <w:pPr>
        <w:rPr>
          <w:ins w:id="923" w:author="Gerard Ateshian" w:date="2014-01-07T09:45:00Z"/>
        </w:rPr>
        <w:pPrChange w:id="924" w:author="Gerard Ateshian" w:date="2014-01-07T09:45:00Z">
          <w:pPr>
            <w:pStyle w:val="code"/>
          </w:pPr>
        </w:pPrChange>
      </w:pPr>
      <w:ins w:id="925" w:author="Gerard Ateshian" w:date="2014-01-07T09:45:00Z">
        <w:r w:rsidRPr="00147151">
          <w:t>or</w:t>
        </w:r>
      </w:ins>
    </w:p>
    <w:p w14:paraId="269C4100" w14:textId="3D3DE009" w:rsidR="00147151" w:rsidRDefault="00147151" w:rsidP="00147151">
      <w:pPr>
        <w:pStyle w:val="code"/>
        <w:rPr>
          <w:ins w:id="926" w:author="Gerard Ateshian" w:date="2014-01-07T09:44:00Z"/>
        </w:rPr>
      </w:pPr>
      <w:ins w:id="927" w:author="Gerard Ateshian" w:date="2014-01-07T09:44:00Z">
        <w:r w:rsidRPr="00B7277A">
          <w:t>&lt;ambient_concentration</w:t>
        </w:r>
        <w:r>
          <w:t xml:space="preserve"> sol=”id”</w:t>
        </w:r>
        <w:r w:rsidRPr="00B7277A">
          <w:t>&gt;0&lt;/ambient_concentration&gt;</w:t>
        </w:r>
        <w:r>
          <w:t xml:space="preserve"> (</w:t>
        </w:r>
      </w:ins>
      <w:ins w:id="928" w:author="Gerard Ateshian" w:date="2014-01-07T09:45:00Z">
        <w:r>
          <w:t xml:space="preserve">for </w:t>
        </w:r>
      </w:ins>
      <w:ins w:id="929"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930"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35pt" o:ole="">
            <v:imagedata r:id="rId122" o:title=""/>
          </v:shape>
          <o:OLEObject Type="Embed" ProgID="Equation.DSMT4" ShapeID="_x0000_i1071" DrawAspect="Content" ObjectID="_1332876856" r:id="rId123"/>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4" o:title=""/>
          </v:shape>
          <o:OLEObject Type="Embed" ProgID="Equation.DSMT4" ShapeID="_x0000_i1072" DrawAspect="Content" ObjectID="_1332876857" r:id="rId125"/>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65pt;height:14pt" o:ole="">
            <v:imagedata r:id="rId126" o:title=""/>
          </v:shape>
          <o:OLEObject Type="Embed" ProgID="Equation.DSMT4" ShapeID="_x0000_i1073" DrawAspect="Content" ObjectID="_1332876858" r:id="rId127"/>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931"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932" w:author="Gerard Ateshian" w:date="2014-01-07T09:47:00Z">
        <w:r w:rsidR="0044192A">
          <w:t xml:space="preserve">or multiphasic-on-rigid </w:t>
        </w:r>
      </w:ins>
      <w:r>
        <w:t xml:space="preserve">contact, a two-pass analysis should not be used; the </w:t>
      </w:r>
      <w:del w:id="933" w:author="Gerard Ateshian" w:date="2014-01-07T09:47:00Z">
        <w:r w:rsidDel="0044192A">
          <w:delText xml:space="preserve">biphasic-solute </w:delText>
        </w:r>
      </w:del>
      <w:ins w:id="934" w:author="Gerard Ateshian" w:date="2014-01-07T09:47:00Z">
        <w:r w:rsidR="0044192A">
          <w:t xml:space="preserve">rigid </w:t>
        </w:r>
      </w:ins>
      <w:r>
        <w:t xml:space="preserve">surface should be the </w:t>
      </w:r>
      <w:del w:id="935" w:author="Gerard Ateshian" w:date="2014-01-07T09:47:00Z">
        <w:r w:rsidDel="0044192A">
          <w:delText xml:space="preserve">slave </w:delText>
        </w:r>
      </w:del>
      <w:ins w:id="936"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937" w:author="Steve Maas" w:date="2013-12-16T10:15:00Z">
          <w:pPr>
            <w:pStyle w:val="Heading4"/>
          </w:pPr>
        </w:pPrChange>
      </w:pPr>
      <w:bookmarkStart w:id="938" w:name="_Toc377547221"/>
      <w:r w:rsidRPr="00793EA8">
        <w:t>Rigid Wall Interfaces</w:t>
      </w:r>
      <w:bookmarkEnd w:id="938"/>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939" w:author="Steve Maas" w:date="2013-12-16T10:20:00Z">
                  <w:rPr>
                    <w:b/>
                  </w:rPr>
                </w:rPrChange>
              </w:rPr>
            </w:pPr>
            <w:r w:rsidRPr="00602A42">
              <w:rPr>
                <w:rFonts w:ascii="Times New Roman" w:hAnsi="Times New Roman"/>
                <w:b/>
                <w:rPrChange w:id="940"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4" type="#_x0000_t75" style="width:44pt;height:18pt" o:ole="">
            <v:imagedata r:id="rId128" o:title=""/>
          </v:shape>
          <o:OLEObject Type="Embed" ProgID="Equation.DSMT4" ShapeID="_x0000_i1074" DrawAspect="Content" ObjectID="_1332876859" r:id="rId129"/>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35pt;height:19.35pt" o:ole="">
            <v:imagedata r:id="rId130" o:title=""/>
          </v:shape>
          <o:OLEObject Type="Embed" ProgID="Equation.DSMT4" ShapeID="_x0000_i1075" DrawAspect="Content" ObjectID="_1332876860" r:id="rId131"/>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941" w:author="Steve Maas" w:date="2013-12-16T10:15:00Z">
          <w:pPr>
            <w:pStyle w:val="Heading4"/>
          </w:pPr>
        </w:pPrChange>
      </w:pPr>
      <w:bookmarkStart w:id="942" w:name="_Toc377547222"/>
      <w:r>
        <w:t>Tied Interfaces</w:t>
      </w:r>
      <w:bookmarkEnd w:id="942"/>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943" w:author="Steve Maas" w:date="2013-12-16T10:15:00Z">
          <w:pPr>
            <w:pStyle w:val="Heading4"/>
          </w:pPr>
        </w:pPrChange>
      </w:pPr>
      <w:bookmarkStart w:id="944" w:name="_Toc377547223"/>
      <w:r>
        <w:t>Tied Biphasic Interfaces</w:t>
      </w:r>
      <w:bookmarkEnd w:id="944"/>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945" w:author="Steve Maas" w:date="2013-12-16T10:15:00Z">
          <w:pPr>
            <w:pStyle w:val="Heading4"/>
          </w:pPr>
        </w:pPrChange>
      </w:pPr>
      <w:bookmarkStart w:id="946" w:name="_Toc377547224"/>
      <w:r>
        <w:t>Rigid Interfaces</w:t>
      </w:r>
      <w:bookmarkEnd w:id="946"/>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947" w:author="Steve Maas" w:date="2013-12-16T10:15:00Z">
          <w:pPr>
            <w:pStyle w:val="Heading4"/>
          </w:pPr>
        </w:pPrChange>
      </w:pPr>
      <w:bookmarkStart w:id="948" w:name="_Toc377547225"/>
      <w:r>
        <w:t>Rigid Joints</w:t>
      </w:r>
      <w:bookmarkEnd w:id="948"/>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949" w:name="_Toc377547226"/>
      <w:r>
        <w:lastRenderedPageBreak/>
        <w:t>Constraints Section</w:t>
      </w:r>
      <w:bookmarkEnd w:id="949"/>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950" w:name="_Ref275247132"/>
      <w:bookmarkStart w:id="951" w:name="_Toc377547227"/>
      <w:r>
        <w:t>Rigid Body Constraints</w:t>
      </w:r>
      <w:bookmarkEnd w:id="950"/>
      <w:bookmarkEnd w:id="951"/>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952" w:author="Steve Maas" w:date="2013-12-30T14:13:00Z"/>
        </w:rPr>
      </w:pPr>
      <w:ins w:id="953"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954"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955" w:author="Steve Maas" w:date="2013-12-30T14:13:00Z"/>
        </w:trPr>
        <w:tc>
          <w:tcPr>
            <w:tcW w:w="1417" w:type="dxa"/>
            <w:shd w:val="clear" w:color="auto" w:fill="auto"/>
          </w:tcPr>
          <w:p w14:paraId="72D52CD1" w14:textId="77777777" w:rsidR="005F474E" w:rsidRPr="000B272C" w:rsidRDefault="005F474E" w:rsidP="00470C94">
            <w:pPr>
              <w:rPr>
                <w:ins w:id="956" w:author="Steve Maas" w:date="2013-12-30T14:13:00Z"/>
                <w:b/>
              </w:rPr>
            </w:pPr>
            <w:ins w:id="957" w:author="Steve Maas" w:date="2013-12-30T14:13:00Z">
              <w:r>
                <w:rPr>
                  <w:b/>
                </w:rPr>
                <w:t>Tag</w:t>
              </w:r>
            </w:ins>
          </w:p>
        </w:tc>
        <w:tc>
          <w:tcPr>
            <w:tcW w:w="8231" w:type="dxa"/>
            <w:shd w:val="clear" w:color="auto" w:fill="auto"/>
          </w:tcPr>
          <w:p w14:paraId="7725389F" w14:textId="77777777" w:rsidR="005F474E" w:rsidRPr="000B272C" w:rsidRDefault="005F474E" w:rsidP="00470C94">
            <w:pPr>
              <w:rPr>
                <w:ins w:id="958" w:author="Steve Maas" w:date="2013-12-30T14:13:00Z"/>
                <w:b/>
              </w:rPr>
            </w:pPr>
            <w:ins w:id="959" w:author="Steve Maas" w:date="2013-12-30T14:13:00Z">
              <w:r w:rsidRPr="000B272C">
                <w:rPr>
                  <w:b/>
                </w:rPr>
                <w:t>Description</w:t>
              </w:r>
            </w:ins>
          </w:p>
        </w:tc>
      </w:tr>
      <w:tr w:rsidR="005F474E" w14:paraId="54CD55A1" w14:textId="77777777" w:rsidTr="00470C94">
        <w:trPr>
          <w:ins w:id="960" w:author="Steve Maas" w:date="2013-12-30T14:13:00Z"/>
        </w:trPr>
        <w:tc>
          <w:tcPr>
            <w:tcW w:w="1417" w:type="dxa"/>
            <w:shd w:val="clear" w:color="auto" w:fill="auto"/>
          </w:tcPr>
          <w:p w14:paraId="3B7B8B3D" w14:textId="77777777" w:rsidR="005F474E" w:rsidRDefault="005F474E" w:rsidP="00470C94">
            <w:pPr>
              <w:pStyle w:val="code"/>
              <w:rPr>
                <w:ins w:id="961" w:author="Steve Maas" w:date="2013-12-30T14:13:00Z"/>
              </w:rPr>
            </w:pPr>
            <w:ins w:id="962" w:author="Steve Maas" w:date="2013-12-30T14:13:00Z">
              <w:r>
                <w:t>fixed</w:t>
              </w:r>
            </w:ins>
          </w:p>
        </w:tc>
        <w:tc>
          <w:tcPr>
            <w:tcW w:w="8231" w:type="dxa"/>
            <w:shd w:val="clear" w:color="auto" w:fill="auto"/>
          </w:tcPr>
          <w:p w14:paraId="0D997FED" w14:textId="77777777" w:rsidR="005F474E" w:rsidRDefault="005F474E" w:rsidP="00470C94">
            <w:pPr>
              <w:rPr>
                <w:ins w:id="963" w:author="Steve Maas" w:date="2013-12-30T14:13:00Z"/>
              </w:rPr>
            </w:pPr>
            <w:ins w:id="964" w:author="Steve Maas" w:date="2013-12-30T14:13:00Z">
              <w:r>
                <w:t>Degree of freedom is fixed</w:t>
              </w:r>
            </w:ins>
          </w:p>
        </w:tc>
      </w:tr>
      <w:tr w:rsidR="005F474E" w14:paraId="1E6F2B17" w14:textId="77777777" w:rsidTr="00470C94">
        <w:trPr>
          <w:ins w:id="965" w:author="Steve Maas" w:date="2013-12-30T14:13:00Z"/>
        </w:trPr>
        <w:tc>
          <w:tcPr>
            <w:tcW w:w="1417" w:type="dxa"/>
            <w:shd w:val="clear" w:color="auto" w:fill="auto"/>
          </w:tcPr>
          <w:p w14:paraId="645AD39C" w14:textId="77777777" w:rsidR="005F474E" w:rsidRDefault="005F474E" w:rsidP="00470C94">
            <w:pPr>
              <w:pStyle w:val="code"/>
              <w:rPr>
                <w:ins w:id="966" w:author="Steve Maas" w:date="2013-12-30T14:13:00Z"/>
              </w:rPr>
            </w:pPr>
            <w:ins w:id="967" w:author="Steve Maas" w:date="2013-12-30T14:13:00Z">
              <w:r>
                <w:t>prescribed</w:t>
              </w:r>
            </w:ins>
          </w:p>
        </w:tc>
        <w:tc>
          <w:tcPr>
            <w:tcW w:w="8231" w:type="dxa"/>
            <w:shd w:val="clear" w:color="auto" w:fill="auto"/>
          </w:tcPr>
          <w:p w14:paraId="0B74E483" w14:textId="77777777" w:rsidR="005F474E" w:rsidRDefault="005F474E" w:rsidP="00470C94">
            <w:pPr>
              <w:rPr>
                <w:ins w:id="968" w:author="Steve Maas" w:date="2013-12-30T14:13:00Z"/>
              </w:rPr>
            </w:pPr>
            <w:ins w:id="969" w:author="Steve Maas" w:date="2013-12-30T14:13:00Z">
              <w:r>
                <w:t>Degree of freedom is prescribed by user</w:t>
              </w:r>
            </w:ins>
          </w:p>
        </w:tc>
      </w:tr>
      <w:tr w:rsidR="005F474E" w14:paraId="447DC668" w14:textId="77777777" w:rsidTr="00470C94">
        <w:trPr>
          <w:ins w:id="970" w:author="Steve Maas" w:date="2013-12-30T14:13:00Z"/>
        </w:trPr>
        <w:tc>
          <w:tcPr>
            <w:tcW w:w="1417" w:type="dxa"/>
            <w:shd w:val="clear" w:color="auto" w:fill="auto"/>
          </w:tcPr>
          <w:p w14:paraId="29D4DF5C" w14:textId="77777777" w:rsidR="005F474E" w:rsidRDefault="005F474E" w:rsidP="00470C94">
            <w:pPr>
              <w:pStyle w:val="code"/>
              <w:rPr>
                <w:ins w:id="971" w:author="Steve Maas" w:date="2013-12-30T14:13:00Z"/>
              </w:rPr>
            </w:pPr>
            <w:ins w:id="972" w:author="Steve Maas" w:date="2013-12-30T14:13:00Z">
              <w:r>
                <w:t>force</w:t>
              </w:r>
            </w:ins>
          </w:p>
        </w:tc>
        <w:tc>
          <w:tcPr>
            <w:tcW w:w="8231" w:type="dxa"/>
            <w:shd w:val="clear" w:color="auto" w:fill="auto"/>
          </w:tcPr>
          <w:p w14:paraId="66898344" w14:textId="77777777" w:rsidR="005F474E" w:rsidRDefault="005F474E" w:rsidP="00470C94">
            <w:pPr>
              <w:rPr>
                <w:ins w:id="973" w:author="Steve Maas" w:date="2013-12-30T14:13:00Z"/>
              </w:rPr>
            </w:pPr>
            <w:ins w:id="974" w:author="Steve Maas" w:date="2013-12-30T14:13:00Z">
              <w:r>
                <w:t>A force is applied in direction of degree of freedom</w:t>
              </w:r>
            </w:ins>
          </w:p>
        </w:tc>
      </w:tr>
    </w:tbl>
    <w:p w14:paraId="2831638B" w14:textId="77777777" w:rsidR="005F474E" w:rsidRDefault="005F474E" w:rsidP="005F474E">
      <w:pPr>
        <w:pStyle w:val="code"/>
        <w:rPr>
          <w:ins w:id="975" w:author="Steve Maas" w:date="2013-12-30T14:13:00Z"/>
        </w:rPr>
      </w:pPr>
    </w:p>
    <w:p w14:paraId="09C48438" w14:textId="77777777" w:rsidR="005F474E" w:rsidRDefault="005F474E" w:rsidP="005F474E">
      <w:pPr>
        <w:rPr>
          <w:ins w:id="976" w:author="Steve Maas" w:date="2013-12-30T14:13:00Z"/>
        </w:rPr>
      </w:pPr>
      <w:ins w:id="977"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978"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979" w:author="Steve Maas" w:date="2013-12-30T14:13:00Z"/>
        </w:trPr>
        <w:tc>
          <w:tcPr>
            <w:tcW w:w="2137" w:type="dxa"/>
            <w:shd w:val="clear" w:color="auto" w:fill="auto"/>
          </w:tcPr>
          <w:p w14:paraId="52E207B9" w14:textId="77777777" w:rsidR="005F474E" w:rsidRPr="00890FDC" w:rsidRDefault="005F474E" w:rsidP="00470C94">
            <w:pPr>
              <w:pStyle w:val="code"/>
              <w:rPr>
                <w:ins w:id="980" w:author="Steve Maas" w:date="2013-12-30T14:13:00Z"/>
                <w:rFonts w:ascii="Times New Roman" w:hAnsi="Times New Roman"/>
                <w:b/>
              </w:rPr>
            </w:pPr>
            <w:ins w:id="981"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982" w:author="Steve Maas" w:date="2013-12-30T14:13:00Z"/>
                <w:b/>
              </w:rPr>
            </w:pPr>
            <w:ins w:id="983" w:author="Steve Maas" w:date="2013-12-30T14:13:00Z">
              <w:r>
                <w:rPr>
                  <w:b/>
                </w:rPr>
                <w:t>Description</w:t>
              </w:r>
            </w:ins>
          </w:p>
        </w:tc>
      </w:tr>
      <w:tr w:rsidR="005F474E" w14:paraId="2E06B773" w14:textId="77777777" w:rsidTr="00470C94">
        <w:trPr>
          <w:trHeight w:val="220"/>
          <w:ins w:id="984" w:author="Steve Maas" w:date="2013-12-30T14:13:00Z"/>
        </w:trPr>
        <w:tc>
          <w:tcPr>
            <w:tcW w:w="2137" w:type="dxa"/>
            <w:shd w:val="clear" w:color="auto" w:fill="auto"/>
          </w:tcPr>
          <w:p w14:paraId="07B8A8FB" w14:textId="77777777" w:rsidR="005F474E" w:rsidRDefault="005F474E" w:rsidP="00470C94">
            <w:pPr>
              <w:pStyle w:val="code"/>
              <w:rPr>
                <w:ins w:id="985" w:author="Steve Maas" w:date="2013-12-30T14:13:00Z"/>
              </w:rPr>
            </w:pPr>
            <w:ins w:id="986" w:author="Steve Maas" w:date="2013-12-30T14:13:00Z">
              <w:r>
                <w:t>X</w:t>
              </w:r>
            </w:ins>
          </w:p>
        </w:tc>
        <w:tc>
          <w:tcPr>
            <w:tcW w:w="7440" w:type="dxa"/>
            <w:shd w:val="clear" w:color="auto" w:fill="auto"/>
          </w:tcPr>
          <w:p w14:paraId="52374960" w14:textId="77777777" w:rsidR="005F474E" w:rsidRPr="00890FDC" w:rsidRDefault="005F474E" w:rsidP="00470C94">
            <w:pPr>
              <w:rPr>
                <w:ins w:id="987" w:author="Steve Maas" w:date="2013-12-30T14:13:00Z"/>
              </w:rPr>
            </w:pPr>
            <w:ins w:id="988" w:author="Steve Maas" w:date="2013-12-30T14:13:00Z">
              <w:r>
                <w:t xml:space="preserve">Constrain the </w:t>
              </w:r>
              <w:r>
                <w:rPr>
                  <w:i/>
                </w:rPr>
                <w:t xml:space="preserve">x </w:t>
              </w:r>
              <w:r>
                <w:t>degree of freedom</w:t>
              </w:r>
            </w:ins>
          </w:p>
        </w:tc>
      </w:tr>
      <w:tr w:rsidR="005F474E" w14:paraId="7DA41064" w14:textId="77777777" w:rsidTr="00470C94">
        <w:trPr>
          <w:trHeight w:val="120"/>
          <w:ins w:id="989" w:author="Steve Maas" w:date="2013-12-30T14:13:00Z"/>
        </w:trPr>
        <w:tc>
          <w:tcPr>
            <w:tcW w:w="2137" w:type="dxa"/>
            <w:shd w:val="clear" w:color="auto" w:fill="auto"/>
          </w:tcPr>
          <w:p w14:paraId="52B88CDE" w14:textId="77777777" w:rsidR="005F474E" w:rsidRDefault="005F474E" w:rsidP="00470C94">
            <w:pPr>
              <w:pStyle w:val="code"/>
              <w:rPr>
                <w:ins w:id="990" w:author="Steve Maas" w:date="2013-12-30T14:13:00Z"/>
              </w:rPr>
            </w:pPr>
            <w:ins w:id="991" w:author="Steve Maas" w:date="2013-12-30T14:13:00Z">
              <w:r>
                <w:t>Y</w:t>
              </w:r>
            </w:ins>
          </w:p>
        </w:tc>
        <w:tc>
          <w:tcPr>
            <w:tcW w:w="7440" w:type="dxa"/>
            <w:shd w:val="clear" w:color="auto" w:fill="auto"/>
          </w:tcPr>
          <w:p w14:paraId="0D01158A" w14:textId="77777777" w:rsidR="005F474E" w:rsidRDefault="005F474E" w:rsidP="00470C94">
            <w:pPr>
              <w:rPr>
                <w:ins w:id="992" w:author="Steve Maas" w:date="2013-12-30T14:13:00Z"/>
              </w:rPr>
            </w:pPr>
            <w:ins w:id="993"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994" w:author="Steve Maas" w:date="2013-12-30T14:13:00Z"/>
        </w:trPr>
        <w:tc>
          <w:tcPr>
            <w:tcW w:w="2137" w:type="dxa"/>
            <w:shd w:val="clear" w:color="auto" w:fill="auto"/>
          </w:tcPr>
          <w:p w14:paraId="1A15D48D" w14:textId="77777777" w:rsidR="005F474E" w:rsidRDefault="005F474E" w:rsidP="00470C94">
            <w:pPr>
              <w:pStyle w:val="code"/>
              <w:rPr>
                <w:ins w:id="995" w:author="Steve Maas" w:date="2013-12-30T14:13:00Z"/>
              </w:rPr>
            </w:pPr>
            <w:ins w:id="996" w:author="Steve Maas" w:date="2013-12-30T14:13:00Z">
              <w:r>
                <w:t>Z</w:t>
              </w:r>
            </w:ins>
          </w:p>
        </w:tc>
        <w:tc>
          <w:tcPr>
            <w:tcW w:w="7440" w:type="dxa"/>
            <w:shd w:val="clear" w:color="auto" w:fill="auto"/>
          </w:tcPr>
          <w:p w14:paraId="5287E164" w14:textId="77777777" w:rsidR="005F474E" w:rsidRDefault="005F474E" w:rsidP="00470C94">
            <w:pPr>
              <w:rPr>
                <w:ins w:id="997" w:author="Steve Maas" w:date="2013-12-30T14:13:00Z"/>
              </w:rPr>
            </w:pPr>
            <w:ins w:id="998"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999" w:author="Steve Maas" w:date="2013-12-30T14:13:00Z"/>
        </w:trPr>
        <w:tc>
          <w:tcPr>
            <w:tcW w:w="2137" w:type="dxa"/>
            <w:shd w:val="clear" w:color="auto" w:fill="auto"/>
          </w:tcPr>
          <w:p w14:paraId="11EED3BD" w14:textId="77777777" w:rsidR="005F474E" w:rsidRDefault="005F474E" w:rsidP="00470C94">
            <w:pPr>
              <w:pStyle w:val="code"/>
              <w:rPr>
                <w:ins w:id="1000" w:author="Steve Maas" w:date="2013-12-30T14:13:00Z"/>
              </w:rPr>
            </w:pPr>
            <w:ins w:id="1001" w:author="Steve Maas" w:date="2013-12-30T14:13:00Z">
              <w:r>
                <w:t>Rx</w:t>
              </w:r>
            </w:ins>
          </w:p>
        </w:tc>
        <w:tc>
          <w:tcPr>
            <w:tcW w:w="7440" w:type="dxa"/>
            <w:shd w:val="clear" w:color="auto" w:fill="auto"/>
          </w:tcPr>
          <w:p w14:paraId="123DA69F" w14:textId="77777777" w:rsidR="005F474E" w:rsidRPr="00890FDC" w:rsidRDefault="005F474E" w:rsidP="00470C94">
            <w:pPr>
              <w:rPr>
                <w:ins w:id="1002" w:author="Steve Maas" w:date="2013-12-30T14:13:00Z"/>
              </w:rPr>
            </w:pPr>
            <w:ins w:id="1003"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004" w:author="Steve Maas" w:date="2013-12-30T14:13:00Z"/>
        </w:trPr>
        <w:tc>
          <w:tcPr>
            <w:tcW w:w="2137" w:type="dxa"/>
            <w:shd w:val="clear" w:color="auto" w:fill="auto"/>
          </w:tcPr>
          <w:p w14:paraId="134357DF" w14:textId="77777777" w:rsidR="005F474E" w:rsidRDefault="005F474E" w:rsidP="00470C94">
            <w:pPr>
              <w:pStyle w:val="code"/>
              <w:rPr>
                <w:ins w:id="1005" w:author="Steve Maas" w:date="2013-12-30T14:13:00Z"/>
              </w:rPr>
            </w:pPr>
            <w:ins w:id="1006" w:author="Steve Maas" w:date="2013-12-30T14:13:00Z">
              <w:r>
                <w:t>Ry</w:t>
              </w:r>
            </w:ins>
          </w:p>
        </w:tc>
        <w:tc>
          <w:tcPr>
            <w:tcW w:w="7440" w:type="dxa"/>
            <w:shd w:val="clear" w:color="auto" w:fill="auto"/>
          </w:tcPr>
          <w:p w14:paraId="198EB3A5" w14:textId="77777777" w:rsidR="005F474E" w:rsidRDefault="005F474E" w:rsidP="00470C94">
            <w:pPr>
              <w:rPr>
                <w:ins w:id="1007" w:author="Steve Maas" w:date="2013-12-30T14:13:00Z"/>
              </w:rPr>
            </w:pPr>
            <w:ins w:id="1008"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009" w:author="Steve Maas" w:date="2013-12-30T14:13:00Z"/>
        </w:trPr>
        <w:tc>
          <w:tcPr>
            <w:tcW w:w="2137" w:type="dxa"/>
            <w:shd w:val="clear" w:color="auto" w:fill="auto"/>
          </w:tcPr>
          <w:p w14:paraId="01A4358D" w14:textId="77777777" w:rsidR="005F474E" w:rsidRDefault="005F474E" w:rsidP="00470C94">
            <w:pPr>
              <w:pStyle w:val="code"/>
              <w:rPr>
                <w:ins w:id="1010" w:author="Steve Maas" w:date="2013-12-30T14:13:00Z"/>
              </w:rPr>
            </w:pPr>
            <w:ins w:id="1011" w:author="Steve Maas" w:date="2013-12-30T14:13:00Z">
              <w:r>
                <w:t>Rz</w:t>
              </w:r>
            </w:ins>
          </w:p>
        </w:tc>
        <w:tc>
          <w:tcPr>
            <w:tcW w:w="7440" w:type="dxa"/>
            <w:shd w:val="clear" w:color="auto" w:fill="auto"/>
          </w:tcPr>
          <w:p w14:paraId="13A7133B" w14:textId="77777777" w:rsidR="005F474E" w:rsidRDefault="005F474E" w:rsidP="00470C94">
            <w:pPr>
              <w:rPr>
                <w:ins w:id="1012" w:author="Steve Maas" w:date="2013-12-30T14:13:00Z"/>
              </w:rPr>
            </w:pPr>
            <w:ins w:id="1013"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014" w:author="Steve Maas" w:date="2013-12-30T14:13:00Z"/>
        </w:rPr>
      </w:pPr>
    </w:p>
    <w:p w14:paraId="1CD0658E" w14:textId="77777777" w:rsidR="005F474E" w:rsidRDefault="005F474E" w:rsidP="005F474E">
      <w:pPr>
        <w:rPr>
          <w:ins w:id="1015" w:author="Steve Maas" w:date="2013-12-30T14:13:00Z"/>
        </w:rPr>
      </w:pPr>
      <w:ins w:id="1016"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017" w:author="Steve Maas" w:date="2013-12-30T14:13:00Z"/>
        </w:rPr>
      </w:pPr>
    </w:p>
    <w:p w14:paraId="5AB7F6EE" w14:textId="77777777" w:rsidR="005F474E" w:rsidRPr="0063581B" w:rsidRDefault="005F474E" w:rsidP="005F474E">
      <w:pPr>
        <w:rPr>
          <w:ins w:id="1018" w:author="Steve Maas" w:date="2013-12-30T14:13:00Z"/>
        </w:rPr>
      </w:pPr>
      <w:ins w:id="1019"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020" w:author="Steve Maas" w:date="2013-12-30T14:12:00Z"/>
        </w:rPr>
      </w:pPr>
      <w:ins w:id="1021" w:author="Steve Maas" w:date="2013-12-30T14:12:00Z">
        <w:r>
          <w:t>&lt;rigid_body mat="1"&gt;</w:t>
        </w:r>
      </w:ins>
    </w:p>
    <w:p w14:paraId="1DB7CF6D" w14:textId="77777777" w:rsidR="005F474E" w:rsidRPr="0097532C" w:rsidRDefault="005F474E" w:rsidP="005F474E">
      <w:pPr>
        <w:pStyle w:val="code"/>
        <w:rPr>
          <w:ins w:id="1022" w:author="Steve Maas" w:date="2013-12-30T14:12:00Z"/>
        </w:rPr>
      </w:pPr>
      <w:ins w:id="1023"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024" w:author="Steve Maas" w:date="2013-12-30T14:12:00Z"/>
        </w:rPr>
      </w:pPr>
      <w:ins w:id="1025" w:author="Steve Maas" w:date="2013-12-30T14:12:00Z">
        <w:r>
          <w:tab/>
          <w:t>&lt;fixed bc="y"/&gt;</w:t>
        </w:r>
      </w:ins>
    </w:p>
    <w:p w14:paraId="431B5CC4" w14:textId="77777777" w:rsidR="005F474E" w:rsidRDefault="005F474E" w:rsidP="005F474E">
      <w:pPr>
        <w:pStyle w:val="code"/>
        <w:rPr>
          <w:ins w:id="1026" w:author="Steve Maas" w:date="2013-12-30T14:12:00Z"/>
        </w:rPr>
      </w:pPr>
      <w:ins w:id="1027" w:author="Steve Maas" w:date="2013-12-30T14:12:00Z">
        <w:r>
          <w:tab/>
          <w:t>&lt;fixed bc="z"/&gt;</w:t>
        </w:r>
      </w:ins>
    </w:p>
    <w:p w14:paraId="0BC2A3EC" w14:textId="77777777" w:rsidR="005F474E" w:rsidRDefault="005F474E" w:rsidP="005F474E">
      <w:pPr>
        <w:pStyle w:val="code"/>
        <w:rPr>
          <w:ins w:id="1028" w:author="Steve Maas" w:date="2013-12-30T14:12:00Z"/>
        </w:rPr>
      </w:pPr>
      <w:ins w:id="1029" w:author="Steve Maas" w:date="2013-12-30T14:12:00Z">
        <w:r>
          <w:tab/>
          <w:t>&lt;fixed bc="Rx"/&gt;</w:t>
        </w:r>
      </w:ins>
    </w:p>
    <w:p w14:paraId="45174A9C" w14:textId="77777777" w:rsidR="005F474E" w:rsidRDefault="005F474E" w:rsidP="005F474E">
      <w:pPr>
        <w:pStyle w:val="code"/>
        <w:rPr>
          <w:ins w:id="1030" w:author="Steve Maas" w:date="2013-12-30T14:12:00Z"/>
        </w:rPr>
      </w:pPr>
      <w:ins w:id="1031" w:author="Steve Maas" w:date="2013-12-30T14:12:00Z">
        <w:r>
          <w:tab/>
          <w:t>&lt;fixed bc="Ry"/&gt;</w:t>
        </w:r>
      </w:ins>
    </w:p>
    <w:p w14:paraId="29960D27" w14:textId="77777777" w:rsidR="005F474E" w:rsidRDefault="005F474E" w:rsidP="005F474E">
      <w:pPr>
        <w:pStyle w:val="code"/>
        <w:rPr>
          <w:ins w:id="1032" w:author="Steve Maas" w:date="2013-12-30T14:12:00Z"/>
        </w:rPr>
      </w:pPr>
      <w:ins w:id="1033" w:author="Steve Maas" w:date="2013-12-30T14:12:00Z">
        <w:r>
          <w:tab/>
          <w:t>&lt;fixed bc="Rz"/&gt;</w:t>
        </w:r>
      </w:ins>
    </w:p>
    <w:p w14:paraId="7C8359C5" w14:textId="77777777" w:rsidR="005F474E" w:rsidRDefault="005F474E" w:rsidP="005F474E">
      <w:pPr>
        <w:pStyle w:val="code"/>
        <w:rPr>
          <w:ins w:id="1034" w:author="Steve Maas" w:date="2013-12-30T14:12:00Z"/>
        </w:rPr>
      </w:pPr>
      <w:ins w:id="1035" w:author="Steve Maas" w:date="2013-12-30T14:12:00Z">
        <w:r>
          <w:t>&lt;/rigid_body&gt;</w:t>
        </w:r>
      </w:ins>
    </w:p>
    <w:p w14:paraId="5617DB24" w14:textId="77777777" w:rsidR="005F474E" w:rsidRPr="00B31E92" w:rsidRDefault="005F474E" w:rsidP="005F474E">
      <w:pPr>
        <w:pStyle w:val="code"/>
        <w:rPr>
          <w:ins w:id="1036" w:author="Steve Maas" w:date="2013-12-30T14:12:00Z"/>
        </w:rPr>
      </w:pPr>
    </w:p>
    <w:p w14:paraId="6C3EE897" w14:textId="77777777" w:rsidR="005F474E" w:rsidRPr="00B31E92" w:rsidRDefault="005F474E" w:rsidP="005F474E">
      <w:pPr>
        <w:rPr>
          <w:ins w:id="1037" w:author="Steve Maas" w:date="2013-12-30T14:12:00Z"/>
          <w:i/>
        </w:rPr>
      </w:pPr>
      <w:ins w:id="1038"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039" w:author="Steve Maas" w:date="2013-12-30T14:12:00Z"/>
        </w:rPr>
      </w:pPr>
    </w:p>
    <w:p w14:paraId="446AFA9D" w14:textId="77777777" w:rsidR="005F474E" w:rsidRDefault="005F474E" w:rsidP="005F474E">
      <w:pPr>
        <w:rPr>
          <w:ins w:id="1040" w:author="Steve Maas" w:date="2013-12-30T14:12:00Z"/>
        </w:rPr>
      </w:pPr>
      <w:ins w:id="1041"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042" w:author="Steve Maas" w:date="2013-12-30T14:12:00Z"/>
        </w:rPr>
      </w:pPr>
    </w:p>
    <w:p w14:paraId="138C4BB3" w14:textId="77777777" w:rsidR="005F474E" w:rsidRDefault="005F474E" w:rsidP="005F474E">
      <w:pPr>
        <w:pStyle w:val="code"/>
        <w:rPr>
          <w:ins w:id="1043" w:author="Steve Maas" w:date="2013-12-30T14:12:00Z"/>
        </w:rPr>
      </w:pPr>
      <w:ins w:id="1044" w:author="Steve Maas" w:date="2013-12-30T14:12:00Z">
        <w:r>
          <w:t>&lt;rigid_body mat="1" &gt;</w:t>
        </w:r>
      </w:ins>
    </w:p>
    <w:p w14:paraId="0840D6AA" w14:textId="77777777" w:rsidR="005F474E" w:rsidRPr="0097532C" w:rsidRDefault="005F474E" w:rsidP="005F474E">
      <w:pPr>
        <w:pStyle w:val="code"/>
        <w:rPr>
          <w:ins w:id="1045" w:author="Steve Maas" w:date="2013-12-30T14:12:00Z"/>
        </w:rPr>
      </w:pPr>
      <w:ins w:id="1046"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047" w:author="Steve Maas" w:date="2013-12-30T14:12:00Z"/>
        </w:rPr>
      </w:pPr>
      <w:ins w:id="1048" w:author="Steve Maas" w:date="2013-12-30T14:12:00Z">
        <w:r>
          <w:tab/>
          <w:t>&lt;fixed bc="y"/&gt;</w:t>
        </w:r>
      </w:ins>
    </w:p>
    <w:p w14:paraId="27BB951F" w14:textId="77777777" w:rsidR="005F474E" w:rsidRDefault="005F474E" w:rsidP="005F474E">
      <w:pPr>
        <w:pStyle w:val="code"/>
        <w:rPr>
          <w:ins w:id="1049" w:author="Steve Maas" w:date="2013-12-30T14:12:00Z"/>
        </w:rPr>
      </w:pPr>
      <w:ins w:id="1050" w:author="Steve Maas" w:date="2013-12-30T14:12:00Z">
        <w:r>
          <w:tab/>
          <w:t>&lt;fixed bc="z"/&gt;</w:t>
        </w:r>
      </w:ins>
    </w:p>
    <w:p w14:paraId="0EB89037" w14:textId="62549D8D" w:rsidR="005F474E" w:rsidRDefault="005F474E" w:rsidP="005F474E">
      <w:pPr>
        <w:pStyle w:val="code"/>
      </w:pPr>
      <w:ins w:id="1051"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052" w:name="_Toc377547228"/>
      <w:r>
        <w:lastRenderedPageBreak/>
        <w:t>Discrete Section</w:t>
      </w:r>
      <w:bookmarkEnd w:id="1052"/>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053" w:name="_Toc377547229"/>
      <w:r>
        <w:t>Springs</w:t>
      </w:r>
      <w:bookmarkEnd w:id="1053"/>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054"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055" w:name="_Toc370461174"/>
      <w:bookmarkStart w:id="1056" w:name="_Toc200951584"/>
      <w:bookmarkStart w:id="1057" w:name="_Ref200951687"/>
      <w:bookmarkEnd w:id="1055"/>
      <w:r>
        <w:br w:type="page"/>
      </w:r>
    </w:p>
    <w:p w14:paraId="427C628E" w14:textId="28916DF7" w:rsidR="00B2508D" w:rsidRPr="00690318" w:rsidDel="00645EA5" w:rsidRDefault="00B2508D" w:rsidP="00B2508D">
      <w:pPr>
        <w:pStyle w:val="Heading3"/>
        <w:rPr>
          <w:del w:id="1058" w:author="Steve Maas" w:date="2014-01-02T12:55:00Z"/>
        </w:rPr>
      </w:pPr>
      <w:del w:id="1059" w:author="Steve Maas" w:date="2014-01-02T12:55:00Z">
        <w:r w:rsidRPr="00690318" w:rsidDel="00645EA5">
          <w:lastRenderedPageBreak/>
          <w:delText>Generations</w:delText>
        </w:r>
        <w:bookmarkStart w:id="1060" w:name="_Toc377546984"/>
        <w:bookmarkStart w:id="1061" w:name="_Toc377547230"/>
        <w:bookmarkEnd w:id="1056"/>
        <w:bookmarkEnd w:id="1057"/>
        <w:bookmarkEnd w:id="1060"/>
        <w:bookmarkEnd w:id="1061"/>
      </w:del>
    </w:p>
    <w:p w14:paraId="38DDB3A2" w14:textId="5F1A77AE" w:rsidR="00B2508D" w:rsidRPr="00690318" w:rsidDel="00645EA5" w:rsidRDefault="00B2508D" w:rsidP="00B2508D">
      <w:pPr>
        <w:rPr>
          <w:del w:id="1062" w:author="Steve Maas" w:date="2014-01-02T12:55:00Z"/>
        </w:rPr>
      </w:pPr>
      <w:del w:id="1063"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064" w:name="_Toc377546985"/>
        <w:bookmarkStart w:id="1065" w:name="_Toc377547231"/>
        <w:bookmarkEnd w:id="1064"/>
        <w:bookmarkEnd w:id="1065"/>
      </w:del>
    </w:p>
    <w:p w14:paraId="2C4123B9" w14:textId="156E3CBC" w:rsidR="00B2508D" w:rsidRPr="00690318" w:rsidDel="00645EA5" w:rsidRDefault="00B2508D" w:rsidP="00B2508D">
      <w:pPr>
        <w:rPr>
          <w:del w:id="1066" w:author="Steve Maas" w:date="2014-01-02T12:55:00Z"/>
        </w:rPr>
      </w:pPr>
      <w:bookmarkStart w:id="1067" w:name="_Toc377546986"/>
      <w:bookmarkStart w:id="1068" w:name="_Toc377547232"/>
      <w:bookmarkEnd w:id="1067"/>
      <w:bookmarkEnd w:id="1068"/>
    </w:p>
    <w:p w14:paraId="5A0429D3" w14:textId="0380C1E8" w:rsidR="00B2508D" w:rsidRPr="007D6F0D" w:rsidDel="00645EA5" w:rsidRDefault="00B2508D" w:rsidP="00B2508D">
      <w:pPr>
        <w:pStyle w:val="code"/>
        <w:rPr>
          <w:del w:id="1069" w:author="Steve Maas" w:date="2014-01-02T12:55:00Z"/>
          <w:lang w:val="nl-BE"/>
        </w:rPr>
      </w:pPr>
      <w:del w:id="1070" w:author="Steve Maas" w:date="2014-01-02T12:55:00Z">
        <w:r w:rsidRPr="007D6F0D" w:rsidDel="00645EA5">
          <w:rPr>
            <w:lang w:val="nl-BE"/>
          </w:rPr>
          <w:delText>&lt;Globals&gt;</w:delText>
        </w:r>
        <w:bookmarkStart w:id="1071" w:name="_Toc377546987"/>
        <w:bookmarkStart w:id="1072" w:name="_Toc377547233"/>
        <w:bookmarkEnd w:id="1071"/>
        <w:bookmarkEnd w:id="1072"/>
      </w:del>
    </w:p>
    <w:p w14:paraId="6CC577A4" w14:textId="56E86E27" w:rsidR="00B2508D" w:rsidRPr="007D6F0D" w:rsidDel="00645EA5" w:rsidRDefault="00B2508D" w:rsidP="00B2508D">
      <w:pPr>
        <w:pStyle w:val="code"/>
        <w:rPr>
          <w:del w:id="1073" w:author="Steve Maas" w:date="2014-01-02T12:55:00Z"/>
          <w:lang w:val="nl-BE"/>
        </w:rPr>
      </w:pPr>
      <w:del w:id="1074" w:author="Steve Maas" w:date="2014-01-02T12:55:00Z">
        <w:r w:rsidRPr="007D6F0D" w:rsidDel="00645EA5">
          <w:rPr>
            <w:lang w:val="nl-BE"/>
          </w:rPr>
          <w:tab/>
          <w:delText>&lt;Generations&gt;</w:delText>
        </w:r>
        <w:bookmarkStart w:id="1075" w:name="_Toc377546988"/>
        <w:bookmarkStart w:id="1076" w:name="_Toc377547234"/>
        <w:bookmarkEnd w:id="1075"/>
        <w:bookmarkEnd w:id="1076"/>
      </w:del>
    </w:p>
    <w:p w14:paraId="6E8BAF4F" w14:textId="21428C05" w:rsidR="00B2508D" w:rsidRPr="007D6F0D" w:rsidDel="00645EA5" w:rsidRDefault="00B2508D" w:rsidP="00B2508D">
      <w:pPr>
        <w:pStyle w:val="code"/>
        <w:rPr>
          <w:del w:id="1077" w:author="Steve Maas" w:date="2014-01-02T12:55:00Z"/>
          <w:lang w:val="nl-BE"/>
        </w:rPr>
      </w:pPr>
      <w:del w:id="1078" w:author="Steve Maas" w:date="2014-01-02T12:55:00Z">
        <w:r w:rsidRPr="007D6F0D" w:rsidDel="00645EA5">
          <w:rPr>
            <w:lang w:val="nl-BE"/>
          </w:rPr>
          <w:tab/>
        </w:r>
        <w:r w:rsidRPr="007D6F0D" w:rsidDel="00645EA5">
          <w:rPr>
            <w:lang w:val="nl-BE"/>
          </w:rPr>
          <w:tab/>
          <w:delText>&lt;gen id="1"&gt;0.0&lt;/gen&gt;</w:delText>
        </w:r>
        <w:bookmarkStart w:id="1079" w:name="_Toc377546989"/>
        <w:bookmarkStart w:id="1080" w:name="_Toc377547235"/>
        <w:bookmarkEnd w:id="1079"/>
        <w:bookmarkEnd w:id="1080"/>
      </w:del>
    </w:p>
    <w:p w14:paraId="7FD156B7" w14:textId="2115FD01" w:rsidR="00B2508D" w:rsidRPr="007D6F0D" w:rsidDel="00645EA5" w:rsidRDefault="00B2508D" w:rsidP="00B2508D">
      <w:pPr>
        <w:pStyle w:val="code"/>
        <w:rPr>
          <w:del w:id="1081" w:author="Steve Maas" w:date="2014-01-02T12:55:00Z"/>
          <w:lang w:val="nl-BE"/>
        </w:rPr>
      </w:pPr>
      <w:del w:id="1082" w:author="Steve Maas" w:date="2014-01-02T12:55:00Z">
        <w:r w:rsidRPr="007D6F0D" w:rsidDel="00645EA5">
          <w:rPr>
            <w:lang w:val="nl-BE"/>
          </w:rPr>
          <w:tab/>
        </w:r>
        <w:r w:rsidRPr="007D6F0D" w:rsidDel="00645EA5">
          <w:rPr>
            <w:lang w:val="nl-BE"/>
          </w:rPr>
          <w:tab/>
          <w:delText>&lt;gen id="2"&gt;1.0&lt;/gen&gt;</w:delText>
        </w:r>
        <w:bookmarkStart w:id="1083" w:name="_Toc377546990"/>
        <w:bookmarkStart w:id="1084" w:name="_Toc377547236"/>
        <w:bookmarkEnd w:id="1083"/>
        <w:bookmarkEnd w:id="1084"/>
      </w:del>
    </w:p>
    <w:p w14:paraId="1CF8B5C6" w14:textId="03DE2FF4" w:rsidR="00B2508D" w:rsidRPr="00690318" w:rsidDel="00645EA5" w:rsidRDefault="00B2508D" w:rsidP="00B2508D">
      <w:pPr>
        <w:pStyle w:val="code"/>
        <w:rPr>
          <w:del w:id="1085" w:author="Steve Maas" w:date="2014-01-02T12:55:00Z"/>
        </w:rPr>
      </w:pPr>
      <w:del w:id="1086" w:author="Steve Maas" w:date="2014-01-02T12:55:00Z">
        <w:r w:rsidRPr="007D6F0D" w:rsidDel="00645EA5">
          <w:rPr>
            <w:lang w:val="nl-BE"/>
          </w:rPr>
          <w:tab/>
        </w:r>
        <w:r w:rsidRPr="00690318" w:rsidDel="00645EA5">
          <w:delText>&lt;/Generations&gt;</w:delText>
        </w:r>
        <w:bookmarkStart w:id="1087" w:name="_Toc377546991"/>
        <w:bookmarkStart w:id="1088" w:name="_Toc377547237"/>
        <w:bookmarkEnd w:id="1087"/>
        <w:bookmarkEnd w:id="1088"/>
      </w:del>
    </w:p>
    <w:p w14:paraId="0C623A2F" w14:textId="426C7EB6" w:rsidR="00B2508D" w:rsidRPr="00690318" w:rsidDel="00645EA5" w:rsidRDefault="00B2508D" w:rsidP="00B2508D">
      <w:pPr>
        <w:pStyle w:val="code"/>
        <w:rPr>
          <w:del w:id="1089" w:author="Steve Maas" w:date="2014-01-02T12:55:00Z"/>
        </w:rPr>
      </w:pPr>
      <w:del w:id="1090" w:author="Steve Maas" w:date="2014-01-02T12:55:00Z">
        <w:r w:rsidRPr="00690318" w:rsidDel="00645EA5">
          <w:delText>&lt;/Globals&gt;</w:delText>
        </w:r>
        <w:bookmarkStart w:id="1091" w:name="_Toc377546992"/>
        <w:bookmarkStart w:id="1092" w:name="_Toc377547238"/>
        <w:bookmarkEnd w:id="1091"/>
        <w:bookmarkEnd w:id="1092"/>
      </w:del>
    </w:p>
    <w:p w14:paraId="2F5EDAF7" w14:textId="5745E6DB" w:rsidR="00B2508D" w:rsidRPr="00690318" w:rsidDel="00645EA5" w:rsidRDefault="00B2508D" w:rsidP="00B2508D">
      <w:pPr>
        <w:rPr>
          <w:del w:id="1093" w:author="Steve Maas" w:date="2014-01-02T12:55:00Z"/>
        </w:rPr>
      </w:pPr>
      <w:bookmarkStart w:id="1094" w:name="_Toc377546993"/>
      <w:bookmarkStart w:id="1095" w:name="_Toc377547239"/>
      <w:bookmarkEnd w:id="1094"/>
      <w:bookmarkEnd w:id="1095"/>
    </w:p>
    <w:p w14:paraId="650310EB" w14:textId="0094B726" w:rsidR="00B2508D" w:rsidRPr="00690318" w:rsidDel="00645EA5" w:rsidRDefault="00B2508D" w:rsidP="00B2508D">
      <w:pPr>
        <w:rPr>
          <w:del w:id="1096" w:author="Steve Maas" w:date="2014-01-02T12:55:00Z"/>
        </w:rPr>
      </w:pPr>
      <w:del w:id="1097"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098" w:name="_Toc377546994"/>
        <w:bookmarkStart w:id="1099" w:name="_Toc377547240"/>
        <w:bookmarkEnd w:id="1098"/>
        <w:bookmarkEnd w:id="1099"/>
      </w:del>
    </w:p>
    <w:p w14:paraId="209C028A" w14:textId="77777777" w:rsidR="006A0BC1" w:rsidRDefault="006A0BC1" w:rsidP="006A0BC1">
      <w:pPr>
        <w:pStyle w:val="Heading2"/>
      </w:pPr>
      <w:bookmarkStart w:id="1100" w:name="_Ref259527079"/>
      <w:bookmarkStart w:id="1101" w:name="_Toc377547241"/>
      <w:r>
        <w:t>LoadData Section</w:t>
      </w:r>
      <w:bookmarkEnd w:id="1100"/>
      <w:bookmarkEnd w:id="1101"/>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102"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103" w:author="Steve Maas" w:date="2014-01-15T10:46:00Z">
        <w:r w:rsidRPr="0097532C" w:rsidDel="0091444A">
          <w:delText>loadpoint</w:delText>
        </w:r>
      </w:del>
      <w:ins w:id="1104" w:author="Steve Maas" w:date="2014-01-15T10:46:00Z">
        <w:r w:rsidR="0091444A">
          <w:t>point</w:t>
        </w:r>
      </w:ins>
      <w:r w:rsidRPr="0097532C">
        <w:t>&gt; 0, 0 &lt;/</w:t>
      </w:r>
      <w:del w:id="1105" w:author="Steve Maas" w:date="2014-01-15T10:46:00Z">
        <w:r w:rsidRPr="0097532C" w:rsidDel="0091444A">
          <w:delText>loadpoint</w:delText>
        </w:r>
      </w:del>
      <w:ins w:id="1106"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107" w:author="Steve Maas" w:date="2014-01-15T10:46:00Z">
        <w:r w:rsidDel="0091444A">
          <w:delText>loadpoint</w:delText>
        </w:r>
      </w:del>
      <w:ins w:id="1108" w:author="Steve Maas" w:date="2014-01-15T10:46:00Z">
        <w:r w:rsidR="0091444A">
          <w:t>point</w:t>
        </w:r>
      </w:ins>
      <w:r>
        <w:t>&gt; 1, 1 &lt;/</w:t>
      </w:r>
      <w:del w:id="1109" w:author="Steve Maas" w:date="2014-01-15T10:46:00Z">
        <w:r w:rsidDel="0091444A">
          <w:delText>loadpoint</w:delText>
        </w:r>
      </w:del>
      <w:ins w:id="1110"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61C81" w:rsidRDefault="00661C81">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61C81" w:rsidRDefault="00661C81">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61C81" w:rsidRDefault="00661C81">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61C81" w:rsidRDefault="00661C81">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61C81" w:rsidRDefault="00661C81">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61C81" w:rsidRDefault="00661C81">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61C81" w:rsidRDefault="00661C81">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61C81" w:rsidRDefault="00661C81">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661C81" w:rsidRDefault="00661C81">
                            <w:r>
                              <w:t xml:space="preserve">(c) </w:t>
                            </w:r>
                            <w:del w:id="1111" w:author="Steve Maas" w:date="2014-01-15T10:42:00Z">
                              <w:r w:rsidDel="0091444A">
                                <w:delText>offset</w:delText>
                              </w:r>
                            </w:del>
                            <w:ins w:id="1112" w:author="Steve Maas" w:date="2014-01-15T10:42:00Z">
                              <w:r>
                                <w:t>repeat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661C81" w:rsidRDefault="00661C81">
                      <w:r>
                        <w:t xml:space="preserve">(c) </w:t>
                      </w:r>
                      <w:del w:id="1114" w:author="Steve Maas" w:date="2014-01-15T10:42:00Z">
                        <w:r w:rsidDel="0091444A">
                          <w:delText>offset</w:delText>
                        </w:r>
                      </w:del>
                      <w:ins w:id="1115"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61C81" w:rsidRDefault="00661C81">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61C81" w:rsidRDefault="00661C81">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61C81" w:rsidRDefault="00661C81">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61C81" w:rsidRDefault="00661C81">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113" w:name="_Ref377546765"/>
      <w:bookmarkStart w:id="1114" w:name="_Toc377547242"/>
      <w:r>
        <w:lastRenderedPageBreak/>
        <w:t>Output Section</w:t>
      </w:r>
      <w:bookmarkEnd w:id="1113"/>
      <w:bookmarkEnd w:id="1114"/>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115" w:name="_Toc311799480"/>
      <w:bookmarkStart w:id="1116" w:name="_Toc315443351"/>
      <w:bookmarkStart w:id="1117" w:name="_Toc315942869"/>
      <w:bookmarkStart w:id="1118" w:name="_Toc315943133"/>
      <w:bookmarkStart w:id="1119" w:name="_Toc315943397"/>
      <w:bookmarkStart w:id="1120" w:name="_Toc377547243"/>
      <w:bookmarkEnd w:id="1115"/>
      <w:bookmarkEnd w:id="1116"/>
      <w:bookmarkEnd w:id="1117"/>
      <w:bookmarkEnd w:id="1118"/>
      <w:bookmarkEnd w:id="1119"/>
      <w:r>
        <w:t>Logfile</w:t>
      </w:r>
      <w:bookmarkEnd w:id="1120"/>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121" w:author="Steve Maas" w:date="2014-01-15T10:49:00Z">
        <w:r w:rsidR="004F447E">
          <w:t>s</w:t>
        </w:r>
      </w:ins>
      <w:del w:id="1122"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123" w:author="Steve Maas" w:date="2014-01-15T10:49:00Z">
        <w:r w:rsidR="004F447E">
          <w:t>s</w:t>
        </w:r>
      </w:ins>
      <w:del w:id="1124"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125" w:author="Steve Maas" w:date="2014-01-15T10:49:00Z">
        <w:r w:rsidR="004F447E">
          <w:t>s</w:t>
        </w:r>
      </w:ins>
      <w:del w:id="1126"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127" w:name="_Toc377547244"/>
      <w:r>
        <w:t xml:space="preserve">Node_Data </w:t>
      </w:r>
      <w:r w:rsidR="00D153DC">
        <w:t>C</w:t>
      </w:r>
      <w:r>
        <w:t>lass</w:t>
      </w:r>
      <w:bookmarkEnd w:id="1127"/>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128" w:name="_Toc377547245"/>
      <w:r>
        <w:t>Element_Data Class</w:t>
      </w:r>
      <w:bookmarkEnd w:id="1128"/>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129" w:name="_Toc311799485"/>
      <w:bookmarkStart w:id="1130" w:name="_Toc315443356"/>
      <w:bookmarkStart w:id="1131" w:name="_Toc315942874"/>
      <w:bookmarkStart w:id="1132" w:name="_Toc315943138"/>
      <w:bookmarkStart w:id="1133" w:name="_Toc315943402"/>
      <w:bookmarkStart w:id="1134" w:name="_Toc311799487"/>
      <w:bookmarkStart w:id="1135" w:name="_Toc315443358"/>
      <w:bookmarkStart w:id="1136" w:name="_Toc315942876"/>
      <w:bookmarkStart w:id="1137" w:name="_Toc315943140"/>
      <w:bookmarkStart w:id="1138" w:name="_Toc315943404"/>
      <w:bookmarkStart w:id="1139" w:name="_Toc377547246"/>
      <w:bookmarkEnd w:id="1129"/>
      <w:bookmarkEnd w:id="1130"/>
      <w:bookmarkEnd w:id="1131"/>
      <w:bookmarkEnd w:id="1132"/>
      <w:bookmarkEnd w:id="1133"/>
      <w:bookmarkEnd w:id="1134"/>
      <w:bookmarkEnd w:id="1135"/>
      <w:bookmarkEnd w:id="1136"/>
      <w:bookmarkEnd w:id="1137"/>
      <w:bookmarkEnd w:id="1138"/>
      <w:r>
        <w:t>Rigid_Body_Data Class</w:t>
      </w:r>
      <w:bookmarkEnd w:id="1139"/>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140" w:name="_Toc377547247"/>
      <w:r>
        <w:t>Plotfile</w:t>
      </w:r>
      <w:bookmarkEnd w:id="1140"/>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141" w:author="Steve Maas" w:date="2014-01-15T10:51:00Z">
        <w:r w:rsidR="004F447E">
          <w:rPr>
            <w:rStyle w:val="FootnoteReference"/>
          </w:rPr>
          <w:footnoteReference w:id="5"/>
        </w:r>
      </w:ins>
      <w:r w:rsidR="000B74AB">
        <w:t>.</w:t>
      </w:r>
      <w:del w:id="1146"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147"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148" w:author="Steve Maas" w:date="2014-01-15T10:53:00Z">
        <w:r w:rsidDel="004F447E">
          <w:delText xml:space="preserve">use this new format </w:delText>
        </w:r>
      </w:del>
      <w:ins w:id="1149"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150"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151" w:author="Steve Maas" w:date="2014-01-15T10:53:00Z">
        <w:r w:rsidR="004F447E">
          <w:t>&lt;</w:t>
        </w:r>
      </w:ins>
      <w:r>
        <w:t>name</w:t>
      </w:r>
      <w:ins w:id="1152"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153" w:name="_Ref162343400"/>
    </w:p>
    <w:p w14:paraId="2C1DAE2B" w14:textId="77777777" w:rsidR="006A0BC1" w:rsidRPr="00552529" w:rsidRDefault="006A0BC1" w:rsidP="006A0BC1">
      <w:pPr>
        <w:pStyle w:val="Heading1"/>
      </w:pPr>
      <w:bookmarkStart w:id="1154" w:name="_Ref162410857"/>
      <w:bookmarkStart w:id="1155" w:name="_Toc377547248"/>
      <w:r w:rsidRPr="00552529">
        <w:lastRenderedPageBreak/>
        <w:t>Materials</w:t>
      </w:r>
      <w:bookmarkEnd w:id="1153"/>
      <w:bookmarkEnd w:id="1154"/>
      <w:bookmarkEnd w:id="1155"/>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2" w:history="1">
        <w:r w:rsidRPr="009D0547">
          <w:rPr>
            <w:rStyle w:val="Hyperlink"/>
            <w:i/>
          </w:rPr>
          <w:t>FEBio Theory Manual</w:t>
        </w:r>
      </w:hyperlink>
      <w:r>
        <w:t>.</w:t>
      </w:r>
    </w:p>
    <w:p w14:paraId="2D317B9A" w14:textId="77777777" w:rsidR="006A0BC1" w:rsidRDefault="006A0BC1" w:rsidP="006A0BC1">
      <w:pPr>
        <w:pStyle w:val="Heading2"/>
      </w:pPr>
      <w:bookmarkStart w:id="1156" w:name="_Toc377547249"/>
      <w:r>
        <w:t>Elastic Solids</w:t>
      </w:r>
      <w:bookmarkEnd w:id="1156"/>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157" w:name="_Ref162429694"/>
      <w:bookmarkStart w:id="1158" w:name="_Toc377547250"/>
      <w:r>
        <w:t xml:space="preserve">Specifying </w:t>
      </w:r>
      <w:r w:rsidR="00D153DC">
        <w:t>F</w:t>
      </w:r>
      <w:r>
        <w:t xml:space="preserve">iber </w:t>
      </w:r>
      <w:r w:rsidR="00D153DC">
        <w:t>O</w:t>
      </w:r>
      <w:r>
        <w:t>rientation</w:t>
      </w:r>
      <w:bookmarkEnd w:id="1157"/>
      <w:bookmarkEnd w:id="1158"/>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159" w:author="Steve Maas" w:date="2014-01-02T13:04:00Z">
        <w:r w:rsidR="00873D59">
          <w:t>3.6.3</w:t>
        </w:r>
      </w:ins>
      <w:del w:id="1160"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161" w:name="_Toc377547251"/>
      <w:r>
        <w:t xml:space="preserve">Transversely Isotropic </w:t>
      </w:r>
      <w:r w:rsidR="00D153DC">
        <w:t>M</w:t>
      </w:r>
      <w:r>
        <w:t>aterials</w:t>
      </w:r>
      <w:bookmarkEnd w:id="1161"/>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r>
              <w:t xml:space="preserve">fibers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61C81" w:rsidRDefault="00661C81"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61C81" w:rsidRDefault="00661C81"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61C81" w:rsidRDefault="00661C81"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61C81" w:rsidRDefault="00661C81"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61C81" w:rsidRPr="00827A42" w:rsidRDefault="00661C81"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61C81" w:rsidRDefault="00661C81"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61C81" w:rsidRDefault="00661C81"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61C81" w:rsidRDefault="00661C81"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61C81" w:rsidRDefault="00661C81"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61C81" w:rsidRPr="00827A42" w:rsidRDefault="00661C81"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r w:rsidR="00161A31">
        <w:fldChar w:fldCharType="begin"/>
      </w:r>
      <w:r w:rsidR="00161A31">
        <w:instrText xml:space="preserve"> STYLEREF 1 \s </w:instrText>
      </w:r>
      <w:r w:rsidR="00161A31">
        <w:fldChar w:fldCharType="separate"/>
      </w:r>
      <w:r w:rsidR="00873D59">
        <w:rPr>
          <w:noProof/>
        </w:rPr>
        <w:t>4</w:t>
      </w:r>
      <w:r w:rsidR="00161A31">
        <w:rPr>
          <w:noProof/>
        </w:rPr>
        <w:fldChar w:fldCharType="end"/>
      </w:r>
      <w:r w:rsidRPr="000747EC">
        <w:noBreakHyphen/>
      </w:r>
      <w:r w:rsidR="00161A31">
        <w:fldChar w:fldCharType="begin"/>
      </w:r>
      <w:r w:rsidR="00161A31">
        <w:instrText xml:space="preserve"> SEQ Figure \* ARABIC \s 1 </w:instrText>
      </w:r>
      <w:r w:rsidR="00161A31">
        <w:fldChar w:fldCharType="separate"/>
      </w:r>
      <w:r w:rsidR="00873D59">
        <w:rPr>
          <w:noProof/>
        </w:rPr>
        <w:t>1</w:t>
      </w:r>
      <w:r w:rsidR="00161A31">
        <w:rPr>
          <w:noProof/>
        </w:rPr>
        <w:fldChar w:fldCharType="end"/>
      </w:r>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61C81" w:rsidRDefault="00661C81"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61C81" w:rsidRDefault="00661C81"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61C81" w:rsidRDefault="00661C81"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61C81" w:rsidRDefault="00661C81"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61C81" w:rsidRPr="00827A42" w:rsidRDefault="00661C81"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61C81" w:rsidRPr="00FB79C6" w:rsidRDefault="00661C81"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61C81" w:rsidRPr="00827A42" w:rsidRDefault="00661C81"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61C81" w:rsidRDefault="00661C81"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61C81" w:rsidRDefault="00661C81"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61C81" w:rsidRDefault="00661C81"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61C81" w:rsidRDefault="00661C81"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61C81" w:rsidRPr="00827A42" w:rsidRDefault="00661C81"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61C81" w:rsidRPr="00FB79C6" w:rsidRDefault="00661C81"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61C81" w:rsidRPr="00827A42" w:rsidRDefault="00661C81"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r w:rsidR="00161A31">
        <w:fldChar w:fldCharType="begin"/>
      </w:r>
      <w:r w:rsidR="00161A31">
        <w:instrText xml:space="preserve"> STYLEREF 1 \s </w:instrText>
      </w:r>
      <w:r w:rsidR="00161A31">
        <w:fldChar w:fldCharType="separate"/>
      </w:r>
      <w:r w:rsidR="00873D59">
        <w:rPr>
          <w:noProof/>
        </w:rPr>
        <w:t>4</w:t>
      </w:r>
      <w:r w:rsidR="00161A31">
        <w:rPr>
          <w:noProof/>
        </w:rPr>
        <w:fldChar w:fldCharType="end"/>
      </w:r>
      <w:r w:rsidRPr="00A14366">
        <w:noBreakHyphen/>
      </w:r>
      <w:r w:rsidR="00161A31">
        <w:fldChar w:fldCharType="begin"/>
      </w:r>
      <w:r w:rsidR="00161A31">
        <w:instrText xml:space="preserve"> SEQ Figure \* ARABIC \s 1 </w:instrText>
      </w:r>
      <w:r w:rsidR="00161A31">
        <w:fldChar w:fldCharType="separate"/>
      </w:r>
      <w:r w:rsidR="00873D59">
        <w:rPr>
          <w:noProof/>
        </w:rPr>
        <w:t>2</w:t>
      </w:r>
      <w:r w:rsidR="00161A31">
        <w:rPr>
          <w:noProof/>
        </w:rPr>
        <w:fldChar w:fldCharType="end"/>
      </w:r>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61C81" w:rsidRDefault="00661C81"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61C81" w:rsidRDefault="00661C81"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61C81" w:rsidRDefault="00661C81"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61C81" w:rsidRDefault="00661C81"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61C81" w:rsidRPr="00827A42" w:rsidRDefault="00661C81"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61C81" w:rsidRPr="00FB79C6" w:rsidRDefault="00661C81"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61C81" w:rsidRDefault="00661C81"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61C81" w:rsidRDefault="00661C81"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61C81" w:rsidRDefault="00661C81"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61C81" w:rsidRDefault="00661C81"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61C81" w:rsidRPr="00827A42" w:rsidRDefault="00661C81"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61C81" w:rsidRPr="00FB79C6" w:rsidRDefault="00661C81"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r w:rsidR="00161A31">
        <w:fldChar w:fldCharType="begin"/>
      </w:r>
      <w:r w:rsidR="00161A31">
        <w:instrText xml:space="preserve"> STYLEREF 1 \s </w:instrText>
      </w:r>
      <w:r w:rsidR="00161A31">
        <w:fldChar w:fldCharType="separate"/>
      </w:r>
      <w:r w:rsidR="00873D59">
        <w:rPr>
          <w:noProof/>
        </w:rPr>
        <w:t>4</w:t>
      </w:r>
      <w:r w:rsidR="00161A31">
        <w:rPr>
          <w:noProof/>
        </w:rPr>
        <w:fldChar w:fldCharType="end"/>
      </w:r>
      <w:r w:rsidRPr="000747EC">
        <w:noBreakHyphen/>
      </w:r>
      <w:r w:rsidR="00161A31">
        <w:fldChar w:fldCharType="begin"/>
      </w:r>
      <w:r w:rsidR="00161A31">
        <w:instrText xml:space="preserve"> SEQ Figure \* ARABIC \s 1 </w:instrText>
      </w:r>
      <w:r w:rsidR="00161A31">
        <w:fldChar w:fldCharType="separate"/>
      </w:r>
      <w:r w:rsidR="00873D59">
        <w:rPr>
          <w:noProof/>
        </w:rPr>
        <w:t>3</w:t>
      </w:r>
      <w:r w:rsidR="00161A31">
        <w:rPr>
          <w:noProof/>
        </w:rPr>
        <w:fldChar w:fldCharType="end"/>
      </w:r>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r>
        <w:rPr>
          <w:i/>
        </w:rPr>
        <w:t>user</w:t>
      </w:r>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1162" w:author="Steve Maas" w:date="2014-01-02T13:04:00Z">
        <w:r w:rsidR="00873D59">
          <w:t>3.6</w:t>
        </w:r>
      </w:ins>
      <w:del w:id="1163"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164" w:name="_Ref167532051"/>
      <w:bookmarkStart w:id="1165" w:name="_Toc377547252"/>
      <w:r>
        <w:t xml:space="preserve">Orthotropic </w:t>
      </w:r>
      <w:r w:rsidR="00D153DC">
        <w:t>M</w:t>
      </w:r>
      <w:r>
        <w:t>aterials</w:t>
      </w:r>
      <w:bookmarkEnd w:id="1164"/>
      <w:bookmarkEnd w:id="1165"/>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65pt" o:ole="">
            <v:imagedata r:id="rId133" o:title=""/>
          </v:shape>
          <o:OLEObject Type="Embed" ProgID="Equation.DSMT4" ShapeID="_x0000_i1076" DrawAspect="Content" ObjectID="_1332876861" r:id="rId134"/>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166" w:name="_Ref167375095"/>
      <w:bookmarkStart w:id="1167" w:name="_Toc377547253"/>
      <w:r>
        <w:lastRenderedPageBreak/>
        <w:t>Uncoupled</w:t>
      </w:r>
      <w:r w:rsidR="006A0BC1">
        <w:t xml:space="preserve"> Materials</w:t>
      </w:r>
      <w:bookmarkEnd w:id="1166"/>
      <w:bookmarkEnd w:id="1167"/>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5" o:title=""/>
          </v:shape>
          <o:OLEObject Type="Embed" ProgID="Equation.DSMT4" ShapeID="_x0000_i1077" DrawAspect="Content" ObjectID="_1332876862" r:id="rId136"/>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pt;height:16.65pt" o:ole="">
            <v:imagedata r:id="rId137" o:title=""/>
          </v:shape>
          <o:OLEObject Type="Embed" ProgID="Equation.DSMT4" ShapeID="_x0000_i1078" DrawAspect="Content" ObjectID="_1332876863" r:id="rId138"/>
        </w:object>
      </w:r>
      <w:r w:rsidR="00993D96">
        <w:t xml:space="preserve"> </w:t>
      </w:r>
      <w:r w:rsidRPr="000230DC">
        <w:t xml:space="preserve">and </w:t>
      </w:r>
      <w:r w:rsidR="00AF2221" w:rsidRPr="00AF2221">
        <w:rPr>
          <w:position w:val="-6"/>
        </w:rPr>
        <w:object w:dxaOrig="1040" w:dyaOrig="320" w14:anchorId="12B66297">
          <v:shape id="_x0000_i1079" type="#_x0000_t75" style="width:52.65pt;height:16.65pt" o:ole="">
            <v:imagedata r:id="rId139" o:title=""/>
          </v:shape>
          <o:OLEObject Type="Embed" ProgID="Equation.DSMT4" ShapeID="_x0000_i1079" DrawAspect="Content" ObjectID="_1332876864" r:id="rId140"/>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65pt;height:22pt" o:ole="">
            <v:imagedata r:id="rId141" o:title=""/>
          </v:shape>
          <o:OLEObject Type="Embed" ProgID="Equation.DSMT4" ShapeID="_x0000_i1080" DrawAspect="Content" ObjectID="_1332876865" r:id="rId142"/>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65pt" o:ole="">
            <v:imagedata r:id="rId143" o:title=""/>
          </v:shape>
          <o:OLEObject Type="Embed" ProgID="Equation.DSMT4" ShapeID="_x0000_i1081" DrawAspect="Content" ObjectID="_1332876866" r:id="rId144"/>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35pt" o:ole="">
            <v:imagedata r:id="rId145" o:title=""/>
          </v:shape>
          <o:OLEObject Type="Embed" ProgID="Equation.DSMT4" ShapeID="_x0000_i1082" DrawAspect="Content" ObjectID="_1332876867" r:id="rId146"/>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65pt;height:19.35pt" o:ole="">
            <v:imagedata r:id="rId147" o:title=""/>
          </v:shape>
          <o:OLEObject Type="Embed" ProgID="Equation.DSMT4" ShapeID="_x0000_i1083" DrawAspect="Content" ObjectID="_1332876868" r:id="rId148"/>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35pt" o:ole="">
            <v:imagedata r:id="rId149" o:title=""/>
          </v:shape>
          <o:OLEObject Type="Embed" ProgID="Equation.DSMT4" ShapeID="_x0000_i1084" DrawAspect="Content" ObjectID="_1332876869" r:id="rId150"/>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pt;height:16.65pt" o:ole="">
            <v:imagedata r:id="rId151" o:title=""/>
          </v:shape>
          <o:OLEObject Type="Embed" ProgID="Equation.DSMT4" ShapeID="_x0000_i1085" DrawAspect="Content" ObjectID="_1332876870" r:id="rId152"/>
        </w:object>
      </w:r>
      <w:r w:rsidRPr="000230DC">
        <w:t xml:space="preserve"> and </w:t>
      </w:r>
      <w:r w:rsidR="00AF2221" w:rsidRPr="00AF2221">
        <w:rPr>
          <w:position w:val="-14"/>
        </w:rPr>
        <w:object w:dxaOrig="639" w:dyaOrig="400" w14:anchorId="3F2BA11F">
          <v:shape id="_x0000_i1086" type="#_x0000_t75" style="width:32pt;height:19.35pt" o:ole="">
            <v:imagedata r:id="rId153" o:title=""/>
          </v:shape>
          <o:OLEObject Type="Embed" ProgID="Equation.DSMT4" ShapeID="_x0000_i1086" DrawAspect="Content" ObjectID="_1332876871" r:id="rId154"/>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35pt;height:19.35pt" o:ole="">
            <v:imagedata r:id="rId155" o:title=""/>
          </v:shape>
          <o:OLEObject Type="Embed" ProgID="Equation.DSMT4" ShapeID="_x0000_i1087" DrawAspect="Content" ObjectID="_1332876872" r:id="rId156"/>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35pt;height:19.35pt" o:ole="">
            <v:imagedata r:id="rId157" o:title=""/>
          </v:shape>
          <o:OLEObject Type="Embed" ProgID="Equation.DSMT4" ShapeID="_x0000_i1088" DrawAspect="Content" ObjectID="_1332876873" r:id="rId158"/>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168"/>
      <w:r>
        <w:t>ratio</w:t>
      </w:r>
      <w:commentRangeEnd w:id="1168"/>
      <w:r w:rsidR="00FA2E2E">
        <w:rPr>
          <w:rStyle w:val="CommentReference"/>
        </w:rPr>
        <w:commentReference w:id="1168"/>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35pt" o:ole="">
            <v:imagedata r:id="rId159" o:title=""/>
          </v:shape>
          <o:OLEObject Type="Embed" ProgID="Equation.DSMT4" ShapeID="_x0000_i1089" DrawAspect="Content" ObjectID="_1332876874" r:id="rId160"/>
        </w:object>
      </w:r>
      <w:r>
        <w:t xml:space="preserve"> to the current one </w:t>
      </w:r>
      <w:r w:rsidR="00AF2221" w:rsidRPr="00AF2221">
        <w:rPr>
          <w:position w:val="-14"/>
        </w:rPr>
        <w:object w:dxaOrig="580" w:dyaOrig="400" w14:anchorId="10671EFE">
          <v:shape id="_x0000_i1090" type="#_x0000_t75" style="width:29.35pt;height:19.35pt" o:ole="">
            <v:imagedata r:id="rId161" o:title=""/>
          </v:shape>
          <o:OLEObject Type="Embed" ProgID="Equation.DSMT4" ShapeID="_x0000_i1090" DrawAspect="Content" ObjectID="_1332876875" r:id="rId162"/>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3" o:title=""/>
          </v:shape>
          <o:OLEObject Type="Embed" ProgID="Equation.DSMT4" ShapeID="_x0000_i1091" DrawAspect="Content" ObjectID="_1332876876" r:id="rId164"/>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pt;height:10.65pt" o:ole="">
            <v:imagedata r:id="rId165" o:title=""/>
          </v:shape>
          <o:OLEObject Type="Embed" ProgID="Equation.DSMT4" ShapeID="_x0000_i1092" DrawAspect="Content" ObjectID="_1332876877" r:id="rId166"/>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pt;height:10.65pt" o:ole="">
            <v:imagedata r:id="rId167" o:title=""/>
          </v:shape>
          <o:OLEObject Type="Embed" ProgID="Equation.DSMT4" ShapeID="_x0000_i1093" DrawAspect="Content" ObjectID="_1332876878" r:id="rId168"/>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169" w:name="_Toc377547254"/>
      <w:r>
        <w:lastRenderedPageBreak/>
        <w:t>Arruda-Boyce</w:t>
      </w:r>
      <w:bookmarkEnd w:id="1169"/>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35pt;height:34pt" o:ole="">
            <v:imagedata r:id="rId169" o:title=""/>
          </v:shape>
          <o:OLEObject Type="Embed" ProgID="Equation.DSMT4" ShapeID="_x0000_i1094" DrawAspect="Content" ObjectID="_1332876879" r:id="rId170"/>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pt;height:31.35pt" o:ole="">
            <v:imagedata r:id="rId171" o:title=""/>
          </v:shape>
          <o:OLEObject Type="Embed" ProgID="Equation.DSMT4" ShapeID="_x0000_i1095" DrawAspect="Content" ObjectID="_1332876880" r:id="rId172"/>
        </w:object>
      </w:r>
      <w:r>
        <w:t xml:space="preserve"> and </w:t>
      </w:r>
      <w:r w:rsidR="00AF2221" w:rsidRPr="00AF2221">
        <w:rPr>
          <w:position w:val="-12"/>
        </w:rPr>
        <w:object w:dxaOrig="220" w:dyaOrig="360" w14:anchorId="788FDD14">
          <v:shape id="_x0000_i1096" type="#_x0000_t75" style="width:10.65pt;height:18pt" o:ole="">
            <v:imagedata r:id="rId173" o:title=""/>
          </v:shape>
          <o:OLEObject Type="Embed" ProgID="Equation.DSMT4" ShapeID="_x0000_i1096" DrawAspect="Content" ObjectID="_1332876881" r:id="rId174"/>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35pt;height:31.35pt" o:ole="">
            <v:imagedata r:id="rId175" o:title=""/>
          </v:shape>
          <o:OLEObject Type="Embed" ProgID="Equation.DSMT4" ShapeID="_x0000_i1097" DrawAspect="Content" ObjectID="_1332876882" r:id="rId176"/>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7" o:title=""/>
          </v:shape>
          <o:OLEObject Type="Embed" ProgID="Equation.DSMT4" ShapeID="_x0000_i1098" DrawAspect="Content" ObjectID="_1332876883" r:id="rId178"/>
        </w:object>
      </w:r>
      <w:r>
        <w:t xml:space="preserve">, the stretch at which the chains reach their full extended state, by </w:t>
      </w:r>
      <w:r w:rsidR="00AF2221" w:rsidRPr="00AF2221">
        <w:rPr>
          <w:position w:val="-12"/>
        </w:rPr>
        <w:object w:dxaOrig="920" w:dyaOrig="400" w14:anchorId="3F9882BD">
          <v:shape id="_x0000_i1099" type="#_x0000_t75" style="width:45.35pt;height:19.35pt" o:ole="">
            <v:imagedata r:id="rId179" o:title=""/>
          </v:shape>
          <o:OLEObject Type="Embed" ProgID="Equation.DSMT4" ShapeID="_x0000_i1099" DrawAspect="Content" ObjectID="_1332876884" r:id="rId180"/>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170" w:name="_Ref167535331"/>
      <w:bookmarkStart w:id="1171" w:name="_Toc377547255"/>
      <w:r w:rsidRPr="0097532C">
        <w:lastRenderedPageBreak/>
        <w:t>Ellipsoidal Fiber Distribution</w:t>
      </w:r>
      <w:bookmarkEnd w:id="1170"/>
      <w:bookmarkEnd w:id="1171"/>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65pt;height:19.35pt" o:ole="">
                  <v:imagedata r:id="rId181" o:title=""/>
                </v:shape>
                <o:OLEObject Type="Embed" ProgID="Equation.DSMT4" ShapeID="_x0000_i1100" DrawAspect="Content" ObjectID="_1332876885" r:id="rId182"/>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65pt;height:19.35pt" o:ole="">
                  <v:imagedata r:id="rId183" o:title=""/>
                </v:shape>
                <o:OLEObject Type="Embed" ProgID="Equation.DSMT4" ShapeID="_x0000_i1101" DrawAspect="Content" ObjectID="_1332876886" r:id="rId184"/>
              </w:objec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65pt;height:14pt" o:ole="">
            <v:imagedata r:id="rId185" o:title=""/>
          </v:shape>
          <o:OLEObject Type="Embed" ProgID="Equation.DSMT4" ShapeID="_x0000_i1102" DrawAspect="Content" ObjectID="_1332876887" r:id="rId186"/>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65pt" o:ole="">
            <v:imagedata r:id="rId187" o:title=""/>
          </v:shape>
          <o:OLEObject Type="Embed" ProgID="Equation.DSMT4" ShapeID="_x0000_i1103" DrawAspect="Content" ObjectID="_1332876888" r:id="rId188"/>
        </w:object>
      </w:r>
      <w:r>
        <w:t>.</w:t>
      </w:r>
    </w:p>
    <w:p w14:paraId="3DA109C1" w14:textId="20F98557" w:rsidR="006A0BC1" w:rsidRDefault="00AF2221" w:rsidP="006A0BC1">
      <w:r w:rsidRPr="00AF2221">
        <w:rPr>
          <w:position w:val="-12"/>
        </w:rPr>
        <w:object w:dxaOrig="1760" w:dyaOrig="400" w14:anchorId="01847614">
          <v:shape id="_x0000_i1104" type="#_x0000_t75" style="width:87.35pt;height:19.35pt" o:ole="">
            <v:imagedata r:id="rId189" o:title=""/>
          </v:shape>
          <o:OLEObject Type="Embed" ProgID="Equation.DSMT4" ShapeID="_x0000_i1104" DrawAspect="Content" ObjectID="_1332876889" r:id="rId190"/>
        </w:object>
      </w:r>
      <w:r w:rsidR="006A0BC1">
        <w:t xml:space="preserve"> is the square of the fiber stretch </w:t>
      </w:r>
      <w:r w:rsidRPr="00AF2221">
        <w:rPr>
          <w:position w:val="-12"/>
        </w:rPr>
        <w:object w:dxaOrig="279" w:dyaOrig="400" w14:anchorId="60A01504">
          <v:shape id="_x0000_i1105" type="#_x0000_t75" style="width:14pt;height:19.35pt" o:ole="">
            <v:imagedata r:id="rId191" o:title=""/>
          </v:shape>
          <o:OLEObject Type="Embed" ProgID="Equation.DSMT4" ShapeID="_x0000_i1105" DrawAspect="Content" ObjectID="_1332876890" r:id="rId192"/>
        </w:object>
      </w:r>
      <w:r w:rsidR="006A0BC1">
        <w:t xml:space="preserve">, </w:t>
      </w:r>
      <w:r w:rsidRPr="00AF2221">
        <w:rPr>
          <w:position w:val="-6"/>
        </w:rPr>
        <w:object w:dxaOrig="260" w:dyaOrig="279" w14:anchorId="12911F07">
          <v:shape id="_x0000_i1106" type="#_x0000_t75" style="width:13.35pt;height:14pt" o:ole="">
            <v:imagedata r:id="rId193" o:title=""/>
          </v:shape>
          <o:OLEObject Type="Embed" ProgID="Equation.DSMT4" ShapeID="_x0000_i1106" DrawAspect="Content" ObjectID="_1332876891" r:id="rId194"/>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35pt;height:19.35pt" o:ole="">
            <v:imagedata r:id="rId195" o:title=""/>
          </v:shape>
          <o:OLEObject Type="Embed" ProgID="Equation.DSMT4" ShapeID="_x0000_i1107" DrawAspect="Content" ObjectID="_1332876892" r:id="rId196"/>
        </w:object>
      </w:r>
      <w:r w:rsidR="006A0BC1">
        <w:t xml:space="preserve">, </w:t>
      </w:r>
      <w:r w:rsidRPr="00AF2221">
        <w:rPr>
          <w:position w:val="-12"/>
        </w:rPr>
        <w:object w:dxaOrig="1219" w:dyaOrig="400" w14:anchorId="100A7472">
          <v:shape id="_x0000_i1108" type="#_x0000_t75" style="width:61.35pt;height:19.35pt" o:ole="">
            <v:imagedata r:id="rId197" o:title=""/>
          </v:shape>
          <o:OLEObject Type="Embed" ProgID="Equation.DSMT4" ShapeID="_x0000_i1108" DrawAspect="Content" ObjectID="_1332876893" r:id="rId198"/>
        </w:object>
      </w:r>
      <w:r w:rsidR="006A0BC1">
        <w:t xml:space="preserve">, and </w:t>
      </w:r>
      <w:r w:rsidRPr="00AF2221">
        <w:rPr>
          <w:position w:val="-14"/>
        </w:rPr>
        <w:object w:dxaOrig="540" w:dyaOrig="400" w14:anchorId="57458C84">
          <v:shape id="_x0000_i1109" type="#_x0000_t75" style="width:27.35pt;height:19.35pt" o:ole="">
            <v:imagedata r:id="rId199" o:title=""/>
          </v:shape>
          <o:OLEObject Type="Embed" ProgID="Equation.DSMT4" ShapeID="_x0000_i1109" DrawAspect="Content" ObjectID="_1332876894" r:id="rId200"/>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35pt;height:36.65pt" o:ole="">
            <v:imagedata r:id="rId201" o:title=""/>
          </v:shape>
          <o:OLEObject Type="Embed" ProgID="Equation.DSMT4" ShapeID="_x0000_i1110" DrawAspect="Content" ObjectID="_1332876895" r:id="rId202"/>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65pt;height:24pt" o:ole="">
            <v:imagedata r:id="rId203" o:title=""/>
          </v:shape>
          <o:OLEObject Type="Embed" ProgID="Equation.DSMT4" ShapeID="_x0000_i1111" DrawAspect="Content" ObjectID="_1332876896" r:id="rId204"/>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65pt" o:ole="">
            <v:imagedata r:id="rId205" o:title=""/>
          </v:shape>
          <o:OLEObject Type="Embed" ProgID="Equation.DSMT4" ShapeID="_x0000_i1112" DrawAspect="Content" ObjectID="_1332876897" r:id="rId206"/>
        </w:object>
      </w:r>
      <w:r>
        <w:t xml:space="preserve">and </w:t>
      </w:r>
      <w:r w:rsidR="00AF2221" w:rsidRPr="00AF2221">
        <w:rPr>
          <w:position w:val="-10"/>
        </w:rPr>
        <w:object w:dxaOrig="200" w:dyaOrig="320" w14:anchorId="0EBA392A">
          <v:shape id="_x0000_i1113" type="#_x0000_t75" style="width:10pt;height:16.65pt" o:ole="">
            <v:imagedata r:id="rId207" o:title=""/>
          </v:shape>
          <o:OLEObject Type="Embed" ProgID="Equation.DSMT4" ShapeID="_x0000_i1113" DrawAspect="Content" ObjectID="_1332876898" r:id="rId208"/>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09" o:title=""/>
          </v:shape>
          <o:OLEObject Type="Embed" ProgID="Equation.DSMT4" ShapeID="_x0000_i1114" DrawAspect="Content" ObjectID="_1332876899" r:id="rId210"/>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172" w:name="_Ref167375501"/>
      <w:bookmarkStart w:id="1173" w:name="_Toc377547256"/>
      <w:r w:rsidRPr="0097532C">
        <w:lastRenderedPageBreak/>
        <w:t>Ellipsoidal Fiber Distribution Mooney-Rivlin</w:t>
      </w:r>
      <w:bookmarkEnd w:id="1172"/>
      <w:bookmarkEnd w:id="1173"/>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65pt;height:19.35pt" o:ole="">
                  <v:imagedata r:id="rId211" o:title=""/>
                </v:shape>
                <o:OLEObject Type="Embed" ProgID="Equation.DSMT4" ShapeID="_x0000_i1115" DrawAspect="Content" ObjectID="_1332876900" r:id="rId212"/>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65pt;height:19.35pt" o:ole="">
                  <v:imagedata r:id="rId213" o:title=""/>
                </v:shape>
                <o:OLEObject Type="Embed" ProgID="Equation.DSMT4" ShapeID="_x0000_i1116" DrawAspect="Content" ObjectID="_1332876901" r:id="rId214"/>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65pt;height:14pt" o:ole="">
            <v:imagedata r:id="rId215" o:title=""/>
          </v:shape>
          <o:OLEObject Type="Embed" ProgID="Equation.DSMT4" ShapeID="_x0000_i1117" DrawAspect="Content" ObjectID="_1332876902" r:id="rId216"/>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35pt;height:19.35pt" o:ole="">
            <v:imagedata r:id="rId217" o:title=""/>
          </v:shape>
          <o:OLEObject Type="Embed" ProgID="Equation.DSMT4" ShapeID="_x0000_i1118" DrawAspect="Content" ObjectID="_1332876903" r:id="rId218"/>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19" o:title=""/>
          </v:shape>
          <o:OLEObject Type="Embed" ProgID="Equation.DSMT4" ShapeID="_x0000_i1119" DrawAspect="Content" ObjectID="_1332876904" r:id="rId220"/>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65pt;height:19.35pt" o:ole="">
            <v:imagedata r:id="rId221" o:title=""/>
          </v:shape>
          <o:OLEObject Type="Embed" ProgID="Equation.DSMT4" ShapeID="_x0000_i1120" DrawAspect="Content" ObjectID="_1332876905" r:id="rId222"/>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174" w:name="_Toc377547257"/>
      <w:r>
        <w:lastRenderedPageBreak/>
        <w:t>Ellipsoidal Fiber Distribution Veronda-Westmann</w:t>
      </w:r>
      <w:bookmarkEnd w:id="1174"/>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65pt;height:19.35pt" o:ole="">
                  <v:imagedata r:id="rId223" o:title=""/>
                </v:shape>
                <o:OLEObject Type="Embed" ProgID="Equation.DSMT4" ShapeID="_x0000_i1121" DrawAspect="Content" ObjectID="_1332876906" r:id="rId224"/>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65pt;height:19.35pt" o:ole="">
                  <v:imagedata r:id="rId225" o:title=""/>
                </v:shape>
                <o:OLEObject Type="Embed" ProgID="Equation.DSMT4" ShapeID="_x0000_i1122" DrawAspect="Content" ObjectID="_1332876907" r:id="rId226"/>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65pt;height:14pt" o:ole="">
            <v:imagedata r:id="rId227" o:title=""/>
          </v:shape>
          <o:OLEObject Type="Embed" ProgID="Equation.DSMT4" ShapeID="_x0000_i1123" DrawAspect="Content" ObjectID="_1332876908" r:id="rId228"/>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35pt;height:19.35pt" o:ole="">
            <v:imagedata r:id="rId229" o:title=""/>
          </v:shape>
          <o:OLEObject Type="Embed" ProgID="Equation.DSMT4" ShapeID="_x0000_i1124" DrawAspect="Content" ObjectID="_1332876909" r:id="rId230"/>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1" o:title=""/>
          </v:shape>
          <o:OLEObject Type="Embed" ProgID="Equation.DSMT4" ShapeID="_x0000_i1125" DrawAspect="Content" ObjectID="_1332876910" r:id="rId232"/>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65pt;height:19.35pt" o:ole="">
            <v:imagedata r:id="rId233" o:title=""/>
          </v:shape>
          <o:OLEObject Type="Embed" ProgID="Equation.DSMT4" ShapeID="_x0000_i1126" DrawAspect="Content" ObjectID="_1332876911" r:id="rId234"/>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175" w:name="_Toc377547258"/>
      <w:r>
        <w:lastRenderedPageBreak/>
        <w:t>Fiber with Exponential-Power Law, Uncoupled Formulation</w:t>
      </w:r>
      <w:bookmarkEnd w:id="1175"/>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pt;height:16.65pt" o:ole="">
                  <v:imagedata r:id="rId235" o:title=""/>
                </v:shape>
                <o:OLEObject Type="Embed" ProgID="Equation.DSMT4" ShapeID="_x0000_i1127" DrawAspect="Content" ObjectID="_1332876912" r:id="rId236"/>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2pt;height:10.65pt" o:ole="">
                  <v:imagedata r:id="rId237" o:title=""/>
                </v:shape>
                <o:OLEObject Type="Embed" ProgID="Equation.DSMT4" ShapeID="_x0000_i1128" DrawAspect="Content" ObjectID="_1332876913" r:id="rId238"/>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2pt;height:16.65pt" o:ole="">
                  <v:imagedata r:id="rId239" o:title=""/>
                </v:shape>
                <o:OLEObject Type="Embed" ProgID="Equation.DSMT4" ShapeID="_x0000_i1129" DrawAspect="Content" ObjectID="_1332876914" r:id="rId240"/>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pt;height:14pt" o:ole="">
                  <v:imagedata r:id="rId241" o:title=""/>
                </v:shape>
                <o:OLEObject Type="Embed" ProgID="Equation.DSMT4" ShapeID="_x0000_i1130" DrawAspect="Content" ObjectID="_1332876915" r:id="rId242"/>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65pt;height:13.35pt" o:ole="">
                  <v:imagedata r:id="rId243" o:title=""/>
                </v:shape>
                <o:OLEObject Type="Embed" ProgID="Equation.DSMT4" ShapeID="_x0000_i1131" DrawAspect="Content" ObjectID="_1332876916" r:id="rId244"/>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35pt;height:18pt" o:ole="">
            <v:imagedata r:id="rId245" o:title=""/>
          </v:shape>
          <o:OLEObject Type="Embed" ProgID="Equation.DSMT4" ShapeID="_x0000_i1132" DrawAspect="Content" ObjectID="_1332876917" r:id="rId246"/>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pt;height:19.35pt" o:ole="">
            <v:imagedata r:id="rId247" o:title=""/>
          </v:shape>
          <o:OLEObject Type="Embed" ProgID="Equation.DSMT4" ShapeID="_x0000_i1133" DrawAspect="Content" ObjectID="_1332876918" r:id="rId248"/>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65pt;height:14pt" o:ole="">
            <v:imagedata r:id="rId249" o:title=""/>
          </v:shape>
          <o:OLEObject Type="Embed" ProgID="Equation.DSMT4" ShapeID="_x0000_i1134" DrawAspect="Content" ObjectID="_1332876919" r:id="rId250"/>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35pt;height:36.65pt" o:ole="">
            <v:imagedata r:id="rId251" o:title=""/>
          </v:shape>
          <o:OLEObject Type="Embed" ProgID="Equation.DSMT4" ShapeID="_x0000_i1135" DrawAspect="Content" ObjectID="_1332876920" r:id="rId252"/>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35pt;height:19.35pt" o:ole="">
            <v:imagedata r:id="rId253" o:title=""/>
          </v:shape>
          <o:OLEObject Type="Embed" ProgID="Equation.DSMT4" ShapeID="_x0000_i1136" DrawAspect="Content" ObjectID="_1332876921" r:id="rId254"/>
        </w:object>
      </w:r>
      <w:r>
        <w:t xml:space="preserve"> is the square of the fiber stretch, </w:t>
      </w:r>
      <w:r w:rsidR="00AF2221" w:rsidRPr="00AF2221">
        <w:rPr>
          <w:position w:val="-12"/>
        </w:rPr>
        <w:object w:dxaOrig="1219" w:dyaOrig="400" w14:anchorId="2A742E33">
          <v:shape id="_x0000_i1137" type="#_x0000_t75" style="width:61.35pt;height:19.35pt" o:ole="">
            <v:imagedata r:id="rId255" o:title=""/>
          </v:shape>
          <o:OLEObject Type="Embed" ProgID="Equation.DSMT4" ShapeID="_x0000_i1137" DrawAspect="Content" ObjectID="_1332876922" r:id="rId256"/>
        </w:object>
      </w:r>
      <w:r>
        <w:t xml:space="preserve">, and </w:t>
      </w:r>
      <w:r w:rsidR="00AF2221" w:rsidRPr="00AF2221">
        <w:rPr>
          <w:position w:val="-14"/>
        </w:rPr>
        <w:object w:dxaOrig="540" w:dyaOrig="400" w14:anchorId="6A8C7130">
          <v:shape id="_x0000_i1138" type="#_x0000_t75" style="width:27.35pt;height:19.35pt" o:ole="">
            <v:imagedata r:id="rId257" o:title=""/>
          </v:shape>
          <o:OLEObject Type="Embed" ProgID="Equation.DSMT4" ShapeID="_x0000_i1138" DrawAspect="Content" ObjectID="_1332876923" r:id="rId258"/>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65pt;height:32.65pt" o:ole="">
            <v:imagedata r:id="rId259" o:title=""/>
          </v:shape>
          <o:OLEObject Type="Embed" ProgID="Equation.DSMT4" ShapeID="_x0000_i1139" DrawAspect="Content" ObjectID="_1332876924" r:id="rId260"/>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pt;height:16.65pt" o:ole="">
            <v:imagedata r:id="rId261" o:title=""/>
          </v:shape>
          <o:OLEObject Type="Embed" ProgID="Equation.DSMT4" ShapeID="_x0000_i1140" DrawAspect="Content" ObjectID="_1332876925" r:id="rId262"/>
        </w:object>
      </w:r>
      <w:r w:rsidRPr="000230DC">
        <w:t xml:space="preserve">, </w:t>
      </w:r>
      <w:r w:rsidR="00AF2221" w:rsidRPr="00AF2221">
        <w:rPr>
          <w:position w:val="-6"/>
        </w:rPr>
        <w:object w:dxaOrig="580" w:dyaOrig="279" w14:anchorId="26A972BB">
          <v:shape id="_x0000_i1141" type="#_x0000_t75" style="width:29.35pt;height:14pt" o:ole="">
            <v:imagedata r:id="rId263" o:title=""/>
          </v:shape>
          <o:OLEObject Type="Embed" ProgID="Equation.DSMT4" ShapeID="_x0000_i1141" DrawAspect="Content" ObjectID="_1332876926" r:id="rId264"/>
        </w:object>
      </w:r>
      <w:r w:rsidRPr="000230DC">
        <w:t xml:space="preserve">, and </w:t>
      </w:r>
      <w:r w:rsidR="00AF2221" w:rsidRPr="00AF2221">
        <w:rPr>
          <w:position w:val="-10"/>
        </w:rPr>
        <w:object w:dxaOrig="600" w:dyaOrig="320" w14:anchorId="45941155">
          <v:shape id="_x0000_i1142" type="#_x0000_t75" style="width:30pt;height:16.65pt" o:ole="">
            <v:imagedata r:id="rId265" o:title=""/>
          </v:shape>
          <o:OLEObject Type="Embed" ProgID="Equation.DSMT4" ShapeID="_x0000_i1142" DrawAspect="Content" ObjectID="_1332876927" r:id="rId266"/>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7" o:title=""/>
          </v:shape>
          <o:OLEObject Type="Embed" ProgID="Equation.DSMT4" ShapeID="_x0000_i1143" DrawAspect="Content" ObjectID="_1332876928" r:id="rId268"/>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65pt;height:32.65pt" o:ole="">
            <v:imagedata r:id="rId269" o:title=""/>
          </v:shape>
          <o:OLEObject Type="Embed" ProgID="Equation.DSMT4" ShapeID="_x0000_i1144" DrawAspect="Content" ObjectID="_1332876929" r:id="rId270"/>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65pt" o:ole="">
            <v:imagedata r:id="rId271" o:title=""/>
          </v:shape>
          <o:OLEObject Type="Embed" ProgID="Equation.DSMT4" ShapeID="_x0000_i1145" DrawAspect="Content" ObjectID="_1332876930" r:id="rId272"/>
        </w:object>
      </w:r>
      <w:r w:rsidRPr="0097532C">
        <w:t>, the fiber modulus is zero at the strain origin (</w:t>
      </w:r>
      <w:r w:rsidR="00AF2221" w:rsidRPr="00AF2221">
        <w:rPr>
          <w:position w:val="-12"/>
        </w:rPr>
        <w:object w:dxaOrig="580" w:dyaOrig="380" w14:anchorId="0DA161DF">
          <v:shape id="_x0000_i1146" type="#_x0000_t75" style="width:29.35pt;height:19.35pt" o:ole="">
            <v:imagedata r:id="rId273" o:title=""/>
          </v:shape>
          <o:OLEObject Type="Embed" ProgID="Equation.DSMT4" ShapeID="_x0000_i1146" DrawAspect="Content" ObjectID="_1332876931" r:id="rId274"/>
        </w:object>
      </w:r>
      <w:r w:rsidRPr="0097532C">
        <w:t xml:space="preserve">).  Therefore, use </w:t>
      </w:r>
      <w:r w:rsidR="00AF2221" w:rsidRPr="00AF2221">
        <w:rPr>
          <w:position w:val="-10"/>
        </w:rPr>
        <w:object w:dxaOrig="600" w:dyaOrig="320" w14:anchorId="5E7D1C1F">
          <v:shape id="_x0000_i1147" type="#_x0000_t75" style="width:30pt;height:16.65pt" o:ole="">
            <v:imagedata r:id="rId275" o:title=""/>
          </v:shape>
          <o:OLEObject Type="Embed" ProgID="Equation.DSMT4" ShapeID="_x0000_i1147" DrawAspect="Content" ObjectID="_1332876932" r:id="rId276"/>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65pt;height:18pt" o:ole="">
            <v:imagedata r:id="rId277" o:title=""/>
          </v:shape>
          <o:OLEObject Type="Embed" ProgID="Equation.DSMT4" ShapeID="_x0000_i1148" DrawAspect="Content" ObjectID="_1332876933" r:id="rId278"/>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lastRenderedPageBreak/>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65pt;height:18pt" o:ole="">
            <v:imagedata r:id="rId279" o:title=""/>
          </v:shape>
          <o:OLEObject Type="Embed" ProgID="Equation.DSMT4" ShapeID="_x0000_i1149" DrawAspect="Content" ObjectID="_1332876934" r:id="rId280"/>
        </w:object>
      </w:r>
      <w:r>
        <w:t xml:space="preserve">, oriented at ±25 degrees relative to </w:t>
      </w:r>
      <w:r w:rsidR="00AF2221" w:rsidRPr="00AF2221">
        <w:rPr>
          <w:position w:val="-12"/>
        </w:rPr>
        <w:object w:dxaOrig="240" w:dyaOrig="360" w14:anchorId="79D979FB">
          <v:shape id="_x0000_i1150" type="#_x0000_t75" style="width:12pt;height:18pt" o:ole="">
            <v:imagedata r:id="rId281" o:title=""/>
          </v:shape>
          <o:OLEObject Type="Embed" ProgID="Equation.DSMT4" ShapeID="_x0000_i1150" DrawAspect="Content" ObjectID="_1332876935" r:id="rId282"/>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176" w:name="_Toc377547259"/>
      <w:r>
        <w:lastRenderedPageBreak/>
        <w:t>Fung Orthotropic</w:t>
      </w:r>
      <w:bookmarkEnd w:id="1176"/>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pt;height:18pt" o:ole="">
                  <v:imagedata r:id="rId283" o:title=""/>
                </v:shape>
                <o:OLEObject Type="Embed" ProgID="Equation.DSMT4" ShapeID="_x0000_i1151" DrawAspect="Content" ObjectID="_1332876936" r:id="rId284"/>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pt;height:18pt" o:ole="">
                  <v:imagedata r:id="rId285" o:title=""/>
                </v:shape>
                <o:OLEObject Type="Embed" ProgID="Equation.DSMT4" ShapeID="_x0000_i1152" DrawAspect="Content" ObjectID="_1332876937" r:id="rId286"/>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pt;height:18pt" o:ole="">
                  <v:imagedata r:id="rId287" o:title=""/>
                </v:shape>
                <o:OLEObject Type="Embed" ProgID="Equation.DSMT4" ShapeID="_x0000_i1153" DrawAspect="Content" ObjectID="_1332876938" r:id="rId288"/>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65pt;height:18pt" o:ole="">
                  <v:imagedata r:id="rId289" o:title=""/>
                </v:shape>
                <o:OLEObject Type="Embed" ProgID="Equation.DSMT4" ShapeID="_x0000_i1154" DrawAspect="Content" ObjectID="_1332876939" r:id="rId290"/>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65pt;height:18pt" o:ole="">
                  <v:imagedata r:id="rId291" o:title=""/>
                </v:shape>
                <o:OLEObject Type="Embed" ProgID="Equation.DSMT4" ShapeID="_x0000_i1155" DrawAspect="Content" ObjectID="_1332876940" r:id="rId292"/>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65pt;height:18pt" o:ole="">
                  <v:imagedata r:id="rId293" o:title=""/>
                </v:shape>
                <o:OLEObject Type="Embed" ProgID="Equation.DSMT4" ShapeID="_x0000_i1156" DrawAspect="Content" ObjectID="_1332876941" r:id="rId294"/>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65pt;height:18pt" o:ole="">
                  <v:imagedata r:id="rId295" o:title=""/>
                </v:shape>
                <o:OLEObject Type="Embed" ProgID="Equation.DSMT4" ShapeID="_x0000_i1157" DrawAspect="Content" ObjectID="_1332876942" r:id="rId296"/>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65pt;height:18pt" o:ole="">
                  <v:imagedata r:id="rId297" o:title=""/>
                </v:shape>
                <o:OLEObject Type="Embed" ProgID="Equation.DSMT4" ShapeID="_x0000_i1158" DrawAspect="Content" ObjectID="_1332876943" r:id="rId298"/>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65pt;height:18pt" o:ole="">
                  <v:imagedata r:id="rId299" o:title=""/>
                </v:shape>
                <o:OLEObject Type="Embed" ProgID="Equation.DSMT4" ShapeID="_x0000_i1159" DrawAspect="Content" ObjectID="_1332876944" r:id="rId300"/>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65pt;height:10.65pt" o:ole="">
                  <v:imagedata r:id="rId301" o:title=""/>
                </v:shape>
                <o:OLEObject Type="Embed" ProgID="Equation.DSMT4" ShapeID="_x0000_i1160" DrawAspect="Content" ObjectID="_1332876945" r:id="rId302"/>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65pt;height:31.35pt" o:ole="">
            <v:imagedata r:id="rId303" o:title=""/>
          </v:shape>
          <o:OLEObject Type="Embed" ProgID="Equation.DSMT4" ShapeID="_x0000_i1161" DrawAspect="Content" ObjectID="_1332876946" r:id="rId304"/>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r w:rsidR="00161A31">
        <w:fldChar w:fldCharType="begin"/>
      </w:r>
      <w:r w:rsidR="00161A31">
        <w:instrText xml:space="preserve"> SEQ MTSec \c \* Arabic \* MERGEFORMAT </w:instrText>
      </w:r>
      <w:r w:rsidR="00161A31">
        <w:fldChar w:fldCharType="separate"/>
      </w:r>
      <w:r w:rsidR="00873D59">
        <w:rPr>
          <w:noProof/>
        </w:rPr>
        <w:instrText>0</w:instrText>
      </w:r>
      <w:r w:rsidR="00161A31">
        <w:rPr>
          <w:noProof/>
        </w:rPr>
        <w:fldChar w:fldCharType="end"/>
      </w:r>
      <w:r>
        <w:instrText>.</w:instrText>
      </w:r>
      <w:r w:rsidR="00161A31">
        <w:fldChar w:fldCharType="begin"/>
      </w:r>
      <w:r w:rsidR="00161A31">
        <w:instrText xml:space="preserve"> SEQ MTEqn \c \* Arabic \* MERGEFORMAT </w:instrText>
      </w:r>
      <w:r w:rsidR="00161A31">
        <w:fldChar w:fldCharType="separate"/>
      </w:r>
      <w:r w:rsidR="00873D59">
        <w:rPr>
          <w:noProof/>
        </w:rPr>
        <w:instrText>1</w:instrText>
      </w:r>
      <w:r w:rsidR="00161A31">
        <w:rPr>
          <w:noProof/>
        </w:rPr>
        <w:fldChar w:fldCharType="end"/>
      </w:r>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65pt" o:ole="">
            <v:imagedata r:id="rId305" o:title=""/>
          </v:shape>
          <o:OLEObject Type="Embed" ProgID="Equation.DSMT4" ShapeID="_x0000_i1162" DrawAspect="Content" ObjectID="_1332876947" r:id="rId306"/>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35pt;height:24pt" o:ole="">
            <v:imagedata r:id="rId307" o:title=""/>
          </v:shape>
          <o:OLEObject Type="Embed" ProgID="Equation.DSMT4" ShapeID="_x0000_i1163" DrawAspect="Content" ObjectID="_1332876948" r:id="rId308"/>
        </w:object>
      </w:r>
      <w:r>
        <w:t xml:space="preserve"> and </w:t>
      </w:r>
      <w:r w:rsidR="00AF2221" w:rsidRPr="00AF2221">
        <w:rPr>
          <w:position w:val="-12"/>
        </w:rPr>
        <w:object w:dxaOrig="1400" w:dyaOrig="360" w14:anchorId="192718D5">
          <v:shape id="_x0000_i1164" type="#_x0000_t75" style="width:70pt;height:18pt" o:ole="">
            <v:imagedata r:id="rId309" o:title=""/>
          </v:shape>
          <o:OLEObject Type="Embed" ProgID="Equation.DSMT4" ShapeID="_x0000_i1164" DrawAspect="Content" ObjectID="_1332876949" r:id="rId310"/>
        </w:object>
      </w:r>
      <w:r>
        <w:t xml:space="preserve">where </w:t>
      </w:r>
      <w:r w:rsidR="00AF2221" w:rsidRPr="00AF2221">
        <w:rPr>
          <w:position w:val="-12"/>
        </w:rPr>
        <w:object w:dxaOrig="320" w:dyaOrig="360" w14:anchorId="40E7F654">
          <v:shape id="_x0000_i1165" type="#_x0000_t75" style="width:16.65pt;height:18pt" o:ole="">
            <v:imagedata r:id="rId311" o:title=""/>
          </v:shape>
          <o:OLEObject Type="Embed" ProgID="Equation.DSMT4" ShapeID="_x0000_i1165" DrawAspect="Content" ObjectID="_1332876950" r:id="rId312"/>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177" w:name="_Ref167535344"/>
      <w:bookmarkStart w:id="1178" w:name="_Ref299864027"/>
      <w:bookmarkStart w:id="1179" w:name="_Toc377547260"/>
      <w:r>
        <w:lastRenderedPageBreak/>
        <w:t>Mooney-Rivlin</w:t>
      </w:r>
      <w:bookmarkEnd w:id="1177"/>
      <w:bookmarkEnd w:id="1178"/>
      <w:bookmarkEnd w:id="1179"/>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35pt;height:31.35pt" o:ole="">
            <v:imagedata r:id="rId313" o:title=""/>
          </v:shape>
          <o:OLEObject Type="Embed" ProgID="Equation.DSMT4" ShapeID="_x0000_i1166" DrawAspect="Content" ObjectID="_1332876951" r:id="rId314"/>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5" o:title=""/>
          </v:shape>
          <o:OLEObject Type="Embed" ProgID="Equation.DSMT4" ShapeID="_x0000_i1167" DrawAspect="Content" ObjectID="_1332876952" r:id="rId316"/>
        </w:object>
      </w:r>
      <w:r w:rsidR="006A0BC1">
        <w:t>and</w:t>
      </w:r>
      <w:r w:rsidRPr="00AF2221">
        <w:rPr>
          <w:position w:val="-12"/>
        </w:rPr>
        <w:object w:dxaOrig="300" w:dyaOrig="360" w14:anchorId="423F4533">
          <v:shape id="_x0000_i1168" type="#_x0000_t75" style="width:14pt;height:18pt" o:ole="">
            <v:imagedata r:id="rId317" o:title=""/>
          </v:shape>
          <o:OLEObject Type="Embed" ProgID="Equation.DSMT4" ShapeID="_x0000_i1168" DrawAspect="Content" ObjectID="_1332876953" r:id="rId318"/>
        </w:object>
      </w:r>
      <w:r w:rsidR="006A0BC1">
        <w:t xml:space="preserve">are the Mooney-Rivlin material coefficients. The variables </w:t>
      </w:r>
      <w:r w:rsidRPr="00AF2221">
        <w:rPr>
          <w:position w:val="-12"/>
        </w:rPr>
        <w:object w:dxaOrig="220" w:dyaOrig="380" w14:anchorId="21DAA355">
          <v:shape id="_x0000_i1169" type="#_x0000_t75" style="width:10.65pt;height:19.35pt" o:ole="">
            <v:imagedata r:id="rId319" o:title=""/>
          </v:shape>
          <o:OLEObject Type="Embed" ProgID="Equation.DSMT4" ShapeID="_x0000_i1169" DrawAspect="Content" ObjectID="_1332876954" r:id="rId320"/>
        </w:object>
      </w:r>
      <w:r w:rsidR="006A0BC1">
        <w:t xml:space="preserve"> and </w:t>
      </w:r>
      <w:r w:rsidRPr="00AF2221">
        <w:rPr>
          <w:position w:val="-12"/>
        </w:rPr>
        <w:object w:dxaOrig="240" w:dyaOrig="380" w14:anchorId="26A82C84">
          <v:shape id="_x0000_i1170" type="#_x0000_t75" style="width:12pt;height:19.35pt" o:ole="">
            <v:imagedata r:id="rId321" o:title=""/>
          </v:shape>
          <o:OLEObject Type="Embed" ProgID="Equation.DSMT4" ShapeID="_x0000_i1170" DrawAspect="Content" ObjectID="_1332876955" r:id="rId322"/>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65pt" o:ole="">
            <v:imagedata r:id="rId323" o:title=""/>
          </v:shape>
          <o:OLEObject Type="Embed" ProgID="Equation.DSMT4" ShapeID="_x0000_i1171" DrawAspect="Content" ObjectID="_1332876956" r:id="rId324"/>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5" o:title=""/>
          </v:shape>
          <o:OLEObject Type="Embed" ProgID="Equation.DSMT4" ShapeID="_x0000_i1172" DrawAspect="Content" ObjectID="_1332876957" r:id="rId326"/>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180"/>
      <w:r w:rsidR="00FA2E2E">
        <w:t>10000</w:t>
      </w:r>
      <w:commentRangeEnd w:id="1180"/>
      <w:r w:rsidR="00FA2E2E">
        <w:rPr>
          <w:rStyle w:val="CommentReference"/>
        </w:rPr>
        <w:commentReference w:id="1180"/>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181" w:name="_Toc377547261"/>
      <w:r>
        <w:lastRenderedPageBreak/>
        <w:t>Muscle Material</w:t>
      </w:r>
      <w:bookmarkEnd w:id="1181"/>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35pt;height:24pt" o:ole="">
            <v:imagedata r:id="rId327" o:title=""/>
          </v:shape>
          <o:OLEObject Type="Embed" ProgID="Equation.DSMT4" ShapeID="_x0000_i1173" DrawAspect="Content" ObjectID="_1332876958" r:id="rId328"/>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65pt;height:18pt" o:ole="">
            <v:imagedata r:id="rId329" o:title=""/>
          </v:shape>
          <o:OLEObject Type="Embed" ProgID="Equation.DSMT4" ShapeID="_x0000_i1174" DrawAspect="Content" ObjectID="_1332876959" r:id="rId330"/>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35pt;height:34.65pt" o:ole="">
            <v:imagedata r:id="rId331" o:title=""/>
          </v:shape>
          <o:OLEObject Type="Embed" ProgID="Equation.DSMT4" ShapeID="_x0000_i1175" DrawAspect="Content" ObjectID="_1332876960" r:id="rId332"/>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35pt" o:ole="">
            <v:imagedata r:id="rId333" o:title=""/>
          </v:shape>
          <o:OLEObject Type="Embed" ProgID="Equation.DSMT4" ShapeID="_x0000_i1176" DrawAspect="Content" ObjectID="_1332876961" r:id="rId334"/>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35pt;height:86pt" o:ole="">
            <v:imagedata r:id="rId335" o:title=""/>
          </v:shape>
          <o:OLEObject Type="Embed" ProgID="Equation.DSMT4" ShapeID="_x0000_i1177" DrawAspect="Content" ObjectID="_1332876962" r:id="rId336"/>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35pt;height:18pt" o:ole="">
            <v:imagedata r:id="rId337" o:title=""/>
          </v:shape>
          <o:OLEObject Type="Embed" ProgID="Equation.DSMT4" ShapeID="_x0000_i1178" DrawAspect="Content" ObjectID="_1332876963" r:id="rId338"/>
        </w:object>
      </w:r>
      <w:r>
        <w:t xml:space="preserve">and </w:t>
      </w:r>
      <w:r w:rsidR="00AF2221" w:rsidRPr="00AF2221">
        <w:rPr>
          <w:position w:val="-12"/>
        </w:rPr>
        <w:object w:dxaOrig="260" w:dyaOrig="360" w14:anchorId="39852F1E">
          <v:shape id="_x0000_i1179" type="#_x0000_t75" style="width:13.35pt;height:18pt" o:ole="">
            <v:imagedata r:id="rId339" o:title=""/>
          </v:shape>
          <o:OLEObject Type="Embed" ProgID="Equation.DSMT4" ShapeID="_x0000_i1179" DrawAspect="Content" ObjectID="_1332876964" r:id="rId340"/>
        </w:object>
      </w:r>
      <w:r>
        <w:t xml:space="preserve">are determined by requiring </w:t>
      </w:r>
      <w:r w:rsidR="00AF2221" w:rsidRPr="00AF2221">
        <w:rPr>
          <w:position w:val="-6"/>
        </w:rPr>
        <w:object w:dxaOrig="320" w:dyaOrig="320" w14:anchorId="7B1FBA63">
          <v:shape id="_x0000_i1180" type="#_x0000_t75" style="width:16.65pt;height:16.65pt" o:ole="">
            <v:imagedata r:id="rId341" o:title=""/>
          </v:shape>
          <o:OLEObject Type="Embed" ProgID="Equation.DSMT4" ShapeID="_x0000_i1180" DrawAspect="Content" ObjectID="_1332876965" r:id="rId342"/>
        </w:object>
      </w:r>
      <w:r>
        <w:t xml:space="preserve">and </w:t>
      </w:r>
      <w:r w:rsidR="00AF2221" w:rsidRPr="00AF2221">
        <w:rPr>
          <w:position w:val="-6"/>
        </w:rPr>
        <w:object w:dxaOrig="300" w:dyaOrig="320" w14:anchorId="2B2839C5">
          <v:shape id="_x0000_i1181" type="#_x0000_t75" style="width:14pt;height:16.65pt" o:ole="">
            <v:imagedata r:id="rId343" o:title=""/>
          </v:shape>
          <o:OLEObject Type="Embed" ProgID="Equation.DSMT4" ShapeID="_x0000_i1181" DrawAspect="Content" ObjectID="_1332876966" r:id="rId344"/>
        </w:object>
      </w:r>
      <w:r>
        <w:t xml:space="preserve">continuity at </w:t>
      </w:r>
      <w:r w:rsidR="00AF2221" w:rsidRPr="00AF2221">
        <w:rPr>
          <w:position w:val="-6"/>
        </w:rPr>
        <w:object w:dxaOrig="680" w:dyaOrig="320" w14:anchorId="7E71723E">
          <v:shape id="_x0000_i1182" type="#_x0000_t75" style="width:34pt;height:16.65pt" o:ole="">
            <v:imagedata r:id="rId345" o:title=""/>
          </v:shape>
          <o:OLEObject Type="Embed" ProgID="Equation.DSMT4" ShapeID="_x0000_i1182" DrawAspect="Content" ObjectID="_1332876967" r:id="rId346"/>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65pt" o:ole="">
            <v:imagedata r:id="rId347" o:title=""/>
          </v:shape>
          <o:OLEObject Type="Embed" ProgID="Equation.DSMT4" ShapeID="_x0000_i1183" DrawAspect="Content" ObjectID="_1332876968" r:id="rId348"/>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182" w:name="_Toc377547262"/>
      <w:r>
        <w:lastRenderedPageBreak/>
        <w:t>Ogden</w:t>
      </w:r>
      <w:bookmarkEnd w:id="1182"/>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35pt;height:34.65pt" o:ole="">
            <v:imagedata r:id="rId349" o:title=""/>
          </v:shape>
          <o:OLEObject Type="Embed" ProgID="Equation.DSMT4" ShapeID="_x0000_i1184" DrawAspect="Content" ObjectID="_1332876969" r:id="rId350"/>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35pt" o:ole="">
            <v:imagedata r:id="rId351" o:title=""/>
          </v:shape>
          <o:OLEObject Type="Embed" ProgID="Equation.DSMT4" ShapeID="_x0000_i1185" DrawAspect="Content" ObjectID="_1332876970" r:id="rId352"/>
        </w:object>
      </w:r>
      <w:r>
        <w:t xml:space="preserve"> are the eigenvalues of </w:t>
      </w:r>
      <w:r w:rsidR="00AF2221" w:rsidRPr="00AF2221">
        <w:rPr>
          <w:position w:val="-6"/>
        </w:rPr>
        <w:object w:dxaOrig="240" w:dyaOrig="340" w14:anchorId="34138835">
          <v:shape id="_x0000_i1186" type="#_x0000_t75" style="width:12pt;height:16.65pt" o:ole="">
            <v:imagedata r:id="rId353" o:title=""/>
          </v:shape>
          <o:OLEObject Type="Embed" ProgID="Equation.DSMT4" ShapeID="_x0000_i1186" DrawAspect="Content" ObjectID="_1332876971" r:id="rId354"/>
        </w:object>
      </w:r>
      <w:r>
        <w:t xml:space="preserve">, </w:t>
      </w:r>
      <w:r w:rsidR="00AF2221" w:rsidRPr="00AF2221">
        <w:rPr>
          <w:position w:val="-12"/>
        </w:rPr>
        <w:object w:dxaOrig="220" w:dyaOrig="360" w14:anchorId="48A19359">
          <v:shape id="_x0000_i1187" type="#_x0000_t75" style="width:10.65pt;height:18pt" o:ole="">
            <v:imagedata r:id="rId355" o:title=""/>
          </v:shape>
          <o:OLEObject Type="Embed" ProgID="Equation.DSMT4" ShapeID="_x0000_i1187" DrawAspect="Content" ObjectID="_1332876972" r:id="rId356"/>
        </w:object>
      </w:r>
      <w:r>
        <w:t xml:space="preserve">and </w:t>
      </w:r>
      <w:r w:rsidR="00AF2221" w:rsidRPr="00AF2221">
        <w:rPr>
          <w:position w:val="-12"/>
        </w:rPr>
        <w:object w:dxaOrig="279" w:dyaOrig="360" w14:anchorId="7335E955">
          <v:shape id="_x0000_i1188" type="#_x0000_t75" style="width:14pt;height:18pt" o:ole="">
            <v:imagedata r:id="rId357" o:title=""/>
          </v:shape>
          <o:OLEObject Type="Embed" ProgID="Equation.DSMT4" ShapeID="_x0000_i1188" DrawAspect="Content" ObjectID="_1332876973" r:id="rId358"/>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183" w:name="_Toc377547263"/>
      <w:r>
        <w:lastRenderedPageBreak/>
        <w:t>Tendon Material</w:t>
      </w:r>
      <w:bookmarkEnd w:id="1183"/>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35pt" o:ole="">
            <v:imagedata r:id="rId359" o:title=""/>
          </v:shape>
          <o:OLEObject Type="Embed" ProgID="Equation.DSMT4" ShapeID="_x0000_i1189" DrawAspect="Content" ObjectID="_1332876974" r:id="rId360"/>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35pt;height:73.35pt" o:ole="">
            <v:imagedata r:id="rId361" o:title=""/>
          </v:shape>
          <o:OLEObject Type="Embed" ProgID="Equation.DSMT4" ShapeID="_x0000_i1190" DrawAspect="Content" ObjectID="_1332876975" r:id="rId362"/>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3" o:title=""/>
          </v:shape>
          <o:OLEObject Type="Embed" ProgID="Equation.DSMT4" ShapeID="_x0000_i1191" DrawAspect="Content" ObjectID="_1332876976" r:id="rId364"/>
        </w:object>
      </w:r>
      <w:r>
        <w:t xml:space="preserve">and </w:t>
      </w:r>
      <w:r w:rsidR="00AF2221" w:rsidRPr="00AF2221">
        <w:rPr>
          <w:position w:val="-12"/>
        </w:rPr>
        <w:object w:dxaOrig="279" w:dyaOrig="360" w14:anchorId="6137101D">
          <v:shape id="_x0000_i1192" type="#_x0000_t75" style="width:14pt;height:18pt" o:ole="">
            <v:imagedata r:id="rId365" o:title=""/>
          </v:shape>
          <o:OLEObject Type="Embed" ProgID="Equation.DSMT4" ShapeID="_x0000_i1192" DrawAspect="Content" ObjectID="_1332876977" r:id="rId366"/>
        </w:object>
      </w:r>
      <w:r>
        <w:t xml:space="preserve">are determined by requiring </w:t>
      </w:r>
      <w:r w:rsidR="00AF2221" w:rsidRPr="00AF2221">
        <w:rPr>
          <w:position w:val="-6"/>
        </w:rPr>
        <w:object w:dxaOrig="320" w:dyaOrig="320" w14:anchorId="131E05B4">
          <v:shape id="_x0000_i1193" type="#_x0000_t75" style="width:16.65pt;height:16.65pt" o:ole="">
            <v:imagedata r:id="rId367" o:title=""/>
          </v:shape>
          <o:OLEObject Type="Embed" ProgID="Equation.DSMT4" ShapeID="_x0000_i1193" DrawAspect="Content" ObjectID="_1332876978" r:id="rId368"/>
        </w:object>
      </w:r>
      <w:r>
        <w:t xml:space="preserve">and </w:t>
      </w:r>
      <w:r w:rsidR="00AF2221" w:rsidRPr="00AF2221">
        <w:rPr>
          <w:position w:val="-6"/>
        </w:rPr>
        <w:object w:dxaOrig="300" w:dyaOrig="320" w14:anchorId="2F266DE8">
          <v:shape id="_x0000_i1194" type="#_x0000_t75" style="width:14pt;height:16.65pt" o:ole="">
            <v:imagedata r:id="rId369" o:title=""/>
          </v:shape>
          <o:OLEObject Type="Embed" ProgID="Equation.DSMT4" ShapeID="_x0000_i1194" DrawAspect="Content" ObjectID="_1332876979" r:id="rId370"/>
        </w:object>
      </w:r>
      <w:r>
        <w:t xml:space="preserve">continuity at </w:t>
      </w:r>
      <w:r w:rsidR="00AF2221" w:rsidRPr="00AF2221">
        <w:rPr>
          <w:position w:val="-6"/>
        </w:rPr>
        <w:object w:dxaOrig="279" w:dyaOrig="320" w14:anchorId="46433F5F">
          <v:shape id="_x0000_i1195" type="#_x0000_t75" style="width:14pt;height:16.65pt" o:ole="">
            <v:imagedata r:id="rId371" o:title=""/>
          </v:shape>
          <o:OLEObject Type="Embed" ProgID="Equation.DSMT4" ShapeID="_x0000_i1195" DrawAspect="Content" ObjectID="_1332876980" r:id="rId372"/>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184" w:name="_Toc377547264"/>
      <w:r>
        <w:lastRenderedPageBreak/>
        <w:t>Tension-Compression Nonlinear Orthotropic</w:t>
      </w:r>
      <w:bookmarkEnd w:id="1184"/>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65pt;height:34pt" o:ole="">
            <v:imagedata r:id="rId373" o:title=""/>
          </v:shape>
          <o:OLEObject Type="Embed" ProgID="Equation.DSMT4" ShapeID="_x0000_i1196" DrawAspect="Content" ObjectID="_1332876981" r:id="rId374"/>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35pt" o:ole="">
            <v:imagedata r:id="rId375" o:title=""/>
          </v:shape>
          <o:OLEObject Type="Embed" ProgID="Equation.DSMT4" ShapeID="_x0000_i1197" DrawAspect="Content" ObjectID="_1332876982" r:id="rId376"/>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35pt" o:ole="">
            <v:imagedata r:id="rId377" o:title=""/>
          </v:shape>
          <o:OLEObject Type="Embed" ProgID="Equation.DSMT4" ShapeID="_x0000_i1198" DrawAspect="Content" ObjectID="_1332876983" r:id="rId378"/>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35pt" o:ole="">
            <v:imagedata r:id="rId379" o:title=""/>
          </v:shape>
          <o:OLEObject Type="Embed" ProgID="Equation.DSMT4" ShapeID="_x0000_i1199" DrawAspect="Content" ObjectID="_1332876984" r:id="rId380"/>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35pt;height:26.65pt" o:ole="">
            <v:imagedata r:id="rId381" o:title=""/>
          </v:shape>
          <o:OLEObject Type="Embed" ProgID="Equation.DSMT4" ShapeID="_x0000_i1200" DrawAspect="Content" ObjectID="_1332876985" r:id="rId382"/>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35pt;height:19.35pt" o:ole="">
            <v:imagedata r:id="rId383" o:title=""/>
          </v:shape>
          <o:OLEObject Type="Embed" ProgID="Equation.DSMT4" ShapeID="_x0000_i1201" DrawAspect="Content" ObjectID="_1332876986" r:id="rId384"/>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185" w:name="_Toc377547265"/>
      <w:r>
        <w:lastRenderedPageBreak/>
        <w:t>Transversely Isotropic Mooney-Rivlin</w:t>
      </w:r>
      <w:bookmarkEnd w:id="1185"/>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35pt" o:ole="">
            <v:imagedata r:id="rId385" o:title=""/>
          </v:shape>
          <o:OLEObject Type="Embed" ProgID="Equation.DSMT4" ShapeID="_x0000_i1202" DrawAspect="Content" ObjectID="_1332876987" r:id="rId386"/>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65pt;height:19.35pt" o:ole="">
            <v:imagedata r:id="rId387" o:title=""/>
          </v:shape>
          <o:OLEObject Type="Embed" ProgID="Equation.DSMT4" ShapeID="_x0000_i1203" DrawAspect="Content" ObjectID="_1332876988" r:id="rId388"/>
        </w:object>
      </w:r>
      <w:r w:rsidR="00630A21">
        <w:t xml:space="preserve"> </w:t>
      </w:r>
      <w:r>
        <w:t>and</w:t>
      </w:r>
      <w:r w:rsidR="00630A21">
        <w:t xml:space="preserve"> </w:t>
      </w:r>
      <w:r w:rsidR="00AF2221" w:rsidRPr="00AF2221">
        <w:rPr>
          <w:position w:val="-12"/>
        </w:rPr>
        <w:object w:dxaOrig="260" w:dyaOrig="380" w14:anchorId="7C6947EF">
          <v:shape id="_x0000_i1204" type="#_x0000_t75" style="width:13.35pt;height:19.35pt" o:ole="">
            <v:imagedata r:id="rId389" o:title=""/>
          </v:shape>
          <o:OLEObject Type="Embed" ProgID="Equation.DSMT4" ShapeID="_x0000_i1204" DrawAspect="Content" ObjectID="_1332876989" r:id="rId390"/>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65pt;height:16.65pt" o:ole="">
            <v:imagedata r:id="rId391" o:title=""/>
          </v:shape>
          <o:OLEObject Type="Embed" ProgID="Equation.DSMT4" ShapeID="_x0000_i1205" DrawAspect="Content" ObjectID="_1332876990" r:id="rId392"/>
        </w:object>
      </w:r>
      <w:r>
        <w:rPr>
          <w:b/>
        </w:rPr>
        <w:t xml:space="preserve"> </w:t>
      </w:r>
      <w:r>
        <w:t xml:space="preserve">and </w:t>
      </w:r>
      <w:r w:rsidR="00AF2221" w:rsidRPr="00AF2221">
        <w:rPr>
          <w:position w:val="-6"/>
        </w:rPr>
        <w:object w:dxaOrig="220" w:dyaOrig="340" w14:anchorId="1E4111D8">
          <v:shape id="_x0000_i1206" type="#_x0000_t75" style="width:10.65pt;height:16.65pt" o:ole="">
            <v:imagedata r:id="rId393" o:title=""/>
          </v:shape>
          <o:OLEObject Type="Embed" ProgID="Equation.DSMT4" ShapeID="_x0000_i1206" DrawAspect="Content" ObjectID="_1332876991" r:id="rId394"/>
        </w:object>
      </w:r>
      <w:r>
        <w:t xml:space="preserve"> is the deviatoric part of the stretch along the fiber direction (</w:t>
      </w:r>
      <w:r w:rsidR="00AF2221" w:rsidRPr="00AF2221">
        <w:rPr>
          <w:position w:val="-12"/>
        </w:rPr>
        <w:object w:dxaOrig="1380" w:dyaOrig="400" w14:anchorId="7766A145">
          <v:shape id="_x0000_i1207" type="#_x0000_t75" style="width:69.35pt;height:19.35pt" o:ole="">
            <v:imagedata r:id="rId395" o:title=""/>
          </v:shape>
          <o:OLEObject Type="Embed" ProgID="Equation.DSMT4" ShapeID="_x0000_i1207" DrawAspect="Content" ObjectID="_1332876992" r:id="rId396"/>
        </w:object>
      </w:r>
      <w:r>
        <w:t xml:space="preserve">, where </w:t>
      </w:r>
      <w:r w:rsidR="00AF2221" w:rsidRPr="00AF2221">
        <w:rPr>
          <w:position w:val="-12"/>
        </w:rPr>
        <w:object w:dxaOrig="260" w:dyaOrig="360" w14:anchorId="715BA9D1">
          <v:shape id="_x0000_i1208" type="#_x0000_t75" style="width:13.35pt;height:18pt" o:ole="">
            <v:imagedata r:id="rId397" o:title=""/>
          </v:shape>
          <o:OLEObject Type="Embed" ProgID="Equation.DSMT4" ShapeID="_x0000_i1208" DrawAspect="Content" ObjectID="_1332876993" r:id="rId398"/>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399" o:title=""/>
          </v:shape>
          <o:OLEObject Type="Embed" ProgID="Equation.DSMT4" ShapeID="_x0000_i1209" DrawAspect="Content" ObjectID="_1332876994" r:id="rId400"/>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35pt;height:18pt" o:ole="">
            <v:imagedata r:id="rId401" o:title=""/>
          </v:shape>
          <o:OLEObject Type="Embed" ProgID="Equation.DSMT4" ShapeID="_x0000_i1210" DrawAspect="Content" ObjectID="_1332876995" r:id="rId402"/>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3" o:title=""/>
          </v:shape>
          <o:OLEObject Type="Embed" ProgID="Equation.DSMT4" ShapeID="_x0000_i1211" DrawAspect="Content" ObjectID="_1332876996" r:id="rId404"/>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5" o:title=""/>
          </v:shape>
          <o:OLEObject Type="Embed" ProgID="Equation.DSMT4" ShapeID="_x0000_i1212" DrawAspect="Content" ObjectID="_1332876997" r:id="rId406"/>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7" o:title=""/>
          </v:shape>
          <o:OLEObject Type="Embed" ProgID="Equation.DSMT4" ShapeID="_x0000_i1213" DrawAspect="Content" ObjectID="_1332876998" r:id="rId408"/>
        </w:object>
      </w:r>
      <w:r>
        <w:t xml:space="preserve"> and </w:t>
      </w:r>
      <w:r w:rsidR="00AF2221" w:rsidRPr="00AF2221">
        <w:rPr>
          <w:position w:val="-12"/>
        </w:rPr>
        <w:object w:dxaOrig="300" w:dyaOrig="360" w14:anchorId="0C78CD5E">
          <v:shape id="_x0000_i1214" type="#_x0000_t75" style="width:14pt;height:18pt" o:ole="">
            <v:imagedata r:id="rId409" o:title=""/>
          </v:shape>
          <o:OLEObject Type="Embed" ProgID="Equation.DSMT4" ShapeID="_x0000_i1214" DrawAspect="Content" ObjectID="_1332876999" r:id="rId410"/>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1" o:title=""/>
          </v:shape>
          <o:OLEObject Type="Embed" ProgID="Equation.DSMT4" ShapeID="_x0000_i1215" DrawAspect="Content" ObjectID="_1332877000" r:id="rId412"/>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3" o:title=""/>
          </v:shape>
          <o:OLEObject Type="Embed" ProgID="Equation.DSMT4" ShapeID="_x0000_i1216" DrawAspect="Content" ObjectID="_1332877001" r:id="rId414"/>
        </w:object>
      </w:r>
      <w:r>
        <w:t xml:space="preserve">scales the exponential stresses, </w:t>
      </w:r>
      <w:r w:rsidR="00AF2221" w:rsidRPr="00AF2221">
        <w:rPr>
          <w:position w:val="-12"/>
        </w:rPr>
        <w:object w:dxaOrig="300" w:dyaOrig="360" w14:anchorId="6E8169B2">
          <v:shape id="_x0000_i1217" type="#_x0000_t75" style="width:14pt;height:18pt" o:ole="">
            <v:imagedata r:id="rId415" o:title=""/>
          </v:shape>
          <o:OLEObject Type="Embed" ProgID="Equation.DSMT4" ShapeID="_x0000_i1217" DrawAspect="Content" ObjectID="_1332877002" r:id="rId416"/>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7" o:title=""/>
          </v:shape>
          <o:OLEObject Type="Embed" ProgID="Equation.DSMT4" ShapeID="_x0000_i1218" DrawAspect="Content" ObjectID="_1332877003" r:id="rId418"/>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19" o:title=""/>
          </v:shape>
          <o:OLEObject Type="Embed" ProgID="Equation.DSMT4" ShapeID="_x0000_i1219" DrawAspect="Content" ObjectID="_1332877004" r:id="rId420"/>
        </w:object>
      </w:r>
      <w:r>
        <w:t xml:space="preserve"> is determined from the requirement that the stress is continuous at </w:t>
      </w:r>
      <w:r w:rsidR="00AF2221" w:rsidRPr="00AF2221">
        <w:rPr>
          <w:position w:val="-12"/>
        </w:rPr>
        <w:object w:dxaOrig="300" w:dyaOrig="360" w14:anchorId="4E2F7E6B">
          <v:shape id="_x0000_i1220" type="#_x0000_t75" style="width:14pt;height:18pt" o:ole="">
            <v:imagedata r:id="rId421" o:title=""/>
          </v:shape>
          <o:OLEObject Type="Embed" ProgID="Equation.DSMT4" ShapeID="_x0000_i1220" DrawAspect="Content" ObjectID="_1332877005" r:id="rId422"/>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186" w:name="_Toc377547266"/>
      <w:r>
        <w:lastRenderedPageBreak/>
        <w:t>Transversely Isotropic Veronda-Westmann</w:t>
      </w:r>
      <w:bookmarkEnd w:id="1186"/>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3" o:title=""/>
          </v:shape>
          <o:OLEObject Type="Embed" ProgID="Equation.DSMT4" ShapeID="_x0000_i1221" DrawAspect="Content" ObjectID="_1332877006" r:id="rId424"/>
        </w:object>
      </w:r>
      <w:r>
        <w:t xml:space="preserve"> and </w:t>
      </w:r>
      <w:r w:rsidR="00AF2221" w:rsidRPr="00AF2221">
        <w:rPr>
          <w:position w:val="-12"/>
        </w:rPr>
        <w:object w:dxaOrig="300" w:dyaOrig="360" w14:anchorId="612F3D06">
          <v:shape id="_x0000_i1222" type="#_x0000_t75" style="width:14pt;height:18pt" o:ole="">
            <v:imagedata r:id="rId425" o:title=""/>
          </v:shape>
          <o:OLEObject Type="Embed" ProgID="Equation.DSMT4" ShapeID="_x0000_i1222" DrawAspect="Content" ObjectID="_1332877007" r:id="rId426"/>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187" w:name="_Ref167529968"/>
      <w:bookmarkStart w:id="1188" w:name="_Toc377547267"/>
      <w:r>
        <w:lastRenderedPageBreak/>
        <w:t>Uncoupled Solid Mixture</w:t>
      </w:r>
      <w:bookmarkEnd w:id="1187"/>
      <w:bookmarkEnd w:id="1188"/>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189" w:name="_Toc377547268"/>
      <w:bookmarkStart w:id="1190" w:name="_Ref167535458"/>
      <w:r>
        <w:lastRenderedPageBreak/>
        <w:t>Veronda-Westmann</w:t>
      </w:r>
      <w:bookmarkEnd w:id="1189"/>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7" o:title=""/>
          </v:shape>
          <o:OLEObject Type="Embed" ProgID="Equation.DSMT4" ShapeID="_x0000_i1223" DrawAspect="Content" ObjectID="_1332877008" r:id="rId428"/>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191" w:name="_Toc377547269"/>
      <w:r>
        <w:lastRenderedPageBreak/>
        <w:t xml:space="preserve">Mooney-Rivlin </w:t>
      </w:r>
      <w:r w:rsidR="00B2391B">
        <w:t>V</w:t>
      </w:r>
      <w:r w:rsidR="00B2391B" w:rsidRPr="005F4027">
        <w:t>on Mises Distribut</w:t>
      </w:r>
      <w:r w:rsidR="00B2391B">
        <w:t>ed Fibers</w:t>
      </w:r>
      <w:bookmarkEnd w:id="1190"/>
      <w:bookmarkEnd w:id="1191"/>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65pt;height:39.35pt" o:ole="">
            <v:imagedata r:id="rId429" o:title=""/>
          </v:shape>
          <o:OLEObject Type="Embed" ProgID="Equation.DSMT4" ShapeID="_x0000_i1224" DrawAspect="Content" ObjectID="_1332877009" r:id="rId430"/>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35pt;height:39.35pt" o:ole="">
            <v:imagedata r:id="rId431" o:title=""/>
          </v:shape>
          <o:OLEObject Type="Embed" ProgID="Equation.DSMT4" ShapeID="_x0000_i1225" DrawAspect="Content" ObjectID="_1332877010" r:id="rId432"/>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65pt;height:37.35pt" o:ole="">
            <v:imagedata r:id="rId433" o:title=""/>
          </v:shape>
          <o:OLEObject Type="Embed" ProgID="Equation.DSMT4" ShapeID="_x0000_i1226" DrawAspect="Content" ObjectID="_1332877011" r:id="rId434"/>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65pt;height:37.35pt" o:ole="">
            <v:imagedata r:id="rId436" o:title=""/>
          </v:shape>
          <o:OLEObject Type="Embed" ProgID="Equation.DSMT4" ShapeID="_x0000_i1227" DrawAspect="Content" ObjectID="_1332877012" r:id="rId437"/>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35pt" o:ole="">
            <v:imagedata r:id="rId438" o:title=""/>
          </v:shape>
          <o:OLEObject Type="Embed" ProgID="Equation.DSMT4" ShapeID="_x0000_i1228" DrawAspect="Content" ObjectID="_1332877013" r:id="rId439"/>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192" w:name="_Ref162411714"/>
      <w:bookmarkStart w:id="1193" w:name="_Ref162412566"/>
      <w:bookmarkStart w:id="1194" w:name="_Toc377547270"/>
      <w:r>
        <w:lastRenderedPageBreak/>
        <w:t>Compressible Materials</w:t>
      </w:r>
      <w:bookmarkEnd w:id="1192"/>
      <w:bookmarkEnd w:id="1193"/>
      <w:bookmarkEnd w:id="1194"/>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195"/>
      <w:r w:rsidR="008B53FE">
        <w:t>locking</w:t>
      </w:r>
      <w:commentRangeEnd w:id="1195"/>
      <w:r w:rsidR="001D2633">
        <w:rPr>
          <w:rStyle w:val="CommentReference"/>
        </w:rPr>
        <w:commentReference w:id="1195"/>
      </w:r>
      <w:r w:rsidR="008B53FE">
        <w:t>.</w:t>
      </w:r>
    </w:p>
    <w:p w14:paraId="6F7D1E7E" w14:textId="7B8098D6" w:rsidR="00183AC8" w:rsidRDefault="00183AC8" w:rsidP="00183AC8">
      <w:pPr>
        <w:pStyle w:val="Heading4"/>
      </w:pPr>
      <w:bookmarkStart w:id="1196" w:name="_Toc377547271"/>
      <w:r>
        <w:t>Carter-Hayes</w:t>
      </w:r>
      <w:bookmarkEnd w:id="1196"/>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pt;height:18pt" o:ole="">
                  <v:imagedata r:id="rId440" o:title=""/>
                </v:shape>
                <o:OLEObject Type="Embed" ProgID="Equation.DSMT4" ShapeID="_x0000_i1229" DrawAspect="Content" ObjectID="_1332877014" r:id="rId441"/>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pt;height:18pt" o:ole="">
                  <v:imagedata r:id="rId442" o:title=""/>
                </v:shape>
                <o:OLEObject Type="Embed" ProgID="Equation.DSMT4" ShapeID="_x0000_i1230" DrawAspect="Content" ObjectID="_1332877015" r:id="rId443"/>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pt;height:13.35pt" o:ole="">
                  <v:imagedata r:id="rId444" o:title=""/>
                </v:shape>
                <o:OLEObject Type="Embed" ProgID="Equation.DSMT4" ShapeID="_x0000_i1231" DrawAspect="Content" ObjectID="_1332877016" r:id="rId445"/>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pt;height:10.65pt" o:ole="">
                  <v:imagedata r:id="rId446" o:title=""/>
                </v:shape>
                <o:OLEObject Type="Embed" ProgID="Equation.DSMT4" ShapeID="_x0000_i1232" DrawAspect="Content" ObjectID="_1332877017" r:id="rId447"/>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65pt;height:19.35pt" o:ole="">
            <v:imagedata r:id="rId448" o:title=""/>
          </v:shape>
          <o:OLEObject Type="Embed" ProgID="Equation.DSMT4" ShapeID="_x0000_i1233" DrawAspect="Content" ObjectID="_1332877018" r:id="rId449"/>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35pt;height:36.65pt" o:ole="">
            <v:imagedata r:id="rId450" o:title=""/>
          </v:shape>
          <o:OLEObject Type="Embed" ProgID="Equation.DSMT4" ShapeID="_x0000_i1234" DrawAspect="Content" ObjectID="_1332877019" r:id="rId451"/>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2" o:title=""/>
          </v:shape>
          <o:OLEObject Type="Embed" ProgID="Equation.DSMT4" ShapeID="_x0000_i1235" DrawAspect="Content" ObjectID="_1332877020" r:id="rId453"/>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65pt;height:14pt" o:ole="">
            <v:imagedata r:id="rId454" o:title=""/>
          </v:shape>
          <o:OLEObject Type="Embed" ProgID="Equation.DSMT4" ShapeID="_x0000_i1236" DrawAspect="Content" ObjectID="_1332877021" r:id="rId455"/>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65pt;height:19.35pt" o:ole="">
            <v:imagedata r:id="rId456" o:title=""/>
          </v:shape>
          <o:OLEObject Type="Embed" ProgID="Equation.DSMT4" ShapeID="_x0000_i1237" DrawAspect="Content" ObjectID="_1332877022" r:id="rId457"/>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65pt;height:40pt" o:ole="">
            <v:imagedata r:id="rId458" o:title=""/>
          </v:shape>
          <o:OLEObject Type="Embed" ProgID="Equation.DSMT4" ShapeID="_x0000_i1238" DrawAspect="Content" ObjectID="_1332877023" r:id="rId459"/>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197" w:author="Steve Maas" w:date="2014-01-02T13:04:00Z">
        <w:r w:rsidR="00873D59">
          <w:t>3.12.3</w:t>
        </w:r>
      </w:ins>
      <w:del w:id="1198"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65pt;height:19.35pt" o:ole="">
            <v:imagedata r:id="rId460" o:title=""/>
          </v:shape>
          <o:OLEObject Type="Embed" ProgID="Equation.DSMT4" ShapeID="_x0000_i1239" DrawAspect="Content" ObjectID="_1332877024" r:id="rId461"/>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65pt;height:19.35pt" o:ole="">
            <v:imagedata r:id="rId462" o:title=""/>
          </v:shape>
          <o:OLEObject Type="Embed" ProgID="Equation.DSMT4" ShapeID="_x0000_i1240" DrawAspect="Content" ObjectID="_1332877025" r:id="rId463"/>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65pt;height:18pt" o:ole="">
            <v:imagedata r:id="rId464" o:title=""/>
          </v:shape>
          <o:OLEObject Type="Embed" ProgID="Equation.DSMT4" ShapeID="_x0000_i1241" DrawAspect="Content" ObjectID="_1332877026" r:id="rId465"/>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199" w:name="_Toc377547272"/>
      <w:r>
        <w:lastRenderedPageBreak/>
        <w:t>Cell Growth</w:t>
      </w:r>
      <w:bookmarkEnd w:id="1199"/>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pt;height:19.35pt" o:ole="">
                  <v:imagedata r:id="rId466" o:title=""/>
                </v:shape>
                <o:OLEObject Type="Embed" ProgID="Equation.DSMT4" ShapeID="_x0000_i1242" DrawAspect="Content" ObjectID="_1332877027" r:id="rId467"/>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2pt;height:18pt" o:ole="">
                  <v:imagedata r:id="rId468" o:title=""/>
                </v:shape>
                <o:OLEObject Type="Embed" ProgID="Equation.DSMT4" ShapeID="_x0000_i1243" DrawAspect="Content" ObjectID="_1332877028" r:id="rId469"/>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2pt;height:18pt" o:ole="">
                  <v:imagedata r:id="rId470" o:title=""/>
                </v:shape>
                <o:OLEObject Type="Embed" ProgID="Equation.DSMT4" ShapeID="_x0000_i1244" DrawAspect="Content" ObjectID="_1332877029" r:id="rId471"/>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65pt;height:14pt" o:ole="">
            <v:imagedata r:id="rId472" o:title=""/>
          </v:shape>
          <o:OLEObject Type="Embed" ProgID="Equation.DSMT4" ShapeID="_x0000_i1245" DrawAspect="Content" ObjectID="_1332877030" r:id="rId473"/>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65pt;height:10.65pt" o:ole="">
            <v:imagedata r:id="rId474" o:title=""/>
          </v:shape>
          <o:OLEObject Type="Embed" ProgID="Equation.DSMT4" ShapeID="_x0000_i1246" DrawAspect="Content" ObjectID="_1332877031" r:id="rId475"/>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6" o:title=""/>
          </v:shape>
          <o:OLEObject Type="Embed" ProgID="Equation.DSMT4" ShapeID="_x0000_i1247" DrawAspect="Content" ObjectID="_1332877032" r:id="rId477"/>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8pt;height:14pt" o:ole="">
            <v:imagedata r:id="rId478" o:title=""/>
          </v:shape>
          <o:OLEObject Type="Embed" ProgID="Equation.DSMT4" ShapeID="_x0000_i1248" DrawAspect="Content" ObjectID="_1332877033" r:id="rId479"/>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35pt" o:ole="">
            <v:imagedata r:id="rId480" o:title=""/>
          </v:shape>
          <o:OLEObject Type="Embed" ProgID="Equation.DSMT4" ShapeID="_x0000_i1249" DrawAspect="Content" ObjectID="_1332877034" r:id="rId481"/>
        </w:object>
      </w:r>
      <w:r w:rsidRPr="006D6D0D">
        <w:t xml:space="preserve"> and absolute temperature </w:t>
      </w:r>
      <w:r w:rsidR="00AF2221" w:rsidRPr="00AF2221">
        <w:rPr>
          <w:position w:val="-4"/>
        </w:rPr>
        <w:object w:dxaOrig="220" w:dyaOrig="260" w14:anchorId="16F19092">
          <v:shape id="_x0000_i1250" type="#_x0000_t75" style="width:10.65pt;height:13.35pt" o:ole="">
            <v:imagedata r:id="rId482" o:title=""/>
          </v:shape>
          <o:OLEObject Type="Embed" ProgID="Equation.DSMT4" ShapeID="_x0000_i1250" DrawAspect="Content" ObjectID="_1332877035" r:id="rId483"/>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35pt" o:ole="">
            <v:imagedata r:id="rId484" o:title=""/>
          </v:shape>
          <o:OLEObject Type="Embed" ProgID="Equation.DSMT4" ShapeID="_x0000_i1251" DrawAspect="Content" ObjectID="_1332877036" r:id="rId485"/>
        </w:object>
      </w:r>
      <w:r>
        <w:t xml:space="preserve"> and </w:t>
      </w:r>
      <w:r w:rsidR="00AF2221" w:rsidRPr="00AF2221">
        <w:rPr>
          <w:position w:val="-12"/>
        </w:rPr>
        <w:object w:dxaOrig="240" w:dyaOrig="360" w14:anchorId="6C5A4393">
          <v:shape id="_x0000_i1252" type="#_x0000_t75" style="width:12pt;height:18pt" o:ole="">
            <v:imagedata r:id="rId486" o:title=""/>
          </v:shape>
          <o:OLEObject Type="Embed" ProgID="Equation.DSMT4" ShapeID="_x0000_i1252" DrawAspect="Content" ObjectID="_1332877037" r:id="rId487"/>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35pt" o:ole="">
            <v:imagedata r:id="rId488" o:title=""/>
          </v:shape>
          <o:OLEObject Type="Embed" ProgID="Equation.DSMT4" ShapeID="_x0000_i1253" DrawAspect="Content" ObjectID="_1332877038" r:id="rId489"/>
        </w:object>
      </w:r>
      <w:r>
        <w:t xml:space="preserve"> and </w:t>
      </w:r>
      <w:r w:rsidR="00AF2221" w:rsidRPr="00AF2221">
        <w:rPr>
          <w:position w:val="-12"/>
        </w:rPr>
        <w:object w:dxaOrig="240" w:dyaOrig="360" w14:anchorId="7D2986F8">
          <v:shape id="_x0000_i1254" type="#_x0000_t75" style="width:12pt;height:18pt" o:ole="">
            <v:imagedata r:id="rId490" o:title=""/>
          </v:shape>
          <o:OLEObject Type="Embed" ProgID="Equation.DSMT4" ShapeID="_x0000_i1254" DrawAspect="Content" ObjectID="_1332877039" r:id="rId491"/>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2" o:title=""/>
          </v:shape>
          <o:OLEObject Type="Embed" ProgID="Equation.DSMT4" ShapeID="_x0000_i1255" DrawAspect="Content" ObjectID="_1332877040" r:id="rId493"/>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200" w:name="_Ref167527013"/>
      <w:bookmarkStart w:id="1201" w:name="_Toc377547273"/>
      <w:r w:rsidRPr="0097532C">
        <w:lastRenderedPageBreak/>
        <w:t>Donnan Equilibrium Swelling</w:t>
      </w:r>
      <w:bookmarkEnd w:id="1200"/>
      <w:bookmarkEnd w:id="1201"/>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65pt;height:19.35pt" o:ole="">
                  <v:imagedata r:id="rId494" o:title=""/>
                </v:shape>
                <o:OLEObject Type="Embed" ProgID="Equation.DSMT4" ShapeID="_x0000_i1256" DrawAspect="Content" ObjectID="_1332877041" r:id="rId495"/>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pt;height:19.35pt" o:ole="">
                  <v:imagedata r:id="rId496" o:title=""/>
                </v:shape>
                <o:OLEObject Type="Embed" ProgID="Equation.DSMT4" ShapeID="_x0000_i1257" DrawAspect="Content" ObjectID="_1332877042" r:id="rId497"/>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pt;height:16.65pt" o:ole="">
                  <v:imagedata r:id="rId498" o:title=""/>
                </v:shape>
                <o:OLEObject Type="Embed" ProgID="Equation.DSMT4" ShapeID="_x0000_i1258" DrawAspect="Content" ObjectID="_1332877043" r:id="rId499"/>
              </w:objec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65pt;height:14pt" o:ole="">
            <v:imagedata r:id="rId500" o:title=""/>
          </v:shape>
          <o:OLEObject Type="Embed" ProgID="Equation.DSMT4" ShapeID="_x0000_i1259" DrawAspect="Content" ObjectID="_1332877044" r:id="rId501"/>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65pt;height:10.65pt" o:ole="">
            <v:imagedata r:id="rId502" o:title=""/>
          </v:shape>
          <o:OLEObject Type="Embed" ProgID="Equation.DSMT4" ShapeID="_x0000_i1260" DrawAspect="Content" ObjectID="_1332877045" r:id="rId503"/>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4" o:title=""/>
          </v:shape>
          <o:OLEObject Type="Embed" ProgID="Equation.DSMT4" ShapeID="_x0000_i1261" DrawAspect="Content" ObjectID="_1332877046" r:id="rId505"/>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pt;height:16.65pt" o:ole="">
            <v:imagedata r:id="rId506" o:title=""/>
          </v:shape>
          <o:OLEObject Type="Embed" ProgID="Equation.DSMT4" ShapeID="_x0000_i1262" DrawAspect="Content" ObjectID="_1332877047" r:id="rId507"/>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65pt;height:36.65pt" o:ole="">
            <v:imagedata r:id="rId508" o:title=""/>
          </v:shape>
          <o:OLEObject Type="Embed" ProgID="Equation.DSMT4" ShapeID="_x0000_i1263" DrawAspect="Content" ObjectID="_1332877048" r:id="rId509"/>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8pt;height:14pt" o:ole="">
            <v:imagedata r:id="rId510" o:title=""/>
          </v:shape>
          <o:OLEObject Type="Embed" ProgID="Equation.DSMT4" ShapeID="_x0000_i1264" DrawAspect="Content" ObjectID="_1332877049" r:id="rId511"/>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35pt" o:ole="">
            <v:imagedata r:id="rId512" o:title=""/>
          </v:shape>
          <o:OLEObject Type="Embed" ProgID="Equation.DSMT4" ShapeID="_x0000_i1265" DrawAspect="Content" ObjectID="_1332877050" r:id="rId513"/>
        </w:object>
      </w:r>
      <w:r w:rsidRPr="006D6D0D">
        <w:t xml:space="preserve"> and absolute temperature </w:t>
      </w:r>
      <w:r w:rsidR="00AF2221" w:rsidRPr="00AF2221">
        <w:rPr>
          <w:position w:val="-4"/>
        </w:rPr>
        <w:object w:dxaOrig="220" w:dyaOrig="260" w14:anchorId="69ADEE27">
          <v:shape id="_x0000_i1266" type="#_x0000_t75" style="width:10.65pt;height:13.35pt" o:ole="">
            <v:imagedata r:id="rId514" o:title=""/>
          </v:shape>
          <o:OLEObject Type="Embed" ProgID="Equation.DSMT4" ShapeID="_x0000_i1266" DrawAspect="Content" ObjectID="_1332877051" r:id="rId515"/>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35pt" o:ole="">
            <v:imagedata r:id="rId516" o:title=""/>
          </v:shape>
          <o:OLEObject Type="Embed" ProgID="Equation.DSMT4" ShapeID="_x0000_i1267" DrawAspect="Content" ObjectID="_1332877052" r:id="rId517"/>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65pt;height:19.35pt" o:ole="">
            <v:imagedata r:id="rId518" o:title=""/>
          </v:shape>
          <o:OLEObject Type="Embed" ProgID="Equation.DSMT4" ShapeID="_x0000_i1268" DrawAspect="Content" ObjectID="_1332877053" r:id="rId519"/>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35pt" o:ole="">
                  <v:imagedata r:id="rId520" o:title=""/>
                </v:shape>
                <o:OLEObject Type="Embed" ProgID="Equation.DSMT4" ShapeID="_x0000_i1269" DrawAspect="Content" ObjectID="_1332877054" r:id="rId521"/>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65pt;height:13.35pt" o:ole="">
                  <v:imagedata r:id="rId522" o:title=""/>
                </v:shape>
                <o:OLEObject Type="Embed" ProgID="Equation.DSMT4" ShapeID="_x0000_i1270" DrawAspect="Content" ObjectID="_1332877055" r:id="rId523"/>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35pt" o:ole="">
                  <v:imagedata r:id="rId524" o:title=""/>
                </v:shape>
                <o:OLEObject Type="Embed" ProgID="Equation.DSMT4" ShapeID="_x0000_i1271" DrawAspect="Content" ObjectID="_1332877056" r:id="rId525"/>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65pt" o:ole="">
                  <v:imagedata r:id="rId526" o:title=""/>
                </v:shape>
                <o:OLEObject Type="Embed" ProgID="Equation.DSMT4" ShapeID="_x0000_i1272" DrawAspect="Content" ObjectID="_1332877057" r:id="rId527"/>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8" o:title=""/>
                </v:shape>
                <o:OLEObject Type="Embed" ProgID="Equation.DSMT4" ShapeID="_x0000_i1273" DrawAspect="Content" ObjectID="_1332877058" r:id="rId529"/>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65pt;height:10.65pt" o:ole="">
                  <v:imagedata r:id="rId530" o:title=""/>
                </v:shape>
                <o:OLEObject Type="Embed" ProgID="Equation.DSMT4" ShapeID="_x0000_i1274" DrawAspect="Content" ObjectID="_1332877059" r:id="rId531"/>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pt;height:19.35pt" o:ole="">
            <v:imagedata r:id="rId532" o:title=""/>
          </v:shape>
          <o:OLEObject Type="Embed" ProgID="Equation.DSMT4" ShapeID="_x0000_i1275" DrawAspect="Content" ObjectID="_1332877060" r:id="rId533"/>
        </w:object>
      </w:r>
      <w:r>
        <w:t xml:space="preserve"> or </w:t>
      </w:r>
      <w:r w:rsidR="00AF2221" w:rsidRPr="00AF2221">
        <w:rPr>
          <w:position w:val="-6"/>
        </w:rPr>
        <w:object w:dxaOrig="800" w:dyaOrig="320" w14:anchorId="6DBDA277">
          <v:shape id="_x0000_i1276" type="#_x0000_t75" style="width:40pt;height:16.65pt" o:ole="">
            <v:imagedata r:id="rId534" o:title=""/>
          </v:shape>
          <o:OLEObject Type="Embed" ProgID="Equation.DSMT4" ShapeID="_x0000_i1276" DrawAspect="Content" ObjectID="_1332877061" r:id="rId535"/>
        </w:object>
      </w:r>
      <w:r>
        <w:t xml:space="preserve">.  Therefore, entering any other values for </w:t>
      </w:r>
      <w:r w:rsidR="00AF2221" w:rsidRPr="00AF2221">
        <w:rPr>
          <w:position w:val="-12"/>
        </w:rPr>
        <w:object w:dxaOrig="300" w:dyaOrig="380" w14:anchorId="022AADE5">
          <v:shape id="_x0000_i1277" type="#_x0000_t75" style="width:14pt;height:19.35pt" o:ole="">
            <v:imagedata r:id="rId536" o:title=""/>
          </v:shape>
          <o:OLEObject Type="Embed" ProgID="Equation.DSMT4" ShapeID="_x0000_i1277" DrawAspect="Content" ObjectID="_1332877062" r:id="rId537"/>
        </w:object>
      </w:r>
      <w:r>
        <w:t xml:space="preserve"> and </w:t>
      </w:r>
      <w:r w:rsidR="00AF2221" w:rsidRPr="00AF2221">
        <w:rPr>
          <w:position w:val="-6"/>
        </w:rPr>
        <w:object w:dxaOrig="279" w:dyaOrig="320" w14:anchorId="6605BC46">
          <v:shape id="_x0000_i1278" type="#_x0000_t75" style="width:14pt;height:16.65pt" o:ole="">
            <v:imagedata r:id="rId538" o:title=""/>
          </v:shape>
          <o:OLEObject Type="Embed" ProgID="Equation.DSMT4" ShapeID="_x0000_i1278" DrawAspect="Content" ObjectID="_1332877063" r:id="rId539"/>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202" w:name="_Ref167525631"/>
      <w:bookmarkStart w:id="1203" w:name="_Toc377547274"/>
      <w:r w:rsidRPr="0097532C">
        <w:lastRenderedPageBreak/>
        <w:t>Ellipsoidal Fiber Distribution</w:t>
      </w:r>
      <w:bookmarkEnd w:id="1202"/>
      <w:bookmarkEnd w:id="1203"/>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65pt;height:19.35pt" o:ole="">
                  <v:imagedata r:id="rId540" o:title=""/>
                </v:shape>
                <o:OLEObject Type="Embed" ProgID="Equation.DSMT4" ShapeID="_x0000_i1279" DrawAspect="Content" ObjectID="_1332877064" r:id="rId541"/>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65pt;height:19.35pt" o:ole="">
                  <v:imagedata r:id="rId542" o:title=""/>
                </v:shape>
                <o:OLEObject Type="Embed" ProgID="Equation.DSMT4" ShapeID="_x0000_i1280" DrawAspect="Content" ObjectID="_1332877065" r:id="rId543"/>
              </w:objec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65pt;height:26.65pt" o:ole="">
            <v:imagedata r:id="rId544" o:title=""/>
          </v:shape>
          <o:OLEObject Type="Embed" ProgID="Equation.DSMT4" ShapeID="_x0000_i1281" DrawAspect="Content" ObjectID="_1332877066" r:id="rId545"/>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35pt;height:19.35pt" o:ole="">
            <v:imagedata r:id="rId546" o:title=""/>
          </v:shape>
          <o:OLEObject Type="Embed" ProgID="Equation.DSMT4" ShapeID="_x0000_i1282" DrawAspect="Content" ObjectID="_1332877067" r:id="rId547"/>
        </w:object>
      </w:r>
      <w:r>
        <w:t xml:space="preserve"> is the square of the fiber stretch </w:t>
      </w:r>
      <w:r w:rsidR="00AF2221" w:rsidRPr="00AF2221">
        <w:rPr>
          <w:position w:val="-12"/>
        </w:rPr>
        <w:object w:dxaOrig="279" w:dyaOrig="360" w14:anchorId="73F5A072">
          <v:shape id="_x0000_i1283" type="#_x0000_t75" style="width:14pt;height:18pt" o:ole="">
            <v:imagedata r:id="rId548" o:title=""/>
          </v:shape>
          <o:OLEObject Type="Embed" ProgID="Equation.DSMT4" ShapeID="_x0000_i1283" DrawAspect="Content" ObjectID="_1332877068" r:id="rId549"/>
        </w:object>
      </w:r>
      <w:r>
        <w:t xml:space="preserve">, </w:t>
      </w:r>
      <w:r w:rsidR="00AF2221" w:rsidRPr="00AF2221">
        <w:rPr>
          <w:position w:val="-6"/>
        </w:rPr>
        <w:object w:dxaOrig="260" w:dyaOrig="279" w14:anchorId="6191CA84">
          <v:shape id="_x0000_i1284" type="#_x0000_t75" style="width:13.35pt;height:14pt" o:ole="">
            <v:imagedata r:id="rId550" o:title=""/>
          </v:shape>
          <o:OLEObject Type="Embed" ProgID="Equation.DSMT4" ShapeID="_x0000_i1284" DrawAspect="Content" ObjectID="_1332877069" r:id="rId551"/>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35pt;height:19.35pt" o:ole="">
            <v:imagedata r:id="rId552" o:title=""/>
          </v:shape>
          <o:OLEObject Type="Embed" ProgID="Equation.DSMT4" ShapeID="_x0000_i1285" DrawAspect="Content" ObjectID="_1332877070" r:id="rId553"/>
        </w:object>
      </w:r>
      <w:r>
        <w:t xml:space="preserve">, </w:t>
      </w:r>
      <w:r w:rsidR="00AF2221" w:rsidRPr="00AF2221">
        <w:rPr>
          <w:position w:val="-12"/>
        </w:rPr>
        <w:object w:dxaOrig="1200" w:dyaOrig="360" w14:anchorId="01B8AD86">
          <v:shape id="_x0000_i1286" type="#_x0000_t75" style="width:60pt;height:18pt" o:ole="">
            <v:imagedata r:id="rId554" o:title=""/>
          </v:shape>
          <o:OLEObject Type="Embed" ProgID="Equation.DSMT4" ShapeID="_x0000_i1286" DrawAspect="Content" ObjectID="_1332877071" r:id="rId555"/>
        </w:object>
      </w:r>
      <w:r>
        <w:t xml:space="preserve">, and </w:t>
      </w:r>
      <w:r w:rsidR="00AF2221" w:rsidRPr="00AF2221">
        <w:rPr>
          <w:position w:val="-14"/>
        </w:rPr>
        <w:object w:dxaOrig="540" w:dyaOrig="400" w14:anchorId="5E2F75C6">
          <v:shape id="_x0000_i1287" type="#_x0000_t75" style="width:27.35pt;height:19.35pt" o:ole="">
            <v:imagedata r:id="rId556" o:title=""/>
          </v:shape>
          <o:OLEObject Type="Embed" ProgID="Equation.DSMT4" ShapeID="_x0000_i1287" DrawAspect="Content" ObjectID="_1332877072" r:id="rId557"/>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35pt;height:34pt" o:ole="">
            <v:imagedata r:id="rId558" o:title=""/>
          </v:shape>
          <o:OLEObject Type="Embed" ProgID="Equation.DSMT4" ShapeID="_x0000_i1288" DrawAspect="Content" ObjectID="_1332877073" r:id="rId559"/>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65pt;height:22pt" o:ole="">
            <v:imagedata r:id="rId560" o:title=""/>
          </v:shape>
          <o:OLEObject Type="Embed" ProgID="Equation.DSMT4" ShapeID="_x0000_i1289" DrawAspect="Content" ObjectID="_1332877074" r:id="rId561"/>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65pt" o:ole="">
            <v:imagedata r:id="rId562" o:title=""/>
          </v:shape>
          <o:OLEObject Type="Embed" ProgID="Equation.DSMT4" ShapeID="_x0000_i1290" DrawAspect="Content" ObjectID="_1332877075" r:id="rId563"/>
        </w:object>
      </w:r>
      <w:r>
        <w:t xml:space="preserve">and </w:t>
      </w:r>
      <w:r w:rsidR="00AF2221" w:rsidRPr="00AF2221">
        <w:rPr>
          <w:position w:val="-10"/>
        </w:rPr>
        <w:object w:dxaOrig="200" w:dyaOrig="320" w14:anchorId="609B63A0">
          <v:shape id="_x0000_i1291" type="#_x0000_t75" style="width:10pt;height:16.65pt" o:ole="">
            <v:imagedata r:id="rId564" o:title=""/>
          </v:shape>
          <o:OLEObject Type="Embed" ProgID="Equation.DSMT4" ShapeID="_x0000_i1291" DrawAspect="Content" ObjectID="_1332877076" r:id="rId565"/>
        </w:object>
      </w:r>
      <w:r>
        <w:t xml:space="preserve">are assumed to vary ellipsoidally with </w:t>
      </w:r>
      <w:r w:rsidR="00AF2221" w:rsidRPr="00AF2221">
        <w:rPr>
          <w:position w:val="-4"/>
        </w:rPr>
        <w:object w:dxaOrig="200" w:dyaOrig="200" w14:anchorId="0D471ABF">
          <v:shape id="_x0000_i1292" type="#_x0000_t75" style="width:10pt;height:10pt" o:ole="">
            <v:imagedata r:id="rId566" o:title=""/>
          </v:shape>
          <o:OLEObject Type="Embed" ProgID="Equation.DSMT4" ShapeID="_x0000_i1292" DrawAspect="Content" ObjectID="_1332877077" r:id="rId567"/>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8" o:title=""/>
          </v:shape>
          <o:OLEObject Type="Embed" ProgID="Equation.DSMT4" ShapeID="_x0000_i1293" DrawAspect="Content" ObjectID="_1332877078" r:id="rId569"/>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204" w:name="_Toc377547275"/>
      <w:r>
        <w:lastRenderedPageBreak/>
        <w:t>Ellipsoidal Fiber Distribution Neo-Hookean</w:t>
      </w:r>
      <w:bookmarkEnd w:id="1204"/>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65pt;height:19.35pt" o:ole="">
                  <v:imagedata r:id="rId570" o:title=""/>
                </v:shape>
                <o:OLEObject Type="Embed" ProgID="Equation.DSMT4" ShapeID="_x0000_i1294" DrawAspect="Content" ObjectID="_1332877079" r:id="rId571"/>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65pt;height:19.35pt" o:ole="">
                  <v:imagedata r:id="rId572" o:title=""/>
                </v:shape>
                <o:OLEObject Type="Embed" ProgID="Equation.DSMT4" ShapeID="_x0000_i1295" DrawAspect="Content" ObjectID="_1332877080" r:id="rId573"/>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35pt;height:19.35pt" o:ole="">
            <v:imagedata r:id="rId574" o:title=""/>
          </v:shape>
          <o:OLEObject Type="Embed" ProgID="Equation.DSMT4" ShapeID="_x0000_i1296" DrawAspect="Content" ObjectID="_1332877081" r:id="rId575"/>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65pt;height:18pt" o:ole="">
            <v:imagedata r:id="rId576" o:title=""/>
          </v:shape>
          <o:OLEObject Type="Embed" ProgID="Equation.DSMT4" ShapeID="_x0000_i1297" DrawAspect="Content" ObjectID="_1332877082" r:id="rId577"/>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65pt;height:19.35pt" o:ole="">
            <v:imagedata r:id="rId578" o:title=""/>
          </v:shape>
          <o:OLEObject Type="Embed" ProgID="Equation.DSMT4" ShapeID="_x0000_i1298" DrawAspect="Content" ObjectID="_1332877083" r:id="rId579"/>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205" w:name="_Toc377547276"/>
      <w:r>
        <w:lastRenderedPageBreak/>
        <w:t>Ellipsoidal Fiber Distribution with Donnan Equilibrium Swelling</w:t>
      </w:r>
      <w:bookmarkEnd w:id="1205"/>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65pt;height:19.35pt" o:ole="">
                  <v:imagedata r:id="rId580" o:title=""/>
                </v:shape>
                <o:OLEObject Type="Embed" ProgID="Equation.DSMT4" ShapeID="_x0000_i1299" DrawAspect="Content" ObjectID="_1332877084" r:id="rId581"/>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pt;height:19.35pt" o:ole="">
                  <v:imagedata r:id="rId582" o:title=""/>
                </v:shape>
                <o:OLEObject Type="Embed" ProgID="Equation.DSMT4" ShapeID="_x0000_i1300" DrawAspect="Content" ObjectID="_1332877085" r:id="rId583"/>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pt;height:16.65pt" o:ole="">
                  <v:imagedata r:id="rId584" o:title=""/>
                </v:shape>
                <o:OLEObject Type="Embed" ProgID="Equation.DSMT4" ShapeID="_x0000_i1301" DrawAspect="Content" ObjectID="_1332877086" r:id="rId585"/>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65pt;height:19.35pt" o:ole="">
                  <v:imagedata r:id="rId586" o:title=""/>
                </v:shape>
                <o:OLEObject Type="Embed" ProgID="Equation.DSMT4" ShapeID="_x0000_i1302" DrawAspect="Content" ObjectID="_1332877087" r:id="rId587"/>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65pt;height:19.35pt" o:ole="">
                  <v:imagedata r:id="rId588" o:title=""/>
                </v:shape>
                <o:OLEObject Type="Embed" ProgID="Equation.DSMT4" ShapeID="_x0000_i1303" DrawAspect="Content" ObjectID="_1332877088" r:id="rId589"/>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35pt;height:19.35pt" o:ole="">
            <v:imagedata r:id="rId590" o:title=""/>
          </v:shape>
          <o:OLEObject Type="Embed" ProgID="Equation.DSMT4" ShapeID="_x0000_i1304" DrawAspect="Content" ObjectID="_1332877089" r:id="rId591"/>
        </w:object>
      </w:r>
      <w:r>
        <w:t>.</w:t>
      </w:r>
    </w:p>
    <w:p w14:paraId="770D789D" w14:textId="0D9C7485" w:rsidR="006A0BC1" w:rsidRDefault="00AF2221" w:rsidP="006A0BC1">
      <w:r w:rsidRPr="00AF2221">
        <w:rPr>
          <w:position w:val="-14"/>
        </w:rPr>
        <w:object w:dxaOrig="340" w:dyaOrig="380" w14:anchorId="26390030">
          <v:shape id="_x0000_i1305" type="#_x0000_t75" style="width:16.65pt;height:19.35pt" o:ole="">
            <v:imagedata r:id="rId592" o:title=""/>
          </v:shape>
          <o:OLEObject Type="Embed" ProgID="Equation.DSMT4" ShapeID="_x0000_i1305" DrawAspect="Content" ObjectID="_1332877090" r:id="rId593"/>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4" o:title=""/>
          </v:shape>
          <o:OLEObject Type="Embed" ProgID="Equation.DSMT4" ShapeID="_x0000_i1306" DrawAspect="Content" ObjectID="_1332877091" r:id="rId595"/>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206" w:name="_Toc377547277"/>
      <w:r>
        <w:lastRenderedPageBreak/>
        <w:t>Fiber with Exponential-Power Law</w:t>
      </w:r>
      <w:bookmarkEnd w:id="1206"/>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pt;height:16.65pt" o:ole="">
                  <v:imagedata r:id="rId596" o:title=""/>
                </v:shape>
                <o:OLEObject Type="Embed" ProgID="Equation.DSMT4" ShapeID="_x0000_i1307" DrawAspect="Content" ObjectID="_1332877092" r:id="rId597"/>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2pt;height:10.65pt" o:ole="">
                  <v:imagedata r:id="rId598" o:title=""/>
                </v:shape>
                <o:OLEObject Type="Embed" ProgID="Equation.DSMT4" ShapeID="_x0000_i1308" DrawAspect="Content" ObjectID="_1332877093" r:id="rId599"/>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2pt;height:16.65pt" o:ole="">
                  <v:imagedata r:id="rId600" o:title=""/>
                </v:shape>
                <o:OLEObject Type="Embed" ProgID="Equation.DSMT4" ShapeID="_x0000_i1309" DrawAspect="Content" ObjectID="_1332877094" r:id="rId601"/>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pt;height:14pt" o:ole="">
                  <v:imagedata r:id="rId602" o:title=""/>
                </v:shape>
                <o:OLEObject Type="Embed" ProgID="Equation.DSMT4" ShapeID="_x0000_i1310" DrawAspect="Content" ObjectID="_1332877095" r:id="rId603"/>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65pt;height:13.35pt" o:ole="">
                  <v:imagedata r:id="rId604" o:title=""/>
                </v:shape>
                <o:OLEObject Type="Embed" ProgID="Equation.DSMT4" ShapeID="_x0000_i1311" DrawAspect="Content" ObjectID="_1332877096" r:id="rId605"/>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65pt;height:18pt" o:ole="">
            <v:imagedata r:id="rId606" o:title=""/>
          </v:shape>
          <o:OLEObject Type="Embed" ProgID="Equation.DSMT4" ShapeID="_x0000_i1312" DrawAspect="Content" ObjectID="_1332877097" r:id="rId607"/>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pt;height:19.35pt" o:ole="">
            <v:imagedata r:id="rId608" o:title=""/>
          </v:shape>
          <o:OLEObject Type="Embed" ProgID="Equation.DSMT4" ShapeID="_x0000_i1313" DrawAspect="Content" ObjectID="_1332877098" r:id="rId60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35pt;height:34pt" o:ole="">
            <v:imagedata r:id="rId610" o:title=""/>
          </v:shape>
          <o:OLEObject Type="Embed" ProgID="Equation.DSMT4" ShapeID="_x0000_i1314" DrawAspect="Content" ObjectID="_1332877099" r:id="rId611"/>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35pt;height:19.35pt" o:ole="">
            <v:imagedata r:id="rId612" o:title=""/>
          </v:shape>
          <o:OLEObject Type="Embed" ProgID="Equation.DSMT4" ShapeID="_x0000_i1315" DrawAspect="Content" ObjectID="_1332877100" r:id="rId613"/>
        </w:object>
      </w:r>
      <w:r>
        <w:t xml:space="preserve"> is the square of the fiber stretch, </w:t>
      </w:r>
      <w:r w:rsidR="00AF2221" w:rsidRPr="00AF2221">
        <w:rPr>
          <w:position w:val="-12"/>
        </w:rPr>
        <w:object w:dxaOrig="1200" w:dyaOrig="360" w14:anchorId="4FFA66A4">
          <v:shape id="_x0000_i1316" type="#_x0000_t75" style="width:60pt;height:18pt" o:ole="">
            <v:imagedata r:id="rId614" o:title=""/>
          </v:shape>
          <o:OLEObject Type="Embed" ProgID="Equation.DSMT4" ShapeID="_x0000_i1316" DrawAspect="Content" ObjectID="_1332877101" r:id="rId615"/>
        </w:object>
      </w:r>
      <w:r>
        <w:t xml:space="preserve">, and </w:t>
      </w:r>
      <w:r w:rsidR="00AF2221" w:rsidRPr="00AF2221">
        <w:rPr>
          <w:position w:val="-14"/>
        </w:rPr>
        <w:object w:dxaOrig="540" w:dyaOrig="400" w14:anchorId="0540E89B">
          <v:shape id="_x0000_i1317" type="#_x0000_t75" style="width:27.35pt;height:19.35pt" o:ole="">
            <v:imagedata r:id="rId616" o:title=""/>
          </v:shape>
          <o:OLEObject Type="Embed" ProgID="Equation.DSMT4" ShapeID="_x0000_i1317" DrawAspect="Content" ObjectID="_1332877102" r:id="rId617"/>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65pt;height:32.65pt" o:ole="">
            <v:imagedata r:id="rId618" o:title=""/>
          </v:shape>
          <o:OLEObject Type="Embed" ProgID="Equation.DSMT4" ShapeID="_x0000_i1318" DrawAspect="Content" ObjectID="_1332877103" r:id="rId619"/>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pt;height:16.65pt" o:ole="">
            <v:imagedata r:id="rId620" o:title=""/>
          </v:shape>
          <o:OLEObject Type="Embed" ProgID="Equation.DSMT4" ShapeID="_x0000_i1319" DrawAspect="Content" ObjectID="_1332877104" r:id="rId621"/>
        </w:object>
      </w:r>
      <w:r w:rsidRPr="000230DC">
        <w:t xml:space="preserve">, </w:t>
      </w:r>
      <w:r w:rsidR="00AF2221" w:rsidRPr="00AF2221">
        <w:rPr>
          <w:position w:val="-6"/>
        </w:rPr>
        <w:object w:dxaOrig="580" w:dyaOrig="279" w14:anchorId="39BB9379">
          <v:shape id="_x0000_i1320" type="#_x0000_t75" style="width:29.35pt;height:14pt" o:ole="">
            <v:imagedata r:id="rId622" o:title=""/>
          </v:shape>
          <o:OLEObject Type="Embed" ProgID="Equation.DSMT4" ShapeID="_x0000_i1320" DrawAspect="Content" ObjectID="_1332877105" r:id="rId623"/>
        </w:object>
      </w:r>
      <w:r w:rsidRPr="000230DC">
        <w:t xml:space="preserve">, and </w:t>
      </w:r>
      <w:r w:rsidR="00AF2221" w:rsidRPr="00AF2221">
        <w:rPr>
          <w:position w:val="-10"/>
        </w:rPr>
        <w:object w:dxaOrig="600" w:dyaOrig="320" w14:anchorId="7444F35C">
          <v:shape id="_x0000_i1321" type="#_x0000_t75" style="width:30pt;height:16.65pt" o:ole="">
            <v:imagedata r:id="rId624" o:title=""/>
          </v:shape>
          <o:OLEObject Type="Embed" ProgID="Equation.DSMT4" ShapeID="_x0000_i1321" DrawAspect="Content" ObjectID="_1332877106" r:id="rId625"/>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6" o:title=""/>
          </v:shape>
          <o:OLEObject Type="Embed" ProgID="Equation.DSMT4" ShapeID="_x0000_i1322" DrawAspect="Content" ObjectID="_1332877107" r:id="rId627"/>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65pt;height:32.65pt" o:ole="">
            <v:imagedata r:id="rId628" o:title=""/>
          </v:shape>
          <o:OLEObject Type="Embed" ProgID="Equation.DSMT4" ShapeID="_x0000_i1323" DrawAspect="Content" ObjectID="_1332877108" r:id="rId629"/>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65pt" o:ole="">
            <v:imagedata r:id="rId630" o:title=""/>
          </v:shape>
          <o:OLEObject Type="Embed" ProgID="Equation.DSMT4" ShapeID="_x0000_i1324" DrawAspect="Content" ObjectID="_1332877109" r:id="rId631"/>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2" o:title=""/>
          </v:shape>
          <o:OLEObject Type="Embed" ProgID="Equation.DSMT4" ShapeID="_x0000_i1325" DrawAspect="Content" ObjectID="_1332877110" r:id="rId633"/>
        </w:object>
      </w:r>
      <w:r w:rsidRPr="0097532C">
        <w:t xml:space="preserve">).  Therefore, use </w:t>
      </w:r>
      <w:r w:rsidR="00AF2221" w:rsidRPr="00AF2221">
        <w:rPr>
          <w:position w:val="-10"/>
        </w:rPr>
        <w:object w:dxaOrig="600" w:dyaOrig="320" w14:anchorId="2121A191">
          <v:shape id="_x0000_i1326" type="#_x0000_t75" style="width:30pt;height:16.65pt" o:ole="">
            <v:imagedata r:id="rId634" o:title=""/>
          </v:shape>
          <o:OLEObject Type="Embed" ProgID="Equation.DSMT4" ShapeID="_x0000_i1326" DrawAspect="Content" ObjectID="_1332877111" r:id="rId635"/>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65pt;height:18pt" o:ole="">
            <v:imagedata r:id="rId636" o:title=""/>
          </v:shape>
          <o:OLEObject Type="Embed" ProgID="Equation.DSMT4" ShapeID="_x0000_i1327" DrawAspect="Content" ObjectID="_1332877112" r:id="rId637"/>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65pt;height:18pt" o:ole="">
            <v:imagedata r:id="rId638" o:title=""/>
          </v:shape>
          <o:OLEObject Type="Embed" ProgID="Equation.DSMT4" ShapeID="_x0000_i1328" DrawAspect="Content" ObjectID="_1332877113" r:id="rId639"/>
        </w:object>
      </w:r>
      <w:r>
        <w:t xml:space="preserve">, oriented at ±25 degrees relative to </w:t>
      </w:r>
      <w:r w:rsidR="00AF2221" w:rsidRPr="00AF2221">
        <w:rPr>
          <w:position w:val="-12"/>
        </w:rPr>
        <w:object w:dxaOrig="240" w:dyaOrig="360" w14:anchorId="607D7AE7">
          <v:shape id="_x0000_i1329" type="#_x0000_t75" style="width:12pt;height:18pt" o:ole="">
            <v:imagedata r:id="rId640" o:title=""/>
          </v:shape>
          <o:OLEObject Type="Embed" ProgID="Equation.DSMT4" ShapeID="_x0000_i1329" DrawAspect="Content" ObjectID="_1332877114" r:id="rId641"/>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207" w:name="_Ref173929189"/>
      <w:bookmarkStart w:id="1208" w:name="_Toc377547278"/>
      <w:r>
        <w:lastRenderedPageBreak/>
        <w:t>Holmes-Mow</w:t>
      </w:r>
      <w:bookmarkEnd w:id="1207"/>
      <w:bookmarkEnd w:id="1208"/>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35pt;height:31.35pt" o:ole="">
            <v:imagedata r:id="rId642" o:title=""/>
          </v:shape>
          <o:OLEObject Type="Embed" ProgID="Equation.DSMT4" ShapeID="_x0000_i1330" DrawAspect="Content" ObjectID="_1332877115" r:id="rId643"/>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65pt;height:18pt" o:ole="">
            <v:imagedata r:id="rId644" o:title=""/>
          </v:shape>
          <o:OLEObject Type="Embed" ProgID="Equation.DSMT4" ShapeID="_x0000_i1331" DrawAspect="Content" ObjectID="_1332877116" r:id="rId645"/>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6" o:title=""/>
          </v:shape>
          <o:OLEObject Type="Embed" ProgID="Equation.DSMT4" ShapeID="_x0000_i1332" DrawAspect="Content" ObjectID="_1332877117" r:id="rId647"/>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8" o:title=""/>
          </v:shape>
          <o:OLEObject Type="Embed" ProgID="Equation.DSMT4" ShapeID="_x0000_i1333" DrawAspect="Content" ObjectID="_1332877118" r:id="rId649"/>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65pt;height:14pt" o:ole="">
            <v:imagedata r:id="rId650" o:title=""/>
          </v:shape>
          <o:OLEObject Type="Embed" ProgID="Equation.DSMT4" ShapeID="_x0000_i1334" DrawAspect="Content" ObjectID="_1332877119" r:id="rId651"/>
        </w:object>
      </w:r>
      <w:r w:rsidR="00A62945">
        <w:t xml:space="preserve"> </w:t>
      </w:r>
      <w:r>
        <w:t xml:space="preserve">and </w:t>
      </w:r>
      <w:r w:rsidR="00AF2221" w:rsidRPr="00AF2221">
        <w:rPr>
          <w:position w:val="-10"/>
        </w:rPr>
        <w:object w:dxaOrig="240" w:dyaOrig="260" w14:anchorId="1ECFFC28">
          <v:shape id="_x0000_i1335" type="#_x0000_t75" style="width:12pt;height:13.35pt" o:ole="">
            <v:imagedata r:id="rId652" o:title=""/>
          </v:shape>
          <o:OLEObject Type="Embed" ProgID="Equation.DSMT4" ShapeID="_x0000_i1335" DrawAspect="Content" ObjectID="_1332877120" r:id="rId653"/>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35pt;height:1in" o:ole="">
            <v:imagedata r:id="rId654" o:title=""/>
          </v:shape>
          <o:OLEObject Type="Embed" ProgID="Equation.DSMT4" ShapeID="_x0000_i1336" DrawAspect="Content" ObjectID="_1332877121" r:id="rId655"/>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209" w:name="_Toc377547279"/>
      <w:r>
        <w:lastRenderedPageBreak/>
        <w:t>Isotropic Elastic</w:t>
      </w:r>
      <w:bookmarkEnd w:id="1209"/>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35pt;height:31.35pt" o:ole="">
            <v:imagedata r:id="rId656" o:title=""/>
          </v:shape>
          <o:OLEObject Type="Embed" ProgID="Equation.DSMT4" ShapeID="_x0000_i1337" DrawAspect="Content" ObjectID="_1332877122" r:id="rId657"/>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65pt;height:14pt" o:ole="">
            <v:imagedata r:id="rId658" o:title=""/>
          </v:shape>
          <o:OLEObject Type="Embed" ProgID="Equation.DSMT4" ShapeID="_x0000_i1338" DrawAspect="Content" ObjectID="_1332877123" r:id="rId659"/>
        </w:object>
      </w:r>
      <w:r>
        <w:t xml:space="preserve">and </w:t>
      </w:r>
      <w:r w:rsidR="00AF2221" w:rsidRPr="00AF2221">
        <w:rPr>
          <w:position w:val="-10"/>
        </w:rPr>
        <w:object w:dxaOrig="240" w:dyaOrig="260" w14:anchorId="386A90D5">
          <v:shape id="_x0000_i1339" type="#_x0000_t75" style="width:12pt;height:13.35pt" o:ole="">
            <v:imagedata r:id="rId660" o:title=""/>
          </v:shape>
          <o:OLEObject Type="Embed" ProgID="Equation.DSMT4" ShapeID="_x0000_i1339" DrawAspect="Content" ObjectID="_1332877124" r:id="rId661"/>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65pt" o:ole="">
            <v:imagedata r:id="rId662" o:title=""/>
          </v:shape>
          <o:OLEObject Type="Embed" ProgID="Equation.DSMT4" ShapeID="_x0000_i1340" DrawAspect="Content" ObjectID="_1332877125" r:id="rId663"/>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65pt" o:ole="">
            <v:imagedata r:id="rId664" o:title=""/>
          </v:shape>
          <o:OLEObject Type="Embed" ProgID="Equation.DSMT4" ShapeID="_x0000_i1341" DrawAspect="Content" ObjectID="_1332877126" r:id="rId665"/>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35pt" o:ole="">
            <v:imagedata r:id="rId666" o:title=""/>
          </v:shape>
          <o:OLEObject Type="Embed" ProgID="Equation.DSMT4" ShapeID="_x0000_i1342" DrawAspect="Content" ObjectID="_1332877127" r:id="rId667"/>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210" w:name="_Toc377547280"/>
      <w:r>
        <w:lastRenderedPageBreak/>
        <w:t>Orthotropic</w:t>
      </w:r>
      <w:r w:rsidR="00D51B77">
        <w:t xml:space="preserve"> Elastic</w:t>
      </w:r>
      <w:bookmarkEnd w:id="1210"/>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65pt" o:ole="">
            <v:imagedata r:id="rId668" o:title=""/>
          </v:shape>
          <o:OLEObject Type="Embed" ProgID="Equation.DSMT4" ShapeID="_x0000_i1343" DrawAspect="Content" ObjectID="_1332877128" r:id="rId669"/>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211" w:name="_Ref167525595"/>
      <w:bookmarkStart w:id="1212" w:name="_Toc377547281"/>
      <w:r w:rsidRPr="008A7ED7">
        <w:lastRenderedPageBreak/>
        <w:t>Neo</w:t>
      </w:r>
      <w:r>
        <w:t>-Hookean</w:t>
      </w:r>
      <w:bookmarkEnd w:id="1211"/>
      <w:bookmarkEnd w:id="1212"/>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35pt;height:31.35pt" o:ole="">
            <v:imagedata r:id="rId670" o:title=""/>
          </v:shape>
          <o:OLEObject Type="Embed" ProgID="Equation.DSMT4" ShapeID="_x0000_i1344" DrawAspect="Content" ObjectID="_1332877129" r:id="rId671"/>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65pt;height:18pt" o:ole="">
            <v:imagedata r:id="rId672" o:title=""/>
          </v:shape>
          <o:OLEObject Type="Embed" ProgID="Equation.DSMT4" ShapeID="_x0000_i1345" DrawAspect="Content" ObjectID="_1332877130" r:id="rId673"/>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4" o:title=""/>
          </v:shape>
          <o:OLEObject Type="Embed" ProgID="Equation.DSMT4" ShapeID="_x0000_i1346" DrawAspect="Content" ObjectID="_1332877131" r:id="rId675"/>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213" w:name="_Ref173929713"/>
      <w:bookmarkStart w:id="1214" w:name="_Toc377547282"/>
      <w:r>
        <w:lastRenderedPageBreak/>
        <w:t>Ogden Unconstrained</w:t>
      </w:r>
      <w:bookmarkEnd w:id="1213"/>
      <w:bookmarkEnd w:id="1214"/>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65pt" o:ole="">
            <v:imagedata r:id="rId676" o:title=""/>
          </v:shape>
          <o:OLEObject Type="Embed" ProgID="Equation.DSMT4" ShapeID="_x0000_i1347" DrawAspect="Content" ObjectID="_1332877132" r:id="rId677"/>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35pt" o:ole="">
            <v:imagedata r:id="rId678" o:title=""/>
          </v:shape>
          <o:OLEObject Type="Embed" ProgID="Equation.DSMT4" ShapeID="_x0000_i1348" DrawAspect="Content" ObjectID="_1332877133" r:id="rId679"/>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35pt" o:ole="">
            <v:imagedata r:id="rId680" o:title=""/>
          </v:shape>
          <o:OLEObject Type="Embed" ProgID="Equation.DSMT4" ShapeID="_x0000_i1349" DrawAspect="Content" ObjectID="_1332877134" r:id="rId681"/>
        </w:object>
      </w:r>
      <w:r>
        <w:t xml:space="preserve">, </w:t>
      </w:r>
      <w:r w:rsidR="00AF2221" w:rsidRPr="00AF2221">
        <w:rPr>
          <w:position w:val="-12"/>
        </w:rPr>
        <w:object w:dxaOrig="220" w:dyaOrig="360" w14:anchorId="6DA9E4D7">
          <v:shape id="_x0000_i1350" type="#_x0000_t75" style="width:10.65pt;height:18pt" o:ole="">
            <v:imagedata r:id="rId682" o:title=""/>
          </v:shape>
          <o:OLEObject Type="Embed" ProgID="Equation.DSMT4" ShapeID="_x0000_i1350" DrawAspect="Content" ObjectID="_1332877135" r:id="rId683"/>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4" o:title=""/>
          </v:shape>
          <o:OLEObject Type="Embed" ProgID="Equation.DSMT4" ShapeID="_x0000_i1351" DrawAspect="Content" ObjectID="_1332877136" r:id="rId685"/>
        </w:object>
      </w:r>
      <w:r>
        <w:t xml:space="preserve">are material coefficients and </w:t>
      </w:r>
      <w:r w:rsidR="00AF2221" w:rsidRPr="00AF2221">
        <w:rPr>
          <w:position w:val="-6"/>
        </w:rPr>
        <w:object w:dxaOrig="279" w:dyaOrig="279" w14:anchorId="7E0C2E8C">
          <v:shape id="_x0000_i1352" type="#_x0000_t75" style="width:14pt;height:14pt" o:ole="">
            <v:imagedata r:id="rId686" o:title=""/>
          </v:shape>
          <o:OLEObject Type="Embed" ProgID="Equation.DSMT4" ShapeID="_x0000_i1352" DrawAspect="Content" ObjectID="_1332877137" r:id="rId687"/>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215" w:name="_Ref167525452"/>
    </w:p>
    <w:p w14:paraId="09C7EB17" w14:textId="77777777" w:rsidR="00F304F2" w:rsidRDefault="00F304F2" w:rsidP="007E6082">
      <w:pPr>
        <w:pStyle w:val="Heading4"/>
      </w:pPr>
      <w:bookmarkStart w:id="1216" w:name="_Toc377547283"/>
      <w:r>
        <w:lastRenderedPageBreak/>
        <w:t>Perfect Osmometer Equilibrium Osmotic Pressure</w:t>
      </w:r>
      <w:bookmarkEnd w:id="1216"/>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65pt;height:19.35pt" o:ole="">
                  <v:imagedata r:id="rId688" o:title=""/>
                </v:shape>
                <o:OLEObject Type="Embed" ProgID="Equation.DSMT4" ShapeID="_x0000_i1353" DrawAspect="Content" ObjectID="_1332877138" r:id="rId689"/>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2pt;height:18pt" o:ole="">
                  <v:imagedata r:id="rId690" o:title=""/>
                </v:shape>
                <o:OLEObject Type="Embed" ProgID="Equation.DSMT4" ShapeID="_x0000_i1354" DrawAspect="Content" ObjectID="_1332877139" r:id="rId691"/>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pt;height:16.65pt" o:ole="">
                  <v:imagedata r:id="rId692" o:title=""/>
                </v:shape>
                <o:OLEObject Type="Embed" ProgID="Equation.DSMT4" ShapeID="_x0000_i1355" DrawAspect="Content" ObjectID="_1332877140" r:id="rId693"/>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65pt;height:14pt" o:ole="">
            <v:imagedata r:id="rId694" o:title=""/>
          </v:shape>
          <o:OLEObject Type="Embed" ProgID="Equation.DSMT4" ShapeID="_x0000_i1356" DrawAspect="Content" ObjectID="_1332877141" r:id="rId695"/>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65pt;height:10.65pt" o:ole="">
            <v:imagedata r:id="rId696" o:title=""/>
          </v:shape>
          <o:OLEObject Type="Embed" ProgID="Equation.DSMT4" ShapeID="_x0000_i1357" DrawAspect="Content" ObjectID="_1332877142" r:id="rId697"/>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35pt;height:22pt" o:ole="">
            <v:imagedata r:id="rId698" o:title=""/>
          </v:shape>
          <o:OLEObject Type="Embed" ProgID="Equation.DSMT4" ShapeID="_x0000_i1358" DrawAspect="Content" ObjectID="_1332877143" r:id="rId699"/>
        </w:object>
      </w:r>
      <w:r>
        <w:t>.</w:t>
      </w:r>
    </w:p>
    <w:p w14:paraId="6C920C73" w14:textId="117D6F7F" w:rsidR="00F304F2" w:rsidRDefault="00AF2221" w:rsidP="00F304F2">
      <w:r w:rsidRPr="00AF2221">
        <w:rPr>
          <w:position w:val="-6"/>
        </w:rPr>
        <w:object w:dxaOrig="220" w:dyaOrig="260" w14:anchorId="3A4894C7">
          <v:shape id="_x0000_i1359" type="#_x0000_t75" style="width:10.65pt;height:13.35pt" o:ole="">
            <v:imagedata r:id="rId700" o:title=""/>
          </v:shape>
          <o:OLEObject Type="Embed" ProgID="Equation.DSMT4" ShapeID="_x0000_i1359" DrawAspect="Content" ObjectID="_1332877144" r:id="rId701"/>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65pt;height:36.65pt" o:ole="">
            <v:imagedata r:id="rId702" o:title=""/>
          </v:shape>
          <o:OLEObject Type="Embed" ProgID="Equation.DSMT4" ShapeID="_x0000_i1360" DrawAspect="Content" ObjectID="_1332877145" r:id="rId703"/>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8pt;height:14pt" o:ole="">
            <v:imagedata r:id="rId704" o:title=""/>
          </v:shape>
          <o:OLEObject Type="Embed" ProgID="Equation.DSMT4" ShapeID="_x0000_i1361" DrawAspect="Content" ObjectID="_1332877146" r:id="rId705"/>
        </w:object>
      </w:r>
      <w:r>
        <w:t xml:space="preserve"> is the relative volume.  The values of the universal gas constant </w:t>
      </w:r>
      <w:r w:rsidR="00AF2221" w:rsidRPr="00AF2221">
        <w:rPr>
          <w:position w:val="-4"/>
        </w:rPr>
        <w:object w:dxaOrig="240" w:dyaOrig="260" w14:anchorId="521616FA">
          <v:shape id="_x0000_i1362" type="#_x0000_t75" style="width:12pt;height:13.35pt" o:ole="">
            <v:imagedata r:id="rId706" o:title=""/>
          </v:shape>
          <o:OLEObject Type="Embed" ProgID="Equation.DSMT4" ShapeID="_x0000_i1362" DrawAspect="Content" ObjectID="_1332877147" r:id="rId707"/>
        </w:object>
      </w:r>
      <w:r>
        <w:t xml:space="preserve"> and absolute temperature </w:t>
      </w:r>
      <w:r w:rsidR="00AF2221" w:rsidRPr="00AF2221">
        <w:rPr>
          <w:position w:val="-4"/>
        </w:rPr>
        <w:object w:dxaOrig="220" w:dyaOrig="260" w14:anchorId="10555E2B">
          <v:shape id="_x0000_i1363" type="#_x0000_t75" style="width:10.65pt;height:13.35pt" o:ole="">
            <v:imagedata r:id="rId708" o:title=""/>
          </v:shape>
          <o:OLEObject Type="Embed" ProgID="Equation.DSMT4" ShapeID="_x0000_i1363" DrawAspect="Content" ObjectID="_1332877148" r:id="rId709"/>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217" w:name="_Ref173928732"/>
      <w:bookmarkStart w:id="1218" w:name="_Ref173928733"/>
      <w:bookmarkStart w:id="1219" w:name="_Ref173928734"/>
      <w:bookmarkStart w:id="1220" w:name="_Ref173928735"/>
      <w:bookmarkStart w:id="1221" w:name="_Toc377547284"/>
      <w:r>
        <w:lastRenderedPageBreak/>
        <w:t>Solid Mixture</w:t>
      </w:r>
      <w:bookmarkEnd w:id="1215"/>
      <w:bookmarkEnd w:id="1217"/>
      <w:bookmarkEnd w:id="1218"/>
      <w:bookmarkEnd w:id="1219"/>
      <w:bookmarkEnd w:id="1220"/>
      <w:bookmarkEnd w:id="1221"/>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222" w:name="_Toc377547285"/>
      <w:r>
        <w:lastRenderedPageBreak/>
        <w:t>Spherical</w:t>
      </w:r>
      <w:r w:rsidRPr="0097532C">
        <w:t xml:space="preserve"> Fiber Distribution</w:t>
      </w:r>
      <w:bookmarkEnd w:id="1222"/>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2pt;height:10.65pt" o:ole="">
                  <v:imagedata r:id="rId710" o:title=""/>
                </v:shape>
                <o:OLEObject Type="Embed" ProgID="Equation.DSMT4" ShapeID="_x0000_i1364" DrawAspect="Content" ObjectID="_1332877149" r:id="rId711"/>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2pt;height:16.65pt" o:ole="">
                  <v:imagedata r:id="rId712" o:title=""/>
                </v:shape>
                <o:OLEObject Type="Embed" ProgID="Equation.DSMT4" ShapeID="_x0000_i1365" DrawAspect="Content" ObjectID="_1332877150" r:id="rId713"/>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pt;height:16.65pt" o:ole="">
                  <v:imagedata r:id="rId714" o:title=""/>
                </v:shape>
                <o:OLEObject Type="Embed" ProgID="Equation.DSMT4" ShapeID="_x0000_i1366" DrawAspect="Content" ObjectID="_1332877151" r:id="rId715"/>
              </w:objec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65pt" o:ole="">
            <v:imagedata r:id="rId716" o:title=""/>
          </v:shape>
          <o:OLEObject Type="Embed" ProgID="Equation.DSMT4" ShapeID="_x0000_i1367" DrawAspect="Content" ObjectID="_1332877152" r:id="rId717"/>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35pt;height:19.35pt" o:ole="">
            <v:imagedata r:id="rId718" o:title=""/>
          </v:shape>
          <o:OLEObject Type="Embed" ProgID="Equation.DSMT4" ShapeID="_x0000_i1368" DrawAspect="Content" ObjectID="_1332877153" r:id="rId719"/>
        </w:object>
      </w:r>
      <w:r>
        <w:t xml:space="preserve"> is the square of the fiber stretch </w:t>
      </w:r>
      <w:r w:rsidR="00AF2221" w:rsidRPr="00AF2221">
        <w:rPr>
          <w:position w:val="-12"/>
        </w:rPr>
        <w:object w:dxaOrig="279" w:dyaOrig="360" w14:anchorId="51724A14">
          <v:shape id="_x0000_i1369" type="#_x0000_t75" style="width:14pt;height:18pt" o:ole="">
            <v:imagedata r:id="rId720" o:title=""/>
          </v:shape>
          <o:OLEObject Type="Embed" ProgID="Equation.DSMT4" ShapeID="_x0000_i1369" DrawAspect="Content" ObjectID="_1332877154" r:id="rId721"/>
        </w:object>
      </w:r>
      <w:r>
        <w:t xml:space="preserve">, </w:t>
      </w:r>
      <w:r w:rsidR="00AF2221" w:rsidRPr="00AF2221">
        <w:rPr>
          <w:position w:val="-6"/>
        </w:rPr>
        <w:object w:dxaOrig="260" w:dyaOrig="279" w14:anchorId="1CD76145">
          <v:shape id="_x0000_i1370" type="#_x0000_t75" style="width:13.35pt;height:14pt" o:ole="">
            <v:imagedata r:id="rId722" o:title=""/>
          </v:shape>
          <o:OLEObject Type="Embed" ProgID="Equation.DSMT4" ShapeID="_x0000_i1370" DrawAspect="Content" ObjectID="_1332877155" r:id="rId72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35pt;height:19.35pt" o:ole="">
            <v:imagedata r:id="rId724" o:title=""/>
          </v:shape>
          <o:OLEObject Type="Embed" ProgID="Equation.DSMT4" ShapeID="_x0000_i1371" DrawAspect="Content" ObjectID="_1332877156" r:id="rId725"/>
        </w:object>
      </w:r>
      <w:r>
        <w:t xml:space="preserve">, </w:t>
      </w:r>
      <w:r w:rsidR="00AF2221" w:rsidRPr="00AF2221">
        <w:rPr>
          <w:position w:val="-12"/>
        </w:rPr>
        <w:object w:dxaOrig="1340" w:dyaOrig="360" w14:anchorId="0E02DDB7">
          <v:shape id="_x0000_i1372" type="#_x0000_t75" style="width:67.35pt;height:18pt" o:ole="">
            <v:imagedata r:id="rId726" o:title=""/>
          </v:shape>
          <o:OLEObject Type="Embed" ProgID="Equation.DSMT4" ShapeID="_x0000_i1372" DrawAspect="Content" ObjectID="_1332877157" r:id="rId727"/>
        </w:object>
      </w:r>
      <w:r>
        <w:t xml:space="preserve">, and </w:t>
      </w:r>
      <w:r w:rsidR="00AF2221" w:rsidRPr="00AF2221">
        <w:rPr>
          <w:position w:val="-14"/>
        </w:rPr>
        <w:object w:dxaOrig="540" w:dyaOrig="400" w14:anchorId="51FF8A3D">
          <v:shape id="_x0000_i1373" type="#_x0000_t75" style="width:27.35pt;height:19.35pt" o:ole="">
            <v:imagedata r:id="rId728" o:title=""/>
          </v:shape>
          <o:OLEObject Type="Embed" ProgID="Equation.DSMT4" ShapeID="_x0000_i1373" DrawAspect="Content" ObjectID="_1332877158" r:id="rId729"/>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35pt;height:34pt" o:ole="">
            <v:imagedata r:id="rId730" o:title=""/>
          </v:shape>
          <o:OLEObject Type="Embed" ProgID="Equation.DSMT4" ShapeID="_x0000_i1374" DrawAspect="Content" ObjectID="_1332877159" r:id="rId731"/>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35pt" o:ole="">
            <v:imagedata r:id="rId732" o:title=""/>
          </v:shape>
          <o:OLEObject Type="Embed" ProgID="Equation.DSMT4" ShapeID="_x0000_i1375" DrawAspect="Content" ObjectID="_1332877160" r:id="rId733"/>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pt;height:16.65pt" o:ole="">
            <v:imagedata r:id="rId734" o:title=""/>
          </v:shape>
          <o:OLEObject Type="Embed" ProgID="Equation.DSMT4" ShapeID="_x0000_i1376" DrawAspect="Content" ObjectID="_1332877161" r:id="rId735"/>
        </w:object>
      </w:r>
      <w:r w:rsidRPr="000230DC">
        <w:t xml:space="preserve">, </w:t>
      </w:r>
      <w:r w:rsidR="00AF2221" w:rsidRPr="00AF2221">
        <w:rPr>
          <w:position w:val="-6"/>
        </w:rPr>
        <w:object w:dxaOrig="580" w:dyaOrig="279" w14:anchorId="6CE9CE02">
          <v:shape id="_x0000_i1377" type="#_x0000_t75" style="width:29.35pt;height:14pt" o:ole="">
            <v:imagedata r:id="rId736" o:title=""/>
          </v:shape>
          <o:OLEObject Type="Embed" ProgID="Equation.DSMT4" ShapeID="_x0000_i1377" DrawAspect="Content" ObjectID="_1332877162" r:id="rId737"/>
        </w:object>
      </w:r>
      <w:r w:rsidRPr="000230DC">
        <w:t xml:space="preserve">, and </w:t>
      </w:r>
      <w:r w:rsidR="00AF2221" w:rsidRPr="00AF2221">
        <w:rPr>
          <w:position w:val="-10"/>
        </w:rPr>
        <w:object w:dxaOrig="600" w:dyaOrig="320" w14:anchorId="4FF453DB">
          <v:shape id="_x0000_i1378" type="#_x0000_t75" style="width:30pt;height:16.65pt" o:ole="">
            <v:imagedata r:id="rId738" o:title=""/>
          </v:shape>
          <o:OLEObject Type="Embed" ProgID="Equation.DSMT4" ShapeID="_x0000_i1378" DrawAspect="Content" ObjectID="_1332877163" r:id="rId739"/>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40" o:title=""/>
          </v:shape>
          <o:OLEObject Type="Embed" ProgID="Equation.DSMT4" ShapeID="_x0000_i1379" DrawAspect="Content" ObjectID="_1332877164" r:id="rId741"/>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35pt;height:24pt" o:ole="">
            <v:imagedata r:id="rId742" o:title=""/>
          </v:shape>
          <o:OLEObject Type="Embed" ProgID="Equation.DSMT4" ShapeID="_x0000_i1380" DrawAspect="Content" ObjectID="_1332877165" r:id="rId743"/>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65pt" o:ole="">
            <v:imagedata r:id="rId744" o:title=""/>
          </v:shape>
          <o:OLEObject Type="Embed" ProgID="Equation.DSMT4" ShapeID="_x0000_i1381" DrawAspect="Content" ObjectID="_1332877166" r:id="rId745"/>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6" o:title=""/>
          </v:shape>
          <o:OLEObject Type="Embed" ProgID="Equation.DSMT4" ShapeID="_x0000_i1382" DrawAspect="Content" ObjectID="_1332877167" r:id="rId747"/>
        </w:object>
      </w:r>
      <w:r w:rsidRPr="0097532C">
        <w:t xml:space="preserve">).  Therefore, use </w:t>
      </w:r>
      <w:r w:rsidR="00AF2221" w:rsidRPr="00AF2221">
        <w:rPr>
          <w:position w:val="-10"/>
        </w:rPr>
        <w:object w:dxaOrig="600" w:dyaOrig="320" w14:anchorId="33E93AEB">
          <v:shape id="_x0000_i1383" type="#_x0000_t75" style="width:30pt;height:16.65pt" o:ole="">
            <v:imagedata r:id="rId748" o:title=""/>
          </v:shape>
          <o:OLEObject Type="Embed" ProgID="Equation.DSMT4" ShapeID="_x0000_i1383" DrawAspect="Content" ObjectID="_1332877168" r:id="rId749"/>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0" o:title=""/>
          </v:shape>
          <o:OLEObject Type="Embed" ProgID="Equation.DSMT4" ShapeID="_x0000_i1384" DrawAspect="Content" ObjectID="_1332877169" r:id="rId751"/>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223" w:name="_Toc377547286"/>
      <w:r>
        <w:t>Spherical</w:t>
      </w:r>
      <w:r w:rsidRPr="0097532C">
        <w:t xml:space="preserve"> Fiber Distribution</w:t>
      </w:r>
      <w:r>
        <w:t xml:space="preserve"> from Solid-Bound Molecule</w:t>
      </w:r>
      <w:bookmarkEnd w:id="122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2pt;height:10.65pt" o:ole="">
                  <v:imagedata r:id="rId752" o:title=""/>
                </v:shape>
                <o:OLEObject Type="Embed" ProgID="Equation.DSMT4" ShapeID="_x0000_i1385" DrawAspect="Content" ObjectID="_1332877170" r:id="rId753"/>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2pt;height:16.65pt" o:ole="">
                  <v:imagedata r:id="rId754" o:title=""/>
                </v:shape>
                <o:OLEObject Type="Embed" ProgID="Equation.DSMT4" ShapeID="_x0000_i1386" DrawAspect="Content" ObjectID="_1332877171" r:id="rId755"/>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pt;height:13.35pt" o:ole="">
                  <v:imagedata r:id="rId756" o:title=""/>
                </v:shape>
                <o:OLEObject Type="Embed" ProgID="Equation.DSMT4" ShapeID="_x0000_i1387" DrawAspect="Content" ObjectID="_1332877172" r:id="rId757"/>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35pt;height:18pt" o:ole="">
                  <v:imagedata r:id="rId758" o:title=""/>
                </v:shape>
                <o:OLEObject Type="Embed" ProgID="Equation.DSMT4" ShapeID="_x0000_i1388" DrawAspect="Content" ObjectID="_1332877173" r:id="rId759"/>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pt;height:13.35pt" o:ole="">
                  <v:imagedata r:id="rId760" o:title=""/>
                </v:shape>
                <o:OLEObject Type="Embed" ProgID="Equation.DSMT4" ShapeID="_x0000_i1389" DrawAspect="Content" ObjectID="_1332877174" r:id="rId761"/>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332877175" r:id="rId763"/>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2pt;height:10.65pt" o:ole="">
                  <v:imagedata r:id="rId764" o:title=""/>
                </v:shape>
                <o:OLEObject Type="Embed" ProgID="Equation.DSMT4" ShapeID="_x0000_i1391" DrawAspect="Content" ObjectID="_1332877176" r:id="rId765"/>
              </w:object>
            </w:r>
            <w:r>
              <w:t xml:space="preserve">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65pt" o:ole="">
            <v:imagedata r:id="rId766" o:title=""/>
          </v:shape>
          <o:OLEObject Type="Embed" ProgID="Equation.DSMT4" ShapeID="_x0000_i1392" DrawAspect="Content" ObjectID="_1332877177"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35pt;height:19.35pt" o:ole="">
            <v:imagedata r:id="rId768" o:title=""/>
          </v:shape>
          <o:OLEObject Type="Embed" ProgID="Equation.DSMT4" ShapeID="_x0000_i1393" DrawAspect="Content" ObjectID="_1332877178"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332877179" r:id="rId771"/>
        </w:object>
      </w:r>
      <w:r>
        <w:t xml:space="preserve">, </w:t>
      </w:r>
      <w:r w:rsidR="00AF2221" w:rsidRPr="00AF2221">
        <w:rPr>
          <w:position w:val="-6"/>
        </w:rPr>
        <w:object w:dxaOrig="260" w:dyaOrig="279" w14:anchorId="77675221">
          <v:shape id="_x0000_i1395" type="#_x0000_t75" style="width:13.35pt;height:14pt" o:ole="">
            <v:imagedata r:id="rId772" o:title=""/>
          </v:shape>
          <o:OLEObject Type="Embed" ProgID="Equation.DSMT4" ShapeID="_x0000_i1395" DrawAspect="Content" ObjectID="_1332877180"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35pt;height:19.35pt" o:ole="">
            <v:imagedata r:id="rId774" o:title=""/>
          </v:shape>
          <o:OLEObject Type="Embed" ProgID="Equation.DSMT4" ShapeID="_x0000_i1396" DrawAspect="Content" ObjectID="_1332877181" r:id="rId775"/>
        </w:object>
      </w:r>
      <w:r>
        <w:t xml:space="preserve">, </w:t>
      </w:r>
      <w:r w:rsidR="00AF2221" w:rsidRPr="00AF2221">
        <w:rPr>
          <w:position w:val="-12"/>
        </w:rPr>
        <w:object w:dxaOrig="1340" w:dyaOrig="360" w14:anchorId="7DD5CC4C">
          <v:shape id="_x0000_i1397" type="#_x0000_t75" style="width:67.35pt;height:18pt" o:ole="">
            <v:imagedata r:id="rId776" o:title=""/>
          </v:shape>
          <o:OLEObject Type="Embed" ProgID="Equation.DSMT4" ShapeID="_x0000_i1397" DrawAspect="Content" ObjectID="_1332877182" r:id="rId777"/>
        </w:object>
      </w:r>
      <w:r>
        <w:t xml:space="preserve">, and </w:t>
      </w:r>
      <w:r w:rsidR="00AF2221" w:rsidRPr="00AF2221">
        <w:rPr>
          <w:position w:val="-14"/>
        </w:rPr>
        <w:object w:dxaOrig="540" w:dyaOrig="400" w14:anchorId="54B23BD8">
          <v:shape id="_x0000_i1398" type="#_x0000_t75" style="width:27.35pt;height:19.35pt" o:ole="">
            <v:imagedata r:id="rId778" o:title=""/>
          </v:shape>
          <o:OLEObject Type="Embed" ProgID="Equation.DSMT4" ShapeID="_x0000_i1398" DrawAspect="Content" ObjectID="_1332877183"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35pt;height:34pt" o:ole="">
            <v:imagedata r:id="rId780" o:title=""/>
          </v:shape>
          <o:OLEObject Type="Embed" ProgID="Equation.DSMT4" ShapeID="_x0000_i1399" DrawAspect="Content" ObjectID="_1332877184" r:id="rId78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35pt" o:ole="">
            <v:imagedata r:id="rId782" o:title=""/>
          </v:shape>
          <o:OLEObject Type="Embed" ProgID="Equation.DSMT4" ShapeID="_x0000_i1400" DrawAspect="Content" ObjectID="_1332877185" r:id="rId783"/>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65pt" o:ole="">
            <v:imagedata r:id="rId784" o:title=""/>
          </v:shape>
          <o:OLEObject Type="Embed" ProgID="Equation.DSMT4" ShapeID="_x0000_i1401" DrawAspect="Content" ObjectID="_1332877186" r:id="rId785"/>
        </w:object>
      </w:r>
      <w:r w:rsidRPr="000230DC">
        <w:t xml:space="preserve">, </w:t>
      </w:r>
      <w:r w:rsidR="00AF2221" w:rsidRPr="00AF2221">
        <w:rPr>
          <w:position w:val="-6"/>
        </w:rPr>
        <w:object w:dxaOrig="580" w:dyaOrig="279" w14:anchorId="579CA8F9">
          <v:shape id="_x0000_i1402" type="#_x0000_t75" style="width:29.35pt;height:14pt" o:ole="">
            <v:imagedata r:id="rId786" o:title=""/>
          </v:shape>
          <o:OLEObject Type="Embed" ProgID="Equation.DSMT4" ShapeID="_x0000_i1402" DrawAspect="Content" ObjectID="_1332877187" r:id="rId787"/>
        </w:object>
      </w:r>
      <w:r w:rsidRPr="000230DC">
        <w:t xml:space="preserve">, and </w:t>
      </w:r>
      <w:r w:rsidR="00AF2221" w:rsidRPr="00AF2221">
        <w:rPr>
          <w:position w:val="-10"/>
        </w:rPr>
        <w:object w:dxaOrig="600" w:dyaOrig="320" w14:anchorId="0CB1E6BE">
          <v:shape id="_x0000_i1403" type="#_x0000_t75" style="width:30pt;height:16.65pt" o:ole="">
            <v:imagedata r:id="rId788" o:title=""/>
          </v:shape>
          <o:OLEObject Type="Embed" ProgID="Equation.DSMT4" ShapeID="_x0000_i1403" DrawAspect="Content" ObjectID="_1332877188"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65pt;height:19.35pt" o:ole="">
            <v:imagedata r:id="rId790" o:title=""/>
          </v:shape>
          <o:OLEObject Type="Embed" ProgID="Equation.DSMT4" ShapeID="_x0000_i1404" DrawAspect="Content" ObjectID="_1332877189"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35pt;height:40pt" o:ole="">
            <v:imagedata r:id="rId792" o:title=""/>
          </v:shape>
          <o:OLEObject Type="Embed" ProgID="Equation.DSMT4" ShapeID="_x0000_i1405" DrawAspect="Content" ObjectID="_1332877190" r:id="rId793"/>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332877191"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332877192" r:id="rId797"/>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224" w:author="Steve Maas" w:date="2014-01-02T13:04:00Z">
        <w:r w:rsidR="00873D59">
          <w:t>3.12.3</w:t>
        </w:r>
      </w:ins>
      <w:del w:id="1225"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65pt;height:19.35pt" o:ole="">
            <v:imagedata r:id="rId798" o:title=""/>
          </v:shape>
          <o:OLEObject Type="Embed" ProgID="Equation.DSMT4" ShapeID="_x0000_i1408" DrawAspect="Content" ObjectID="_1332877193"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65pt;height:19.35pt" o:ole="">
            <v:imagedata r:id="rId800" o:title=""/>
          </v:shape>
          <o:OLEObject Type="Embed" ProgID="Equation.DSMT4" ShapeID="_x0000_i1409" DrawAspect="Content" ObjectID="_1332877194"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65pt" o:ole="">
            <v:imagedata r:id="rId802" o:title=""/>
          </v:shape>
          <o:OLEObject Type="Embed" ProgID="Equation.DSMT4" ShapeID="_x0000_i1410" DrawAspect="Content" ObjectID="_1332877195"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332877196"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35pt" o:ole="">
            <v:imagedata r:id="rId806" o:title=""/>
          </v:shape>
          <o:OLEObject Type="Embed" ProgID="Equation.DSMT4" ShapeID="_x0000_i1412" DrawAspect="Content" ObjectID="_1332877197"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35pt;height:24pt" o:ole="">
            <v:imagedata r:id="rId808" o:title=""/>
          </v:shape>
          <o:OLEObject Type="Embed" ProgID="Equation.DSMT4" ShapeID="_x0000_i1413" DrawAspect="Content" ObjectID="_1332877198" r:id="rId809"/>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65pt" o:ole="">
            <v:imagedata r:id="rId810" o:title=""/>
          </v:shape>
          <o:OLEObject Type="Embed" ProgID="Equation.DSMT4" ShapeID="_x0000_i1414" DrawAspect="Content" ObjectID="_1332877199"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332877200" r:id="rId813"/>
        </w:object>
      </w:r>
      <w:r w:rsidRPr="0097532C">
        <w:t xml:space="preserve">).  Therefore, use </w:t>
      </w:r>
      <w:r w:rsidR="00AF2221" w:rsidRPr="00AF2221">
        <w:rPr>
          <w:position w:val="-10"/>
        </w:rPr>
        <w:object w:dxaOrig="600" w:dyaOrig="320" w14:anchorId="226E006D">
          <v:shape id="_x0000_i1416" type="#_x0000_t75" style="width:30pt;height:16.65pt" o:ole="">
            <v:imagedata r:id="rId814" o:title=""/>
          </v:shape>
          <o:OLEObject Type="Embed" ProgID="Equation.DSMT4" ShapeID="_x0000_i1416" DrawAspect="Content" ObjectID="_1332877201"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332877202"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226" w:name="_Toc377547287"/>
      <w:r w:rsidR="00D3541E">
        <w:lastRenderedPageBreak/>
        <w:t>Coupled Transversely Isotropic Mooney-Rivlin</w:t>
      </w:r>
      <w:bookmarkEnd w:id="1226"/>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35pt;height:19.35pt" o:ole="">
            <v:imagedata r:id="rId818" o:title=""/>
          </v:shape>
          <o:OLEObject Type="Embed" ProgID="Equation.DSMT4" ShapeID="_x0000_i1418" DrawAspect="Content" ObjectID="_1332877203"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65pt;height:14pt" o:ole="">
            <v:imagedata r:id="rId820" o:title=""/>
          </v:shape>
          <o:OLEObject Type="Embed" ProgID="Equation.DSMT4" ShapeID="_x0000_i1419" DrawAspect="Content" ObjectID="_1332877204"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35pt;height:31.35pt" o:ole="">
            <v:imagedata r:id="rId822" o:title=""/>
          </v:shape>
          <o:OLEObject Type="Embed" ProgID="Equation.DSMT4" ShapeID="_x0000_i1420" DrawAspect="Content" ObjectID="_1332877205" r:id="rId823"/>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332877206"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227" w:name="_Toc377547288"/>
      <w:r>
        <w:lastRenderedPageBreak/>
        <w:t>Coupled Transversely Isotropic Veronda-Westmann</w:t>
      </w:r>
      <w:bookmarkEnd w:id="1227"/>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35pt" o:ole="">
            <v:imagedata r:id="rId826" o:title=""/>
          </v:shape>
          <o:OLEObject Type="Embed" ProgID="Equation.DSMT4" ShapeID="_x0000_i1422" DrawAspect="Content" ObjectID="_1332877207"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65pt;height:14pt" o:ole="">
            <v:imagedata r:id="rId828" o:title=""/>
          </v:shape>
          <o:OLEObject Type="Embed" ProgID="Equation.DSMT4" ShapeID="_x0000_i1423" DrawAspect="Content" ObjectID="_1332877208"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35pt;height:31.35pt" o:ole="">
            <v:imagedata r:id="rId830" o:title=""/>
          </v:shape>
          <o:OLEObject Type="Embed" ProgID="Equation.DSMT4" ShapeID="_x0000_i1424" DrawAspect="Content" ObjectID="_1332877209" r:id="rId831"/>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332877210"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228" w:name="_Toc377547289"/>
      <w:r w:rsidRPr="005A3C4B">
        <w:lastRenderedPageBreak/>
        <w:t>Viscoelastic Solids</w:t>
      </w:r>
      <w:bookmarkEnd w:id="1228"/>
    </w:p>
    <w:p w14:paraId="059EB5C5" w14:textId="77777777" w:rsidR="006A0BC1" w:rsidRPr="0097532C" w:rsidRDefault="0095496A" w:rsidP="006A0BC1">
      <w:pPr>
        <w:pStyle w:val="Heading3"/>
      </w:pPr>
      <w:bookmarkStart w:id="1229" w:name="_Toc377547290"/>
      <w:r>
        <w:t>Uncoupled</w:t>
      </w:r>
      <w:r w:rsidR="006A0BC1" w:rsidRPr="0097532C">
        <w:t xml:space="preserve"> Viscoelastic Materials</w:t>
      </w:r>
      <w:bookmarkEnd w:id="1229"/>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65pt" o:ole="">
            <v:imagedata r:id="rId834" o:title=""/>
          </v:shape>
          <o:OLEObject Type="Embed" ProgID="Equation.DSMT4" ShapeID="_x0000_i1426" DrawAspect="Content" ObjectID="_1332877211"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332877212" r:id="rId837"/>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65pt" o:ole="">
            <v:imagedata r:id="rId838" o:title=""/>
          </v:shape>
          <o:OLEObject Type="Embed" ProgID="Equation.DSMT4" ShapeID="_x0000_i1428" DrawAspect="Content" ObjectID="_1332877213" r:id="rId839"/>
        </w:object>
      </w:r>
      <w:r w:rsidR="00AF2221" w:rsidRPr="00AF2221">
        <w:rPr>
          <w:position w:val="-6"/>
        </w:rPr>
        <w:object w:dxaOrig="279" w:dyaOrig="340" w14:anchorId="3C0348C3">
          <v:shape id="_x0000_i1429" type="#_x0000_t75" style="width:14pt;height:16.65pt" o:ole="">
            <v:imagedata r:id="rId840" o:title=""/>
          </v:shape>
          <o:OLEObject Type="Embed" ProgID="Equation.DSMT4" ShapeID="_x0000_i1429" DrawAspect="Content" ObjectID="_1332877214" r:id="rId841"/>
        </w:object>
      </w:r>
      <w:r w:rsidRPr="00690318">
        <w:t xml:space="preserve"> is the elastic stress derived from </w:t>
      </w:r>
      <w:r w:rsidR="00AF2221" w:rsidRPr="00AF2221">
        <w:rPr>
          <w:position w:val="-18"/>
        </w:rPr>
        <w:object w:dxaOrig="660" w:dyaOrig="480" w14:anchorId="2B1B6ED2">
          <v:shape id="_x0000_i1430" type="#_x0000_t75" style="width:32.65pt;height:24pt" o:ole="">
            <v:imagedata r:id="rId842" o:title=""/>
          </v:shape>
          <o:OLEObject Type="Embed" ProgID="Equation.DSMT4" ShapeID="_x0000_i1430" DrawAspect="Content" ObjectID="_1332877215" r:id="rId843"/>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35pt;height:34pt" o:ole="">
            <v:imagedata r:id="rId844" o:title=""/>
          </v:shape>
          <o:OLEObject Type="Embed" ProgID="Equation.DSMT4" ShapeID="_x0000_i1431" DrawAspect="Content" ObjectID="_1332877216" r:id="rId845"/>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65pt;height:18pt" o:ole="">
            <v:imagedata r:id="rId846" o:title=""/>
          </v:shape>
          <o:OLEObject Type="Embed" ProgID="Equation.DSMT4" ShapeID="_x0000_i1432" DrawAspect="Content" ObjectID="_1332877217" r:id="rId847"/>
        </w:object>
      </w:r>
      <w:r w:rsidRPr="00690318">
        <w:t xml:space="preserve"> and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332877218" r:id="rId8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65pt;height:18pt" o:ole="">
            <v:imagedata r:id="rId850" o:title=""/>
          </v:shape>
          <o:OLEObject Type="Embed" ProgID="Equation.DSMT4" ShapeID="_x0000_i1434" DrawAspect="Content" ObjectID="_1332877219" r:id="rId851"/>
        </w:object>
      </w:r>
      <w:r w:rsidRPr="00690318">
        <w:t xml:space="preserve">, </w:t>
      </w:r>
      <w:r w:rsidR="00AF2221" w:rsidRPr="00AF2221">
        <w:rPr>
          <w:position w:val="-12"/>
        </w:rPr>
        <w:object w:dxaOrig="260" w:dyaOrig="360" w14:anchorId="516379CE">
          <v:shape id="_x0000_i1435" type="#_x0000_t75" style="width:13.35pt;height:18pt" o:ole="">
            <v:imagedata r:id="rId852" o:title=""/>
          </v:shape>
          <o:OLEObject Type="Embed" ProgID="Equation.DSMT4" ShapeID="_x0000_i1435" DrawAspect="Content" ObjectID="_1332877220"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332877221" r:id="rId855"/>
        </w:object>
      </w:r>
      <w:r w:rsidRPr="00690318">
        <w:t xml:space="preserve"> and </w:t>
      </w:r>
      <w:r w:rsidR="00AF2221" w:rsidRPr="00AF2221">
        <w:rPr>
          <w:position w:val="-12"/>
        </w:rPr>
        <w:object w:dxaOrig="260" w:dyaOrig="360" w14:anchorId="73073A71">
          <v:shape id="_x0000_i1437" type="#_x0000_t75" style="width:13.35pt;height:18pt" o:ole="">
            <v:imagedata r:id="rId856" o:title=""/>
          </v:shape>
          <o:OLEObject Type="Embed" ProgID="Equation.DSMT4" ShapeID="_x0000_i1437" DrawAspect="Content" ObjectID="_1332877222" r:id="rId857"/>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230" w:name="_Toc337555811"/>
      <w:bookmarkStart w:id="1231" w:name="_Toc350247046"/>
      <w:bookmarkStart w:id="1232" w:name="_Toc350354932"/>
      <w:bookmarkStart w:id="1233" w:name="_Toc350439890"/>
      <w:bookmarkStart w:id="1234" w:name="_Toc352596296"/>
      <w:bookmarkStart w:id="1235" w:name="_Toc363725069"/>
      <w:bookmarkStart w:id="1236" w:name="_Toc337555812"/>
      <w:bookmarkStart w:id="1237" w:name="_Toc350247047"/>
      <w:bookmarkStart w:id="1238" w:name="_Toc350354933"/>
      <w:bookmarkStart w:id="1239" w:name="_Toc350439891"/>
      <w:bookmarkStart w:id="1240" w:name="_Toc352596297"/>
      <w:bookmarkStart w:id="1241" w:name="_Toc363725070"/>
      <w:bookmarkStart w:id="1242" w:name="_Toc200951632"/>
      <w:bookmarkStart w:id="1243" w:name="_Toc377547291"/>
      <w:bookmarkEnd w:id="1230"/>
      <w:bookmarkEnd w:id="1231"/>
      <w:bookmarkEnd w:id="1232"/>
      <w:bookmarkEnd w:id="1233"/>
      <w:bookmarkEnd w:id="1234"/>
      <w:bookmarkEnd w:id="1235"/>
      <w:bookmarkEnd w:id="1236"/>
      <w:bookmarkEnd w:id="1237"/>
      <w:bookmarkEnd w:id="1238"/>
      <w:bookmarkEnd w:id="1239"/>
      <w:bookmarkEnd w:id="1240"/>
      <w:bookmarkEnd w:id="1241"/>
      <w:r w:rsidRPr="00690318">
        <w:lastRenderedPageBreak/>
        <w:t>Compressible Viscoelastic Materials</w:t>
      </w:r>
      <w:bookmarkEnd w:id="1242"/>
      <w:bookmarkEnd w:id="1243"/>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65pt" o:ole="">
            <v:imagedata r:id="rId858" o:title=""/>
          </v:shape>
          <o:OLEObject Type="Embed" ProgID="Equation.DSMT4" ShapeID="_x0000_i1438" DrawAspect="Content" ObjectID="_1332877223" r:id="rId859"/>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65pt" o:ole="">
            <v:imagedata r:id="rId860" o:title=""/>
          </v:shape>
          <o:OLEObject Type="Embed" ProgID="Equation.DSMT4" ShapeID="_x0000_i1439" DrawAspect="Content" ObjectID="_1332877224"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35pt;height:34pt" o:ole="">
            <v:imagedata r:id="rId862" o:title=""/>
          </v:shape>
          <o:OLEObject Type="Embed" ProgID="Equation.DSMT4" ShapeID="_x0000_i1440" DrawAspect="Content" ObjectID="_1332877225" r:id="rId863"/>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65pt;height:18pt" o:ole="">
            <v:imagedata r:id="rId864" o:title=""/>
          </v:shape>
          <o:OLEObject Type="Embed" ProgID="Equation.DSMT4" ShapeID="_x0000_i1441" DrawAspect="Content" ObjectID="_1332877226" r:id="rId865"/>
        </w:object>
      </w:r>
      <w:r w:rsidRPr="00690318">
        <w:t xml:space="preserve"> and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332877227" r:id="rId867"/>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65pt;height:18pt" o:ole="">
            <v:imagedata r:id="rId868" o:title=""/>
          </v:shape>
          <o:OLEObject Type="Embed" ProgID="Equation.DSMT4" ShapeID="_x0000_i1443" DrawAspect="Content" ObjectID="_1332877228" r:id="rId869"/>
        </w:object>
      </w:r>
      <w:r w:rsidRPr="00690318">
        <w:t xml:space="preserve">, </w:t>
      </w:r>
      <w:r w:rsidR="00AF2221" w:rsidRPr="00AF2221">
        <w:rPr>
          <w:position w:val="-12"/>
        </w:rPr>
        <w:object w:dxaOrig="260" w:dyaOrig="360" w14:anchorId="172B2CD5">
          <v:shape id="_x0000_i1444" type="#_x0000_t75" style="width:13.35pt;height:18pt" o:ole="">
            <v:imagedata r:id="rId870" o:title=""/>
          </v:shape>
          <o:OLEObject Type="Embed" ProgID="Equation.DSMT4" ShapeID="_x0000_i1444" DrawAspect="Content" ObjectID="_1332877229"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332877230" r:id="rId873"/>
        </w:object>
      </w:r>
      <w:r w:rsidRPr="00690318">
        <w:t xml:space="preserve"> and </w:t>
      </w:r>
      <w:r w:rsidR="00AF2221" w:rsidRPr="00AF2221">
        <w:rPr>
          <w:position w:val="-12"/>
        </w:rPr>
        <w:object w:dxaOrig="260" w:dyaOrig="360" w14:anchorId="0673B6FA">
          <v:shape id="_x0000_i1446" type="#_x0000_t75" style="width:13.35pt;height:18pt" o:ole="">
            <v:imagedata r:id="rId874" o:title=""/>
          </v:shape>
          <o:OLEObject Type="Embed" ProgID="Equation.DSMT4" ShapeID="_x0000_i1446" DrawAspect="Content" ObjectID="_1332877231" r:id="rId875"/>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244" w:name="_Toc200951633"/>
      <w:bookmarkStart w:id="1245" w:name="_Toc377547292"/>
      <w:r w:rsidRPr="00690318">
        <w:t>Multigeneration Solids</w:t>
      </w:r>
      <w:bookmarkEnd w:id="1244"/>
      <w:bookmarkEnd w:id="1245"/>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35pt" o:ole="">
            <v:imagedata r:id="rId876" o:title=""/>
          </v:shape>
          <o:OLEObject Type="Embed" ProgID="Equation.DSMT4" ShapeID="_x0000_i1447" DrawAspect="Content" ObjectID="_1332877232" r:id="rId877"/>
        </w:object>
      </w:r>
      <w:r w:rsidRPr="00690318">
        <w:t xml:space="preserve"> has a distinct reference configuration </w:t>
      </w:r>
      <w:r w:rsidR="00AF2221" w:rsidRPr="00AF2221">
        <w:rPr>
          <w:position w:val="-4"/>
        </w:rPr>
        <w:object w:dxaOrig="340" w:dyaOrig="300" w14:anchorId="7C14D8FB">
          <v:shape id="_x0000_i1448" type="#_x0000_t75" style="width:16.65pt;height:14pt" o:ole="">
            <v:imagedata r:id="rId878" o:title=""/>
          </v:shape>
          <o:OLEObject Type="Embed" ProgID="Equation.DSMT4" ShapeID="_x0000_i1448" DrawAspect="Content" ObjectID="_1332877233" r:id="rId879"/>
        </w:object>
      </w:r>
      <w:r w:rsidRPr="00690318">
        <w:t xml:space="preserve"> determined at the time </w:t>
      </w:r>
      <w:r w:rsidR="00AF2221" w:rsidRPr="00AF2221">
        <w:rPr>
          <w:position w:val="-6"/>
        </w:rPr>
        <w:object w:dxaOrig="240" w:dyaOrig="320" w14:anchorId="24D3E08D">
          <v:shape id="_x0000_i1449" type="#_x0000_t75" style="width:12pt;height:16.65pt" o:ole="">
            <v:imagedata r:id="rId880" o:title=""/>
          </v:shape>
          <o:OLEObject Type="Embed" ProgID="Equation.DSMT4" ShapeID="_x0000_i1449" DrawAspect="Content" ObjectID="_1332877234" r:id="rId881"/>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35pt" o:ole="">
            <v:imagedata r:id="rId882" o:title=""/>
          </v:shape>
          <o:OLEObject Type="Embed" ProgID="Equation.DSMT4" ShapeID="_x0000_i1450" DrawAspect="Content" ObjectID="_1332877235"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332877236" r:id="rId885"/>
        </w:object>
      </w:r>
      <w:r w:rsidRPr="00690318">
        <w:t xml:space="preserve">.  The deformation gradient of each generation is </w:t>
      </w:r>
      <w:r w:rsidR="00AF2221" w:rsidRPr="00AF2221">
        <w:rPr>
          <w:position w:val="-10"/>
        </w:rPr>
        <w:object w:dxaOrig="1320" w:dyaOrig="360" w14:anchorId="7F3666CA">
          <v:shape id="_x0000_i1452" type="#_x0000_t75" style="width:65.35pt;height:18pt" o:ole="">
            <v:imagedata r:id="rId886" o:title=""/>
          </v:shape>
          <o:OLEObject Type="Embed" ProgID="Equation.DSMT4" ShapeID="_x0000_i1452" DrawAspect="Content" ObjectID="_1332877237" r:id="rId887"/>
        </w:object>
      </w:r>
      <w:r w:rsidRPr="00690318">
        <w:t>.  The first generation (</w:t>
      </w:r>
      <w:r w:rsidR="00AF2221" w:rsidRPr="00AF2221">
        <w:rPr>
          <w:position w:val="-10"/>
        </w:rPr>
        <w:object w:dxaOrig="520" w:dyaOrig="320" w14:anchorId="043F4CD4">
          <v:shape id="_x0000_i1453" type="#_x0000_t75" style="width:26.65pt;height:16.65pt" o:ole="">
            <v:imagedata r:id="rId888" o:title=""/>
          </v:shape>
          <o:OLEObject Type="Embed" ProgID="Equation.DSMT4" ShapeID="_x0000_i1453" DrawAspect="Content" ObjectID="_1332877238" r:id="rId889"/>
        </w:object>
      </w:r>
      <w:r w:rsidRPr="00690318">
        <w:t xml:space="preserve">) is assumed to be present at time </w:t>
      </w:r>
      <w:r w:rsidR="00AF2221" w:rsidRPr="00AF2221">
        <w:rPr>
          <w:position w:val="-6"/>
        </w:rPr>
        <w:object w:dxaOrig="580" w:dyaOrig="320" w14:anchorId="2AA22667">
          <v:shape id="_x0000_i1454" type="#_x0000_t75" style="width:29.35pt;height:16.65pt" o:ole="">
            <v:imagedata r:id="rId890" o:title=""/>
          </v:shape>
          <o:OLEObject Type="Embed" ProgID="Equation.DSMT4" ShapeID="_x0000_i1454" DrawAspect="Content" ObjectID="_1332877239" r:id="rId891"/>
        </w:object>
      </w:r>
      <w:r w:rsidRPr="00690318">
        <w:t xml:space="preserve">, therefore its reference configuration is </w:t>
      </w:r>
      <w:r w:rsidR="00AF2221" w:rsidRPr="00175A35">
        <w:rPr>
          <w:position w:val="-4"/>
        </w:rPr>
        <w:object w:dxaOrig="760" w:dyaOrig="300" w14:anchorId="6973012E">
          <v:shape id="_x0000_i1455" type="#_x0000_t75" style="width:38.65pt;height:16.65pt" o:ole="">
            <v:imagedata r:id="rId892" o:title=""/>
          </v:shape>
          <o:OLEObject Type="Embed" ProgID="Equation.DSMT4" ShapeID="_x0000_i1455" DrawAspect="Content" ObjectID="_1332877240"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332877241" r:id="rId895"/>
        </w:object>
      </w:r>
      <w:r w:rsidRPr="00690318">
        <w:t xml:space="preserve"> is equivalent to </w:t>
      </w:r>
      <w:r w:rsidR="00AF2221" w:rsidRPr="00AF2221">
        <w:rPr>
          <w:position w:val="-10"/>
        </w:rPr>
        <w:object w:dxaOrig="1080" w:dyaOrig="340" w14:anchorId="503A537D">
          <v:shape id="_x0000_i1457" type="#_x0000_t75" style="width:54pt;height:16.65pt" o:ole="">
            <v:imagedata r:id="rId896" o:title=""/>
          </v:shape>
          <o:OLEObject Type="Embed" ProgID="Equation.DSMT4" ShapeID="_x0000_i1457" DrawAspect="Content" ObjectID="_1332877242" r:id="rId897"/>
        </w:object>
      </w:r>
      <w:r w:rsidRPr="00690318">
        <w:t xml:space="preserve">.  Each generation's reference configuration </w:t>
      </w:r>
      <w:r w:rsidR="00AF2221" w:rsidRPr="00AF2221">
        <w:rPr>
          <w:position w:val="-4"/>
        </w:rPr>
        <w:object w:dxaOrig="340" w:dyaOrig="300" w14:anchorId="0A6BDAA4">
          <v:shape id="_x0000_i1458" type="#_x0000_t75" style="width:16.65pt;height:14pt" o:ole="">
            <v:imagedata r:id="rId898" o:title=""/>
          </v:shape>
          <o:OLEObject Type="Embed" ProgID="Equation.DSMT4" ShapeID="_x0000_i1458" DrawAspect="Content" ObjectID="_1332877243" r:id="rId899"/>
        </w:object>
      </w:r>
      <w:r w:rsidRPr="00690318">
        <w:t xml:space="preserve"> has a one-to-one mapping </w:t>
      </w:r>
      <w:r w:rsidR="00AF2221" w:rsidRPr="00AF2221">
        <w:rPr>
          <w:position w:val="-10"/>
        </w:rPr>
        <w:object w:dxaOrig="1500" w:dyaOrig="360" w14:anchorId="572A5B57">
          <v:shape id="_x0000_i1459" type="#_x0000_t75" style="width:74.65pt;height:18pt" o:ole="">
            <v:imagedata r:id="rId900" o:title=""/>
          </v:shape>
          <o:OLEObject Type="Embed" ProgID="Equation.DSMT4" ShapeID="_x0000_i1459" DrawAspect="Content" ObjectID="_1332877244" r:id="rId901"/>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332877245" r:id="rId903"/>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35pt" o:ole="">
            <v:imagedata r:id="rId904" o:title=""/>
          </v:shape>
          <o:OLEObject Type="Embed" ProgID="Equation.DSMT4" ShapeID="_x0000_i1461" DrawAspect="Content" ObjectID="_1332877246" r:id="rId905"/>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332877247" r:id="rId907"/>
        </w:object>
      </w:r>
      <w:r w:rsidRPr="00690318">
        <w:t xml:space="preserve">.  In other words, when generation </w:t>
      </w:r>
      <w:r w:rsidR="00AF2221" w:rsidRPr="00AF2221">
        <w:rPr>
          <w:position w:val="-10"/>
        </w:rPr>
        <w:object w:dxaOrig="200" w:dyaOrig="260" w14:anchorId="429D15B9">
          <v:shape id="_x0000_i1463" type="#_x0000_t75" style="width:10pt;height:13.35pt" o:ole="">
            <v:imagedata r:id="rId908" o:title=""/>
          </v:shape>
          <o:OLEObject Type="Embed" ProgID="Equation.DSMT4" ShapeID="_x0000_i1463" DrawAspect="Content" ObjectID="_1332877248" r:id="rId909"/>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65pt" o:ole="">
            <v:imagedata r:id="rId910" o:title=""/>
          </v:shape>
          <o:OLEObject Type="Embed" ProgID="Equation.DSMT4" ShapeID="_x0000_i1464" DrawAspect="Content" ObjectID="_1332877249" r:id="rId911"/>
        </w:object>
      </w:r>
      <w:r w:rsidRPr="00690318">
        <w:t xml:space="preserve">. 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332877250" r:id="rId91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35pt;height:34pt" o:ole="">
            <v:imagedata r:id="rId914" o:title=""/>
          </v:shape>
          <o:OLEObject Type="Embed" ProgID="Equation.DSMT4" ShapeID="_x0000_i1466" DrawAspect="Content" ObjectID="_1332877251" r:id="rId915"/>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332877252"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35pt" o:ole="">
            <v:imagedata r:id="rId918" o:title=""/>
          </v:shape>
          <o:OLEObject Type="Embed" ProgID="Equation.DSMT4" ShapeID="_x0000_i1468" DrawAspect="Content" ObjectID="_1332877253"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65pt;height:14pt" o:ole="">
            <v:imagedata r:id="rId920" o:title=""/>
          </v:shape>
          <o:OLEObject Type="Embed" ProgID="Equation.DSMT4" ShapeID="_x0000_i1469" DrawAspect="Content" ObjectID="_1332877254" r:id="rId921"/>
        </w:object>
      </w:r>
      <w:r w:rsidRPr="00690318">
        <w:t xml:space="preserve">. In the above equation, </w:t>
      </w:r>
      <w:r w:rsidR="00AF2221" w:rsidRPr="00AF2221">
        <w:rPr>
          <w:position w:val="-6"/>
        </w:rPr>
        <w:object w:dxaOrig="1240" w:dyaOrig="320" w14:anchorId="63F5489B">
          <v:shape id="_x0000_i1470" type="#_x0000_t75" style="width:62pt;height:16.65pt" o:ole="">
            <v:imagedata r:id="rId922" o:title=""/>
          </v:shape>
          <o:OLEObject Type="Embed" ProgID="Equation.DSMT4" ShapeID="_x0000_i1470" DrawAspect="Content" ObjectID="_1332877255"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332877256" r:id="rId925"/>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332877257"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332877258"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246" w:name="_Toc200951634"/>
      <w:bookmarkStart w:id="1247" w:name="_Toc377547293"/>
      <w:r w:rsidRPr="00690318">
        <w:t>General Specification of Multigeneration Solids</w:t>
      </w:r>
      <w:bookmarkEnd w:id="1246"/>
      <w:bookmarkEnd w:id="1247"/>
    </w:p>
    <w:p w14:paraId="05816BAC" w14:textId="2A920F66" w:rsidR="006E3A74" w:rsidRPr="00690318" w:rsidRDefault="006E3A74" w:rsidP="006E3A74">
      <w:r w:rsidRPr="00690318">
        <w:t xml:space="preserve">The material type for a multigeneration solid is </w:t>
      </w:r>
      <w:r w:rsidRPr="00690318">
        <w:rPr>
          <w:i/>
        </w:rPr>
        <w:t>“multigeneration”</w:t>
      </w:r>
      <w:ins w:id="1248"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1254" w:author="Steve Maas" w:date="2014-01-02T12:59:00Z">
        <w:r w:rsidR="004275BE">
          <w:t xml:space="preserve">elastic </w:t>
        </w:r>
      </w:ins>
      <w:r w:rsidRPr="00690318">
        <w:t>materials described</w:t>
      </w:r>
      <w:del w:id="1255" w:author="Steve Maas" w:date="2014-01-02T12:59:00Z">
        <w:r w:rsidRPr="00690318" w:rsidDel="004275BE">
          <w:delText xml:space="preserve"> in </w:delText>
        </w:r>
      </w:del>
      <w:del w:id="1256" w:author="Steve Maas" w:date="2014-01-02T12:58:00Z">
        <w:r w:rsidRPr="00690318" w:rsidDel="004275BE">
          <w:delText>S</w:delText>
        </w:r>
      </w:del>
      <w:del w:id="1257" w:author="Steve Maas" w:date="2014-01-02T12:59:00Z">
        <w:r w:rsidRPr="00690318" w:rsidDel="004275BE">
          <w:delText>ection</w:delText>
        </w:r>
      </w:del>
      <w:del w:id="1258"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259" w:author="Steve Maas" w:date="2014-01-02T12:59:00Z">
              <w:r w:rsidRPr="00690318" w:rsidDel="004275BE">
                <w:delText>solid</w:delText>
              </w:r>
            </w:del>
            <w:ins w:id="1260"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261" w:author="Steve Maas" w:date="2014-01-02T13:06:00Z">
              <w:r w:rsidRPr="00690318" w:rsidDel="00873D59">
                <w:delText xml:space="preserve">specification </w:delText>
              </w:r>
            </w:del>
            <w:ins w:id="1262" w:author="Steve Maas" w:date="2014-01-02T13:06:00Z">
              <w:r w:rsidR="00873D59">
                <w:t>Definition</w:t>
              </w:r>
              <w:r w:rsidR="00873D59" w:rsidRPr="00690318">
                <w:t xml:space="preserve"> </w:t>
              </w:r>
            </w:ins>
            <w:r w:rsidRPr="00690318">
              <w:t xml:space="preserve">of </w:t>
            </w:r>
            <w:del w:id="1263" w:author="Steve Maas" w:date="2014-01-02T12:59:00Z">
              <w:r w:rsidRPr="00690318" w:rsidDel="004275BE">
                <w:delText xml:space="preserve">the solid matrix of </w:delText>
              </w:r>
            </w:del>
            <w:ins w:id="1264" w:author="Steve Maas" w:date="2014-01-02T12:59:00Z">
              <w:r w:rsidR="004275BE">
                <w:t xml:space="preserve">a </w:t>
              </w:r>
            </w:ins>
            <w:del w:id="1265"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266" w:author="Steve Maas" w:date="2014-01-02T13:00:00Z"/>
        </w:rPr>
      </w:pPr>
      <w:r w:rsidRPr="00690318">
        <w:t xml:space="preserve">The </w:t>
      </w:r>
      <w:r w:rsidRPr="00690318">
        <w:rPr>
          <w:rStyle w:val="codeChar"/>
        </w:rPr>
        <w:t>&lt;</w:t>
      </w:r>
      <w:del w:id="1267" w:author="Steve Maas" w:date="2014-01-02T12:59:00Z">
        <w:r w:rsidRPr="00690318" w:rsidDel="004275BE">
          <w:rPr>
            <w:rStyle w:val="codeChar"/>
          </w:rPr>
          <w:delText>solid</w:delText>
        </w:r>
      </w:del>
      <w:ins w:id="1268" w:author="Steve Maas" w:date="2014-01-02T12:59:00Z">
        <w:r w:rsidR="004275BE">
          <w:rPr>
            <w:rStyle w:val="codeChar"/>
          </w:rPr>
          <w:t>generation</w:t>
        </w:r>
      </w:ins>
      <w:r w:rsidRPr="00690318">
        <w:rPr>
          <w:rStyle w:val="codeChar"/>
        </w:rPr>
        <w:t>&gt;</w:t>
      </w:r>
      <w:r w:rsidRPr="00690318">
        <w:t xml:space="preserve"> tag </w:t>
      </w:r>
      <w:ins w:id="1269" w:author="Steve Maas" w:date="2014-01-02T12:59:00Z">
        <w:r w:rsidR="004275BE">
          <w:t>defines a new generation. It takes the following child elements.</w:t>
        </w:r>
      </w:ins>
    </w:p>
    <w:p w14:paraId="4B434DCB" w14:textId="77777777" w:rsidR="004275BE" w:rsidRDefault="004275BE" w:rsidP="006E3A74">
      <w:pPr>
        <w:rPr>
          <w:ins w:id="1270" w:author="Steve Maas" w:date="2014-01-02T13:00:00Z"/>
        </w:rPr>
      </w:pPr>
    </w:p>
    <w:tbl>
      <w:tblPr>
        <w:tblStyle w:val="TableGrid"/>
        <w:tblW w:w="0" w:type="auto"/>
        <w:tblLook w:val="04A0" w:firstRow="1" w:lastRow="0" w:firstColumn="1" w:lastColumn="0" w:noHBand="0" w:noVBand="1"/>
        <w:tblPrChange w:id="1271" w:author="Steve Maas" w:date="2014-01-02T13:00:00Z">
          <w:tblPr>
            <w:tblStyle w:val="TableGrid"/>
            <w:tblW w:w="0" w:type="auto"/>
            <w:tblLook w:val="04A0" w:firstRow="1" w:lastRow="0" w:firstColumn="1" w:lastColumn="0" w:noHBand="0" w:noVBand="1"/>
          </w:tblPr>
        </w:tblPrChange>
      </w:tblPr>
      <w:tblGrid>
        <w:gridCol w:w="3078"/>
        <w:gridCol w:w="6498"/>
        <w:tblGridChange w:id="1272">
          <w:tblGrid>
            <w:gridCol w:w="4788"/>
            <w:gridCol w:w="4788"/>
          </w:tblGrid>
        </w:tblGridChange>
      </w:tblGrid>
      <w:tr w:rsidR="004275BE" w14:paraId="1381E532" w14:textId="77777777" w:rsidTr="004275BE">
        <w:trPr>
          <w:ins w:id="1273" w:author="Steve Maas" w:date="2014-01-02T13:00:00Z"/>
        </w:trPr>
        <w:tc>
          <w:tcPr>
            <w:tcW w:w="3078" w:type="dxa"/>
            <w:tcPrChange w:id="1274" w:author="Steve Maas" w:date="2014-01-02T13:00:00Z">
              <w:tcPr>
                <w:tcW w:w="4788" w:type="dxa"/>
              </w:tcPr>
            </w:tcPrChange>
          </w:tcPr>
          <w:p w14:paraId="16049034" w14:textId="4AB6043B" w:rsidR="004275BE" w:rsidRPr="004275BE" w:rsidRDefault="004275BE" w:rsidP="006E3A74">
            <w:pPr>
              <w:rPr>
                <w:ins w:id="1275" w:author="Steve Maas" w:date="2014-01-02T13:00:00Z"/>
                <w:rFonts w:ascii="Courier New" w:hAnsi="Courier New" w:cs="Courier New"/>
                <w:rPrChange w:id="1276" w:author="Steve Maas" w:date="2014-01-02T13:00:00Z">
                  <w:rPr>
                    <w:ins w:id="1277" w:author="Steve Maas" w:date="2014-01-02T13:00:00Z"/>
                  </w:rPr>
                </w:rPrChange>
              </w:rPr>
            </w:pPr>
            <w:ins w:id="1278" w:author="Steve Maas" w:date="2014-01-02T13:00:00Z">
              <w:r w:rsidRPr="004275BE">
                <w:rPr>
                  <w:rFonts w:ascii="Courier New" w:hAnsi="Courier New" w:cs="Courier New"/>
                  <w:rPrChange w:id="1279" w:author="Steve Maas" w:date="2014-01-02T13:00:00Z">
                    <w:rPr/>
                  </w:rPrChange>
                </w:rPr>
                <w:t>&lt;start_time&gt;</w:t>
              </w:r>
            </w:ins>
          </w:p>
        </w:tc>
        <w:tc>
          <w:tcPr>
            <w:tcW w:w="6498" w:type="dxa"/>
            <w:tcPrChange w:id="1280" w:author="Steve Maas" w:date="2014-01-02T13:00:00Z">
              <w:tcPr>
                <w:tcW w:w="4788" w:type="dxa"/>
              </w:tcPr>
            </w:tcPrChange>
          </w:tcPr>
          <w:p w14:paraId="481CCA18" w14:textId="28437B4E" w:rsidR="004275BE" w:rsidRDefault="004275BE" w:rsidP="006E3A74">
            <w:pPr>
              <w:rPr>
                <w:ins w:id="1281" w:author="Steve Maas" w:date="2014-01-02T13:00:00Z"/>
              </w:rPr>
            </w:pPr>
            <w:ins w:id="1282" w:author="Steve Maas" w:date="2014-01-02T13:00:00Z">
              <w:r>
                <w:t>“birth”-time for this generation</w:t>
              </w:r>
            </w:ins>
          </w:p>
        </w:tc>
      </w:tr>
      <w:tr w:rsidR="004275BE" w14:paraId="67D0A77B" w14:textId="77777777" w:rsidTr="004275BE">
        <w:trPr>
          <w:ins w:id="1283" w:author="Steve Maas" w:date="2014-01-02T13:00:00Z"/>
        </w:trPr>
        <w:tc>
          <w:tcPr>
            <w:tcW w:w="3078" w:type="dxa"/>
            <w:tcPrChange w:id="1284" w:author="Steve Maas" w:date="2014-01-02T13:00:00Z">
              <w:tcPr>
                <w:tcW w:w="4788" w:type="dxa"/>
              </w:tcPr>
            </w:tcPrChange>
          </w:tcPr>
          <w:p w14:paraId="794266E8" w14:textId="43CD3083" w:rsidR="004275BE" w:rsidRPr="004275BE" w:rsidRDefault="004275BE" w:rsidP="006E3A74">
            <w:pPr>
              <w:rPr>
                <w:ins w:id="1285" w:author="Steve Maas" w:date="2014-01-02T13:00:00Z"/>
                <w:rFonts w:ascii="Courier New" w:hAnsi="Courier New" w:cs="Courier New"/>
                <w:rPrChange w:id="1286" w:author="Steve Maas" w:date="2014-01-02T13:00:00Z">
                  <w:rPr>
                    <w:ins w:id="1287" w:author="Steve Maas" w:date="2014-01-02T13:00:00Z"/>
                  </w:rPr>
                </w:rPrChange>
              </w:rPr>
            </w:pPr>
            <w:ins w:id="1288" w:author="Steve Maas" w:date="2014-01-02T13:00:00Z">
              <w:r w:rsidRPr="004275BE">
                <w:rPr>
                  <w:rFonts w:ascii="Courier New" w:hAnsi="Courier New" w:cs="Courier New"/>
                  <w:rPrChange w:id="1289" w:author="Steve Maas" w:date="2014-01-02T13:00:00Z">
                    <w:rPr/>
                  </w:rPrChange>
                </w:rPr>
                <w:t>&lt;solid&gt;</w:t>
              </w:r>
            </w:ins>
          </w:p>
        </w:tc>
        <w:tc>
          <w:tcPr>
            <w:tcW w:w="6498" w:type="dxa"/>
            <w:tcPrChange w:id="1290" w:author="Steve Maas" w:date="2014-01-02T13:00:00Z">
              <w:tcPr>
                <w:tcW w:w="4788" w:type="dxa"/>
              </w:tcPr>
            </w:tcPrChange>
          </w:tcPr>
          <w:p w14:paraId="0372D7E2" w14:textId="46B2BF0C" w:rsidR="004275BE" w:rsidRDefault="004275BE" w:rsidP="006E3A74">
            <w:pPr>
              <w:rPr>
                <w:ins w:id="1291" w:author="Steve Maas" w:date="2014-01-02T13:00:00Z"/>
              </w:rPr>
            </w:pPr>
            <w:ins w:id="1292" w:author="Steve Maas" w:date="2014-01-02T13:00:00Z">
              <w:r>
                <w:t>Specification of the constitutive model for this generation</w:t>
              </w:r>
            </w:ins>
          </w:p>
        </w:tc>
      </w:tr>
    </w:tbl>
    <w:p w14:paraId="700C4ACC" w14:textId="77777777" w:rsidR="004275BE" w:rsidRDefault="004275BE" w:rsidP="006E3A74">
      <w:pPr>
        <w:rPr>
          <w:ins w:id="1293" w:author="Steve Maas" w:date="2014-01-02T12:59:00Z"/>
        </w:rPr>
      </w:pPr>
    </w:p>
    <w:p w14:paraId="6A6DACC7" w14:textId="77777777" w:rsidR="004275BE" w:rsidRDefault="004275BE" w:rsidP="006E3A74">
      <w:pPr>
        <w:rPr>
          <w:ins w:id="1294" w:author="Steve Maas" w:date="2014-01-02T12:59:00Z"/>
        </w:rPr>
      </w:pPr>
    </w:p>
    <w:p w14:paraId="65CABDEB" w14:textId="4E348338" w:rsidR="006E3A74" w:rsidRPr="00690318" w:rsidRDefault="004275BE" w:rsidP="006E3A74">
      <w:ins w:id="1295" w:author="Steve Maas" w:date="2014-01-02T13:01:00Z">
        <w:r>
          <w:t xml:space="preserve">The </w:t>
        </w:r>
        <w:r>
          <w:rPr>
            <w:i/>
          </w:rPr>
          <w:t xml:space="preserve">solid </w:t>
        </w:r>
      </w:ins>
      <w:del w:id="1296" w:author="Steve Maas" w:date="2014-01-02T13:01:00Z">
        <w:r w:rsidR="006E3A74" w:rsidRPr="00690318" w:rsidDel="004275BE">
          <w:delText xml:space="preserve">encloses </w:delText>
        </w:r>
      </w:del>
      <w:ins w:id="1297" w:author="Steve Maas" w:date="2014-01-02T13:01:00Z">
        <w:r>
          <w:t xml:space="preserve">element defins </w:t>
        </w:r>
      </w:ins>
      <w:del w:id="1298"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299"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300" w:author="Steve Maas" w:date="2014-01-02T13:01:00Z"/>
        </w:rPr>
      </w:pPr>
      <w:r w:rsidRPr="00690318">
        <w:t>&lt;material id="1" name="Growing Solid" type="multigeneration"&gt;</w:t>
      </w:r>
    </w:p>
    <w:p w14:paraId="4F9AE4EB" w14:textId="19A820FD" w:rsidR="004275BE" w:rsidRDefault="004275BE" w:rsidP="006E3A74">
      <w:pPr>
        <w:pStyle w:val="code"/>
        <w:rPr>
          <w:ins w:id="1301" w:author="Steve Maas" w:date="2014-01-02T13:01:00Z"/>
        </w:rPr>
      </w:pPr>
      <w:ins w:id="1302" w:author="Steve Maas" w:date="2014-01-02T13:01:00Z">
        <w:r>
          <w:tab/>
          <w:t>&lt;generation id="1"&gt;</w:t>
        </w:r>
      </w:ins>
    </w:p>
    <w:p w14:paraId="620637FD" w14:textId="201C0E7B" w:rsidR="004275BE" w:rsidRPr="00690318" w:rsidRDefault="004275BE">
      <w:pPr>
        <w:pStyle w:val="code"/>
        <w:ind w:left="720"/>
        <w:pPrChange w:id="1303" w:author="Steve Maas" w:date="2014-01-02T13:02:00Z">
          <w:pPr>
            <w:pStyle w:val="code"/>
          </w:pPr>
        </w:pPrChange>
      </w:pPr>
      <w:ins w:id="1304" w:author="Steve Maas" w:date="2014-01-02T13:01:00Z">
        <w:r>
          <w:tab/>
          <w:t>&lt;start_time&gt;0.0&lt;/start_time&gt;</w:t>
        </w:r>
      </w:ins>
    </w:p>
    <w:p w14:paraId="1488B8CC" w14:textId="433E4FCA" w:rsidR="006E3A74" w:rsidRPr="00690318" w:rsidRDefault="006E3A74">
      <w:pPr>
        <w:pStyle w:val="code"/>
        <w:ind w:left="720"/>
        <w:pPrChange w:id="1305" w:author="Steve Maas" w:date="2014-01-02T13:02:00Z">
          <w:pPr>
            <w:pStyle w:val="code"/>
          </w:pPr>
        </w:pPrChange>
      </w:pPr>
      <w:r w:rsidRPr="00690318">
        <w:tab/>
        <w:t>&lt;solid type="Holmes-Mow"</w:t>
      </w:r>
      <w:del w:id="1306"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307"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1308"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309"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310"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1311" w:author="Steve Maas" w:date="2014-01-02T13:02:00Z"/>
        </w:rPr>
        <w:pPrChange w:id="1312" w:author="Steve Maas" w:date="2014-01-02T13:02:00Z">
          <w:pPr>
            <w:pStyle w:val="code"/>
          </w:pPr>
        </w:pPrChange>
      </w:pPr>
      <w:r w:rsidRPr="00690318">
        <w:tab/>
        <w:t>&lt;/solid&gt;</w:t>
      </w:r>
    </w:p>
    <w:p w14:paraId="6F6437EF" w14:textId="7AEB4BBC" w:rsidR="004275BE" w:rsidRDefault="004275BE" w:rsidP="009339D1">
      <w:pPr>
        <w:pStyle w:val="code"/>
        <w:rPr>
          <w:ins w:id="1313" w:author="Steve Maas" w:date="2014-01-02T13:02:00Z"/>
        </w:rPr>
      </w:pPr>
      <w:ins w:id="1314" w:author="Steve Maas" w:date="2014-01-02T13:02:00Z">
        <w:r>
          <w:tab/>
          <w:t>&lt;/generation&gt;</w:t>
        </w:r>
      </w:ins>
    </w:p>
    <w:p w14:paraId="31BEAC78" w14:textId="334E2E61" w:rsidR="004275BE" w:rsidRDefault="004275BE" w:rsidP="00FE00A6">
      <w:pPr>
        <w:pStyle w:val="code"/>
        <w:rPr>
          <w:ins w:id="1315" w:author="Steve Maas" w:date="2014-01-02T13:02:00Z"/>
        </w:rPr>
      </w:pPr>
      <w:ins w:id="1316" w:author="Steve Maas" w:date="2014-01-02T13:02:00Z">
        <w:r>
          <w:tab/>
          <w:t>&lt;generation id="2"&gt;</w:t>
        </w:r>
      </w:ins>
    </w:p>
    <w:p w14:paraId="7537CD72" w14:textId="74D6322C" w:rsidR="004275BE" w:rsidRPr="00690318" w:rsidRDefault="004275BE">
      <w:pPr>
        <w:pStyle w:val="code"/>
      </w:pPr>
      <w:ins w:id="1317" w:author="Steve Maas" w:date="2014-01-02T13:02:00Z">
        <w:r>
          <w:tab/>
        </w:r>
        <w:r>
          <w:tab/>
          <w:t>&lt;start_time&gt;1.0&lt;/start_time&gt;</w:t>
        </w:r>
      </w:ins>
    </w:p>
    <w:p w14:paraId="151D40D1" w14:textId="584FC81B" w:rsidR="006E3A74" w:rsidRPr="00690318" w:rsidRDefault="006E3A74">
      <w:pPr>
        <w:pStyle w:val="code"/>
        <w:ind w:left="720"/>
        <w:pPrChange w:id="1318" w:author="Steve Maas" w:date="2014-01-02T13:02:00Z">
          <w:pPr>
            <w:pStyle w:val="code"/>
          </w:pPr>
        </w:pPrChange>
      </w:pPr>
      <w:r w:rsidRPr="00690318">
        <w:tab/>
        <w:t>&lt;solid type="Holmes-Mow"</w:t>
      </w:r>
      <w:del w:id="1319"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320"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1321"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322"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323"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324" w:author="Steve Maas" w:date="2014-01-02T13:02:00Z"/>
        </w:rPr>
        <w:pPrChange w:id="1325"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326" w:author="Steve Maas" w:date="2014-01-02T13:02:00Z">
          <w:pPr>
            <w:pStyle w:val="code"/>
          </w:pPr>
        </w:pPrChange>
      </w:pPr>
      <w:ins w:id="1327"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65pt" o:ole="">
            <v:imagedata r:id="rId930" o:title=""/>
          </v:shape>
          <o:OLEObject Type="Embed" ProgID="Equation.DSMT4" ShapeID="_x0000_i1474" DrawAspect="Content" ObjectID="_1332877259"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328" w:name="_Ref162415183"/>
      <w:bookmarkStart w:id="1329" w:name="_Toc377547294"/>
      <w:r w:rsidRPr="0097532C">
        <w:lastRenderedPageBreak/>
        <w:t>Biphasic Materials</w:t>
      </w:r>
      <w:bookmarkEnd w:id="1328"/>
      <w:bookmarkEnd w:id="1329"/>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35pt;height:10.65pt" o:ole="">
            <v:imagedata r:id="rId933" o:title=""/>
          </v:shape>
          <o:OLEObject Type="Embed" ProgID="Equation.DSMT4" ShapeID="_x0000_i1475" DrawAspect="Content" ObjectID="_1332877260" r:id="rId934"/>
        </w:object>
      </w:r>
      <w:r>
        <w:t xml:space="preserve">, to the interstitial fluid pressure gradient, </w:t>
      </w:r>
      <w:r w:rsidR="00AF2221" w:rsidRPr="00AF2221">
        <w:rPr>
          <w:position w:val="-10"/>
        </w:rPr>
        <w:object w:dxaOrig="360" w:dyaOrig="320" w14:anchorId="7979F4CE">
          <v:shape id="_x0000_i1476" type="#_x0000_t75" style="width:18pt;height:16.65pt" o:ole="">
            <v:imagedata r:id="rId935" o:title=""/>
          </v:shape>
          <o:OLEObject Type="Embed" ProgID="Equation.DSMT4" ShapeID="_x0000_i1476" DrawAspect="Content" ObjectID="_1332877261"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65pt;height:16.65pt" o:ole="">
            <v:imagedata r:id="rId937" o:title=""/>
          </v:shape>
          <o:OLEObject Type="Embed" ProgID="Equation.DSMT4" ShapeID="_x0000_i1477" DrawAspect="Content" ObjectID="_1332877262" r:id="rId938"/>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65pt;height:13.35pt" o:ole="">
            <v:imagedata r:id="rId939" o:title=""/>
          </v:shape>
          <o:OLEObject Type="Embed" ProgID="Equation.DSMT4" ShapeID="_x0000_i1478" DrawAspect="Content" ObjectID="_1332877263"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330" w:name="_Toc377547295"/>
      <w:r w:rsidRPr="0097532C">
        <w:lastRenderedPageBreak/>
        <w:t>General Specification of Biphasic Materials</w:t>
      </w:r>
      <w:bookmarkEnd w:id="1330"/>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pt;height:19.35pt" o:ole="">
                  <v:imagedata r:id="rId941" o:title=""/>
                </v:shape>
                <o:OLEObject Type="Embed" ProgID="Equation.DSMT4" ShapeID="_x0000_i1479" DrawAspect="Content" ObjectID="_1332877264" r:id="rId942"/>
              </w:object>
            </w:r>
            <w:r w:rsidRPr="000B272C">
              <w:t xml:space="preserve"> in the reference configuration (</w:t>
            </w:r>
            <w:r w:rsidR="00AF2221" w:rsidRPr="00AF2221">
              <w:rPr>
                <w:position w:val="-12"/>
              </w:rPr>
              <w:object w:dxaOrig="980" w:dyaOrig="380" w14:anchorId="4E4E93BE">
                <v:shape id="_x0000_i1480" type="#_x0000_t75" style="width:49.35pt;height:19.35pt" o:ole="">
                  <v:imagedata r:id="rId943" o:title=""/>
                </v:shape>
                <o:OLEObject Type="Embed" ProgID="Equation.DSMT4" ShapeID="_x0000_i1480" DrawAspect="Content" ObjectID="_1332877265" r:id="rId944"/>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65pt;height:18pt" o:ole="">
                  <v:imagedata r:id="rId945" o:title=""/>
                </v:shape>
                <o:OLEObject Type="Embed" ProgID="Equation.DSMT4" ShapeID="_x0000_i1481" DrawAspect="Content" ObjectID="_1332877266" r:id="rId946"/>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35pt;height:19.35pt" o:ole="">
            <v:imagedata r:id="rId947" o:title=""/>
          </v:shape>
          <o:OLEObject Type="Embed" ProgID="Equation.DSMT4" ShapeID="_x0000_i1482" DrawAspect="Content" ObjectID="_1332877267"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331" w:name="_Ref162413399"/>
      <w:bookmarkStart w:id="1332" w:name="_Toc377547296"/>
      <w:r w:rsidRPr="0097532C">
        <w:lastRenderedPageBreak/>
        <w:t>Permeability Materials</w:t>
      </w:r>
      <w:bookmarkEnd w:id="1331"/>
      <w:bookmarkEnd w:id="1332"/>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333" w:name="_Ref288636620"/>
      <w:bookmarkStart w:id="1334" w:name="_Toc377547297"/>
      <w:r>
        <w:lastRenderedPageBreak/>
        <w:t>Constant Isotropic Permeability</w:t>
      </w:r>
      <w:bookmarkEnd w:id="1333"/>
      <w:bookmarkEnd w:id="1334"/>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65pt;height:16.65pt" o:ole="">
            <v:imagedata r:id="rId949" o:title=""/>
          </v:shape>
          <o:OLEObject Type="Embed" ProgID="Equation.DSMT4" ShapeID="_x0000_i1483" DrawAspect="Content" ObjectID="_1332877268"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332877269"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335" w:name="_Toc377547298"/>
      <w:r>
        <w:lastRenderedPageBreak/>
        <w:t>Holmes-Mow</w:t>
      </w:r>
      <w:bookmarkEnd w:id="1335"/>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35pt;height:18pt" o:ole="">
                  <v:imagedata r:id="rId953" o:title=""/>
                </v:shape>
                <o:OLEObject Type="Embed" ProgID="Equation.DSMT4" ShapeID="_x0000_i1485" DrawAspect="Content" ObjectID="_1332877270" r:id="rId954"/>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65pt;height:13.35pt" o:ole="">
                  <v:imagedata r:id="rId955" o:title=""/>
                </v:shape>
                <o:OLEObject Type="Embed" ProgID="Equation.DSMT4" ShapeID="_x0000_i1486" DrawAspect="Content" ObjectID="_1332877271" r:id="rId956"/>
              </w:object>
            </w:r>
            <w:r w:rsidDel="00C526D6">
              <w:t xml:space="preserve"> (</w:t>
            </w:r>
            <w:r w:rsidR="00AF2221" w:rsidRPr="00AF2221">
              <w:rPr>
                <w:position w:val="-6"/>
              </w:rPr>
              <w:object w:dxaOrig="680" w:dyaOrig="279" w14:anchorId="1B686960">
                <v:shape id="_x0000_i1487" type="#_x0000_t75" style="width:34pt;height:14pt" o:ole="">
                  <v:imagedata r:id="rId957" o:title=""/>
                </v:shape>
                <o:OLEObject Type="Embed" ProgID="Equation.DSMT4" ShapeID="_x0000_i1487" DrawAspect="Content" ObjectID="_1332877272" r:id="rId958"/>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2pt;height:10.65pt" o:ole="">
                  <v:imagedata r:id="rId959" o:title=""/>
                </v:shape>
                <o:OLEObject Type="Embed" ProgID="Equation.DSMT4" ShapeID="_x0000_i1488" DrawAspect="Content" ObjectID="_1332877273" r:id="rId960"/>
              </w:object>
            </w:r>
            <w:r>
              <w:t xml:space="preserve"> </w:t>
            </w:r>
            <w:r w:rsidR="00AF2221" w:rsidRPr="00AF2221">
              <w:rPr>
                <w:position w:val="-14"/>
              </w:rPr>
              <w:object w:dxaOrig="780" w:dyaOrig="400" w14:anchorId="742F9DEA">
                <v:shape id="_x0000_i1489" type="#_x0000_t75" style="width:39.35pt;height:19.35pt" o:ole="">
                  <v:imagedata r:id="rId961" o:title=""/>
                </v:shape>
                <o:OLEObject Type="Embed" ProgID="Equation.DSMT4" ShapeID="_x0000_i1489" DrawAspect="Content" ObjectID="_1332877274" r:id="rId962"/>
              </w:objec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35pt" o:ole="">
            <v:imagedata r:id="rId963" o:title=""/>
          </v:shape>
          <o:OLEObject Type="Embed" ProgID="Equation.DSMT4" ShapeID="_x0000_i1490" DrawAspect="Content" ObjectID="_1332877275" r:id="rId964"/>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35pt;height:40pt" o:ole="">
            <v:imagedata r:id="rId965" o:title=""/>
          </v:shape>
          <o:OLEObject Type="Embed" ProgID="Equation.DSMT4" ShapeID="_x0000_i1491" DrawAspect="Content" ObjectID="_1332877276" r:id="rId966"/>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332877277"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336" w:name="_Toc377547299"/>
      <w:r>
        <w:lastRenderedPageBreak/>
        <w:t>Referentially Isotropic Permeability</w:t>
      </w:r>
      <w:bookmarkEnd w:id="1336"/>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65pt;height:18pt" o:ole="">
                  <v:imagedata r:id="rId969" o:title=""/>
                </v:shape>
                <o:OLEObject Type="Embed" ProgID="Equation.DSMT4" ShapeID="_x0000_i1493" DrawAspect="Content" ObjectID="_1332877278" r:id="rId970"/>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pt;height:18pt" o:ole="">
                  <v:imagedata r:id="rId971" o:title=""/>
                </v:shape>
                <o:OLEObject Type="Embed" ProgID="Equation.DSMT4" ShapeID="_x0000_i1494" DrawAspect="Content" ObjectID="_1332877279" r:id="rId972"/>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65pt;height:18pt" o:ole="">
                  <v:imagedata r:id="rId973" o:title=""/>
                </v:shape>
                <o:OLEObject Type="Embed" ProgID="Equation.DSMT4" ShapeID="_x0000_i1495" DrawAspect="Content" ObjectID="_1332877280" r:id="rId974"/>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65pt;height:13.35pt" o:ole="">
                  <v:imagedata r:id="rId975" o:title=""/>
                </v:shape>
                <o:OLEObject Type="Embed" ProgID="Equation.DSMT4" ShapeID="_x0000_i1496" DrawAspect="Content" ObjectID="_1332877281" r:id="rId976"/>
              </w:object>
            </w:r>
            <w:r>
              <w:t xml:space="preserve"> (</w:t>
            </w:r>
            <w:r w:rsidR="00AF2221" w:rsidRPr="00AF2221">
              <w:rPr>
                <w:position w:val="-6"/>
              </w:rPr>
              <w:object w:dxaOrig="680" w:dyaOrig="279" w14:anchorId="24D47124">
                <v:shape id="_x0000_i1497" type="#_x0000_t75" style="width:34pt;height:14pt" o:ole="">
                  <v:imagedata r:id="rId977" o:title=""/>
                </v:shape>
                <o:OLEObject Type="Embed" ProgID="Equation.DSMT4" ShapeID="_x0000_i1497" DrawAspect="Content" ObjectID="_1332877282" r:id="rId978"/>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2pt;height:10.65pt" o:ole="">
                  <v:imagedata r:id="rId979" o:title=""/>
                </v:shape>
                <o:OLEObject Type="Embed" ProgID="Equation.DSMT4" ShapeID="_x0000_i1498" DrawAspect="Content" ObjectID="_1332877283" r:id="rId980"/>
              </w:object>
            </w:r>
            <w:r>
              <w:t xml:space="preserve"> (</w:t>
            </w:r>
            <w:r w:rsidR="00AF2221" w:rsidRPr="00AF2221">
              <w:rPr>
                <w:position w:val="-6"/>
              </w:rPr>
              <w:object w:dxaOrig="580" w:dyaOrig="279" w14:anchorId="4D40EECD">
                <v:shape id="_x0000_i1499" type="#_x0000_t75" style="width:29.35pt;height:14pt" o:ole="">
                  <v:imagedata r:id="rId981" o:title=""/>
                </v:shape>
                <o:OLEObject Type="Embed" ProgID="Equation.DSMT4" ShapeID="_x0000_i1499" DrawAspect="Content" ObjectID="_1332877284" r:id="rId982"/>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35pt;height:38pt" o:ole="">
            <v:imagedata r:id="rId983" o:title=""/>
          </v:shape>
          <o:OLEObject Type="Embed" ProgID="Equation.DSMT4" ShapeID="_x0000_i1500" DrawAspect="Content" ObjectID="_1332877285" r:id="rId984"/>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65pt;height:14pt" o:ole="">
            <v:imagedata r:id="rId985" o:title=""/>
          </v:shape>
          <o:OLEObject Type="Embed" ProgID="Equation.DSMT4" ShapeID="_x0000_i1501" DrawAspect="Content" ObjectID="_1332877286"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332877287" r:id="rId988"/>
        </w:object>
      </w:r>
      <w:r>
        <w:t xml:space="preserve"> where </w:t>
      </w:r>
      <w:r w:rsidR="00AF2221" w:rsidRPr="00AF2221">
        <w:rPr>
          <w:position w:val="-4"/>
        </w:rPr>
        <w:object w:dxaOrig="220" w:dyaOrig="260" w14:anchorId="36F0D9F9">
          <v:shape id="_x0000_i1503" type="#_x0000_t75" style="width:10.65pt;height:13.35pt" o:ole="">
            <v:imagedata r:id="rId989" o:title=""/>
          </v:shape>
          <o:OLEObject Type="Embed" ProgID="Equation.DSMT4" ShapeID="_x0000_i1503" DrawAspect="Content" ObjectID="_1332877288"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65pt" o:ole="">
            <v:imagedata r:id="rId991" o:title=""/>
          </v:shape>
          <o:OLEObject Type="Embed" ProgID="Equation.DSMT4" ShapeID="_x0000_i1504" DrawAspect="Content" ObjectID="_1332877289"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35pt" o:ole="">
            <v:imagedata r:id="rId993" o:title=""/>
          </v:shape>
          <o:OLEObject Type="Embed" ProgID="Equation.DSMT4" ShapeID="_x0000_i1505" DrawAspect="Content" ObjectID="_1332877290" r:id="rId994"/>
        </w:object>
      </w:r>
      <w:r>
        <w:t xml:space="preserve">) is isotropic and given by </w:t>
      </w:r>
      <w:r w:rsidR="00AF2221" w:rsidRPr="00AF2221">
        <w:rPr>
          <w:position w:val="-14"/>
        </w:rPr>
        <w:object w:dxaOrig="2020" w:dyaOrig="400" w14:anchorId="0B74E8DC">
          <v:shape id="_x0000_i1506" type="#_x0000_t75" style="width:101.35pt;height:19.35pt" o:ole="">
            <v:imagedata r:id="rId995" o:title=""/>
          </v:shape>
          <o:OLEObject Type="Embed" ProgID="Equation.DSMT4" ShapeID="_x0000_i1506" DrawAspect="Content" ObjectID="_1332877291"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337" w:name="_Toc377547300"/>
      <w:r>
        <w:lastRenderedPageBreak/>
        <w:t>Referentially Orthotropic Permeability</w:t>
      </w:r>
      <w:bookmarkEnd w:id="1337"/>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65pt;height:18pt" o:ole="">
                  <v:imagedata r:id="rId997" o:title=""/>
                </v:shape>
                <o:OLEObject Type="Embed" ProgID="Equation.DSMT4" ShapeID="_x0000_i1507" DrawAspect="Content" ObjectID="_1332877292" r:id="rId998"/>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pt;height:19.35pt" o:ole="">
                  <v:imagedata r:id="rId999" o:title=""/>
                </v:shape>
                <o:OLEObject Type="Embed" ProgID="Equation.DSMT4" ShapeID="_x0000_i1508" DrawAspect="Content" ObjectID="_1332877293" r:id="rId1000"/>
              </w:object>
            </w:r>
            <w:r>
              <w:t xml:space="preserve"> along orthogonal directions (</w:t>
            </w:r>
            <w:r w:rsidR="00AF2221" w:rsidRPr="00AF2221">
              <w:rPr>
                <w:position w:val="-10"/>
              </w:rPr>
              <w:object w:dxaOrig="920" w:dyaOrig="320" w14:anchorId="4C3A766C">
                <v:shape id="_x0000_i1509" type="#_x0000_t75" style="width:45.35pt;height:16.65pt" o:ole="">
                  <v:imagedata r:id="rId1001" o:title=""/>
                </v:shape>
                <o:OLEObject Type="Embed" ProgID="Equation.DSMT4" ShapeID="_x0000_i1509" DrawAspect="Content" ObjectID="_1332877294" r:id="rId1002"/>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65pt;height:19.35pt" o:ole="">
                  <v:imagedata r:id="rId1003" o:title=""/>
                </v:shape>
                <o:OLEObject Type="Embed" ProgID="Equation.DSMT4" ShapeID="_x0000_i1510" DrawAspect="Content" ObjectID="_1332877295" r:id="rId1004"/>
              </w:object>
            </w:r>
            <w:r>
              <w:t xml:space="preserve"> along orthogonal directions (</w:t>
            </w:r>
            <w:r w:rsidR="00AF2221" w:rsidRPr="00AF2221">
              <w:rPr>
                <w:position w:val="-10"/>
              </w:rPr>
              <w:object w:dxaOrig="920" w:dyaOrig="320" w14:anchorId="18724FAB">
                <v:shape id="_x0000_i1511" type="#_x0000_t75" style="width:45.35pt;height:16.65pt" o:ole="">
                  <v:imagedata r:id="rId1005" o:title=""/>
                </v:shape>
                <o:OLEObject Type="Embed" ProgID="Equation.DSMT4" ShapeID="_x0000_i1511" DrawAspect="Content" ObjectID="_1332877296" r:id="rId1006"/>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35pt;height:18pt" o:ole="">
                  <v:imagedata r:id="rId1007" o:title=""/>
                </v:shape>
                <o:OLEObject Type="Embed" ProgID="Equation.DSMT4" ShapeID="_x0000_i1512" DrawAspect="Content" ObjectID="_1332877297" r:id="rId1008"/>
              </w:object>
            </w:r>
            <w:r>
              <w:t xml:space="preserve"> (</w:t>
            </w:r>
            <w:r w:rsidR="00AF2221" w:rsidRPr="00AF2221">
              <w:rPr>
                <w:position w:val="-12"/>
              </w:rPr>
              <w:object w:dxaOrig="760" w:dyaOrig="360" w14:anchorId="7D9815F0">
                <v:shape id="_x0000_i1513" type="#_x0000_t75" style="width:38pt;height:18pt" o:ole="">
                  <v:imagedata r:id="rId1009" o:title=""/>
                </v:shape>
                <o:OLEObject Type="Embed" ProgID="Equation.DSMT4" ShapeID="_x0000_i1513" DrawAspect="Content" ObjectID="_1332877298" r:id="rId1010"/>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35pt;height:18pt" o:ole="">
                  <v:imagedata r:id="rId1011" o:title=""/>
                </v:shape>
                <o:OLEObject Type="Embed" ProgID="Equation.DSMT4" ShapeID="_x0000_i1514" DrawAspect="Content" ObjectID="_1332877299" r:id="rId1012"/>
              </w:object>
            </w:r>
            <w:r>
              <w:t xml:space="preserve"> (</w:t>
            </w:r>
            <w:r w:rsidR="00AF2221" w:rsidRPr="00AF2221">
              <w:rPr>
                <w:position w:val="-10"/>
              </w:rPr>
              <w:object w:dxaOrig="920" w:dyaOrig="320" w14:anchorId="119646C0">
                <v:shape id="_x0000_i1515" type="#_x0000_t75" style="width:45.35pt;height:16.65pt" o:ole="">
                  <v:imagedata r:id="rId1013" o:title=""/>
                </v:shape>
                <o:OLEObject Type="Embed" ProgID="Equation.DSMT4" ShapeID="_x0000_i1515" DrawAspect="Content" ObjectID="_1332877300" r:id="rId1014"/>
              </w:object>
            </w:r>
            <w:r>
              <w:t xml:space="preserve">, </w:t>
            </w:r>
            <w:r w:rsidR="00AF2221" w:rsidRPr="00AF2221">
              <w:rPr>
                <w:position w:val="-12"/>
              </w:rPr>
              <w:object w:dxaOrig="760" w:dyaOrig="360" w14:anchorId="07D5B58F">
                <v:shape id="_x0000_i1516" type="#_x0000_t75" style="width:38pt;height:18pt" o:ole="">
                  <v:imagedata r:id="rId1015" o:title=""/>
                </v:shape>
                <o:OLEObject Type="Embed" ProgID="Equation.DSMT4" ShapeID="_x0000_i1516" DrawAspect="Content" ObjectID="_1332877301" r:id="rId1016"/>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pt;height:18pt" o:ole="">
                  <v:imagedata r:id="rId1017" o:title=""/>
                </v:shape>
                <o:OLEObject Type="Embed" ProgID="Equation.DSMT4" ShapeID="_x0000_i1517" DrawAspect="Content" ObjectID="_1332877302" r:id="rId1018"/>
              </w:object>
            </w:r>
            <w:r>
              <w:t xml:space="preserve"> (</w:t>
            </w:r>
            <w:r w:rsidR="00AF2221" w:rsidRPr="00AF2221">
              <w:rPr>
                <w:position w:val="-12"/>
              </w:rPr>
              <w:object w:dxaOrig="660" w:dyaOrig="360" w14:anchorId="6894CD20">
                <v:shape id="_x0000_i1518" type="#_x0000_t75" style="width:32.65pt;height:18pt" o:ole="">
                  <v:imagedata r:id="rId1019" o:title=""/>
                </v:shape>
                <o:OLEObject Type="Embed" ProgID="Equation.DSMT4" ShapeID="_x0000_i1518" DrawAspect="Content" ObjectID="_1332877303" r:id="rId1020"/>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pt;height:18pt" o:ole="">
                  <v:imagedata r:id="rId1021" o:title=""/>
                </v:shape>
                <o:OLEObject Type="Embed" ProgID="Equation.DSMT4" ShapeID="_x0000_i1519" DrawAspect="Content" ObjectID="_1332877304" r:id="rId1022"/>
              </w:object>
            </w:r>
            <w:r>
              <w:t xml:space="preserve"> (</w:t>
            </w:r>
            <w:r w:rsidR="00AF2221" w:rsidRPr="00AF2221">
              <w:rPr>
                <w:position w:val="-10"/>
              </w:rPr>
              <w:object w:dxaOrig="920" w:dyaOrig="320" w14:anchorId="0F539FCB">
                <v:shape id="_x0000_i1520" type="#_x0000_t75" style="width:45.35pt;height:16.65pt" o:ole="">
                  <v:imagedata r:id="rId1023" o:title=""/>
                </v:shape>
                <o:OLEObject Type="Embed" ProgID="Equation.DSMT4" ShapeID="_x0000_i1520" DrawAspect="Content" ObjectID="_1332877305" r:id="rId1024"/>
              </w:object>
            </w:r>
            <w:r>
              <w:t xml:space="preserve">, </w:t>
            </w:r>
            <w:r w:rsidR="00AF2221" w:rsidRPr="00AF2221">
              <w:rPr>
                <w:position w:val="-12"/>
              </w:rPr>
              <w:object w:dxaOrig="680" w:dyaOrig="360" w14:anchorId="3C3DBFA7">
                <v:shape id="_x0000_i1521" type="#_x0000_t75" style="width:34pt;height:18pt" o:ole="">
                  <v:imagedata r:id="rId1025" o:title=""/>
                </v:shape>
                <o:OLEObject Type="Embed" ProgID="Equation.DSMT4" ShapeID="_x0000_i1521" DrawAspect="Content" ObjectID="_1332877306" r:id="rId1026"/>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65pt;height:34pt" o:ole="">
            <v:imagedata r:id="rId1027" o:title=""/>
          </v:shape>
          <o:OLEObject Type="Embed" ProgID="Equation.DSMT4" ShapeID="_x0000_i1522" DrawAspect="Content" ObjectID="_1332877307" r:id="rId1028"/>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35pt;height:122pt" o:ole="">
            <v:imagedata r:id="rId1029" o:title=""/>
          </v:shape>
          <o:OLEObject Type="Embed" ProgID="Equation.DSMT4" ShapeID="_x0000_i1523" DrawAspect="Content" ObjectID="_1332877308" r:id="rId1030"/>
        </w:object>
      </w:r>
      <w:r>
        <w:t>,</w:t>
      </w:r>
    </w:p>
    <w:p w14:paraId="4705DC3A" w14:textId="2C462DAD" w:rsidR="006A0BC1" w:rsidRDefault="00AF2221" w:rsidP="006A0BC1">
      <w:r w:rsidRPr="00AF2221">
        <w:rPr>
          <w:position w:val="-6"/>
        </w:rPr>
        <w:object w:dxaOrig="220" w:dyaOrig="279" w14:anchorId="6BCFED38">
          <v:shape id="_x0000_i1524" type="#_x0000_t75" style="width:10.65pt;height:14pt" o:ole="">
            <v:imagedata r:id="rId1031" o:title=""/>
          </v:shape>
          <o:OLEObject Type="Embed" ProgID="Equation.DSMT4" ShapeID="_x0000_i1524" DrawAspect="Content" ObjectID="_1332877309" r:id="rId1032"/>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332877310" r:id="rId1034"/>
        </w:object>
      </w:r>
      <w:r w:rsidR="006A0BC1">
        <w:t xml:space="preserve"> where</w:t>
      </w:r>
      <w:r w:rsidR="006A0BC1">
        <w:rPr>
          <w:b/>
        </w:rPr>
        <w:t xml:space="preserve"> </w:t>
      </w:r>
      <w:r w:rsidRPr="00AF2221">
        <w:rPr>
          <w:b/>
          <w:position w:val="-4"/>
        </w:rPr>
        <w:object w:dxaOrig="220" w:dyaOrig="260" w14:anchorId="3BB4D8F3">
          <v:shape id="_x0000_i1526" type="#_x0000_t75" style="width:10.65pt;height:13.35pt" o:ole="">
            <v:imagedata r:id="rId1035" o:title=""/>
          </v:shape>
          <o:OLEObject Type="Embed" ProgID="Equation.DSMT4" ShapeID="_x0000_i1526" DrawAspect="Content" ObjectID="_1332877311"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332877312" r:id="rId1038"/>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35pt;height:19.35pt" o:ole="">
            <v:imagedata r:id="rId1039" o:title=""/>
          </v:shape>
          <o:OLEObject Type="Embed" ProgID="Equation.DSMT4" ShapeID="_x0000_i1528" DrawAspect="Content" ObjectID="_1332877313" r:id="rId1040"/>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65pt;height:18pt" o:ole="">
            <v:imagedata r:id="rId1041" o:title=""/>
          </v:shape>
          <o:OLEObject Type="Embed" ProgID="Equation.DSMT4" ShapeID="_x0000_i1529" DrawAspect="Content" ObjectID="_1332877314"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35pt" o:ole="">
            <v:imagedata r:id="rId1043" o:title=""/>
          </v:shape>
          <o:OLEObject Type="Embed" ProgID="Equation.DSMT4" ShapeID="_x0000_i1530" DrawAspect="Content" ObjectID="_1332877315" r:id="rId1044"/>
        </w:object>
      </w:r>
      <w:r>
        <w:t xml:space="preserve">) is given by </w:t>
      </w:r>
      <w:r w:rsidR="00AF2221" w:rsidRPr="00AF2221">
        <w:rPr>
          <w:position w:val="-28"/>
        </w:rPr>
        <w:object w:dxaOrig="3060" w:dyaOrig="680" w14:anchorId="3B826295">
          <v:shape id="_x0000_i1531" type="#_x0000_t75" style="width:152.65pt;height:34pt" o:ole="">
            <v:imagedata r:id="rId1045" o:title=""/>
          </v:shape>
          <o:OLEObject Type="Embed" ProgID="Equation.DSMT4" ShapeID="_x0000_i1531" DrawAspect="Content" ObjectID="_1332877316"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338" w:name="_Toc377547301"/>
      <w:r>
        <w:lastRenderedPageBreak/>
        <w:t>Referentially Transversely Isotropic Permeability</w:t>
      </w:r>
      <w:bookmarkEnd w:id="1338"/>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65pt;height:18pt" o:ole="">
                  <v:imagedata r:id="rId1047" o:title=""/>
                </v:shape>
                <o:OLEObject Type="Embed" ProgID="Equation.DSMT4" ShapeID="_x0000_i1532" DrawAspect="Content" ObjectID="_1332877317" r:id="rId1048"/>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pt;height:19.35pt" o:ole="">
                  <v:imagedata r:id="rId1049" o:title=""/>
                </v:shape>
                <o:OLEObject Type="Embed" ProgID="Equation.DSMT4" ShapeID="_x0000_i1533" DrawAspect="Content" ObjectID="_1332877318" r:id="rId1050"/>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65pt;height:19.35pt" o:ole="">
                  <v:imagedata r:id="rId1051" o:title=""/>
                </v:shape>
                <o:OLEObject Type="Embed" ProgID="Equation.DSMT4" ShapeID="_x0000_i1534" DrawAspect="Content" ObjectID="_1332877319" r:id="rId1052"/>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pt;height:19.35pt" o:ole="">
                  <v:imagedata r:id="rId1053" o:title=""/>
                </v:shape>
                <o:OLEObject Type="Embed" ProgID="Equation.DSMT4" ShapeID="_x0000_i1535" DrawAspect="Content" ObjectID="_1332877320" r:id="rId1054"/>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65pt;height:19.35pt" o:ole="">
                  <v:imagedata r:id="rId1055" o:title=""/>
                </v:shape>
                <o:OLEObject Type="Embed" ProgID="Equation.DSMT4" ShapeID="_x0000_i1536" DrawAspect="Content" ObjectID="_1332877321" r:id="rId1056"/>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35pt;height:18pt" o:ole="">
                  <v:imagedata r:id="rId1057" o:title=""/>
                </v:shape>
                <o:OLEObject Type="Embed" ProgID="Equation.DSMT4" ShapeID="_x0000_i1537" DrawAspect="Content" ObjectID="_1332877322" r:id="rId1058"/>
              </w:object>
            </w:r>
            <w:r>
              <w:t xml:space="preserve"> (</w:t>
            </w:r>
            <w:r w:rsidR="00AF2221" w:rsidRPr="00AF2221">
              <w:rPr>
                <w:position w:val="-12"/>
              </w:rPr>
              <w:object w:dxaOrig="760" w:dyaOrig="360" w14:anchorId="0252BE9C">
                <v:shape id="_x0000_i1538" type="#_x0000_t75" style="width:38pt;height:18pt" o:ole="">
                  <v:imagedata r:id="rId1059" o:title=""/>
                </v:shape>
                <o:OLEObject Type="Embed" ProgID="Equation.DSMT4" ShapeID="_x0000_i1538" DrawAspect="Content" ObjectID="_1332877323" r:id="rId1060"/>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35pt;height:18pt" o:ole="">
                  <v:imagedata r:id="rId1061" o:title=""/>
                </v:shape>
                <o:OLEObject Type="Embed" ProgID="Equation.DSMT4" ShapeID="_x0000_i1539" DrawAspect="Content" ObjectID="_1332877324" r:id="rId1062"/>
              </w:object>
            </w:r>
            <w:r>
              <w:t xml:space="preserve"> (</w:t>
            </w:r>
            <w:r w:rsidR="00AF2221" w:rsidRPr="00AF2221">
              <w:rPr>
                <w:position w:val="-12"/>
              </w:rPr>
              <w:object w:dxaOrig="780" w:dyaOrig="360" w14:anchorId="74F759DD">
                <v:shape id="_x0000_i1540" type="#_x0000_t75" style="width:39.35pt;height:18pt" o:ole="">
                  <v:imagedata r:id="rId1063" o:title=""/>
                </v:shape>
                <o:OLEObject Type="Embed" ProgID="Equation.DSMT4" ShapeID="_x0000_i1540" DrawAspect="Content" ObjectID="_1332877325" r:id="rId1064"/>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35pt;height:18pt" o:ole="">
                  <v:imagedata r:id="rId1065" o:title=""/>
                </v:shape>
                <o:OLEObject Type="Embed" ProgID="Equation.DSMT4" ShapeID="_x0000_i1541" DrawAspect="Content" ObjectID="_1332877326" r:id="rId1066"/>
              </w:object>
            </w:r>
            <w:r>
              <w:t xml:space="preserve"> (</w:t>
            </w:r>
            <w:r w:rsidR="00AF2221" w:rsidRPr="00AF2221">
              <w:rPr>
                <w:position w:val="-12"/>
              </w:rPr>
              <w:object w:dxaOrig="760" w:dyaOrig="360" w14:anchorId="2EF0B942">
                <v:shape id="_x0000_i1542" type="#_x0000_t75" style="width:38pt;height:18pt" o:ole="">
                  <v:imagedata r:id="rId1067" o:title=""/>
                </v:shape>
                <o:OLEObject Type="Embed" ProgID="Equation.DSMT4" ShapeID="_x0000_i1542" DrawAspect="Content" ObjectID="_1332877327" r:id="rId1068"/>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pt;height:18pt" o:ole="">
                  <v:imagedata r:id="rId1069" o:title=""/>
                </v:shape>
                <o:OLEObject Type="Embed" ProgID="Equation.DSMT4" ShapeID="_x0000_i1543" DrawAspect="Content" ObjectID="_1332877328" r:id="rId1070"/>
              </w:object>
            </w:r>
            <w:r>
              <w:t xml:space="preserve"> (</w:t>
            </w:r>
            <w:r w:rsidR="00AF2221" w:rsidRPr="00AF2221">
              <w:rPr>
                <w:position w:val="-12"/>
              </w:rPr>
              <w:object w:dxaOrig="660" w:dyaOrig="360" w14:anchorId="55C36A6B">
                <v:shape id="_x0000_i1544" type="#_x0000_t75" style="width:32.65pt;height:18pt" o:ole="">
                  <v:imagedata r:id="rId1071" o:title=""/>
                </v:shape>
                <o:OLEObject Type="Embed" ProgID="Equation.DSMT4" ShapeID="_x0000_i1544" DrawAspect="Content" ObjectID="_1332877329" r:id="rId1072"/>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65pt;height:18pt" o:ole="">
                  <v:imagedata r:id="rId1073" o:title=""/>
                </v:shape>
                <o:OLEObject Type="Embed" ProgID="Equation.DSMT4" ShapeID="_x0000_i1545" DrawAspect="Content" ObjectID="_1332877330" r:id="rId1074"/>
              </w:object>
            </w:r>
            <w:r>
              <w:t xml:space="preserve"> (</w:t>
            </w:r>
            <w:r w:rsidR="00AF2221" w:rsidRPr="00AF2221">
              <w:rPr>
                <w:position w:val="-12"/>
              </w:rPr>
              <w:object w:dxaOrig="700" w:dyaOrig="360" w14:anchorId="6F158760">
                <v:shape id="_x0000_i1546" type="#_x0000_t75" style="width:34.65pt;height:18pt" o:ole="">
                  <v:imagedata r:id="rId1075" o:title=""/>
                </v:shape>
                <o:OLEObject Type="Embed" ProgID="Equation.DSMT4" ShapeID="_x0000_i1546" DrawAspect="Content" ObjectID="_1332877331" r:id="rId1076"/>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65pt;height:18pt" o:ole="">
                  <v:imagedata r:id="rId1077" o:title=""/>
                </v:shape>
                <o:OLEObject Type="Embed" ProgID="Equation.DSMT4" ShapeID="_x0000_i1547" DrawAspect="Content" ObjectID="_1332877332" r:id="rId1078"/>
              </w:object>
            </w:r>
            <w:r>
              <w:t xml:space="preserve"> (</w:t>
            </w:r>
            <w:r w:rsidR="00AF2221" w:rsidRPr="00AF2221">
              <w:rPr>
                <w:position w:val="-12"/>
              </w:rPr>
              <w:object w:dxaOrig="680" w:dyaOrig="360" w14:anchorId="0BA432B7">
                <v:shape id="_x0000_i1548" type="#_x0000_t75" style="width:34pt;height:18pt" o:ole="">
                  <v:imagedata r:id="rId1079" o:title=""/>
                </v:shape>
                <o:OLEObject Type="Embed" ProgID="Equation.DSMT4" ShapeID="_x0000_i1548" DrawAspect="Content" ObjectID="_1332877333" r:id="rId1080"/>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35pt;height:122pt" o:ole="">
            <v:imagedata r:id="rId1081" o:title=""/>
          </v:shape>
          <o:OLEObject Type="Embed" ProgID="Equation.DSMT4" ShapeID="_x0000_i1549" DrawAspect="Content" ObjectID="_1332877334" r:id="rId1082"/>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65pt;height:14pt" o:ole="">
            <v:imagedata r:id="rId1083" o:title=""/>
          </v:shape>
          <o:OLEObject Type="Embed" ProgID="Equation.DSMT4" ShapeID="_x0000_i1550" DrawAspect="Content" ObjectID="_1332877335"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332877336" r:id="rId1086"/>
        </w:object>
      </w:r>
      <w:r>
        <w:t xml:space="preserve"> where</w:t>
      </w:r>
      <w:r>
        <w:rPr>
          <w:b/>
        </w:rPr>
        <w:t xml:space="preserve"> </w:t>
      </w:r>
      <w:r w:rsidR="00AF2221" w:rsidRPr="00AF2221">
        <w:rPr>
          <w:b/>
          <w:position w:val="-4"/>
        </w:rPr>
        <w:object w:dxaOrig="220" w:dyaOrig="260" w14:anchorId="370C414C">
          <v:shape id="_x0000_i1552" type="#_x0000_t75" style="width:10.65pt;height:13.35pt" o:ole="">
            <v:imagedata r:id="rId1087" o:title=""/>
          </v:shape>
          <o:OLEObject Type="Embed" ProgID="Equation.DSMT4" ShapeID="_x0000_i1552" DrawAspect="Content" ObjectID="_1332877337"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65pt" o:ole="">
            <v:imagedata r:id="rId1089" o:title=""/>
          </v:shape>
          <o:OLEObject Type="Embed" ProgID="Equation.DSMT4" ShapeID="_x0000_i1553" DrawAspect="Content" ObjectID="_1332877338"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332877339" r:id="rId1092"/>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35pt" o:ole="">
            <v:imagedata r:id="rId1093" o:title=""/>
          </v:shape>
          <o:OLEObject Type="Embed" ProgID="Equation.DSMT4" ShapeID="_x0000_i1555" DrawAspect="Content" ObjectID="_1332877340" r:id="rId1094"/>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35pt;height:14pt" o:ole="">
            <v:imagedata r:id="rId1095" o:title=""/>
          </v:shape>
          <o:OLEObject Type="Embed" ProgID="Equation.DSMT4" ShapeID="_x0000_i1556" DrawAspect="Content" ObjectID="_1332877341" r:id="rId1096"/>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35pt" o:ole="">
            <v:imagedata r:id="rId1097" o:title=""/>
          </v:shape>
          <o:OLEObject Type="Embed" ProgID="Equation.DSMT4" ShapeID="_x0000_i1557" DrawAspect="Content" ObjectID="_1332877342" r:id="rId1098"/>
        </w:object>
      </w:r>
      <w:r>
        <w:t xml:space="preserve">) is given by </w:t>
      </w:r>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332877343"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339" w:name="_Toc377547302"/>
      <w:r>
        <w:lastRenderedPageBreak/>
        <w:t>Fluid Supply Materials</w:t>
      </w:r>
      <w:bookmarkEnd w:id="1339"/>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65pt;height:18pt" o:ole="">
            <v:imagedata r:id="rId1101" o:title=""/>
          </v:shape>
          <o:OLEObject Type="Embed" ProgID="Equation.DSMT4" ShapeID="_x0000_i1559" DrawAspect="Content" ObjectID="_1332877344"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35pt;height:22pt" o:ole="">
            <v:imagedata r:id="rId1103" o:title=""/>
          </v:shape>
          <o:OLEObject Type="Embed" ProgID="Equation.DSMT4" ShapeID="_x0000_i1560" DrawAspect="Content" ObjectID="_1332877345" r:id="rId1104"/>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65pt;height:18pt" o:ole="">
            <v:imagedata r:id="rId1105" o:title=""/>
          </v:shape>
          <o:OLEObject Type="Embed" ProgID="Equation.DSMT4" ShapeID="_x0000_i1561" DrawAspect="Content" ObjectID="_1332877346" r:id="rId1106"/>
        </w:object>
      </w:r>
      <w:r w:rsidR="00F25218">
        <w:t xml:space="preserve"> has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340" w:name="_Toc377547303"/>
      <w:r>
        <w:lastRenderedPageBreak/>
        <w:t>Starling Equation</w:t>
      </w:r>
      <w:bookmarkEnd w:id="1340"/>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pt;height:19.35pt" o:ole="">
                  <v:imagedata r:id="rId1107" o:title=""/>
                </v:shape>
                <o:OLEObject Type="Embed" ProgID="Equation.DSMT4" ShapeID="_x0000_i1562" DrawAspect="Content" ObjectID="_1332877347" r:id="rId1108"/>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pt;height:18pt" o:ole="">
                  <v:imagedata r:id="rId1109" o:title=""/>
                </v:shape>
                <o:OLEObject Type="Embed" ProgID="Equation.DSMT4" ShapeID="_x0000_i1563" DrawAspect="Content" ObjectID="_1332877348" r:id="rId1110"/>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35pt" o:ole="">
            <v:imagedata r:id="rId1111" o:title=""/>
          </v:shape>
          <o:OLEObject Type="Embed" ProgID="Equation.DSMT4" ShapeID="_x0000_i1564" DrawAspect="Content" ObjectID="_1332877349" r:id="rId1112"/>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35pt" o:ole="">
            <v:imagedata r:id="rId1113" o:title=""/>
          </v:shape>
          <o:OLEObject Type="Embed" ProgID="Equation.DSMT4" ShapeID="_x0000_i1565" DrawAspect="Content" ObjectID="_1332877350"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341" w:name="_Toc377547304"/>
      <w:r>
        <w:t>Biphasic-Solute Materials</w:t>
      </w:r>
      <w:bookmarkEnd w:id="1341"/>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65pt;height:10pt" o:ole="">
            <v:imagedata r:id="rId1116" o:title=""/>
          </v:shape>
          <o:OLEObject Type="Embed" ProgID="Equation.DSMT4" ShapeID="_x0000_i1566" DrawAspect="Content" ObjectID="_1332877351"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332877352" r:id="rId1119"/>
        </w:object>
      </w:r>
      <w:r w:rsidRPr="00B27FE9">
        <w:t xml:space="preserve">).  Furthermore, the activity </w:t>
      </w:r>
      <w:r w:rsidR="00AF2221" w:rsidRPr="00AF2221">
        <w:rPr>
          <w:position w:val="-10"/>
        </w:rPr>
        <w:object w:dxaOrig="200" w:dyaOrig="260" w14:anchorId="026D30FE">
          <v:shape id="_x0000_i1568" type="#_x0000_t75" style="width:10pt;height:13.35pt" o:ole="">
            <v:imagedata r:id="rId1120" o:title=""/>
          </v:shape>
          <o:OLEObject Type="Embed" ProgID="Equation.DSMT4" ShapeID="_x0000_i1568" DrawAspect="Content" ObjectID="_1332877353"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65pt" o:ole="">
            <v:imagedata r:id="rId1122" o:title=""/>
          </v:shape>
          <o:OLEObject Type="Embed" ProgID="Equation.DSMT4" ShapeID="_x0000_i1569" DrawAspect="Content" ObjectID="_1332877354" r:id="rId1123"/>
        </w:object>
      </w:r>
      <w:r w:rsidRPr="00B27FE9">
        <w:t xml:space="preserve">, such that the chemical potential </w:t>
      </w:r>
      <w:r w:rsidR="00AF2221" w:rsidRPr="00AF2221">
        <w:rPr>
          <w:position w:val="-10"/>
        </w:rPr>
        <w:object w:dxaOrig="240" w:dyaOrig="260" w14:anchorId="23E08A9E">
          <v:shape id="_x0000_i1570" type="#_x0000_t75" style="width:12pt;height:13.35pt" o:ole="">
            <v:imagedata r:id="rId1124" o:title=""/>
          </v:shape>
          <o:OLEObject Type="Embed" ProgID="Equation.DSMT4" ShapeID="_x0000_i1570" DrawAspect="Content" ObjectID="_1332877355"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35pt" o:ole="">
            <v:imagedata r:id="rId1126" o:title=""/>
          </v:shape>
          <o:OLEObject Type="Embed" ProgID="Equation.DSMT4" ShapeID="_x0000_i1571" DrawAspect="Content" ObjectID="_1332877356"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332877357" r:id="rId1129"/>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332877358" r:id="rId1131"/>
        </w:object>
      </w:r>
      <w:r w:rsidRPr="00B27FE9">
        <w:t xml:space="preserve">; </w:t>
      </w:r>
      <w:r w:rsidR="00AF2221" w:rsidRPr="00AF2221">
        <w:rPr>
          <w:position w:val="-6"/>
        </w:rPr>
        <w:object w:dxaOrig="180" w:dyaOrig="220" w14:anchorId="70DB71FE">
          <v:shape id="_x0000_i1574" type="#_x0000_t75" style="width:8.65pt;height:10.65pt" o:ole="">
            <v:imagedata r:id="rId1132" o:title=""/>
          </v:shape>
          <o:OLEObject Type="Embed" ProgID="Equation.DSMT4" ShapeID="_x0000_i1574" DrawAspect="Content" ObjectID="_1332877359"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65pt;height:13.35pt" o:ole="">
            <v:imagedata r:id="rId1134" o:title=""/>
          </v:shape>
          <o:OLEObject Type="Embed" ProgID="Equation.DSMT4" ShapeID="_x0000_i1575" DrawAspect="Content" ObjectID="_1332877360"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35pt" o:ole="">
            <v:imagedata r:id="rId1136" o:title=""/>
          </v:shape>
          <o:OLEObject Type="Embed" ProgID="Equation.DSMT4" ShapeID="_x0000_i1576" DrawAspect="Content" ObjectID="_1332877361" r:id="rId1137"/>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65pt;height:13.35pt" o:ole="">
            <v:imagedata r:id="rId1138" o:title=""/>
          </v:shape>
          <o:OLEObject Type="Embed" ProgID="Equation.DSMT4" ShapeID="_x0000_i1577" DrawAspect="Content" ObjectID="_1332877362" r:id="rId1139"/>
        </w:object>
      </w:r>
      <w:r w:rsidRPr="00B27FE9">
        <w:t xml:space="preserve">; in general, </w:t>
      </w:r>
      <w:r w:rsidR="00AF2221" w:rsidRPr="00AF2221">
        <w:rPr>
          <w:position w:val="-4"/>
        </w:rPr>
        <w:object w:dxaOrig="220" w:dyaOrig="260" w14:anchorId="1772A75F">
          <v:shape id="_x0000_i1578" type="#_x0000_t75" style="width:10.65pt;height:13.35pt" o:ole="">
            <v:imagedata r:id="rId1140" o:title=""/>
          </v:shape>
          <o:OLEObject Type="Embed" ProgID="Equation.DSMT4" ShapeID="_x0000_i1578" DrawAspect="Content" ObjectID="_1332877363" r:id="rId114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332877364"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35pt" o:ole="">
            <v:imagedata r:id="rId1144" o:title=""/>
          </v:shape>
          <o:OLEObject Type="Embed" ProgID="Equation.DSMT4" ShapeID="_x0000_i1580" DrawAspect="Content" ObjectID="_1332877365"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65pt;height:18pt" o:ole="">
            <v:imagedata r:id="rId1146" o:title=""/>
          </v:shape>
          <o:OLEObject Type="Embed" ProgID="Equation.DSMT4" ShapeID="_x0000_i1581" DrawAspect="Content" ObjectID="_1332877366"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35pt;height:34pt" o:ole="">
            <v:imagedata r:id="rId1148" o:title=""/>
          </v:shape>
          <o:OLEObject Type="Embed" ProgID="Equation.DSMT4" ShapeID="_x0000_i1582" DrawAspect="Content" ObjectID="_1332877367" r:id="rId1149"/>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65pt;height:19.35pt" o:ole="">
            <v:imagedata r:id="rId1150" o:title=""/>
          </v:shape>
          <o:OLEObject Type="Embed" ProgID="Equation.DSMT4" ShapeID="_x0000_i1583" DrawAspect="Content" ObjectID="_1332877368"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332877369" r:id="rId1153"/>
        </w:object>
      </w:r>
      <w:r w:rsidRPr="00B27FE9">
        <w:t xml:space="preserve">; </w:t>
      </w:r>
      <w:r w:rsidR="00AF2221" w:rsidRPr="00AF2221">
        <w:rPr>
          <w:position w:val="-12"/>
        </w:rPr>
        <w:object w:dxaOrig="340" w:dyaOrig="380" w14:anchorId="2598661C">
          <v:shape id="_x0000_i1585" type="#_x0000_t75" style="width:16.65pt;height:19.35pt" o:ole="">
            <v:imagedata r:id="rId1154" o:title=""/>
          </v:shape>
          <o:OLEObject Type="Embed" ProgID="Equation.DSMT4" ShapeID="_x0000_i1585" DrawAspect="Content" ObjectID="_1332877370"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35pt;height:12pt" o:ole="">
            <v:imagedata r:id="rId1156" o:title=""/>
          </v:shape>
          <o:OLEObject Type="Embed" ProgID="Equation.DSMT4" ShapeID="_x0000_i1586" DrawAspect="Content" ObjectID="_1332877371" r:id="rId1157"/>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35pt;height:12pt" o:ole="">
            <v:imagedata r:id="rId1158" o:title=""/>
          </v:shape>
          <o:OLEObject Type="Embed" ProgID="Equation.DSMT4" ShapeID="_x0000_i1587" DrawAspect="Content" ObjectID="_1332877372" r:id="rId1159"/>
        </w:object>
      </w:r>
      <w:r w:rsidRPr="00B27FE9">
        <w:t xml:space="preserve">; in general, </w:t>
      </w:r>
      <w:r w:rsidR="00AF2221" w:rsidRPr="00AF2221">
        <w:rPr>
          <w:position w:val="-4"/>
        </w:rPr>
        <w:object w:dxaOrig="260" w:dyaOrig="240" w14:anchorId="15D581ED">
          <v:shape id="_x0000_i1588" type="#_x0000_t75" style="width:13.35pt;height:12pt" o:ole="">
            <v:imagedata r:id="rId1160" o:title=""/>
          </v:shape>
          <o:OLEObject Type="Embed" ProgID="Equation.DSMT4" ShapeID="_x0000_i1588" DrawAspect="Content" ObjectID="_1332877373" r:id="rId1161"/>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332877374"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65pt" o:ole="">
            <v:imagedata r:id="rId1164" o:title=""/>
          </v:shape>
          <o:OLEObject Type="Embed" ProgID="Equation.DSMT4" ShapeID="_x0000_i1590" DrawAspect="Content" ObjectID="_1332877375" r:id="rId1165"/>
        </w:object>
      </w:r>
      <w:r w:rsidRPr="00B27FE9">
        <w:t xml:space="preserve"> and solute concentration </w:t>
      </w:r>
      <w:r w:rsidR="00AF2221" w:rsidRPr="00AF2221">
        <w:rPr>
          <w:position w:val="-6"/>
        </w:rPr>
        <w:object w:dxaOrig="180" w:dyaOrig="279" w14:anchorId="75E4FD17">
          <v:shape id="_x0000_i1591" type="#_x0000_t75" style="width:8.65pt;height:14pt" o:ole="">
            <v:imagedata r:id="rId1166" o:title=""/>
          </v:shape>
          <o:OLEObject Type="Embed" ProgID="Equation.DSMT4" ShapeID="_x0000_i1591" DrawAspect="Content" ObjectID="_1332877376"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332877377" r:id="rId1169"/>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65pt" o:ole="">
            <v:imagedata r:id="rId1170" o:title=""/>
          </v:shape>
          <o:OLEObject Type="Embed" ProgID="Equation.DSMT4" ShapeID="_x0000_i1593" DrawAspect="Content" ObjectID="_1332877378" r:id="rId1171"/>
        </w:object>
      </w:r>
      <w:r w:rsidRPr="00B27FE9">
        <w:t xml:space="preserve">, the effective fluid pressure </w:t>
      </w:r>
      <w:r w:rsidR="00AF2221" w:rsidRPr="00AF2221">
        <w:rPr>
          <w:position w:val="-10"/>
        </w:rPr>
        <w:object w:dxaOrig="240" w:dyaOrig="320" w14:anchorId="2B5D99EA">
          <v:shape id="_x0000_i1594" type="#_x0000_t75" style="width:12pt;height:16.65pt" o:ole="">
            <v:imagedata r:id="rId1172" o:title=""/>
          </v:shape>
          <o:OLEObject Type="Embed" ProgID="Equation.DSMT4" ShapeID="_x0000_i1594" DrawAspect="Content" ObjectID="_1332877379" r:id="rId1173"/>
        </w:object>
      </w:r>
      <w:r w:rsidRPr="00B27FE9">
        <w:t xml:space="preserve">, and the effective solute concentration </w:t>
      </w:r>
      <w:r w:rsidR="00AF2221" w:rsidRPr="00AF2221">
        <w:rPr>
          <w:position w:val="-6"/>
        </w:rPr>
        <w:object w:dxaOrig="180" w:dyaOrig="279" w14:anchorId="4AEEC58F">
          <v:shape id="_x0000_i1595" type="#_x0000_t75" style="width:8.65pt;height:14pt" o:ole="">
            <v:imagedata r:id="rId1174" o:title=""/>
          </v:shape>
          <o:OLEObject Type="Embed" ProgID="Equation.DSMT4" ShapeID="_x0000_i1595" DrawAspect="Content" ObjectID="_1332877380"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35pt" o:ole="">
            <v:imagedata r:id="rId1176" o:title=""/>
          </v:shape>
          <o:OLEObject Type="Embed" ProgID="Equation.DSMT4" ShapeID="_x0000_i1596" DrawAspect="Content" ObjectID="_1332877381" r:id="rId1177"/>
        </w:object>
      </w:r>
      <w:r w:rsidRPr="00B27FE9">
        <w:t xml:space="preserve"> or concentration </w:t>
      </w:r>
      <w:r w:rsidR="00AF2221" w:rsidRPr="00AF2221">
        <w:rPr>
          <w:position w:val="-6"/>
        </w:rPr>
        <w:object w:dxaOrig="180" w:dyaOrig="220" w14:anchorId="3CC461FA">
          <v:shape id="_x0000_i1597" type="#_x0000_t75" style="width:8.65pt;height:10.65pt" o:ole="">
            <v:imagedata r:id="rId1178" o:title=""/>
          </v:shape>
          <o:OLEObject Type="Embed" ProgID="Equation.DSMT4" ShapeID="_x0000_i1597" DrawAspect="Content" ObjectID="_1332877382" r:id="rId1179"/>
        </w:object>
      </w:r>
      <w:r w:rsidRPr="00B27FE9">
        <w:t xml:space="preserve">.  (In a biphasic material however, since </w:t>
      </w:r>
      <w:r w:rsidR="00AF2221" w:rsidRPr="00AF2221">
        <w:rPr>
          <w:position w:val="-6"/>
        </w:rPr>
        <w:object w:dxaOrig="540" w:dyaOrig="279" w14:anchorId="4E6E6D43">
          <v:shape id="_x0000_i1598" type="#_x0000_t75" style="width:27.35pt;height:14pt" o:ole="">
            <v:imagedata r:id="rId1180" o:title=""/>
          </v:shape>
          <o:OLEObject Type="Embed" ProgID="Equation.DSMT4" ShapeID="_x0000_i1598" DrawAspect="Content" ObjectID="_1332877383"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35pt;height:16.65pt" o:ole="">
            <v:imagedata r:id="rId1182" o:title=""/>
          </v:shape>
          <o:OLEObject Type="Embed" ProgID="Equation.DSMT4" ShapeID="_x0000_i1599" DrawAspect="Content" ObjectID="_1332877384"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332877385" r:id="rId1185"/>
        </w:object>
      </w:r>
      <w:r w:rsidRPr="00B27FE9">
        <w:t xml:space="preserve">, where </w:t>
      </w:r>
      <w:r w:rsidR="00AF2221" w:rsidRPr="00AF2221">
        <w:rPr>
          <w:position w:val="-6"/>
        </w:rPr>
        <w:object w:dxaOrig="300" w:dyaOrig="320" w14:anchorId="3A551F91">
          <v:shape id="_x0000_i1601" type="#_x0000_t75" style="width:14pt;height:16.65pt" o:ole="">
            <v:imagedata r:id="rId1186" o:title=""/>
          </v:shape>
          <o:OLEObject Type="Embed" ProgID="Equation.DSMT4" ShapeID="_x0000_i1601" DrawAspect="Content" ObjectID="_1332877386"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332877387" r:id="rId1189"/>
        </w:object>
      </w:r>
      <w:r w:rsidRPr="00B27FE9">
        <w:t xml:space="preserve"> is </w:t>
      </w:r>
      <w:r w:rsidR="00AF2221" w:rsidRPr="00AF2221">
        <w:rPr>
          <w:position w:val="-6"/>
        </w:rPr>
        <w:object w:dxaOrig="800" w:dyaOrig="260" w14:anchorId="4B6C8396">
          <v:shape id="_x0000_i1603" type="#_x0000_t75" style="width:40pt;height:13.35pt" o:ole="">
            <v:imagedata r:id="rId1190" o:title=""/>
          </v:shape>
          <o:OLEObject Type="Embed" ProgID="Equation.DSMT4" ShapeID="_x0000_i1603" DrawAspect="Content" ObjectID="_1332877388" r:id="rId1191"/>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65pt;height:14pt" o:ole="">
            <v:imagedata r:id="rId1192" o:title=""/>
          </v:shape>
          <o:OLEObject Type="Embed" ProgID="Equation.DSMT4" ShapeID="_x0000_i1604" DrawAspect="Content" ObjectID="_1332877389"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65pt;height:14pt" o:ole="">
            <v:imagedata r:id="rId1194" o:title=""/>
          </v:shape>
          <o:OLEObject Type="Embed" ProgID="Equation.DSMT4" ShapeID="_x0000_i1605" DrawAspect="Content" ObjectID="_1332877390" r:id="rId1195"/>
        </w:object>
      </w:r>
      <w:r w:rsidRPr="00B27FE9">
        <w:t xml:space="preserve"> and </w:t>
      </w:r>
      <w:r w:rsidR="00AF2221" w:rsidRPr="00AF2221">
        <w:rPr>
          <w:position w:val="-10"/>
        </w:rPr>
        <w:object w:dxaOrig="760" w:dyaOrig="320" w14:anchorId="65D51AAD">
          <v:shape id="_x0000_i1606" type="#_x0000_t75" style="width:38pt;height:16.65pt" o:ole="">
            <v:imagedata r:id="rId1196" o:title=""/>
          </v:shape>
          <o:OLEObject Type="Embed" ProgID="Equation.DSMT4" ShapeID="_x0000_i1606" DrawAspect="Content" ObjectID="_1332877391" r:id="rId1197"/>
        </w:object>
      </w:r>
      <w:r w:rsidRPr="00B27FE9">
        <w:t xml:space="preserve">, where </w:t>
      </w:r>
      <w:r w:rsidR="00AF2221" w:rsidRPr="00AF2221">
        <w:rPr>
          <w:position w:val="-6"/>
        </w:rPr>
        <w:object w:dxaOrig="260" w:dyaOrig="220" w14:anchorId="3DB4F108">
          <v:shape id="_x0000_i1607" type="#_x0000_t75" style="width:13.35pt;height:10.65pt" o:ole="">
            <v:imagedata r:id="rId1198" o:title=""/>
          </v:shape>
          <o:OLEObject Type="Embed" ProgID="Equation.DSMT4" ShapeID="_x0000_i1607" DrawAspect="Content" ObjectID="_1332877392"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65pt" o:ole="">
            <v:imagedata r:id="rId1200" o:title=""/>
          </v:shape>
          <o:OLEObject Type="Embed" ProgID="Equation.DSMT4" ShapeID="_x0000_i1608" DrawAspect="Content" ObjectID="_1332877393"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35pt;height:10.65pt" o:ole="">
            <v:imagedata r:id="rId1202" o:title=""/>
          </v:shape>
          <o:OLEObject Type="Embed" ProgID="Equation.DSMT4" ShapeID="_x0000_i1609" DrawAspect="Content" ObjectID="_1332877394" r:id="rId1203"/>
        </w:object>
      </w:r>
      <w:r w:rsidRPr="00B27FE9">
        <w:t xml:space="preserve"> and </w:t>
      </w:r>
      <w:r w:rsidR="00AF2221" w:rsidRPr="00AF2221">
        <w:rPr>
          <w:position w:val="-10"/>
        </w:rPr>
        <w:object w:dxaOrig="160" w:dyaOrig="320" w14:anchorId="0135AE0F">
          <v:shape id="_x0000_i1610" type="#_x0000_t75" style="width:8pt;height:16.65pt" o:ole="">
            <v:imagedata r:id="rId1204" o:title=""/>
          </v:shape>
          <o:OLEObject Type="Embed" ProgID="Equation.DSMT4" ShapeID="_x0000_i1610" DrawAspect="Content" ObjectID="_1332877395"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65pt;height:76pt" o:ole="">
            <v:imagedata r:id="rId1206" o:title=""/>
          </v:shape>
          <o:OLEObject Type="Embed" ProgID="Equation.DSMT4" ShapeID="_x0000_i1611" DrawAspect="Content" ObjectID="_1332877396" r:id="rId1207"/>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35pt;height:42pt" o:ole="">
            <v:imagedata r:id="rId1208" o:title=""/>
          </v:shape>
          <o:OLEObject Type="Embed" ProgID="Equation.DSMT4" ShapeID="_x0000_i1612" DrawAspect="Content" ObjectID="_1332877397" r:id="rId1209"/>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65pt;height:13.35pt" o:ole="">
            <v:imagedata r:id="rId1210" o:title=""/>
          </v:shape>
          <o:OLEObject Type="Embed" ProgID="Equation.DSMT4" ShapeID="_x0000_i1613" DrawAspect="Content" ObjectID="_1332877398"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332877399"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332877400"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332877401" r:id="rId1217"/>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342" w:name="_Toc377547305"/>
      <w:r>
        <w:t>Guidelines for Biphasic-Solute Analyses</w:t>
      </w:r>
      <w:bookmarkEnd w:id="1342"/>
    </w:p>
    <w:p w14:paraId="070AFA22" w14:textId="77777777" w:rsidR="00D71BBF" w:rsidRDefault="00D71BBF" w:rsidP="00D71BBF">
      <w:pPr>
        <w:pStyle w:val="Heading4"/>
      </w:pPr>
      <w:bookmarkStart w:id="1343" w:name="_Ref188327319"/>
      <w:bookmarkStart w:id="1344" w:name="_Toc377547306"/>
      <w:r>
        <w:t>Prescribed Boundary Conditions</w:t>
      </w:r>
      <w:bookmarkEnd w:id="1343"/>
      <w:bookmarkEnd w:id="1344"/>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65pt;height:19.35pt" o:ole="">
            <v:imagedata r:id="rId1218" o:title=""/>
          </v:shape>
          <o:OLEObject Type="Embed" ProgID="Equation.DSMT4" ShapeID="_x0000_i1617" DrawAspect="Content" ObjectID="_1332877402" r:id="rId1219"/>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35pt" o:ole="">
            <v:imagedata r:id="rId1220" o:title=""/>
          </v:shape>
          <o:OLEObject Type="Embed" ProgID="Equation.DSMT4" ShapeID="_x0000_i1618" DrawAspect="Content" ObjectID="_1332877403"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35pt;height:19.35pt" o:ole="">
            <v:imagedata r:id="rId1222" o:title=""/>
          </v:shape>
          <o:OLEObject Type="Embed" ProgID="Equation.DSMT4" ShapeID="_x0000_i1619" DrawAspect="Content" ObjectID="_1332877404" r:id="rId1223"/>
        </w:object>
      </w:r>
      <w:r>
        <w:t xml:space="preserve"> and the effective concentration is </w:t>
      </w:r>
      <w:r w:rsidR="00AF2221" w:rsidRPr="00AF2221">
        <w:rPr>
          <w:position w:val="-18"/>
        </w:rPr>
        <w:object w:dxaOrig="1100" w:dyaOrig="440" w14:anchorId="6C7876B7">
          <v:shape id="_x0000_i1620" type="#_x0000_t75" style="width:55.35pt;height:22pt" o:ole="">
            <v:imagedata r:id="rId1224" o:title=""/>
          </v:shape>
          <o:OLEObject Type="Embed" ProgID="Equation.DSMT4" ShapeID="_x0000_i1620" DrawAspect="Content" ObjectID="_1332877405" r:id="rId1225"/>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35pt" o:ole="">
            <v:imagedata r:id="rId1226" o:title=""/>
          </v:shape>
          <o:OLEObject Type="Embed" ProgID="Equation.DSMT4" ShapeID="_x0000_i1621" DrawAspect="Content" ObjectID="_1332877406"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65pt;height:19.35pt" o:ole="">
            <v:imagedata r:id="rId1228" o:title=""/>
          </v:shape>
          <o:OLEObject Type="Embed" ProgID="Equation.DSMT4" ShapeID="_x0000_i1622" DrawAspect="Content" ObjectID="_1332877407"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345" w:author="Steve Maas" w:date="2014-01-02T13:04:00Z">
        <w:r w:rsidR="00873D59">
          <w:t>3.9.3</w:t>
        </w:r>
      </w:ins>
      <w:del w:id="1346"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65pt;height:19.35pt" o:ole="">
            <v:imagedata r:id="rId1230" o:title=""/>
          </v:shape>
          <o:OLEObject Type="Embed" ProgID="Equation.DSMT4" ShapeID="_x0000_i1623" DrawAspect="Content" ObjectID="_1332877408"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347" w:name="_Toc377547307"/>
      <w:r>
        <w:t>Prescribed Initial Conditions</w:t>
      </w:r>
      <w:bookmarkEnd w:id="1347"/>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35pt;height:19.35pt" o:ole="">
            <v:imagedata r:id="rId1232" o:title=""/>
          </v:shape>
          <o:OLEObject Type="Embed" ProgID="Equation.DSMT4" ShapeID="_x0000_i1624" DrawAspect="Content" ObjectID="_1332877409"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35pt" o:ole="">
            <v:imagedata r:id="rId1234" o:title=""/>
          </v:shape>
          <o:OLEObject Type="Embed" ProgID="Equation.DSMT4" ShapeID="_x0000_i1625" DrawAspect="Content" ObjectID="_1332877410" r:id="rId1235"/>
        </w:object>
      </w:r>
      <w:r>
        <w:t xml:space="preserve">, the initial conditions inside the material should be set to </w:t>
      </w:r>
      <w:r w:rsidR="00AF2221" w:rsidRPr="00AF2221">
        <w:rPr>
          <w:position w:val="-14"/>
        </w:rPr>
        <w:object w:dxaOrig="720" w:dyaOrig="400" w14:anchorId="0BC0B7DB">
          <v:shape id="_x0000_i1626" type="#_x0000_t75" style="width:36.65pt;height:19.35pt" o:ole="">
            <v:imagedata r:id="rId1236" o:title=""/>
          </v:shape>
          <o:OLEObject Type="Embed" ProgID="Equation.DSMT4" ShapeID="_x0000_i1626" DrawAspect="Content" ObjectID="_1332877411" r:id="rId1237"/>
        </w:object>
      </w:r>
      <w:r>
        <w:t xml:space="preserve"> and </w:t>
      </w:r>
      <w:r w:rsidR="00AF2221" w:rsidRPr="00AF2221">
        <w:rPr>
          <w:position w:val="-14"/>
        </w:rPr>
        <w:object w:dxaOrig="660" w:dyaOrig="400" w14:anchorId="74BED87F">
          <v:shape id="_x0000_i1627" type="#_x0000_t75" style="width:32.65pt;height:19.35pt" o:ole="">
            <v:imagedata r:id="rId1238" o:title=""/>
          </v:shape>
          <o:OLEObject Type="Embed" ProgID="Equation.DSMT4" ShapeID="_x0000_i1627" DrawAspect="Content" ObjectID="_1332877412"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35pt;height:19.35pt" o:ole="">
            <v:imagedata r:id="rId1240" o:title=""/>
          </v:shape>
          <o:OLEObject Type="Embed" ProgID="Equation.DSMT4" ShapeID="_x0000_i1628" DrawAspect="Content" ObjectID="_1332877413" r:id="rId1241"/>
        </w:object>
      </w:r>
      <w:r>
        <w:t xml:space="preserve"> and </w:t>
      </w:r>
      <w:r w:rsidR="00AF2221" w:rsidRPr="00AF2221">
        <w:rPr>
          <w:position w:val="-14"/>
        </w:rPr>
        <w:object w:dxaOrig="240" w:dyaOrig="400" w14:anchorId="4D7AF2D8">
          <v:shape id="_x0000_i1629" type="#_x0000_t75" style="width:12pt;height:19.35pt" o:ole="">
            <v:imagedata r:id="rId1242" o:title=""/>
          </v:shape>
          <o:OLEObject Type="Embed" ProgID="Equation.DSMT4" ShapeID="_x0000_i1629" DrawAspect="Content" ObjectID="_1332877414" r:id="rId1243"/>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348" w:name="_Ref192767660"/>
      <w:bookmarkStart w:id="1349" w:name="_Toc377547308"/>
      <w:r w:rsidRPr="0097532C">
        <w:lastRenderedPageBreak/>
        <w:t>General Specification of Biphasic-Solute Materials</w:t>
      </w:r>
      <w:bookmarkEnd w:id="1348"/>
      <w:bookmarkEnd w:id="1349"/>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65pt;height:13.35pt" o:ole="">
            <v:imagedata r:id="rId1244" o:title=""/>
          </v:shape>
          <o:OLEObject Type="Embed" ProgID="Equation.DSMT4" ShapeID="_x0000_i1630" DrawAspect="Content" ObjectID="_1332877415"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332877416"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332877417" r:id="rId1249"/>
        </w:object>
      </w:r>
      <w:r w:rsidRPr="00B27FE9">
        <w:t xml:space="preserve">, the effective solubility </w:t>
      </w:r>
      <w:r w:rsidR="00AF2221" w:rsidRPr="00AF2221">
        <w:rPr>
          <w:position w:val="-4"/>
        </w:rPr>
        <w:object w:dxaOrig="220" w:dyaOrig="260" w14:anchorId="4AC6C5EE">
          <v:shape id="_x0000_i1633" type="#_x0000_t75" style="width:10.65pt;height:13.35pt" o:ole="">
            <v:imagedata r:id="rId1250" o:title=""/>
          </v:shape>
          <o:OLEObject Type="Embed" ProgID="Equation.DSMT4" ShapeID="_x0000_i1633" DrawAspect="Content" ObjectID="_1332877418" r:id="rId1251"/>
        </w:object>
      </w:r>
      <w:r w:rsidRPr="00B27FE9">
        <w:t xml:space="preserve"> and the osmotic coefficient </w:t>
      </w:r>
      <w:r w:rsidR="00AF2221" w:rsidRPr="00AF2221">
        <w:rPr>
          <w:position w:val="-4"/>
        </w:rPr>
        <w:object w:dxaOrig="260" w:dyaOrig="240" w14:anchorId="5979C138">
          <v:shape id="_x0000_i1634" type="#_x0000_t75" style="width:13.35pt;height:12pt" o:ole="">
            <v:imagedata r:id="rId1252" o:title=""/>
          </v:shape>
          <o:OLEObject Type="Embed" ProgID="Equation.DSMT4" ShapeID="_x0000_i1634" DrawAspect="Content" ObjectID="_1332877419"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35pt" o:ole="">
                  <v:imagedata r:id="rId1254" o:title=""/>
                </v:shape>
                <o:OLEObject Type="Embed" ProgID="Equation.DSMT4" ShapeID="_x0000_i1635" DrawAspect="Content" ObjectID="_1332877420"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65pt;height:13.35pt" o:ole="">
                  <v:imagedata r:id="rId1256" o:title=""/>
                </v:shape>
                <o:OLEObject Type="Embed" ProgID="Equation.DSMT4" ShapeID="_x0000_i1636" DrawAspect="Content" ObjectID="_1332877421"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35pt;height:12pt" o:ole="">
                  <v:imagedata r:id="rId1258" o:title=""/>
                </v:shape>
                <o:OLEObject Type="Embed" ProgID="Equation.DSMT4" ShapeID="_x0000_i1637" DrawAspect="Content" ObjectID="_1332877422"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332877423"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332877424"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332877425"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350" w:author="Steve Maas" w:date="2014-01-02T13:04:00Z">
        <w:r w:rsidR="00873D59">
          <w:t>3.12.2</w:t>
        </w:r>
      </w:ins>
      <w:del w:id="1351"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332877426"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332877427"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65pt;height:13.35pt" o:ole="">
                  <v:imagedata r:id="rId1270" o:title=""/>
                </v:shape>
                <o:OLEObject Type="Embed" ProgID="Equation.DSMT4" ShapeID="_x0000_i1643" DrawAspect="Content" ObjectID="_1332877428"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35pt" o:ole="">
            <v:imagedata r:id="rId1272" o:title=""/>
          </v:shape>
          <o:OLEObject Type="Embed" ProgID="Equation.DSMT4" ShapeID="_x0000_i1644" DrawAspect="Content" ObjectID="_1332877429" r:id="rId1273"/>
        </w:object>
      </w:r>
      <w:r w:rsidRPr="00B27FE9">
        <w:t xml:space="preserve"> 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332877430" r:id="rId1275"/>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352" w:name="_Ref162420101"/>
      <w:bookmarkStart w:id="1353" w:name="_Toc377547309"/>
      <w:r w:rsidRPr="0097532C">
        <w:lastRenderedPageBreak/>
        <w:t>Diffusivity Materials</w:t>
      </w:r>
      <w:bookmarkEnd w:id="1352"/>
      <w:bookmarkEnd w:id="1353"/>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332877431"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354" w:name="_Toc377547310"/>
      <w:r w:rsidRPr="00B27FE9">
        <w:t>Constant Isotropic Diffusivity</w:t>
      </w:r>
      <w:bookmarkEnd w:id="1354"/>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pt;height:18pt" o:ole="">
                  <v:imagedata r:id="rId1278" o:title=""/>
                </v:shape>
                <o:OLEObject Type="Embed" ProgID="Equation.DSMT4" ShapeID="_x0000_i1647" DrawAspect="Content" ObjectID="_1332877432" r:id="rId1279"/>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65pt;height:14pt" o:ole="">
                  <v:imagedata r:id="rId1280" o:title=""/>
                </v:shape>
                <o:OLEObject Type="Embed" ProgID="Equation.DSMT4" ShapeID="_x0000_i1648" DrawAspect="Content" ObjectID="_1332877433" r:id="rId1281"/>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65pt;height:16.65pt" o:ole="">
            <v:imagedata r:id="rId1282" o:title=""/>
          </v:shape>
          <o:OLEObject Type="Embed" ProgID="Equation.DSMT4" ShapeID="_x0000_i1649" DrawAspect="Content" ObjectID="_1332877434"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65pt;height:14pt" o:ole="">
            <v:imagedata r:id="rId1284" o:title=""/>
          </v:shape>
          <o:OLEObject Type="Embed" ProgID="Equation.DSMT4" ShapeID="_x0000_i1650" DrawAspect="Content" ObjectID="_1332877435" r:id="rId1285"/>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65pt;height:18pt" o:ole="">
            <v:imagedata r:id="rId1286" o:title=""/>
          </v:shape>
          <o:OLEObject Type="Embed" ProgID="Equation.DSMT4" ShapeID="_x0000_i1651" DrawAspect="Content" ObjectID="_1332877436"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355" w:name="_Toc377547311"/>
      <w:r>
        <w:lastRenderedPageBreak/>
        <w:t>Constant Orthotropic Diffusivity</w:t>
      </w:r>
      <w:bookmarkEnd w:id="1355"/>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pt;height:18pt" o:ole="">
                  <v:imagedata r:id="rId1288" o:title=""/>
                </v:shape>
                <o:OLEObject Type="Embed" ProgID="Equation.DSMT4" ShapeID="_x0000_i1652" DrawAspect="Content" ObjectID="_1332877437" r:id="rId1289"/>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pt;height:16.65pt" o:ole="">
                  <v:imagedata r:id="rId1290" o:title=""/>
                </v:shape>
                <o:OLEObject Type="Embed" ProgID="Equation.DSMT4" ShapeID="_x0000_i1653" DrawAspect="Content" ObjectID="_1332877438" r:id="rId1291"/>
              </w:object>
            </w:r>
            <w:r>
              <w:t xml:space="preserve"> along orthogonal directions (</w:t>
            </w:r>
            <w:r w:rsidR="00AF2221" w:rsidRPr="00AF2221">
              <w:rPr>
                <w:position w:val="-10"/>
              </w:rPr>
              <w:object w:dxaOrig="920" w:dyaOrig="320" w14:anchorId="4EDF3E7D">
                <v:shape id="_x0000_i1654" type="#_x0000_t75" style="width:45.35pt;height:16.65pt" o:ole="">
                  <v:imagedata r:id="rId1292" o:title=""/>
                </v:shape>
                <o:OLEObject Type="Embed" ProgID="Equation.DSMT4" ShapeID="_x0000_i1654" DrawAspect="Content" ObjectID="_1332877439" r:id="rId1293"/>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332877440" r:id="rId1295"/>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65pt;height:18pt" o:ole="">
            <v:imagedata r:id="rId1296" o:title=""/>
          </v:shape>
          <o:OLEObject Type="Embed" ProgID="Equation.DSMT4" ShapeID="_x0000_i1656" DrawAspect="Content" ObjectID="_1332877441"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65pt" o:ole="">
            <v:imagedata r:id="rId1298" o:title=""/>
          </v:shape>
          <o:OLEObject Type="Embed" ProgID="Equation.DSMT4" ShapeID="_x0000_i1657" DrawAspect="Content" ObjectID="_1332877442" r:id="rId1299"/>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35pt" o:ole="">
            <v:imagedata r:id="rId1300" o:title=""/>
          </v:shape>
          <o:OLEObject Type="Embed" ProgID="Equation.DSMT4" ShapeID="_x0000_i1658" DrawAspect="Content" ObjectID="_1332877443"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356" w:name="_Toc377547312"/>
      <w:r>
        <w:lastRenderedPageBreak/>
        <w:t>Referentially Isotropic Diffusivity</w:t>
      </w:r>
      <w:bookmarkEnd w:id="1356"/>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pt;height:18pt" o:ole="">
                  <v:imagedata r:id="rId1302" o:title=""/>
                </v:shape>
                <o:OLEObject Type="Embed" ProgID="Equation.DSMT4" ShapeID="_x0000_i1659" DrawAspect="Content" ObjectID="_1332877444" r:id="rId1303"/>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pt;height:18pt" o:ole="">
                  <v:imagedata r:id="rId1304" o:title=""/>
                </v:shape>
                <o:OLEObject Type="Embed" ProgID="Equation.DSMT4" ShapeID="_x0000_i1660" DrawAspect="Content" ObjectID="_1332877445" r:id="rId1305"/>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65pt;height:18pt" o:ole="">
                  <v:imagedata r:id="rId1306" o:title=""/>
                </v:shape>
                <o:OLEObject Type="Embed" ProgID="Equation.DSMT4" ShapeID="_x0000_i1661" DrawAspect="Content" ObjectID="_1332877446" r:id="rId1307"/>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pt;height:18pt" o:ole="">
                  <v:imagedata r:id="rId1308" o:title=""/>
                </v:shape>
                <o:OLEObject Type="Embed" ProgID="Equation.DSMT4" ShapeID="_x0000_i1662" DrawAspect="Content" ObjectID="_1332877447" r:id="rId1309"/>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65pt;height:13.35pt" o:ole="">
                  <v:imagedata r:id="rId1310" o:title=""/>
                </v:shape>
                <o:OLEObject Type="Embed" ProgID="Equation.DSMT4" ShapeID="_x0000_i1663" DrawAspect="Content" ObjectID="_1332877448" r:id="rId1311"/>
              </w:object>
            </w:r>
            <w:r>
              <w:t xml:space="preserve"> (</w:t>
            </w:r>
            <w:r w:rsidR="00AF2221" w:rsidRPr="00AF2221">
              <w:rPr>
                <w:position w:val="-6"/>
              </w:rPr>
              <w:object w:dxaOrig="680" w:dyaOrig="279" w14:anchorId="3A5772AB">
                <v:shape id="_x0000_i1664" type="#_x0000_t75" style="width:34pt;height:14pt" o:ole="">
                  <v:imagedata r:id="rId1312" o:title=""/>
                </v:shape>
                <o:OLEObject Type="Embed" ProgID="Equation.DSMT4" ShapeID="_x0000_i1664" DrawAspect="Content" ObjectID="_1332877449" r:id="rId1313"/>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2pt;height:10.65pt" o:ole="">
                  <v:imagedata r:id="rId1314" o:title=""/>
                </v:shape>
                <o:OLEObject Type="Embed" ProgID="Equation.DSMT4" ShapeID="_x0000_i1665" DrawAspect="Content" ObjectID="_1332877450" r:id="rId1315"/>
              </w:object>
            </w:r>
            <w:r>
              <w:t xml:space="preserve"> (</w:t>
            </w:r>
            <w:r w:rsidR="00AF2221" w:rsidRPr="00AF2221">
              <w:rPr>
                <w:position w:val="-6"/>
              </w:rPr>
              <w:object w:dxaOrig="580" w:dyaOrig="279" w14:anchorId="69C60CED">
                <v:shape id="_x0000_i1666" type="#_x0000_t75" style="width:29.35pt;height:14pt" o:ole="">
                  <v:imagedata r:id="rId1316" o:title=""/>
                </v:shape>
                <o:OLEObject Type="Embed" ProgID="Equation.DSMT4" ShapeID="_x0000_i1666" DrawAspect="Content" ObjectID="_1332877451" r:id="rId1317"/>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35pt;height:38pt" o:ole="">
            <v:imagedata r:id="rId1318" o:title=""/>
          </v:shape>
          <o:OLEObject Type="Embed" ProgID="Equation.DSMT4" ShapeID="_x0000_i1667" DrawAspect="Content" ObjectID="_1332877452" r:id="rId1319"/>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65pt;height:14pt" o:ole="">
            <v:imagedata r:id="rId1320" o:title=""/>
          </v:shape>
          <o:OLEObject Type="Embed" ProgID="Equation.DSMT4" ShapeID="_x0000_i1668" DrawAspect="Content" ObjectID="_1332877453"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332877454" r:id="rId1323"/>
        </w:object>
      </w:r>
      <w:r>
        <w:t xml:space="preserve"> where </w:t>
      </w:r>
      <w:r w:rsidR="00AF2221" w:rsidRPr="00AF2221">
        <w:rPr>
          <w:position w:val="-4"/>
        </w:rPr>
        <w:object w:dxaOrig="220" w:dyaOrig="260" w14:anchorId="6A938B4F">
          <v:shape id="_x0000_i1670" type="#_x0000_t75" style="width:10.65pt;height:13.35pt" o:ole="">
            <v:imagedata r:id="rId1324" o:title=""/>
          </v:shape>
          <o:OLEObject Type="Embed" ProgID="Equation.DSMT4" ShapeID="_x0000_i1670" DrawAspect="Content" ObjectID="_1332877455"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65pt" o:ole="">
            <v:imagedata r:id="rId1326" o:title=""/>
          </v:shape>
          <o:OLEObject Type="Embed" ProgID="Equation.DSMT4" ShapeID="_x0000_i1671" DrawAspect="Content" ObjectID="_1332877456"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35pt" o:ole="">
            <v:imagedata r:id="rId1328" o:title=""/>
          </v:shape>
          <o:OLEObject Type="Embed" ProgID="Equation.DSMT4" ShapeID="_x0000_i1672" DrawAspect="Content" ObjectID="_1332877457" r:id="rId1329"/>
        </w:object>
      </w:r>
      <w:r>
        <w:t xml:space="preserve">) is isotropic and given by </w:t>
      </w:r>
      <w:r w:rsidR="00AF2221" w:rsidRPr="00AF2221">
        <w:rPr>
          <w:position w:val="-14"/>
        </w:rPr>
        <w:object w:dxaOrig="2060" w:dyaOrig="400" w14:anchorId="51DA38FD">
          <v:shape id="_x0000_i1673" type="#_x0000_t75" style="width:103.35pt;height:19.35pt" o:ole="">
            <v:imagedata r:id="rId1330" o:title=""/>
          </v:shape>
          <o:OLEObject Type="Embed" ProgID="Equation.DSMT4" ShapeID="_x0000_i1673" DrawAspect="Content" ObjectID="_1332877458"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357" w:name="_Toc377547313"/>
      <w:r>
        <w:lastRenderedPageBreak/>
        <w:t>Referentially Orthotropic Diffusivity</w:t>
      </w:r>
      <w:bookmarkEnd w:id="1357"/>
    </w:p>
    <w:p w14:paraId="241A75AB" w14:textId="167F2E4A" w:rsidR="006A0BC1" w:rsidRDefault="006A0BC1" w:rsidP="006A0BC1">
      <w:r>
        <w:t xml:space="preserve">The material type for a </w:t>
      </w:r>
      <w:del w:id="1358"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pt;height:18pt" o:ole="">
                  <v:imagedata r:id="rId1332" o:title=""/>
                </v:shape>
                <o:OLEObject Type="Embed" ProgID="Equation.DSMT4" ShapeID="_x0000_i1674" DrawAspect="Content" ObjectID="_1332877459" r:id="rId1333"/>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pt;height:18pt" o:ole="">
                  <v:imagedata r:id="rId1334" o:title=""/>
                </v:shape>
                <o:OLEObject Type="Embed" ProgID="Equation.DSMT4" ShapeID="_x0000_i1675" DrawAspect="Content" ObjectID="_1332877460" r:id="rId1335"/>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65pt;height:19.35pt" o:ole="">
                  <v:imagedata r:id="rId1336" o:title=""/>
                </v:shape>
                <o:OLEObject Type="Embed" ProgID="Equation.DSMT4" ShapeID="_x0000_i1676" DrawAspect="Content" ObjectID="_1332877461" r:id="rId1337"/>
              </w:object>
            </w:r>
            <w:r>
              <w:t xml:space="preserve"> along orthogonal directions (</w:t>
            </w:r>
            <w:r w:rsidR="00AF2221" w:rsidRPr="00AF2221">
              <w:rPr>
                <w:position w:val="-10"/>
              </w:rPr>
              <w:object w:dxaOrig="920" w:dyaOrig="320" w14:anchorId="4DF4426A">
                <v:shape id="_x0000_i1677" type="#_x0000_t75" style="width:45.35pt;height:16.65pt" o:ole="">
                  <v:imagedata r:id="rId1338" o:title=""/>
                </v:shape>
                <o:OLEObject Type="Embed" ProgID="Equation.DSMT4" ShapeID="_x0000_i1677" DrawAspect="Content" ObjectID="_1332877462" r:id="rId1339"/>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pt;height:19.35pt" o:ole="">
                  <v:imagedata r:id="rId1340" o:title=""/>
                </v:shape>
                <o:OLEObject Type="Embed" ProgID="Equation.DSMT4" ShapeID="_x0000_i1678" DrawAspect="Content" ObjectID="_1332877463" r:id="rId1341"/>
              </w:object>
            </w:r>
            <w:r>
              <w:t xml:space="preserve"> along orthogonal directions (</w:t>
            </w:r>
            <w:r w:rsidR="00AF2221" w:rsidRPr="00AF2221">
              <w:rPr>
                <w:position w:val="-10"/>
              </w:rPr>
              <w:object w:dxaOrig="920" w:dyaOrig="320" w14:anchorId="7DDC2654">
                <v:shape id="_x0000_i1679" type="#_x0000_t75" style="width:45.35pt;height:16.65pt" o:ole="">
                  <v:imagedata r:id="rId1342" o:title=""/>
                </v:shape>
                <o:OLEObject Type="Embed" ProgID="Equation.DSMT4" ShapeID="_x0000_i1679" DrawAspect="Content" ObjectID="_1332877464" r:id="rId1343"/>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35pt;height:18pt" o:ole="">
                  <v:imagedata r:id="rId1344" o:title=""/>
                </v:shape>
                <o:OLEObject Type="Embed" ProgID="Equation.DSMT4" ShapeID="_x0000_i1680" DrawAspect="Content" ObjectID="_1332877465" r:id="rId1345"/>
              </w:object>
            </w:r>
            <w:r>
              <w:t xml:space="preserve"> (</w:t>
            </w:r>
            <w:r w:rsidR="00AF2221" w:rsidRPr="00AF2221">
              <w:rPr>
                <w:position w:val="-12"/>
              </w:rPr>
              <w:object w:dxaOrig="760" w:dyaOrig="360" w14:anchorId="1C23D329">
                <v:shape id="_x0000_i1681" type="#_x0000_t75" style="width:38pt;height:18pt" o:ole="">
                  <v:imagedata r:id="rId1346" o:title=""/>
                </v:shape>
                <o:OLEObject Type="Embed" ProgID="Equation.DSMT4" ShapeID="_x0000_i1681" DrawAspect="Content" ObjectID="_1332877466" r:id="rId1347"/>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35pt;height:18pt" o:ole="">
                  <v:imagedata r:id="rId1348" o:title=""/>
                </v:shape>
                <o:OLEObject Type="Embed" ProgID="Equation.DSMT4" ShapeID="_x0000_i1682" DrawAspect="Content" ObjectID="_1332877467" r:id="rId1349"/>
              </w:object>
            </w:r>
            <w:r>
              <w:t xml:space="preserve"> (</w:t>
            </w:r>
            <w:r w:rsidR="00AF2221" w:rsidRPr="00AF2221">
              <w:rPr>
                <w:position w:val="-10"/>
              </w:rPr>
              <w:object w:dxaOrig="920" w:dyaOrig="320" w14:anchorId="6481342E">
                <v:shape id="_x0000_i1683" type="#_x0000_t75" style="width:45.35pt;height:16.65pt" o:ole="">
                  <v:imagedata r:id="rId1350" o:title=""/>
                </v:shape>
                <o:OLEObject Type="Embed" ProgID="Equation.DSMT4" ShapeID="_x0000_i1683" DrawAspect="Content" ObjectID="_1332877468" r:id="rId1351"/>
              </w:object>
            </w:r>
            <w:r>
              <w:t xml:space="preserve">, </w:t>
            </w:r>
            <w:r w:rsidR="00AF2221" w:rsidRPr="00AF2221">
              <w:rPr>
                <w:position w:val="-12"/>
              </w:rPr>
              <w:object w:dxaOrig="760" w:dyaOrig="360" w14:anchorId="48985451">
                <v:shape id="_x0000_i1684" type="#_x0000_t75" style="width:38pt;height:18pt" o:ole="">
                  <v:imagedata r:id="rId1352" o:title=""/>
                </v:shape>
                <o:OLEObject Type="Embed" ProgID="Equation.DSMT4" ShapeID="_x0000_i1684" DrawAspect="Content" ObjectID="_1332877469" r:id="rId1353"/>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pt;height:18pt" o:ole="">
                  <v:imagedata r:id="rId1354" o:title=""/>
                </v:shape>
                <o:OLEObject Type="Embed" ProgID="Equation.DSMT4" ShapeID="_x0000_i1685" DrawAspect="Content" ObjectID="_1332877470" r:id="rId1355"/>
              </w:object>
            </w:r>
            <w:r>
              <w:t xml:space="preserve"> (</w:t>
            </w:r>
            <w:r w:rsidR="00AF2221" w:rsidRPr="00AF2221">
              <w:rPr>
                <w:position w:val="-12"/>
              </w:rPr>
              <w:object w:dxaOrig="660" w:dyaOrig="360" w14:anchorId="3EC3E9A8">
                <v:shape id="_x0000_i1686" type="#_x0000_t75" style="width:32.65pt;height:18pt" o:ole="">
                  <v:imagedata r:id="rId1356" o:title=""/>
                </v:shape>
                <o:OLEObject Type="Embed" ProgID="Equation.DSMT4" ShapeID="_x0000_i1686" DrawAspect="Content" ObjectID="_1332877471" r:id="rId1357"/>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pt;height:18pt" o:ole="">
                  <v:imagedata r:id="rId1358" o:title=""/>
                </v:shape>
                <o:OLEObject Type="Embed" ProgID="Equation.DSMT4" ShapeID="_x0000_i1687" DrawAspect="Content" ObjectID="_1332877472" r:id="rId1359"/>
              </w:object>
            </w:r>
            <w:r>
              <w:t xml:space="preserve"> (</w:t>
            </w:r>
            <w:r w:rsidR="00AF2221" w:rsidRPr="00AF2221">
              <w:rPr>
                <w:position w:val="-10"/>
              </w:rPr>
              <w:object w:dxaOrig="920" w:dyaOrig="320" w14:anchorId="10422FEA">
                <v:shape id="_x0000_i1688" type="#_x0000_t75" style="width:45.35pt;height:16.65pt" o:ole="">
                  <v:imagedata r:id="rId1360" o:title=""/>
                </v:shape>
                <o:OLEObject Type="Embed" ProgID="Equation.DSMT4" ShapeID="_x0000_i1688" DrawAspect="Content" ObjectID="_1332877473" r:id="rId1361"/>
              </w:object>
            </w:r>
            <w:r>
              <w:t xml:space="preserve">, </w:t>
            </w:r>
            <w:r w:rsidR="00AF2221" w:rsidRPr="00AF2221">
              <w:rPr>
                <w:position w:val="-12"/>
              </w:rPr>
              <w:object w:dxaOrig="680" w:dyaOrig="360" w14:anchorId="58F0F696">
                <v:shape id="_x0000_i1689" type="#_x0000_t75" style="width:34pt;height:18pt" o:ole="">
                  <v:imagedata r:id="rId1362" o:title=""/>
                </v:shape>
                <o:OLEObject Type="Embed" ProgID="Equation.DSMT4" ShapeID="_x0000_i1689" DrawAspect="Content" ObjectID="_1332877474" r:id="rId1363"/>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pt" o:ole="">
            <v:imagedata r:id="rId1364" o:title=""/>
          </v:shape>
          <o:OLEObject Type="Embed" ProgID="Equation.DSMT4" ShapeID="_x0000_i1690" DrawAspect="Content" ObjectID="_1332877475" r:id="rId1365"/>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332877476" r:id="rId1367"/>
        </w:object>
      </w:r>
      <w:r>
        <w:t>,</w:t>
      </w:r>
    </w:p>
    <w:p w14:paraId="5A484DDC" w14:textId="0F6B6DCA" w:rsidR="006A0BC1" w:rsidRDefault="00AF2221" w:rsidP="006A0BC1">
      <w:r w:rsidRPr="00AF2221">
        <w:rPr>
          <w:position w:val="-6"/>
        </w:rPr>
        <w:object w:dxaOrig="220" w:dyaOrig="279" w14:anchorId="0E5E8C27">
          <v:shape id="_x0000_i1692" type="#_x0000_t75" style="width:10.65pt;height:14pt" o:ole="">
            <v:imagedata r:id="rId1368" o:title=""/>
          </v:shape>
          <o:OLEObject Type="Embed" ProgID="Equation.DSMT4" ShapeID="_x0000_i1692" DrawAspect="Content" ObjectID="_1332877477" r:id="rId1369"/>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332877478" r:id="rId1371"/>
        </w:object>
      </w:r>
      <w:r w:rsidR="006A0BC1">
        <w:t xml:space="preserve"> where</w:t>
      </w:r>
      <w:r w:rsidR="006A0BC1">
        <w:rPr>
          <w:b/>
        </w:rPr>
        <w:t xml:space="preserve"> </w:t>
      </w:r>
      <w:r w:rsidRPr="00AF2221">
        <w:rPr>
          <w:b/>
          <w:position w:val="-4"/>
        </w:rPr>
        <w:object w:dxaOrig="220" w:dyaOrig="260" w14:anchorId="28B0A476">
          <v:shape id="_x0000_i1694" type="#_x0000_t75" style="width:10.65pt;height:13.35pt" o:ole="">
            <v:imagedata r:id="rId1372" o:title=""/>
          </v:shape>
          <o:OLEObject Type="Embed" ProgID="Equation.DSMT4" ShapeID="_x0000_i1694" DrawAspect="Content" ObjectID="_1332877479"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332877480" r:id="rId1375"/>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35pt;height:19.35pt" o:ole="">
            <v:imagedata r:id="rId1376" o:title=""/>
          </v:shape>
          <o:OLEObject Type="Embed" ProgID="Equation.DSMT4" ShapeID="_x0000_i1696" DrawAspect="Content" ObjectID="_1332877481" r:id="rId1377"/>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65pt;height:18pt" o:ole="">
            <v:imagedata r:id="rId1378" o:title=""/>
          </v:shape>
          <o:OLEObject Type="Embed" ProgID="Equation.DSMT4" ShapeID="_x0000_i1697" DrawAspect="Content" ObjectID="_1332877482"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1359" w:author="Gerard Ateshian" w:date="2014-01-07T09:58:00Z">
        <w:r w:rsidDel="005467AD">
          <w:delText xml:space="preserve">permeability </w:delText>
        </w:r>
      </w:del>
      <w:ins w:id="1360"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35pt" o:ole="">
            <v:imagedata r:id="rId1380" o:title=""/>
          </v:shape>
          <o:OLEObject Type="Embed" ProgID="Equation.DSMT4" ShapeID="_x0000_i1698" DrawAspect="Content" ObjectID="_1332877483" r:id="rId1381"/>
        </w:object>
      </w:r>
      <w:r>
        <w:t xml:space="preserve">) is given by </w:t>
      </w:r>
      <w:r w:rsidR="005467AD" w:rsidRPr="00AF2221">
        <w:rPr>
          <w:position w:val="-28"/>
        </w:rPr>
        <w:object w:dxaOrig="3080" w:dyaOrig="700" w14:anchorId="1D3ACB9A">
          <v:shape id="_x0000_i1699" type="#_x0000_t75" style="width:154pt;height:35.35pt" o:ole="">
            <v:imagedata r:id="rId1382" o:title=""/>
          </v:shape>
          <o:OLEObject Type="Embed" ProgID="Equation.DSMT4" ShapeID="_x0000_i1699" DrawAspect="Content" ObjectID="_1332877484"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1361" w:author="Gerard Ateshian" w:date="2014-01-07T09:51:00Z"/>
        </w:rPr>
      </w:pPr>
      <w:ins w:id="1362" w:author="Gerard Ateshian" w:date="2014-01-07T09:51:00Z">
        <w:r>
          <w:br w:type="page"/>
        </w:r>
      </w:ins>
    </w:p>
    <w:p w14:paraId="16F83162" w14:textId="6B9ED65E" w:rsidR="00C14B72" w:rsidRDefault="00C14B72" w:rsidP="00C14B72">
      <w:pPr>
        <w:pStyle w:val="Heading4"/>
        <w:rPr>
          <w:ins w:id="1363" w:author="Gerard Ateshian" w:date="2014-01-07T09:51:00Z"/>
        </w:rPr>
      </w:pPr>
      <w:bookmarkStart w:id="1364" w:name="_Toc377547314"/>
      <w:ins w:id="1365" w:author="Gerard Ateshian" w:date="2014-01-07T09:52:00Z">
        <w:r>
          <w:lastRenderedPageBreak/>
          <w:t xml:space="preserve">Albro Isotropic </w:t>
        </w:r>
      </w:ins>
      <w:ins w:id="1366" w:author="Gerard Ateshian" w:date="2014-01-07T09:51:00Z">
        <w:r>
          <w:t>Diffusivity</w:t>
        </w:r>
        <w:bookmarkEnd w:id="1364"/>
      </w:ins>
    </w:p>
    <w:p w14:paraId="4A8B3CD1" w14:textId="19D3EA6F" w:rsidR="00C14B72" w:rsidRDefault="00C14B72" w:rsidP="00C14B72">
      <w:pPr>
        <w:rPr>
          <w:ins w:id="1367" w:author="Gerard Ateshian" w:date="2014-01-07T09:51:00Z"/>
        </w:rPr>
      </w:pPr>
      <w:ins w:id="1368" w:author="Gerard Ateshian" w:date="2014-01-07T09:51:00Z">
        <w:r>
          <w:t xml:space="preserve">The material type for a </w:t>
        </w:r>
      </w:ins>
      <w:ins w:id="1369" w:author="Gerard Ateshian" w:date="2014-01-07T09:53:00Z">
        <w:r>
          <w:t xml:space="preserve">porosity and concentration-dependent </w:t>
        </w:r>
      </w:ins>
      <w:ins w:id="1370" w:author="Gerard Ateshian" w:date="2014-01-07T09:51:00Z">
        <w:r>
          <w:t xml:space="preserve">diffusivity which is </w:t>
        </w:r>
      </w:ins>
      <w:ins w:id="1371" w:author="Gerard Ateshian" w:date="2014-01-07T09:53:00Z">
        <w:r>
          <w:t xml:space="preserve">isotropic </w:t>
        </w:r>
      </w:ins>
      <w:ins w:id="1372" w:author="Gerard Ateshian" w:date="2014-01-07T09:51:00Z">
        <w:r>
          <w:t xml:space="preserve">is </w:t>
        </w:r>
        <w:r>
          <w:rPr>
            <w:i/>
          </w:rPr>
          <w:t>“diff-</w:t>
        </w:r>
      </w:ins>
      <w:ins w:id="1373" w:author="Gerard Ateshian" w:date="2014-01-07T09:53:00Z">
        <w:r>
          <w:rPr>
            <w:i/>
          </w:rPr>
          <w:t>Albro</w:t>
        </w:r>
      </w:ins>
      <w:ins w:id="1374" w:author="Gerard Ateshian" w:date="2014-01-07T09:51:00Z">
        <w:r>
          <w:rPr>
            <w:i/>
          </w:rPr>
          <w:t>-</w:t>
        </w:r>
      </w:ins>
      <w:ins w:id="1375" w:author="Gerard Ateshian" w:date="2014-01-07T09:53:00Z">
        <w:r>
          <w:rPr>
            <w:i/>
          </w:rPr>
          <w:t>iso</w:t>
        </w:r>
      </w:ins>
      <w:ins w:id="1376" w:author="Gerard Ateshian" w:date="2014-01-07T09:51:00Z">
        <w:r>
          <w:rPr>
            <w:i/>
          </w:rPr>
          <w:t>”</w:t>
        </w:r>
        <w:r>
          <w:t>. The following material parameters need to be defined:</w:t>
        </w:r>
      </w:ins>
    </w:p>
    <w:p w14:paraId="5AA8EAF3" w14:textId="77777777" w:rsidR="00C14B72" w:rsidRDefault="00C14B72" w:rsidP="00C14B72">
      <w:pPr>
        <w:rPr>
          <w:ins w:id="1377"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378" w:author="Gerard Ateshian" w:date="2014-01-07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907"/>
        <w:tblGridChange w:id="1379">
          <w:tblGrid>
            <w:gridCol w:w="1669"/>
            <w:gridCol w:w="7907"/>
          </w:tblGrid>
        </w:tblGridChange>
      </w:tblGrid>
      <w:tr w:rsidR="00C14B72" w14:paraId="4F9D9FC1" w14:textId="77777777" w:rsidTr="00C14B72">
        <w:trPr>
          <w:ins w:id="1380" w:author="Gerard Ateshian" w:date="2014-01-07T09:51:00Z"/>
        </w:trPr>
        <w:tc>
          <w:tcPr>
            <w:tcW w:w="1669" w:type="dxa"/>
            <w:shd w:val="clear" w:color="auto" w:fill="auto"/>
            <w:tcPrChange w:id="1381" w:author="Gerard Ateshian" w:date="2014-01-07T09:55:00Z">
              <w:tcPr>
                <w:tcW w:w="1638" w:type="dxa"/>
                <w:shd w:val="clear" w:color="auto" w:fill="auto"/>
              </w:tcPr>
            </w:tcPrChange>
          </w:tcPr>
          <w:p w14:paraId="1D4A61FE" w14:textId="77777777" w:rsidR="00C14B72" w:rsidRDefault="00C14B72" w:rsidP="00C14B72">
            <w:pPr>
              <w:pStyle w:val="code"/>
              <w:rPr>
                <w:ins w:id="1382" w:author="Gerard Ateshian" w:date="2014-01-07T09:51:00Z"/>
              </w:rPr>
            </w:pPr>
            <w:ins w:id="1383" w:author="Gerard Ateshian" w:date="2014-01-07T09:51:00Z">
              <w:r>
                <w:t>&lt;free_diff&gt;</w:t>
              </w:r>
            </w:ins>
          </w:p>
        </w:tc>
        <w:tc>
          <w:tcPr>
            <w:tcW w:w="7907" w:type="dxa"/>
            <w:shd w:val="clear" w:color="auto" w:fill="auto"/>
            <w:tcPrChange w:id="1384" w:author="Gerard Ateshian" w:date="2014-01-07T09:55:00Z">
              <w:tcPr>
                <w:tcW w:w="7938" w:type="dxa"/>
                <w:shd w:val="clear" w:color="auto" w:fill="auto"/>
              </w:tcPr>
            </w:tcPrChange>
          </w:tcPr>
          <w:p w14:paraId="499E0E76" w14:textId="77777777" w:rsidR="00C14B72" w:rsidRDefault="00C14B72" w:rsidP="00C14B72">
            <w:pPr>
              <w:rPr>
                <w:ins w:id="1385" w:author="Gerard Ateshian" w:date="2014-01-07T09:51:00Z"/>
              </w:rPr>
            </w:pPr>
            <w:ins w:id="1386" w:author="Gerard Ateshian" w:date="2014-01-07T09:51:00Z">
              <w:r>
                <w:t xml:space="preserve">free diffusivity </w:t>
              </w:r>
            </w:ins>
            <w:ins w:id="1387" w:author="Gerard Ateshian" w:date="2014-01-07T09:51:00Z">
              <w:r w:rsidRPr="00AF2221">
                <w:rPr>
                  <w:position w:val="-12"/>
                </w:rPr>
                <w:object w:dxaOrig="279" w:dyaOrig="360" w14:anchorId="5712DBF1">
                  <v:shape id="_x0000_i1700" type="#_x0000_t75" style="width:14pt;height:18pt" o:ole="">
                    <v:imagedata r:id="rId1384" o:title=""/>
                  </v:shape>
                  <o:OLEObject Type="Embed" ProgID="Equation.DSMT4" ShapeID="_x0000_i1700" DrawAspect="Content" ObjectID="_1332877485" r:id="rId1385"/>
                </w:object>
              </w:r>
            </w:ins>
          </w:p>
        </w:tc>
      </w:tr>
      <w:tr w:rsidR="00C14B72" w14:paraId="019A200E" w14:textId="77777777" w:rsidTr="00C14B72">
        <w:trPr>
          <w:ins w:id="1388" w:author="Gerard Ateshian" w:date="2014-01-07T09:51:00Z"/>
        </w:trPr>
        <w:tc>
          <w:tcPr>
            <w:tcW w:w="1669" w:type="dxa"/>
            <w:shd w:val="clear" w:color="auto" w:fill="auto"/>
            <w:tcPrChange w:id="1389" w:author="Gerard Ateshian" w:date="2014-01-07T09:55:00Z">
              <w:tcPr>
                <w:tcW w:w="1638" w:type="dxa"/>
                <w:shd w:val="clear" w:color="auto" w:fill="auto"/>
              </w:tcPr>
            </w:tcPrChange>
          </w:tcPr>
          <w:p w14:paraId="6D06959D" w14:textId="20F22102" w:rsidR="00C14B72" w:rsidRDefault="00C14B72" w:rsidP="00C14B72">
            <w:pPr>
              <w:pStyle w:val="code"/>
              <w:rPr>
                <w:ins w:id="1390" w:author="Gerard Ateshian" w:date="2014-01-07T09:51:00Z"/>
              </w:rPr>
            </w:pPr>
            <w:ins w:id="1391" w:author="Gerard Ateshian" w:date="2014-01-07T09:51:00Z">
              <w:r>
                <w:t>&lt;</w:t>
              </w:r>
            </w:ins>
            <w:ins w:id="1392" w:author="Gerard Ateshian" w:date="2014-01-07T09:53:00Z">
              <w:r>
                <w:t>cdinv</w:t>
              </w:r>
            </w:ins>
            <w:ins w:id="1393" w:author="Gerard Ateshian" w:date="2014-01-07T09:51:00Z">
              <w:r>
                <w:t>&gt;</w:t>
              </w:r>
            </w:ins>
          </w:p>
        </w:tc>
        <w:tc>
          <w:tcPr>
            <w:tcW w:w="7907" w:type="dxa"/>
            <w:shd w:val="clear" w:color="auto" w:fill="auto"/>
            <w:tcPrChange w:id="1394" w:author="Gerard Ateshian" w:date="2014-01-07T09:55:00Z">
              <w:tcPr>
                <w:tcW w:w="7938" w:type="dxa"/>
                <w:shd w:val="clear" w:color="auto" w:fill="auto"/>
              </w:tcPr>
            </w:tcPrChange>
          </w:tcPr>
          <w:p w14:paraId="30A69475" w14:textId="1368C33D" w:rsidR="00C14B72" w:rsidRPr="00006A43" w:rsidRDefault="00C14B72" w:rsidP="00C14B72">
            <w:pPr>
              <w:rPr>
                <w:ins w:id="1395" w:author="Gerard Ateshian" w:date="2014-01-07T09:51:00Z"/>
              </w:rPr>
            </w:pPr>
            <w:ins w:id="1396" w:author="Gerard Ateshian" w:date="2014-01-07T09:55:00Z">
              <w:r>
                <w:t>inverse</w:t>
              </w:r>
            </w:ins>
            <w:ins w:id="1397" w:author="Gerard Ateshian" w:date="2014-01-07T09:54:00Z">
              <w:r>
                <w:t xml:space="preserve"> of characteristic concentration for concentration-dependence</w:t>
              </w:r>
            </w:ins>
            <w:ins w:id="1398" w:author="Gerard Ateshian" w:date="2014-01-07T09:51:00Z">
              <w:r>
                <w:t xml:space="preserve"> </w:t>
              </w:r>
            </w:ins>
            <w:ins w:id="1399" w:author="Gerard Ateshian" w:date="2014-01-07T09:51:00Z">
              <w:r w:rsidR="005467AD"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332877486" r:id="rId1387"/>
                </w:object>
              </w:r>
            </w:ins>
          </w:p>
        </w:tc>
      </w:tr>
      <w:tr w:rsidR="00C14B72" w14:paraId="008D95B3" w14:textId="77777777" w:rsidTr="00C14B72">
        <w:trPr>
          <w:ins w:id="1400" w:author="Gerard Ateshian" w:date="2014-01-07T09:51:00Z"/>
        </w:trPr>
        <w:tc>
          <w:tcPr>
            <w:tcW w:w="1669" w:type="dxa"/>
            <w:shd w:val="clear" w:color="auto" w:fill="auto"/>
            <w:tcPrChange w:id="1401" w:author="Gerard Ateshian" w:date="2014-01-07T09:55:00Z">
              <w:tcPr>
                <w:tcW w:w="1638" w:type="dxa"/>
                <w:shd w:val="clear" w:color="auto" w:fill="auto"/>
              </w:tcPr>
            </w:tcPrChange>
          </w:tcPr>
          <w:p w14:paraId="10CC5A82" w14:textId="1F76E0D6" w:rsidR="00C14B72" w:rsidRDefault="00C14B72" w:rsidP="00C14B72">
            <w:pPr>
              <w:pStyle w:val="code"/>
              <w:rPr>
                <w:ins w:id="1402" w:author="Gerard Ateshian" w:date="2014-01-07T09:51:00Z"/>
              </w:rPr>
            </w:pPr>
            <w:ins w:id="1403" w:author="Gerard Ateshian" w:date="2014-01-07T09:51:00Z">
              <w:r>
                <w:t>&lt;</w:t>
              </w:r>
            </w:ins>
            <w:ins w:id="1404" w:author="Gerard Ateshian" w:date="2014-01-07T09:54:00Z">
              <w:r>
                <w:t>alphad</w:t>
              </w:r>
            </w:ins>
            <w:ins w:id="1405" w:author="Gerard Ateshian" w:date="2014-01-07T09:51:00Z">
              <w:r>
                <w:t>&gt;</w:t>
              </w:r>
            </w:ins>
          </w:p>
          <w:p w14:paraId="0AB8E128" w14:textId="77777777" w:rsidR="00C14B72" w:rsidRDefault="00C14B72" w:rsidP="00C14B72">
            <w:pPr>
              <w:pStyle w:val="code"/>
              <w:rPr>
                <w:ins w:id="1406" w:author="Gerard Ateshian" w:date="2014-01-07T09:51:00Z"/>
              </w:rPr>
            </w:pPr>
          </w:p>
        </w:tc>
        <w:tc>
          <w:tcPr>
            <w:tcW w:w="7907" w:type="dxa"/>
            <w:shd w:val="clear" w:color="auto" w:fill="auto"/>
            <w:tcPrChange w:id="1407" w:author="Gerard Ateshian" w:date="2014-01-07T09:55:00Z">
              <w:tcPr>
                <w:tcW w:w="7938" w:type="dxa"/>
                <w:shd w:val="clear" w:color="auto" w:fill="auto"/>
              </w:tcPr>
            </w:tcPrChange>
          </w:tcPr>
          <w:p w14:paraId="71A275C9" w14:textId="18F3FB85" w:rsidR="00C14B72" w:rsidRDefault="00C14B72" w:rsidP="00C14B72">
            <w:pPr>
              <w:rPr>
                <w:ins w:id="1408" w:author="Gerard Ateshian" w:date="2014-01-07T09:51:00Z"/>
              </w:rPr>
            </w:pPr>
            <w:ins w:id="1409" w:author="Gerard Ateshian" w:date="2014-01-07T09:55:00Z">
              <w:r>
                <w:t>coefficient of porosity-dependence</w:t>
              </w:r>
            </w:ins>
            <w:ins w:id="1410" w:author="Gerard Ateshian" w:date="2014-01-07T09:51:00Z">
              <w:r>
                <w:t xml:space="preserve"> </w:t>
              </w:r>
            </w:ins>
            <w:ins w:id="1411" w:author="Gerard Ateshian" w:date="2014-01-07T09:51:00Z">
              <w:r w:rsidRPr="00AF2221">
                <w:rPr>
                  <w:position w:val="-12"/>
                </w:rPr>
                <w:object w:dxaOrig="340" w:dyaOrig="380" w14:anchorId="6DE18973">
                  <v:shape id="_x0000_i1702" type="#_x0000_t75" style="width:17.35pt;height:19.35pt" o:ole="">
                    <v:imagedata r:id="rId1388" o:title=""/>
                  </v:shape>
                  <o:OLEObject Type="Embed" ProgID="Equation.DSMT4" ShapeID="_x0000_i1702" DrawAspect="Content" ObjectID="_1332877487" r:id="rId1389"/>
                </w:object>
              </w:r>
            </w:ins>
          </w:p>
        </w:tc>
      </w:tr>
    </w:tbl>
    <w:p w14:paraId="1C09AB21" w14:textId="77777777" w:rsidR="00C14B72" w:rsidRDefault="00C14B72" w:rsidP="00C14B72">
      <w:pPr>
        <w:rPr>
          <w:ins w:id="1412" w:author="Gerard Ateshian" w:date="2014-01-07T09:51:00Z"/>
        </w:rPr>
      </w:pPr>
    </w:p>
    <w:p w14:paraId="39F6CDE8" w14:textId="701C4893" w:rsidR="00C14B72" w:rsidRDefault="00C14B72" w:rsidP="00C14B72">
      <w:pPr>
        <w:rPr>
          <w:ins w:id="1413" w:author="Gerard Ateshian" w:date="2014-01-07T09:51:00Z"/>
        </w:rPr>
      </w:pPr>
      <w:ins w:id="1414" w:author="Gerard Ateshian" w:date="2014-01-07T09:51:00Z">
        <w:r>
          <w:t xml:space="preserve">This material uses a </w:t>
        </w:r>
      </w:ins>
      <w:ins w:id="1415" w:author="Gerard Ateshian" w:date="2014-01-07T09:55:00Z">
        <w:r>
          <w:t>porosity and concentration</w:t>
        </w:r>
      </w:ins>
      <w:ins w:id="1416" w:author="Gerard Ateshian" w:date="2014-01-07T09:51:00Z">
        <w:r>
          <w:t xml:space="preserve">-dependent diffusivity tensor that </w:t>
        </w:r>
      </w:ins>
      <w:ins w:id="1417" w:author="Gerard Ateshian" w:date="2014-01-07T09:56:00Z">
        <w:r>
          <w:t>remains isotropic with deformation</w:t>
        </w:r>
      </w:ins>
      <w:ins w:id="1418" w:author="Gerard Ateshian" w:date="2014-01-07T09:51:00Z">
        <w:r>
          <w:t>:</w:t>
        </w:r>
      </w:ins>
    </w:p>
    <w:p w14:paraId="4C460A9B" w14:textId="77777777" w:rsidR="00C14B72" w:rsidRDefault="00C14B72" w:rsidP="00C14B72">
      <w:pPr>
        <w:pStyle w:val="MTDisplayEquation"/>
        <w:rPr>
          <w:ins w:id="1419" w:author="Gerard Ateshian" w:date="2014-01-07T09:51:00Z"/>
        </w:rPr>
      </w:pPr>
      <w:ins w:id="1420" w:author="Gerard Ateshian" w:date="2014-01-07T09:51:00Z">
        <w:r>
          <w:tab/>
        </w:r>
      </w:ins>
      <w:ins w:id="1421" w:author="Gerard Ateshian" w:date="2014-01-07T09:51:00Z">
        <w:r w:rsidRPr="00C14B72">
          <w:rPr>
            <w:position w:val="-32"/>
            <w:rPrChange w:id="1422" w:author="Gerard Ateshian" w:date="2014-01-07T09:56:00Z">
              <w:rPr>
                <w:position w:val="-32"/>
              </w:rPr>
            </w:rPrChange>
          </w:rPr>
          <w:object w:dxaOrig="2960" w:dyaOrig="780" w14:anchorId="65BAB2BB">
            <v:shape id="_x0000_i1703" type="#_x0000_t75" style="width:147.35pt;height:39.35pt" o:ole="">
              <v:imagedata r:id="rId1390" o:title=""/>
            </v:shape>
            <o:OLEObject Type="Embed" ProgID="Equation.DSMT4" ShapeID="_x0000_i1703" DrawAspect="Content" ObjectID="_1332877488" r:id="rId1391"/>
          </w:object>
        </w:r>
      </w:ins>
      <w:ins w:id="1423" w:author="Gerard Ateshian" w:date="2014-01-07T09:51:00Z">
        <w:r>
          <w:t>,</w:t>
        </w:r>
      </w:ins>
    </w:p>
    <w:p w14:paraId="3611C788" w14:textId="1AEB837C" w:rsidR="00C14B72" w:rsidRDefault="00BC495E" w:rsidP="00C14B72">
      <w:pPr>
        <w:rPr>
          <w:ins w:id="1424" w:author="Gerard Ateshian" w:date="2014-01-07T09:51:00Z"/>
        </w:rPr>
      </w:pPr>
      <w:ins w:id="1425" w:author="Gerard Ateshian" w:date="2014-01-07T09:51:00Z">
        <w:r>
          <w:t xml:space="preserve">where </w:t>
        </w:r>
      </w:ins>
      <w:ins w:id="1426"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332877489" r:id="rId1393"/>
          </w:object>
        </w:r>
      </w:ins>
      <w:ins w:id="1427" w:author="Gerard Ateshian" w:date="2014-01-07T10:00:00Z">
        <w:r w:rsidR="005467AD">
          <w:t xml:space="preserve"> and </w:t>
        </w:r>
      </w:ins>
      <w:ins w:id="1428" w:author="Gerard Ateshian" w:date="2014-01-07T09:51:00Z">
        <w:r>
          <w:t xml:space="preserve">the porosity </w:t>
        </w:r>
      </w:ins>
      <w:ins w:id="1429" w:author="Gerard Ateshian" w:date="2014-01-07T09:57:00Z">
        <w:r w:rsidRPr="00AA6727">
          <w:rPr>
            <w:position w:val="-10"/>
          </w:rPr>
          <w:object w:dxaOrig="320" w:dyaOrig="380" w14:anchorId="6E5C004A">
            <v:shape id="_x0000_i1705" type="#_x0000_t75" style="width:16pt;height:19.35pt" o:ole="">
              <v:imagedata r:id="rId1394" o:title=""/>
            </v:shape>
            <o:OLEObject Type="Embed" ProgID="Equation.DSMT4" ShapeID="_x0000_i1705" DrawAspect="Content" ObjectID="_1332877490" r:id="rId1395"/>
          </w:object>
        </w:r>
      </w:ins>
      <w:ins w:id="1430"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1431" w:author="Gerard Ateshian" w:date="2014-01-07T09:51:00Z"/>
        </w:rPr>
      </w:pPr>
      <w:ins w:id="1432" w:author="Gerard Ateshian" w:date="2014-01-07T09:51:00Z">
        <w:r>
          <w:tab/>
        </w:r>
      </w:ins>
      <w:ins w:id="1433" w:author="Gerard Ateshian" w:date="2014-01-07T09:51:00Z">
        <w:r w:rsidR="00BC495E" w:rsidRPr="00BC495E">
          <w:rPr>
            <w:position w:val="-24"/>
            <w:rPrChange w:id="1434" w:author="Gerard Ateshian" w:date="2014-01-07T09:57:00Z">
              <w:rPr>
                <w:position w:val="-24"/>
              </w:rPr>
            </w:rPrChange>
          </w:rPr>
          <w:object w:dxaOrig="1140" w:dyaOrig="680" w14:anchorId="46679A08">
            <v:shape id="_x0000_i1706" type="#_x0000_t75" style="width:56.65pt;height:34pt" o:ole="">
              <v:imagedata r:id="rId1396" o:title=""/>
            </v:shape>
            <o:OLEObject Type="Embed" ProgID="Equation.DSMT4" ShapeID="_x0000_i1706" DrawAspect="Content" ObjectID="_1332877491" r:id="rId1397"/>
          </w:object>
        </w:r>
      </w:ins>
      <w:ins w:id="1435" w:author="Gerard Ateshian" w:date="2014-01-07T09:51:00Z">
        <w:r w:rsidR="00BC495E">
          <w:t>.</w:t>
        </w:r>
      </w:ins>
    </w:p>
    <w:p w14:paraId="4E967B54" w14:textId="3A0936B8" w:rsidR="00C14B72" w:rsidRDefault="00C14B72" w:rsidP="00BC495E">
      <w:pPr>
        <w:rPr>
          <w:ins w:id="1436" w:author="Gerard Ateshian" w:date="2014-01-07T09:51:00Z"/>
        </w:rPr>
      </w:pPr>
      <w:ins w:id="1437" w:author="Gerard Ateshian" w:date="2014-01-07T09:51:00Z">
        <w:r w:rsidRPr="00AF2221">
          <w:rPr>
            <w:position w:val="-6"/>
          </w:rPr>
          <w:object w:dxaOrig="220" w:dyaOrig="279" w14:anchorId="0F8D068B">
            <v:shape id="_x0000_i1707" type="#_x0000_t75" style="width:10.65pt;height:14pt" o:ole="">
              <v:imagedata r:id="rId1398" o:title=""/>
            </v:shape>
            <o:OLEObject Type="Embed" ProgID="Equation.DSMT4" ShapeID="_x0000_i1707" DrawAspect="Content" ObjectID="_1332877492" r:id="rId1399"/>
          </w:object>
        </w:r>
      </w:ins>
      <w:ins w:id="1438" w:author="Gerard Ateshian" w:date="2014-01-07T09:51:00Z">
        <w:r w:rsidRPr="00A16AEB">
          <w:t xml:space="preserve"> </w:t>
        </w:r>
        <w:r>
          <w:t xml:space="preserve">is the Jacobian of the deformation, i.e. </w:t>
        </w:r>
      </w:ins>
      <w:ins w:id="1439" w:author="Gerard Ateshian" w:date="2014-01-07T09:51:00Z">
        <w:r w:rsidRPr="00AF2221">
          <w:rPr>
            <w:position w:val="-6"/>
          </w:rPr>
          <w:object w:dxaOrig="940" w:dyaOrig="279" w14:anchorId="3040A99C">
            <v:shape id="_x0000_i1708" type="#_x0000_t75" style="width:48pt;height:14pt" o:ole="">
              <v:imagedata r:id="rId1400" o:title=""/>
            </v:shape>
            <o:OLEObject Type="Embed" ProgID="Equation.DSMT4" ShapeID="_x0000_i1708" DrawAspect="Content" ObjectID="_1332877493" r:id="rId1401"/>
          </w:object>
        </w:r>
      </w:ins>
      <w:ins w:id="1440" w:author="Gerard Ateshian" w:date="2014-01-07T09:51:00Z">
        <w:r>
          <w:t xml:space="preserve"> where</w:t>
        </w:r>
        <w:r>
          <w:rPr>
            <w:b/>
          </w:rPr>
          <w:t xml:space="preserve"> </w:t>
        </w:r>
      </w:ins>
      <w:ins w:id="1441" w:author="Gerard Ateshian" w:date="2014-01-07T09:51:00Z">
        <w:r w:rsidRPr="00AF2221">
          <w:rPr>
            <w:b/>
            <w:position w:val="-4"/>
          </w:rPr>
          <w:object w:dxaOrig="220" w:dyaOrig="260" w14:anchorId="3BB79878">
            <v:shape id="_x0000_i1709" type="#_x0000_t75" style="width:10.65pt;height:13.35pt" o:ole="">
              <v:imagedata r:id="rId1402" o:title=""/>
            </v:shape>
            <o:OLEObject Type="Embed" ProgID="Equation.DSMT4" ShapeID="_x0000_i1709" DrawAspect="Content" ObjectID="_1332877494" r:id="rId1403"/>
          </w:object>
        </w:r>
      </w:ins>
      <w:ins w:id="1442" w:author="Gerard Ateshian" w:date="2014-01-07T09:51:00Z">
        <w:r w:rsidRPr="00A16AEB">
          <w:t xml:space="preserve"> </w:t>
        </w:r>
        <w:r>
          <w:t>is the deformation gradient</w:t>
        </w:r>
      </w:ins>
      <w:ins w:id="1443" w:author="Gerard Ateshian" w:date="2014-01-07T09:58:00Z">
        <w:r w:rsidR="00BC495E">
          <w:t xml:space="preserve"> and </w:t>
        </w:r>
      </w:ins>
      <w:ins w:id="1444" w:author="Gerard Ateshian" w:date="2014-01-07T09:58:00Z">
        <w:r w:rsidR="00BC495E" w:rsidRPr="00AA6727">
          <w:rPr>
            <w:position w:val="-12"/>
          </w:rPr>
          <w:object w:dxaOrig="280" w:dyaOrig="400" w14:anchorId="281E720D">
            <v:shape id="_x0000_i1710" type="#_x0000_t75" style="width:14pt;height:20pt" o:ole="">
              <v:imagedata r:id="rId1404" o:title=""/>
            </v:shape>
            <o:OLEObject Type="Embed" ProgID="Equation.DSMT4" ShapeID="_x0000_i1710" DrawAspect="Content" ObjectID="_1332877495" r:id="rId1405"/>
          </w:object>
        </w:r>
      </w:ins>
      <w:ins w:id="1445" w:author="Gerard Ateshian" w:date="2014-01-07T09:58:00Z">
        <w:r w:rsidR="00BC495E">
          <w:t xml:space="preserve"> is the referential solid volume fraction</w:t>
        </w:r>
      </w:ins>
      <w:ins w:id="1446" w:author="Gerard Ateshian" w:date="2014-01-07T09:51:00Z">
        <w:r>
          <w:t>.</w:t>
        </w:r>
      </w:ins>
      <w:ins w:id="1447" w:author="Gerard Ateshian" w:date="2014-01-07T10:01:00Z">
        <w:r w:rsidR="005467AD">
          <w:t xml:space="preserve"> Here, </w:t>
        </w:r>
      </w:ins>
      <w:ins w:id="1448" w:author="Gerard Ateshian" w:date="2014-01-07T10:01:00Z">
        <w:r w:rsidR="005467AD" w:rsidRPr="005467AD">
          <w:rPr>
            <w:position w:val="-4"/>
          </w:rPr>
          <w:object w:dxaOrig="180" w:dyaOrig="200" w14:anchorId="618BFB62">
            <v:shape id="_x0000_i1711" type="#_x0000_t75" style="width:9.35pt;height:10pt" o:ole="">
              <v:imagedata r:id="rId1406" o:title=""/>
            </v:shape>
            <o:OLEObject Type="Embed" ProgID="Equation.DSMT4" ShapeID="_x0000_i1711" DrawAspect="Content" ObjectID="_1332877496" r:id="rId1407"/>
          </w:object>
        </w:r>
      </w:ins>
      <w:ins w:id="1449" w:author="Gerard Ateshian" w:date="2014-01-07T10:01:00Z">
        <w:r w:rsidR="005467AD">
          <w:t xml:space="preserve"> represents the actual concentration of the solute whose diffusivity is given by </w:t>
        </w:r>
      </w:ins>
      <w:ins w:id="1450" w:author="Gerard Ateshian" w:date="2014-01-07T10:02:00Z">
        <w:r w:rsidR="005467AD" w:rsidRPr="00AA6727">
          <w:rPr>
            <w:position w:val="-6"/>
          </w:rPr>
          <w:object w:dxaOrig="200" w:dyaOrig="260" w14:anchorId="6883251B">
            <v:shape id="_x0000_i1712" type="#_x0000_t75" style="width:10pt;height:13.35pt" o:ole="">
              <v:imagedata r:id="rId1408" o:title=""/>
            </v:shape>
            <o:OLEObject Type="Embed" ProgID="Equation.DSMT4" ShapeID="_x0000_i1712" DrawAspect="Content" ObjectID="_1332877497" r:id="rId1409"/>
          </w:object>
        </w:r>
      </w:ins>
      <w:ins w:id="1451" w:author="Gerard Ateshian" w:date="2014-01-07T10:02:00Z">
        <w:r w:rsidR="005467AD">
          <w:t>.  This constitutive relation is based on the experimental findings reported by Albro et al.</w:t>
        </w:r>
      </w:ins>
      <w:ins w:id="1452"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1453" w:author="Gerard Ateshian" w:date="2014-01-07T10:18:00Z">
        <w:r w:rsidR="00AA6727">
          <w:t>.</w:t>
        </w:r>
      </w:ins>
    </w:p>
    <w:p w14:paraId="7E06207A" w14:textId="77777777" w:rsidR="00C14B72" w:rsidRDefault="00C14B72" w:rsidP="00C14B72">
      <w:pPr>
        <w:rPr>
          <w:ins w:id="1454" w:author="Gerard Ateshian" w:date="2014-01-07T09:51:00Z"/>
        </w:rPr>
      </w:pPr>
    </w:p>
    <w:p w14:paraId="4C18D5CA" w14:textId="77777777" w:rsidR="00C14B72" w:rsidRPr="00B27FE9" w:rsidRDefault="00C14B72" w:rsidP="00C14B72">
      <w:pPr>
        <w:pStyle w:val="Example"/>
        <w:rPr>
          <w:ins w:id="1455" w:author="Gerard Ateshian" w:date="2014-01-07T09:51:00Z"/>
        </w:rPr>
      </w:pPr>
      <w:ins w:id="1456" w:author="Gerard Ateshian" w:date="2014-01-07T09:51:00Z">
        <w:r w:rsidRPr="00B27FE9">
          <w:t>Example:</w:t>
        </w:r>
      </w:ins>
    </w:p>
    <w:p w14:paraId="4AF145CE" w14:textId="607EE5C6" w:rsidR="00214C54" w:rsidRPr="00214C54" w:rsidRDefault="00214C54" w:rsidP="00214C54">
      <w:pPr>
        <w:rPr>
          <w:ins w:id="1457" w:author="Gerard Ateshian" w:date="2014-01-07T10:07:00Z"/>
          <w:rFonts w:ascii="Courier New" w:hAnsi="Courier New"/>
          <w:sz w:val="22"/>
        </w:rPr>
      </w:pPr>
      <w:ins w:id="1458"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1459" w:author="Gerard Ateshian" w:date="2014-01-07T10:07:00Z"/>
          <w:rFonts w:ascii="Courier New" w:hAnsi="Courier New"/>
          <w:sz w:val="22"/>
        </w:rPr>
      </w:pPr>
      <w:ins w:id="1460"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1461" w:author="Gerard Ateshian" w:date="2014-01-07T10:07:00Z"/>
          <w:rFonts w:ascii="Courier New" w:hAnsi="Courier New"/>
          <w:sz w:val="22"/>
        </w:rPr>
      </w:pPr>
      <w:ins w:id="1462"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1463" w:author="Gerard Ateshian" w:date="2014-01-07T10:07:00Z"/>
          <w:rFonts w:ascii="Courier New" w:hAnsi="Courier New"/>
          <w:sz w:val="22"/>
        </w:rPr>
      </w:pPr>
      <w:ins w:id="1464"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1465" w:author="Gerard Ateshian" w:date="2014-01-07T10:07:00Z"/>
          <w:rFonts w:ascii="Courier New" w:hAnsi="Courier New"/>
          <w:sz w:val="22"/>
        </w:rPr>
      </w:pPr>
      <w:ins w:id="1466"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1467" w:author="Gerard Ateshian" w:date="2014-01-07T10:07:00Z"/>
          <w:rFonts w:ascii="Courier New" w:hAnsi="Courier New"/>
          <w:sz w:val="22"/>
        </w:rPr>
      </w:pPr>
      <w:ins w:id="1468"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1469" w:author="Gerard Ateshian" w:date="2014-01-07T10:07:00Z"/>
          <w:rFonts w:ascii="Courier New" w:hAnsi="Courier New"/>
          <w:sz w:val="22"/>
        </w:rPr>
      </w:pPr>
      <w:ins w:id="1470"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1471" w:author="Gerard Ateshian" w:date="2014-01-07T10:07:00Z"/>
          <w:rFonts w:ascii="Courier New" w:hAnsi="Courier New"/>
          <w:sz w:val="22"/>
        </w:rPr>
      </w:pPr>
      <w:ins w:id="1472"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1473" w:author="Gerard Ateshian" w:date="2014-01-07T10:07:00Z"/>
          <w:rFonts w:ascii="Courier New" w:hAnsi="Courier New"/>
          <w:sz w:val="22"/>
        </w:rPr>
      </w:pPr>
      <w:ins w:id="1474"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1475" w:author="Gerard Ateshian" w:date="2014-01-07T10:07:00Z"/>
          <w:rFonts w:ascii="Courier New" w:hAnsi="Courier New"/>
          <w:sz w:val="22"/>
        </w:rPr>
      </w:pPr>
      <w:ins w:id="1476"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477" w:name="_Ref162420103"/>
      <w:bookmarkStart w:id="1478" w:name="_Toc377547315"/>
      <w:r w:rsidRPr="00B27FE9">
        <w:lastRenderedPageBreak/>
        <w:t>Solubility Materials</w:t>
      </w:r>
      <w:bookmarkEnd w:id="1477"/>
      <w:bookmarkEnd w:id="1478"/>
    </w:p>
    <w:p w14:paraId="0B0BD944" w14:textId="77777777" w:rsidR="006A0BC1" w:rsidRPr="00B27FE9" w:rsidRDefault="006A0BC1" w:rsidP="006A0BC1">
      <w:pPr>
        <w:pStyle w:val="Heading4"/>
      </w:pPr>
      <w:bookmarkStart w:id="1479" w:name="_Toc377547316"/>
      <w:r w:rsidRPr="00B27FE9">
        <w:t>Constant Solubility</w:t>
      </w:r>
      <w:bookmarkEnd w:id="1479"/>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13" type="#_x0000_t75" style="width:10.65pt;height:13.35pt" o:ole="">
                  <v:imagedata r:id="rId1410" o:title=""/>
                </v:shape>
                <o:OLEObject Type="Embed" ProgID="Equation.DSMT4" ShapeID="_x0000_i1713" DrawAspect="Content" ObjectID="_1332877498" r:id="rId1411"/>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65pt;height:13.35pt" o:ole="">
            <v:imagedata r:id="rId1412" o:title=""/>
          </v:shape>
          <o:OLEObject Type="Embed" ProgID="Equation.DSMT4" ShapeID="_x0000_i1714" DrawAspect="Content" ObjectID="_1332877499" r:id="rId1413"/>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480" w:name="_Ref162420105"/>
      <w:bookmarkStart w:id="1481" w:name="_Toc377547317"/>
      <w:r w:rsidRPr="00B27FE9">
        <w:lastRenderedPageBreak/>
        <w:t>Osmotic Coefficient Materials</w:t>
      </w:r>
      <w:bookmarkEnd w:id="1480"/>
      <w:bookmarkEnd w:id="1481"/>
    </w:p>
    <w:p w14:paraId="1167F702" w14:textId="77777777" w:rsidR="006A0BC1" w:rsidRPr="00B27FE9" w:rsidRDefault="006A0BC1" w:rsidP="006A0BC1">
      <w:pPr>
        <w:pStyle w:val="Heading4"/>
      </w:pPr>
      <w:bookmarkStart w:id="1482" w:name="_Toc377547318"/>
      <w:r w:rsidRPr="00B27FE9">
        <w:t>Constant Osmotic Coefficient</w:t>
      </w:r>
      <w:bookmarkEnd w:id="1482"/>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15" type="#_x0000_t75" style="width:13.35pt;height:12pt" o:ole="">
                  <v:imagedata r:id="rId1414" o:title=""/>
                </v:shape>
                <o:OLEObject Type="Embed" ProgID="Equation.DSMT4" ShapeID="_x0000_i1715" DrawAspect="Content" ObjectID="_1332877500" r:id="rId1415"/>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35pt;height:12pt" o:ole="">
            <v:imagedata r:id="rId1416" o:title=""/>
          </v:shape>
          <o:OLEObject Type="Embed" ProgID="Equation.DSMT4" ShapeID="_x0000_i1716" DrawAspect="Content" ObjectID="_1332877501" r:id="rId1417"/>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483" w:name="_Ref366847643"/>
      <w:bookmarkStart w:id="1484" w:name="_Ref240797904"/>
      <w:bookmarkStart w:id="1485" w:name="_Ref240797910"/>
      <w:bookmarkStart w:id="1486" w:name="_Toc377547319"/>
      <w:r>
        <w:lastRenderedPageBreak/>
        <w:t xml:space="preserve">Triphasic </w:t>
      </w:r>
      <w:r w:rsidR="00AC155B">
        <w:t xml:space="preserve">and Multiphasic </w:t>
      </w:r>
      <w:r>
        <w:t>Materials</w:t>
      </w:r>
      <w:bookmarkEnd w:id="1483"/>
      <w:bookmarkEnd w:id="1484"/>
      <w:bookmarkEnd w:id="1485"/>
      <w:bookmarkEnd w:id="1486"/>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8"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65pt;height:10pt" o:ole="">
            <v:imagedata r:id="rId1419" o:title=""/>
          </v:shape>
          <o:OLEObject Type="Embed" ProgID="Equation.DSMT4" ShapeID="_x0000_i1717" DrawAspect="Content" ObjectID="_1332877502" r:id="rId1420"/>
        </w:object>
      </w:r>
      <w:r w:rsidRPr="00B27FE9">
        <w:t xml:space="preserve"> </w:t>
      </w:r>
      <w:r w:rsidR="00AF2221" w:rsidRPr="00AF2221">
        <w:rPr>
          <w:position w:val="-6"/>
        </w:rPr>
        <w:object w:dxaOrig="720" w:dyaOrig="260" w14:anchorId="5CE0D0D2">
          <v:shape id="_x0000_i1718" type="#_x0000_t75" style="width:36.65pt;height:13.35pt" o:ole="">
            <v:imagedata r:id="rId1421" o:title=""/>
          </v:shape>
          <o:OLEObject Type="Embed" ProgID="Equation.DSMT4" ShapeID="_x0000_i1718" DrawAspect="Content" ObjectID="_1332877503" r:id="rId1422"/>
        </w:object>
      </w:r>
      <w:r w:rsidR="00AF2221" w:rsidRPr="00AF2221">
        <w:rPr>
          <w:position w:val="-4"/>
        </w:rPr>
        <w:object w:dxaOrig="720" w:dyaOrig="200" w14:anchorId="2C392F12">
          <v:shape id="_x0000_i1719" type="#_x0000_t75" style="width:36.65pt;height:10pt" o:ole="">
            <v:imagedata r:id="rId1423" o:title=""/>
          </v:shape>
          <o:OLEObject Type="Embed" ProgID="Equation.DSMT4" ShapeID="_x0000_i1719" DrawAspect="Content" ObjectID="_1332877504" r:id="rId1424"/>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65pt;height:14pt" o:ole="">
            <v:imagedata r:id="rId1425" o:title=""/>
          </v:shape>
          <o:OLEObject Type="Embed" ProgID="Equation.DSMT4" ShapeID="_x0000_i1720" DrawAspect="Content" ObjectID="_1332877505" r:id="rId1426"/>
        </w:object>
      </w:r>
      <w:r w:rsidRPr="00B27FE9">
        <w:t xml:space="preserve"> of the pores is able to accommodate solute </w:t>
      </w:r>
      <w:r w:rsidR="00AF2221" w:rsidRPr="00AF2221">
        <w:rPr>
          <w:position w:val="-4"/>
        </w:rPr>
        <w:object w:dxaOrig="220" w:dyaOrig="200" w14:anchorId="2DECC307">
          <v:shape id="_x0000_i1721" type="#_x0000_t75" style="width:10.65pt;height:10pt" o:ole="">
            <v:imagedata r:id="rId1427" o:title=""/>
          </v:shape>
          <o:OLEObject Type="Embed" ProgID="Equation.DSMT4" ShapeID="_x0000_i1721" DrawAspect="Content" ObjectID="_1332877506" r:id="rId1428"/>
        </w:object>
      </w:r>
      <w:r w:rsidR="00AF653F">
        <w:t xml:space="preserve"> </w:t>
      </w:r>
      <w:r w:rsidRPr="00B27FE9">
        <w:t>(</w:t>
      </w:r>
      <w:r w:rsidR="00AF2221" w:rsidRPr="00AF2221">
        <w:rPr>
          <w:position w:val="-6"/>
        </w:rPr>
        <w:object w:dxaOrig="1020" w:dyaOrig="320" w14:anchorId="6D222FDC">
          <v:shape id="_x0000_i1722" type="#_x0000_t75" style="width:50.65pt;height:16.65pt" o:ole="">
            <v:imagedata r:id="rId1429" o:title=""/>
          </v:shape>
          <o:OLEObject Type="Embed" ProgID="Equation.DSMT4" ShapeID="_x0000_i1722" DrawAspect="Content" ObjectID="_1332877507" r:id="rId1430"/>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31" o:title=""/>
          </v:shape>
          <o:OLEObject Type="Embed" ProgID="Equation.DSMT4" ShapeID="_x0000_i1723" DrawAspect="Content" ObjectID="_1332877508" r:id="rId1432"/>
        </w:object>
      </w:r>
      <w:r w:rsidRPr="00B27FE9">
        <w:t xml:space="preserve"> of solute </w:t>
      </w:r>
      <w:r w:rsidR="00AF2221" w:rsidRPr="00AF2221">
        <w:rPr>
          <w:position w:val="-4"/>
        </w:rPr>
        <w:object w:dxaOrig="220" w:dyaOrig="200" w14:anchorId="0B574E65">
          <v:shape id="_x0000_i1724" type="#_x0000_t75" style="width:10.65pt;height:10pt" o:ole="">
            <v:imagedata r:id="rId1433" o:title=""/>
          </v:shape>
          <o:OLEObject Type="Embed" ProgID="Equation.DSMT4" ShapeID="_x0000_i1724" DrawAspect="Content" ObjectID="_1332877509" r:id="rId1434"/>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35pt;height:18pt" o:ole="">
            <v:imagedata r:id="rId1435" o:title=""/>
          </v:shape>
          <o:OLEObject Type="Embed" ProgID="Equation.DSMT4" ShapeID="_x0000_i1725" DrawAspect="Content" ObjectID="_1332877510" r:id="rId1436"/>
        </w:object>
      </w:r>
      <w:r w:rsidRPr="00B27FE9">
        <w:t xml:space="preserve">, such that the chemical potential </w:t>
      </w:r>
      <w:r w:rsidR="00AF2221" w:rsidRPr="00AF2221">
        <w:rPr>
          <w:position w:val="-10"/>
        </w:rPr>
        <w:object w:dxaOrig="240" w:dyaOrig="260" w14:anchorId="448A7AA3">
          <v:shape id="_x0000_i1726" type="#_x0000_t75" style="width:12pt;height:13.35pt" o:ole="">
            <v:imagedata r:id="rId1437" o:title=""/>
          </v:shape>
          <o:OLEObject Type="Embed" ProgID="Equation.DSMT4" ShapeID="_x0000_i1726" DrawAspect="Content" ObjectID="_1332877511" r:id="rId1438"/>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35pt;height:32.65pt" o:ole="">
            <v:imagedata r:id="rId1439" o:title=""/>
          </v:shape>
          <o:OLEObject Type="Embed" ProgID="Equation.DSMT4" ShapeID="_x0000_i1727" DrawAspect="Content" ObjectID="_1332877512" r:id="rId1440"/>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65pt;height:19.35pt" o:ole="">
            <v:imagedata r:id="rId1441" o:title=""/>
          </v:shape>
          <o:OLEObject Type="Embed" ProgID="Equation.DSMT4" ShapeID="_x0000_i1728" DrawAspect="Content" ObjectID="_1332877513" r:id="rId1442"/>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3" o:title=""/>
          </v:shape>
          <o:OLEObject Type="Embed" ProgID="Equation.DSMT4" ShapeID="_x0000_i1729" DrawAspect="Content" ObjectID="_1332877514" r:id="rId1444"/>
        </w:object>
      </w:r>
      <w:r w:rsidRPr="00B27FE9">
        <w:t xml:space="preserve">; </w:t>
      </w:r>
      <w:r w:rsidR="00AF2221" w:rsidRPr="00AF2221">
        <w:rPr>
          <w:position w:val="-6"/>
        </w:rPr>
        <w:object w:dxaOrig="279" w:dyaOrig="320" w14:anchorId="3C29343B">
          <v:shape id="_x0000_i1730" type="#_x0000_t75" style="width:14pt;height:16.65pt" o:ole="">
            <v:imagedata r:id="rId1445" o:title=""/>
          </v:shape>
          <o:OLEObject Type="Embed" ProgID="Equation.DSMT4" ShapeID="_x0000_i1730" DrawAspect="Content" ObjectID="_1332877515" r:id="rId1446"/>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35pt;height:14pt" o:ole="">
            <v:imagedata r:id="rId1447" o:title=""/>
          </v:shape>
          <o:OLEObject Type="Embed" ProgID="Equation.DSMT4" ShapeID="_x0000_i1731" DrawAspect="Content" ObjectID="_1332877516" r:id="rId1448"/>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35pt" o:ole="">
            <v:imagedata r:id="rId1449" o:title=""/>
          </v:shape>
          <o:OLEObject Type="Embed" ProgID="Equation.DSMT4" ShapeID="_x0000_i1732" DrawAspect="Content" ObjectID="_1332877517" r:id="rId1450"/>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65pt;height:14pt" o:ole="">
            <v:imagedata r:id="rId1451" o:title=""/>
          </v:shape>
          <o:OLEObject Type="Embed" ProgID="Equation.DSMT4" ShapeID="_x0000_i1733" DrawAspect="Content" ObjectID="_1332877518" r:id="rId1452"/>
        </w:object>
      </w:r>
      <w:r w:rsidRPr="00B27FE9">
        <w:t xml:space="preserve">; in general, </w:t>
      </w:r>
      <w:r w:rsidR="00AF2221" w:rsidRPr="00AF2221">
        <w:rPr>
          <w:position w:val="-4"/>
        </w:rPr>
        <w:object w:dxaOrig="320" w:dyaOrig="300" w14:anchorId="67B8CDAB">
          <v:shape id="_x0000_i1734" type="#_x0000_t75" style="width:16.65pt;height:14pt" o:ole="">
            <v:imagedata r:id="rId1453" o:title=""/>
          </v:shape>
          <o:OLEObject Type="Embed" ProgID="Equation.DSMT4" ShapeID="_x0000_i1734" DrawAspect="Content" ObjectID="_1332877519" r:id="rId1454"/>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5" o:title=""/>
          </v:shape>
          <o:OLEObject Type="Embed" ProgID="Equation.DSMT4" ShapeID="_x0000_i1735" DrawAspect="Content" ObjectID="_1332877520" r:id="rId1456"/>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65pt" o:ole="">
            <v:imagedata r:id="rId1457" o:title=""/>
          </v:shape>
          <o:OLEObject Type="Embed" ProgID="Equation.DSMT4" ShapeID="_x0000_i1736" DrawAspect="Content" ObjectID="_1332877521" r:id="rId1458"/>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35pt;height:40pt" o:ole="">
            <v:imagedata r:id="rId1459" o:title=""/>
          </v:shape>
          <o:OLEObject Type="Embed" ProgID="Equation.DSMT4" ShapeID="_x0000_i1737" DrawAspect="Content" ObjectID="_1332877522" r:id="rId1460"/>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35pt" o:ole="">
            <v:imagedata r:id="rId1461" o:title=""/>
          </v:shape>
          <o:OLEObject Type="Embed" ProgID="Equation.DSMT4" ShapeID="_x0000_i1738" DrawAspect="Content" ObjectID="_1332877523" r:id="rId1462"/>
        </w:object>
      </w:r>
      <w:r>
        <w:t xml:space="preserve"> is the solid volume fraction and </w:t>
      </w:r>
      <w:r w:rsidR="00AF2221" w:rsidRPr="00AF2221">
        <w:rPr>
          <w:position w:val="-14"/>
        </w:rPr>
        <w:object w:dxaOrig="279" w:dyaOrig="420" w14:anchorId="5EDC30A8">
          <v:shape id="_x0000_i1739" type="#_x0000_t75" style="width:14pt;height:21.35pt" o:ole="">
            <v:imagedata r:id="rId1463" o:title=""/>
          </v:shape>
          <o:OLEObject Type="Embed" ProgID="Equation.DSMT4" ShapeID="_x0000_i1739" DrawAspect="Content" ObjectID="_1332877524" r:id="rId1464"/>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35pt;height:28pt" o:ole="">
            <v:imagedata r:id="rId1465" o:title=""/>
          </v:shape>
          <o:OLEObject Type="Embed" ProgID="Equation.DSMT4" ShapeID="_x0000_i1740" DrawAspect="Content" ObjectID="_1332877525" r:id="rId1466"/>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65pt" o:ole="">
            <v:imagedata r:id="rId1467" o:title=""/>
          </v:shape>
          <o:OLEObject Type="Embed" ProgID="Equation.DSMT4" ShapeID="_x0000_i1741" DrawAspect="Content" ObjectID="_1332877526" r:id="rId1468"/>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65pt" o:ole="">
            <v:imagedata r:id="rId1469" o:title=""/>
          </v:shape>
          <o:OLEObject Type="Embed" ProgID="Equation.DSMT4" ShapeID="_x0000_i1742" DrawAspect="Content" ObjectID="_1332877527" r:id="rId1470"/>
        </w:object>
      </w:r>
      <w:r w:rsidR="00AF2221" w:rsidRPr="00AF2221">
        <w:rPr>
          <w:position w:val="-4"/>
        </w:rPr>
        <w:object w:dxaOrig="920" w:dyaOrig="320" w14:anchorId="65A00249">
          <v:shape id="_x0000_i1743" type="#_x0000_t75" style="width:45.35pt;height:16.65pt" o:ole="">
            <v:imagedata r:id="rId1471" o:title=""/>
          </v:shape>
          <o:OLEObject Type="Embed" ProgID="Equation.DSMT4" ShapeID="_x0000_i1743" DrawAspect="Content" ObjectID="_1332877528" r:id="rId1472"/>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65pt" o:ole="">
            <v:imagedata r:id="rId1473" o:title=""/>
          </v:shape>
          <o:OLEObject Type="Embed" ProgID="Equation.DSMT4" ShapeID="_x0000_i1744" DrawAspect="Content" ObjectID="_1332877529" r:id="rId1474"/>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65pt;height:19.35pt" o:ole="">
            <v:imagedata r:id="rId1475" o:title=""/>
          </v:shape>
          <o:OLEObject Type="Embed" ProgID="Equation.DSMT4" ShapeID="_x0000_i1745" DrawAspect="Content" ObjectID="_1332877530" r:id="rId1476"/>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65pt;height:34.65pt" o:ole="">
            <v:imagedata r:id="rId1477" o:title=""/>
          </v:shape>
          <o:OLEObject Type="Embed" ProgID="Equation.DSMT4" ShapeID="_x0000_i1746" DrawAspect="Content" ObjectID="_1332877531" r:id="rId1478"/>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35pt;height:19.35pt" o:ole="">
            <v:imagedata r:id="rId1479" o:title=""/>
          </v:shape>
          <o:OLEObject Type="Embed" ProgID="Equation.DSMT4" ShapeID="_x0000_i1747" DrawAspect="Content" ObjectID="_1332877532" r:id="rId1480"/>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35pt;height:42pt" o:ole="">
            <v:imagedata r:id="rId1481" o:title=""/>
          </v:shape>
          <o:OLEObject Type="Embed" ProgID="Equation.DSMT4" ShapeID="_x0000_i1748" DrawAspect="Content" ObjectID="_1332877533" r:id="rId1482"/>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35pt" o:ole="">
            <v:imagedata r:id="rId1483" o:title=""/>
          </v:shape>
          <o:OLEObject Type="Embed" ProgID="Equation.DSMT4" ShapeID="_x0000_i1749" DrawAspect="Content" ObjectID="_1332877534" r:id="rId1484"/>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65pt;height:18pt" o:ole="">
            <v:imagedata r:id="rId1485" o:title=""/>
          </v:shape>
          <o:OLEObject Type="Embed" ProgID="Equation.DSMT4" ShapeID="_x0000_i1750" DrawAspect="Content" ObjectID="_1332877535" r:id="rId1486"/>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35pt;height:36.65pt" o:ole="">
            <v:imagedata r:id="rId1487" o:title=""/>
          </v:shape>
          <o:OLEObject Type="Embed" ProgID="Equation.DSMT4" ShapeID="_x0000_i1751" DrawAspect="Content" ObjectID="_1332877536" r:id="rId1488"/>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65pt;height:19.35pt" o:ole="">
            <v:imagedata r:id="rId1489" o:title=""/>
          </v:shape>
          <o:OLEObject Type="Embed" ProgID="Equation.DSMT4" ShapeID="_x0000_i1752" DrawAspect="Content" ObjectID="_1332877537" r:id="rId1490"/>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91" o:title=""/>
          </v:shape>
          <o:OLEObject Type="Embed" ProgID="Equation.DSMT4" ShapeID="_x0000_i1753" DrawAspect="Content" ObjectID="_1332877538" r:id="rId1492"/>
        </w:object>
      </w:r>
      <w:r w:rsidRPr="00B27FE9">
        <w:t xml:space="preserve">; </w:t>
      </w:r>
      <w:r w:rsidR="00AF2221" w:rsidRPr="00AF2221">
        <w:rPr>
          <w:position w:val="-12"/>
        </w:rPr>
        <w:object w:dxaOrig="340" w:dyaOrig="380" w14:anchorId="660C2F09">
          <v:shape id="_x0000_i1754" type="#_x0000_t75" style="width:16.65pt;height:19.35pt" o:ole="">
            <v:imagedata r:id="rId1493" o:title=""/>
          </v:shape>
          <o:OLEObject Type="Embed" ProgID="Equation.DSMT4" ShapeID="_x0000_i1754" DrawAspect="Content" ObjectID="_1332877539" r:id="rId1494"/>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35pt;height:12pt" o:ole="">
            <v:imagedata r:id="rId1495" o:title=""/>
          </v:shape>
          <o:OLEObject Type="Embed" ProgID="Equation.DSMT4" ShapeID="_x0000_i1755" DrawAspect="Content" ObjectID="_1332877540" r:id="rId1496"/>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35pt;height:12pt" o:ole="">
            <v:imagedata r:id="rId1497" o:title=""/>
          </v:shape>
          <o:OLEObject Type="Embed" ProgID="Equation.DSMT4" ShapeID="_x0000_i1756" DrawAspect="Content" ObjectID="_1332877541" r:id="rId1498"/>
        </w:object>
      </w:r>
      <w:r w:rsidRPr="00B27FE9">
        <w:t xml:space="preserve">; in general, </w:t>
      </w:r>
      <w:r w:rsidR="00AF2221" w:rsidRPr="00AF2221">
        <w:rPr>
          <w:position w:val="-4"/>
        </w:rPr>
        <w:object w:dxaOrig="260" w:dyaOrig="240" w14:anchorId="27FB1973">
          <v:shape id="_x0000_i1757" type="#_x0000_t75" style="width:13.35pt;height:12pt" o:ole="">
            <v:imagedata r:id="rId1499" o:title=""/>
          </v:shape>
          <o:OLEObject Type="Embed" ProgID="Equation.DSMT4" ShapeID="_x0000_i1757" DrawAspect="Content" ObjectID="_1332877542" r:id="rId1500"/>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501" o:title=""/>
          </v:shape>
          <o:OLEObject Type="Embed" ProgID="Equation.DSMT4" ShapeID="_x0000_i1758" DrawAspect="Content" ObjectID="_1332877543" r:id="rId1502"/>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65pt" o:ole="">
            <v:imagedata r:id="rId1503" o:title=""/>
          </v:shape>
          <o:OLEObject Type="Embed" ProgID="Equation.DSMT4" ShapeID="_x0000_i1759" DrawAspect="Content" ObjectID="_1332877544" r:id="rId1504"/>
        </w:object>
      </w:r>
      <w:r w:rsidRPr="00B27FE9">
        <w:t xml:space="preserve"> and solute concentration </w:t>
      </w:r>
      <w:r w:rsidR="00AF2221" w:rsidRPr="00AF2221">
        <w:rPr>
          <w:position w:val="-6"/>
        </w:rPr>
        <w:object w:dxaOrig="300" w:dyaOrig="320" w14:anchorId="6616FE2B">
          <v:shape id="_x0000_i1760" type="#_x0000_t75" style="width:14pt;height:16.65pt" o:ole="">
            <v:imagedata r:id="rId1505" o:title=""/>
          </v:shape>
          <o:OLEObject Type="Embed" ProgID="Equation.DSMT4" ShapeID="_x0000_i1760" DrawAspect="Content" ObjectID="_1332877545" r:id="rId1506"/>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35pt;height:40pt" o:ole="">
            <v:imagedata r:id="rId1507" o:title=""/>
          </v:shape>
          <o:OLEObject Type="Embed" ProgID="Equation.DSMT4" ShapeID="_x0000_i1761" DrawAspect="Content" ObjectID="_1332877546" r:id="rId1508"/>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65pt;height:40pt" o:ole="">
            <v:imagedata r:id="rId1509" o:title=""/>
          </v:shape>
          <o:OLEObject Type="Embed" ProgID="Equation.DSMT4" ShapeID="_x0000_i1762" DrawAspect="Content" ObjectID="_1332877547" r:id="rId1510"/>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65pt;height:10pt" o:ole="">
            <v:imagedata r:id="rId1511" o:title=""/>
          </v:shape>
          <o:OLEObject Type="Embed" ProgID="Equation.DSMT4" ShapeID="_x0000_i1763" DrawAspect="Content" ObjectID="_1332877548" r:id="rId1512"/>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65pt" o:ole="">
            <v:imagedata r:id="rId1513" o:title=""/>
          </v:shape>
          <o:OLEObject Type="Embed" ProgID="Equation.DSMT4" ShapeID="_x0000_i1764" DrawAspect="Content" ObjectID="_1332877549" r:id="rId1514"/>
        </w:object>
      </w:r>
      <w:r w:rsidR="00D40C73" w:rsidRPr="00B27FE9">
        <w:t xml:space="preserve">, the effective fluid pressure </w:t>
      </w:r>
      <w:r w:rsidR="00AF2221" w:rsidRPr="00AF2221">
        <w:rPr>
          <w:position w:val="-10"/>
        </w:rPr>
        <w:object w:dxaOrig="240" w:dyaOrig="320" w14:anchorId="191EAFA1">
          <v:shape id="_x0000_i1765" type="#_x0000_t75" style="width:12pt;height:16.65pt" o:ole="">
            <v:imagedata r:id="rId1515" o:title=""/>
          </v:shape>
          <o:OLEObject Type="Embed" ProgID="Equation.DSMT4" ShapeID="_x0000_i1765" DrawAspect="Content" ObjectID="_1332877550" r:id="rId1516"/>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65pt" o:ole="">
            <v:imagedata r:id="rId1517" o:title=""/>
          </v:shape>
          <o:OLEObject Type="Embed" ProgID="Equation.DSMT4" ShapeID="_x0000_i1766" DrawAspect="Content" ObjectID="_1332877551" r:id="rId1518"/>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35pt" o:ole="">
            <v:imagedata r:id="rId1519" o:title=""/>
          </v:shape>
          <o:OLEObject Type="Embed" ProgID="Equation.DSMT4" ShapeID="_x0000_i1767" DrawAspect="Content" ObjectID="_1332877552" r:id="rId1520"/>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65pt" o:ole="">
            <v:imagedata r:id="rId1521" o:title=""/>
          </v:shape>
          <o:OLEObject Type="Embed" ProgID="Equation.DSMT4" ShapeID="_x0000_i1768" DrawAspect="Content" ObjectID="_1332877553" r:id="rId1522"/>
        </w:object>
      </w:r>
      <w:r w:rsidR="00D40C73" w:rsidRPr="00B27FE9">
        <w:t xml:space="preserve">.  (In a biphasic material however, since </w:t>
      </w:r>
      <w:r w:rsidR="00AF2221" w:rsidRPr="00AF2221">
        <w:rPr>
          <w:position w:val="-6"/>
        </w:rPr>
        <w:object w:dxaOrig="660" w:dyaOrig="320" w14:anchorId="19404F63">
          <v:shape id="_x0000_i1769" type="#_x0000_t75" style="width:32.65pt;height:16.65pt" o:ole="">
            <v:imagedata r:id="rId1523" o:title=""/>
          </v:shape>
          <o:OLEObject Type="Embed" ProgID="Equation.DSMT4" ShapeID="_x0000_i1769" DrawAspect="Content" ObjectID="_1332877554" r:id="rId1524"/>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35pt;height:16.65pt" o:ole="">
            <v:imagedata r:id="rId1525" o:title=""/>
          </v:shape>
          <o:OLEObject Type="Embed" ProgID="Equation.DSMT4" ShapeID="_x0000_i1770" DrawAspect="Content" ObjectID="_1332877555" r:id="rId1526"/>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7" o:title=""/>
          </v:shape>
          <o:OLEObject Type="Embed" ProgID="Equation.DSMT4" ShapeID="_x0000_i1771" DrawAspect="Content" ObjectID="_1332877556" r:id="rId1528"/>
        </w:object>
      </w:r>
      <w:r w:rsidRPr="00B27FE9">
        <w:t xml:space="preserve">, where </w:t>
      </w:r>
      <w:r w:rsidR="00AF2221" w:rsidRPr="00AF2221">
        <w:rPr>
          <w:position w:val="-6"/>
        </w:rPr>
        <w:object w:dxaOrig="300" w:dyaOrig="320" w14:anchorId="4C95A724">
          <v:shape id="_x0000_i1772" type="#_x0000_t75" style="width:14pt;height:16.65pt" o:ole="">
            <v:imagedata r:id="rId1529" o:title=""/>
          </v:shape>
          <o:OLEObject Type="Embed" ProgID="Equation.DSMT4" ShapeID="_x0000_i1772" DrawAspect="Content" ObjectID="_1332877557" r:id="rId1530"/>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31" o:title=""/>
          </v:shape>
          <o:OLEObject Type="Embed" ProgID="Equation.DSMT4" ShapeID="_x0000_i1773" DrawAspect="Content" ObjectID="_1332877558" r:id="rId1532"/>
        </w:object>
      </w:r>
      <w:r w:rsidRPr="00B27FE9">
        <w:t xml:space="preserve"> is </w:t>
      </w:r>
      <w:r w:rsidR="00AF2221" w:rsidRPr="00AF2221">
        <w:rPr>
          <w:position w:val="-6"/>
        </w:rPr>
        <w:object w:dxaOrig="800" w:dyaOrig="260" w14:anchorId="776D5ED5">
          <v:shape id="_x0000_i1774" type="#_x0000_t75" style="width:40pt;height:13.35pt" o:ole="">
            <v:imagedata r:id="rId1533" o:title=""/>
          </v:shape>
          <o:OLEObject Type="Embed" ProgID="Equation.DSMT4" ShapeID="_x0000_i1774" DrawAspect="Content" ObjectID="_1332877559" r:id="rId1534"/>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65pt;height:14pt" o:ole="">
            <v:imagedata r:id="rId1535" o:title=""/>
          </v:shape>
          <o:OLEObject Type="Embed" ProgID="Equation.DSMT4" ShapeID="_x0000_i1775" DrawAspect="Content" ObjectID="_1332877560" r:id="rId1536"/>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65pt;height:14pt" o:ole="">
            <v:imagedata r:id="rId1537" o:title=""/>
          </v:shape>
          <o:OLEObject Type="Embed" ProgID="Equation.DSMT4" ShapeID="_x0000_i1776" DrawAspect="Content" ObjectID="_1332877561" r:id="rId1538"/>
        </w:object>
      </w:r>
      <w:r w:rsidRPr="00B27FE9">
        <w:t xml:space="preserve"> and </w:t>
      </w:r>
      <w:r w:rsidR="00AF2221" w:rsidRPr="00AF2221">
        <w:rPr>
          <w:position w:val="-10"/>
        </w:rPr>
        <w:object w:dxaOrig="880" w:dyaOrig="360" w14:anchorId="11A2215C">
          <v:shape id="_x0000_i1777" type="#_x0000_t75" style="width:44pt;height:18pt" o:ole="">
            <v:imagedata r:id="rId1539" o:title=""/>
          </v:shape>
          <o:OLEObject Type="Embed" ProgID="Equation.DSMT4" ShapeID="_x0000_i1777" DrawAspect="Content" ObjectID="_1332877562" r:id="rId1540"/>
        </w:object>
      </w:r>
      <w:r w:rsidRPr="00B27FE9">
        <w:t xml:space="preserve">, where </w:t>
      </w:r>
      <w:r w:rsidR="00AF2221" w:rsidRPr="00AF2221">
        <w:rPr>
          <w:position w:val="-6"/>
        </w:rPr>
        <w:object w:dxaOrig="260" w:dyaOrig="220" w14:anchorId="27BFE084">
          <v:shape id="_x0000_i1778" type="#_x0000_t75" style="width:13.35pt;height:10.65pt" o:ole="">
            <v:imagedata r:id="rId1541" o:title=""/>
          </v:shape>
          <o:OLEObject Type="Embed" ProgID="Equation.DSMT4" ShapeID="_x0000_i1778" DrawAspect="Content" ObjectID="_1332877563" r:id="rId1542"/>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35pt;height:18pt" o:ole="">
            <v:imagedata r:id="rId1543" o:title=""/>
          </v:shape>
          <o:OLEObject Type="Embed" ProgID="Equation.DSMT4" ShapeID="_x0000_i1779" DrawAspect="Content" ObjectID="_1332877564" r:id="rId1544"/>
        </w:object>
      </w:r>
      <w:r w:rsidRPr="00B27FE9">
        <w:t xml:space="preserve"> is the molar flux of solute </w:t>
      </w:r>
      <w:r w:rsidR="00AF2221" w:rsidRPr="00AF2221">
        <w:rPr>
          <w:position w:val="-4"/>
        </w:rPr>
        <w:object w:dxaOrig="220" w:dyaOrig="200" w14:anchorId="31B8E8CF">
          <v:shape id="_x0000_i1780" type="#_x0000_t75" style="width:10.65pt;height:10pt" o:ole="">
            <v:imagedata r:id="rId1545" o:title=""/>
          </v:shape>
          <o:OLEObject Type="Embed" ProgID="Equation.DSMT4" ShapeID="_x0000_i1780" DrawAspect="Content" ObjectID="_1332877565" r:id="rId1546"/>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35pt;height:10.65pt" o:ole="">
            <v:imagedata r:id="rId1547" o:title=""/>
          </v:shape>
          <o:OLEObject Type="Embed" ProgID="Equation.DSMT4" ShapeID="_x0000_i1781" DrawAspect="Content" ObjectID="_1332877566" r:id="rId1548"/>
        </w:object>
      </w:r>
      <w:r w:rsidRPr="00B27FE9">
        <w:t xml:space="preserve"> and </w:t>
      </w:r>
      <w:r w:rsidR="00AF2221" w:rsidRPr="00AF2221">
        <w:rPr>
          <w:position w:val="-10"/>
        </w:rPr>
        <w:object w:dxaOrig="260" w:dyaOrig="360" w14:anchorId="37D0D741">
          <v:shape id="_x0000_i1782" type="#_x0000_t75" style="width:13.35pt;height:18pt" o:ole="">
            <v:imagedata r:id="rId1549" o:title=""/>
          </v:shape>
          <o:OLEObject Type="Embed" ProgID="Equation.DSMT4" ShapeID="_x0000_i1782" DrawAspect="Content" ObjectID="_1332877567" r:id="rId1550"/>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51" o:title=""/>
          </v:shape>
          <o:OLEObject Type="Embed" ProgID="Equation.DSMT4" ShapeID="_x0000_i1783" DrawAspect="Content" ObjectID="_1332877568" r:id="rId1552"/>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65pt;height:42pt" o:ole="">
            <v:imagedata r:id="rId1553" o:title=""/>
          </v:shape>
          <o:OLEObject Type="Embed" ProgID="Equation.DSMT4" ShapeID="_x0000_i1784" DrawAspect="Content" ObjectID="_1332877569" r:id="rId1554"/>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65pt;height:13.35pt" o:ole="">
            <v:imagedata r:id="rId1555" o:title=""/>
          </v:shape>
          <o:OLEObject Type="Embed" ProgID="Equation.DSMT4" ShapeID="_x0000_i1785" DrawAspect="Content" ObjectID="_1332877570" r:id="rId1556"/>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65pt" o:ole="">
            <v:imagedata r:id="rId1557" o:title=""/>
          </v:shape>
          <o:OLEObject Type="Embed" ProgID="Equation.DSMT4" ShapeID="_x0000_i1786" DrawAspect="Content" ObjectID="_1332877571" r:id="rId1558"/>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65pt;height:10pt" o:ole="">
            <v:imagedata r:id="rId1559" o:title=""/>
          </v:shape>
          <o:OLEObject Type="Embed" ProgID="Equation.DSMT4" ShapeID="_x0000_i1787" DrawAspect="Content" ObjectID="_1332877572" r:id="rId1560"/>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65pt;height:19.35pt" o:ole="">
            <v:imagedata r:id="rId1561" o:title=""/>
          </v:shape>
          <o:OLEObject Type="Embed" ProgID="Equation.DSMT4" ShapeID="_x0000_i1788" DrawAspect="Content" ObjectID="_1332877573" r:id="rId1562"/>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3" o:title=""/>
          </v:shape>
          <o:OLEObject Type="Embed" ProgID="Equation.DSMT4" ShapeID="_x0000_i1789" DrawAspect="Content" ObjectID="_1332877574" r:id="rId1564"/>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487" w:author="Steve Maas" w:date="2014-01-02T13:13:00Z"/>
        </w:rPr>
      </w:pPr>
      <w:ins w:id="1488" w:author="Steve Maas" w:date="2014-01-02T13:13:00Z">
        <w:r>
          <w:t xml:space="preserve">Also see section </w:t>
        </w:r>
        <w:r>
          <w:fldChar w:fldCharType="begin"/>
        </w:r>
        <w:r>
          <w:instrText xml:space="preserve"> REF _Ref376431879 \r \h </w:instrText>
        </w:r>
      </w:ins>
      <w:r>
        <w:fldChar w:fldCharType="separate"/>
      </w:r>
      <w:ins w:id="1489"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490"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491" w:name="_Ref188932651"/>
      <w:bookmarkStart w:id="1492" w:name="_Toc377547320"/>
      <w:r w:rsidRPr="0097532C">
        <w:t xml:space="preserve">General Specification of </w:t>
      </w:r>
      <w:r w:rsidR="007960DE">
        <w:t xml:space="preserve">Multiphasic </w:t>
      </w:r>
      <w:r w:rsidRPr="0097532C">
        <w:t>Materials</w:t>
      </w:r>
      <w:bookmarkEnd w:id="1491"/>
      <w:bookmarkEnd w:id="1492"/>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65pt;height:13.35pt" o:ole="">
            <v:imagedata r:id="rId1565" o:title=""/>
          </v:shape>
          <o:OLEObject Type="Embed" ProgID="Equation.DSMT4" ShapeID="_x0000_i1790" DrawAspect="Content" ObjectID="_1332877575" r:id="rId1566"/>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35pt;height:12pt" o:ole="">
            <v:imagedata r:id="rId1567" o:title=""/>
          </v:shape>
          <o:OLEObject Type="Embed" ProgID="Equation.DSMT4" ShapeID="_x0000_i1791" DrawAspect="Content" ObjectID="_1332877576" r:id="rId1568"/>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65pt" o:ole="">
            <v:imagedata r:id="rId1569" o:title=""/>
          </v:shape>
          <o:OLEObject Type="Embed" ProgID="Equation.DSMT4" ShapeID="_x0000_i1792" DrawAspect="Content" ObjectID="_1332877577" r:id="rId1570"/>
        </w:object>
      </w:r>
      <w:r w:rsidR="007960DE" w:rsidRPr="007D6F0D">
        <w:t xml:space="preserve">, the solute free diffusivity </w:t>
      </w:r>
      <w:r w:rsidR="00AF2221" w:rsidRPr="00AF2221">
        <w:rPr>
          <w:position w:val="-12"/>
        </w:rPr>
        <w:object w:dxaOrig="320" w:dyaOrig="380" w14:anchorId="534116FA">
          <v:shape id="_x0000_i1793" type="#_x0000_t75" style="width:16.65pt;height:19.35pt" o:ole="">
            <v:imagedata r:id="rId1571" o:title=""/>
          </v:shape>
          <o:OLEObject Type="Embed" ProgID="Equation.DSMT4" ShapeID="_x0000_i1793" DrawAspect="Content" ObjectID="_1332877578" r:id="rId1572"/>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65pt;height:14pt" o:ole="">
            <v:imagedata r:id="rId1573" o:title=""/>
          </v:shape>
          <o:OLEObject Type="Embed" ProgID="Equation.DSMT4" ShapeID="_x0000_i1794" DrawAspect="Content" ObjectID="_1332877579" r:id="rId1574"/>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95" type="#_x0000_t75" style="width:14pt;height:19.35pt" o:ole="">
                  <v:imagedata r:id="rId1575" o:title=""/>
                </v:shape>
                <o:OLEObject Type="Embed" ProgID="Equation.DSMT4" ShapeID="_x0000_i1795" DrawAspect="Content" ObjectID="_1332877580" r:id="rId1576"/>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96" type="#_x0000_t75" style="width:14pt;height:19.35pt" o:ole="">
                  <v:imagedata r:id="rId1577" o:title=""/>
                </v:shape>
                <o:OLEObject Type="Embed" ProgID="Equation.DSMT4" ShapeID="_x0000_i1796" DrawAspect="Content" ObjectID="_1332877581" r:id="rId1578"/>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97" type="#_x0000_t75" style="width:10.65pt;height:13.35pt" o:ole="">
                  <v:imagedata r:id="rId1579" o:title=""/>
                </v:shape>
                <o:OLEObject Type="Embed" ProgID="Equation.DSMT4" ShapeID="_x0000_i1797" DrawAspect="Content" ObjectID="_1332877582" r:id="rId1580"/>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98" type="#_x0000_t75" style="width:16.65pt;height:18pt" o:ole="">
                  <v:imagedata r:id="rId1581" o:title=""/>
                </v:shape>
                <o:OLEObject Type="Embed" ProgID="Equation.DSMT4" ShapeID="_x0000_i1798" DrawAspect="Content" ObjectID="_1332877583" r:id="rId1582"/>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99" type="#_x0000_t75" style="width:13.35pt;height:12pt" o:ole="">
                  <v:imagedata r:id="rId1583" o:title=""/>
                </v:shape>
                <o:OLEObject Type="Embed" ProgID="Equation.DSMT4" ShapeID="_x0000_i1799" DrawAspect="Content" ObjectID="_1332877584" r:id="rId1584"/>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5" o:title=""/>
          </v:shape>
          <o:OLEObject Type="Embed" ProgID="Equation.DSMT4" ShapeID="_x0000_i1800" DrawAspect="Content" ObjectID="_1332877585" r:id="rId1586"/>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493" w:author="Steve Maas" w:date="2014-01-02T13:04:00Z">
        <w:r w:rsidR="00873D59">
          <w:t>3.12.2</w:t>
        </w:r>
      </w:ins>
      <w:del w:id="1494"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65pt" o:ole="">
                  <v:imagedata r:id="rId1587" o:title=""/>
                </v:shape>
                <o:OLEObject Type="Embed" ProgID="Equation.DSMT4" ShapeID="_x0000_i1801" DrawAspect="Content" ObjectID="_1332877586" r:id="rId1588"/>
              </w:object>
            </w:r>
            <w:r>
              <w:t xml:space="preserve"> and </w:t>
            </w:r>
            <w:r w:rsidR="00AF2221" w:rsidRPr="00AF2221">
              <w:rPr>
                <w:position w:val="-12"/>
              </w:rPr>
              <w:object w:dxaOrig="320" w:dyaOrig="380" w14:anchorId="2F461821">
                <v:shape id="_x0000_i1802" type="#_x0000_t75" style="width:16.65pt;height:19.35pt" o:ole="">
                  <v:imagedata r:id="rId1589" o:title=""/>
                </v:shape>
                <o:OLEObject Type="Embed" ProgID="Equation.DSMT4" ShapeID="_x0000_i1802" DrawAspect="Content" ObjectID="_1332877587" r:id="rId1590"/>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65pt;height:14pt" o:ole="">
                  <v:imagedata r:id="rId1591" o:title=""/>
                </v:shape>
                <o:OLEObject Type="Embed" ProgID="Equation.DSMT4" ShapeID="_x0000_i1803" DrawAspect="Content" ObjectID="_1332877588" r:id="rId1592"/>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495" w:author="Steve Maas" w:date="2014-01-02T13:04:00Z">
        <w:r w:rsidR="00873D59">
          <w:t>3.12.2</w:t>
        </w:r>
      </w:ins>
      <w:del w:id="1496"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r>
              <w:t>initial value of the referential apparent density of the solid-bound molecule</w:t>
            </w:r>
            <w:r w:rsidR="008F65F3">
              <w:t xml:space="preserve"> </w:t>
            </w:r>
            <w:r w:rsidR="00AF2221" w:rsidRPr="00AF2221">
              <w:rPr>
                <w:position w:val="-12"/>
              </w:rPr>
              <w:object w:dxaOrig="340" w:dyaOrig="380" w14:anchorId="6694CC47">
                <v:shape id="_x0000_i1804" type="#_x0000_t75" style="width:16.65pt;height:19.35pt" o:ole="">
                  <v:imagedata r:id="rId1593" o:title=""/>
                </v:shape>
                <o:OLEObject Type="Embed" ProgID="Equation.DSMT4" ShapeID="_x0000_i1804" DrawAspect="Content" ObjectID="_1332877589" r:id="rId1594"/>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805" type="#_x0000_t75" style="width:16.65pt;height:19.35pt" o:ole="">
                  <v:imagedata r:id="rId1595" o:title=""/>
                </v:shape>
                <o:OLEObject Type="Embed" ProgID="Equation.DSMT4" ShapeID="_x0000_i1805" DrawAspect="Content" ObjectID="_1332877590" r:id="rId1596"/>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806" type="#_x0000_t75" style="width:16.65pt;height:19.35pt" o:ole="">
                  <v:imagedata r:id="rId1597" o:title=""/>
                </v:shape>
                <o:OLEObject Type="Embed" ProgID="Equation.DSMT4" ShapeID="_x0000_i1806" DrawAspect="Content" ObjectID="_1332877591" r:id="rId1598"/>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65pt;height:19.35pt" o:ole="">
            <v:imagedata r:id="rId1599" o:title=""/>
          </v:shape>
          <o:OLEObject Type="Embed" ProgID="Equation.DSMT4" ShapeID="_x0000_i1807" DrawAspect="Content" ObjectID="_1332877592" r:id="rId1600"/>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35pt" o:ole="">
            <v:imagedata r:id="rId1601" o:title=""/>
          </v:shape>
          <o:OLEObject Type="Embed" ProgID="Equation.DSMT4" ShapeID="_x0000_i1808" DrawAspect="Content" ObjectID="_1332877593" r:id="rId1602"/>
        </w:objec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3" o:title=""/>
          </v:shape>
          <o:OLEObject Type="Embed" ProgID="Equation.DSMT4" ShapeID="_x0000_i1809" DrawAspect="Content" ObjectID="_1332877594" r:id="rId1604"/>
        </w:object>
      </w:r>
      <w:r w:rsidR="00BD0B80">
        <w:t xml:space="preserve">, and Faraday’s constant </w:t>
      </w:r>
      <w:r w:rsidR="00AF2221" w:rsidRPr="00AF2221">
        <w:rPr>
          <w:position w:val="-14"/>
        </w:rPr>
        <w:object w:dxaOrig="260" w:dyaOrig="400" w14:anchorId="197FF2A4">
          <v:shape id="_x0000_i1810" type="#_x0000_t75" style="width:13.35pt;height:19.35pt" o:ole="">
            <v:imagedata r:id="rId1605" o:title=""/>
          </v:shape>
          <o:OLEObject Type="Embed" ProgID="Equation.DSMT4" ShapeID="_x0000_i1810" DrawAspect="Content" ObjectID="_1332877595" r:id="rId1606"/>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497" w:name="_Toc377547321"/>
      <w:r>
        <w:lastRenderedPageBreak/>
        <w:t>Solvent Supply Materials</w:t>
      </w:r>
      <w:bookmarkEnd w:id="1497"/>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65pt;height:18pt" o:ole="">
            <v:imagedata r:id="rId1607" o:title=""/>
          </v:shape>
          <o:OLEObject Type="Embed" ProgID="Equation.DSMT4" ShapeID="_x0000_i1811" DrawAspect="Content" ObjectID="_1332877596" r:id="rId1608"/>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35pt;height:22pt" o:ole="">
            <v:imagedata r:id="rId1609" o:title=""/>
          </v:shape>
          <o:OLEObject Type="Embed" ProgID="Equation.DSMT4" ShapeID="_x0000_i1812" DrawAspect="Content" ObjectID="_1332877597" r:id="rId1610"/>
        </w:object>
      </w:r>
      <w:r>
        <w:t xml:space="preserve"> .</w:t>
      </w:r>
    </w:p>
    <w:p w14:paraId="794F9D24" w14:textId="332B4F9D" w:rsidR="007D189B" w:rsidRPr="00F25218" w:rsidRDefault="00AF2221" w:rsidP="007D189B">
      <w:r w:rsidRPr="00AF2221">
        <w:rPr>
          <w:position w:val="-10"/>
        </w:rPr>
        <w:object w:dxaOrig="320" w:dyaOrig="360" w14:anchorId="7E2B6D3E">
          <v:shape id="_x0000_i1813" type="#_x0000_t75" style="width:16.65pt;height:18pt" o:ole="">
            <v:imagedata r:id="rId1611" o:title=""/>
          </v:shape>
          <o:OLEObject Type="Embed" ProgID="Equation.DSMT4" ShapeID="_x0000_i1813" DrawAspect="Content" ObjectID="_1332877598" r:id="rId1612"/>
        </w:object>
      </w:r>
      <w:r w:rsidR="007D189B">
        <w:t xml:space="preserve"> has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498" w:name="_Toc377547322"/>
      <w:r>
        <w:lastRenderedPageBreak/>
        <w:t>Starling Equation</w:t>
      </w:r>
      <w:bookmarkEnd w:id="1498"/>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7758"/>
      </w:tblGrid>
      <w:tr w:rsidR="007D189B" w14:paraId="2CE7397B" w14:textId="77777777" w:rsidTr="005E4916">
        <w:tc>
          <w:tcPr>
            <w:tcW w:w="1818" w:type="dxa"/>
            <w:shd w:val="clear" w:color="auto" w:fill="auto"/>
          </w:tcPr>
          <w:p w14:paraId="4C21F14B" w14:textId="77777777" w:rsidR="007D189B" w:rsidRDefault="007D189B" w:rsidP="007D189B">
            <w:pPr>
              <w:pStyle w:val="code"/>
            </w:pPr>
            <w:r>
              <w:t>&lt;kp&gt;</w:t>
            </w:r>
          </w:p>
        </w:tc>
        <w:tc>
          <w:tcPr>
            <w:tcW w:w="775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14" type="#_x0000_t75" style="width:14pt;height:19.35pt" o:ole="">
                  <v:imagedata r:id="rId1613" o:title=""/>
                </v:shape>
                <o:OLEObject Type="Embed" ProgID="Equation.DSMT4" ShapeID="_x0000_i1814" DrawAspect="Content" ObjectID="_1332877599" r:id="rId1614"/>
              </w:object>
            </w:r>
          </w:p>
        </w:tc>
      </w:tr>
      <w:tr w:rsidR="007D189B" w14:paraId="7BEE70A8" w14:textId="77777777" w:rsidTr="005E4916">
        <w:tc>
          <w:tcPr>
            <w:tcW w:w="1818" w:type="dxa"/>
            <w:shd w:val="clear" w:color="auto" w:fill="auto"/>
          </w:tcPr>
          <w:p w14:paraId="3D94F9B4" w14:textId="77777777" w:rsidR="007D189B" w:rsidRDefault="007D189B" w:rsidP="007D189B">
            <w:pPr>
              <w:pStyle w:val="code"/>
            </w:pPr>
            <w:r>
              <w:t>&lt;pv&gt;</w:t>
            </w:r>
          </w:p>
        </w:tc>
        <w:tc>
          <w:tcPr>
            <w:tcW w:w="775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15" type="#_x0000_t75" style="width:14pt;height:18pt" o:ole="">
                  <v:imagedata r:id="rId1615" o:title=""/>
                </v:shape>
                <o:OLEObject Type="Embed" ProgID="Equation.DSMT4" ShapeID="_x0000_i1815" DrawAspect="Content" ObjectID="_1332877600" r:id="rId1616"/>
              </w:object>
            </w:r>
          </w:p>
        </w:tc>
      </w:tr>
      <w:tr w:rsidR="007D189B" w14:paraId="35309DB4" w14:textId="77777777" w:rsidTr="005E4916">
        <w:tc>
          <w:tcPr>
            <w:tcW w:w="1818" w:type="dxa"/>
            <w:shd w:val="clear" w:color="auto" w:fill="auto"/>
          </w:tcPr>
          <w:p w14:paraId="0564E4E1" w14:textId="49908527" w:rsidR="007D189B" w:rsidRDefault="007D189B" w:rsidP="005E4916">
            <w:pPr>
              <w:pStyle w:val="code"/>
            </w:pPr>
            <w:r>
              <w:t>&lt;q</w:t>
            </w:r>
            <w:r w:rsidR="005E4916">
              <w:t>c sol=”n”</w:t>
            </w:r>
            <w:r>
              <w:t>&gt;</w:t>
            </w:r>
          </w:p>
        </w:tc>
        <w:tc>
          <w:tcPr>
            <w:tcW w:w="7758" w:type="dxa"/>
            <w:shd w:val="clear" w:color="auto" w:fill="auto"/>
          </w:tcPr>
          <w:p w14:paraId="0AAD4B5B" w14:textId="6CE8077E" w:rsidR="007D189B" w:rsidRDefault="007D189B" w:rsidP="00AF2221">
            <w:r>
              <w:t xml:space="preserve">osmotic filtration coefficient, </w:t>
            </w:r>
            <w:r w:rsidR="005E4916" w:rsidRPr="005E4916">
              <w:rPr>
                <w:position w:val="-12"/>
              </w:rPr>
              <w:object w:dxaOrig="300" w:dyaOrig="400" w14:anchorId="512CF632">
                <v:shape id="_x0000_i1978" type="#_x0000_t75" style="width:14pt;height:20pt" o:ole="">
                  <v:imagedata r:id="rId1617" o:title=""/>
                </v:shape>
                <o:OLEObject Type="Embed" ProgID="Equation.DSMT4" ShapeID="_x0000_i1978" DrawAspect="Content" ObjectID="_1332877601" r:id="rId1618"/>
              </w:object>
            </w:r>
            <w:r>
              <w:t xml:space="preserve"> </w:t>
            </w:r>
          </w:p>
        </w:tc>
      </w:tr>
      <w:tr w:rsidR="007D189B" w14:paraId="685C5560" w14:textId="77777777" w:rsidTr="005E4916">
        <w:tc>
          <w:tcPr>
            <w:tcW w:w="1818" w:type="dxa"/>
            <w:shd w:val="clear" w:color="auto" w:fill="auto"/>
          </w:tcPr>
          <w:p w14:paraId="251ECC59" w14:textId="4850FFC9" w:rsidR="007D189B" w:rsidRDefault="007D189B" w:rsidP="005E4916">
            <w:pPr>
              <w:pStyle w:val="code"/>
            </w:pPr>
            <w:r>
              <w:t>&lt;c</w:t>
            </w:r>
            <w:r w:rsidR="005E4916">
              <w:t>v sol=”n”</w:t>
            </w:r>
            <w:r>
              <w:t>&gt;</w:t>
            </w:r>
          </w:p>
        </w:tc>
        <w:tc>
          <w:tcPr>
            <w:tcW w:w="775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17" type="#_x0000_t75" style="width:14pt;height:19.35pt" o:ole="">
                  <v:imagedata r:id="rId1619" o:title=""/>
                </v:shape>
                <o:OLEObject Type="Embed" ProgID="Equation.DSMT4" ShapeID="_x0000_i1817" DrawAspect="Content" ObjectID="_1332877602" r:id="rId1620"/>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975" type="#_x0000_t75" style="width:162.65pt;height:29.35pt" o:ole="">
            <v:imagedata r:id="rId1621" o:title=""/>
          </v:shape>
          <o:OLEObject Type="Embed" ProgID="Equation.DSMT4" ShapeID="_x0000_i1975" DrawAspect="Content" ObjectID="_1332877603" r:id="rId1622"/>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65pt" o:ole="">
            <v:imagedata r:id="rId1623" o:title=""/>
          </v:shape>
          <o:OLEObject Type="Embed" ProgID="Equation.DSMT4" ShapeID="_x0000_i1819" DrawAspect="Content" ObjectID="_1332877604" r:id="rId1624"/>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bookmarkStart w:id="1499" w:name="_GoBack"/>
      <w:bookmarkEnd w:id="1499"/>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500" w:name="_Toc377547323"/>
      <w:r>
        <w:lastRenderedPageBreak/>
        <w:t>Chemical Reactions</w:t>
      </w:r>
      <w:bookmarkEnd w:id="1500"/>
    </w:p>
    <w:p w14:paraId="45114879" w14:textId="43162140" w:rsidR="00A61269" w:rsidRPr="00A61269" w:rsidRDefault="00A61269">
      <w:pPr>
        <w:pStyle w:val="Heading3"/>
      </w:pPr>
      <w:bookmarkStart w:id="1501" w:name="_Toc377547324"/>
      <w:r>
        <w:t>Guidelines for Chemical Reaction Analyses</w:t>
      </w:r>
      <w:bookmarkEnd w:id="1501"/>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35pt;height:10.65pt" o:ole="">
            <v:imagedata r:id="rId1625" o:title=""/>
          </v:shape>
          <o:OLEObject Type="Embed" ProgID="Equation.DSMT4" ShapeID="_x0000_i1820" DrawAspect="Content" ObjectID="_1332877605" r:id="rId1626"/>
        </w:object>
      </w:r>
      <w:r>
        <w:t>) and solid-bound molecules (</w:t>
      </w:r>
      <w:r w:rsidR="00AF2221" w:rsidRPr="00AF2221">
        <w:rPr>
          <w:position w:val="-6"/>
        </w:rPr>
        <w:object w:dxaOrig="639" w:dyaOrig="220" w14:anchorId="3559A0A4">
          <v:shape id="_x0000_i1821" type="#_x0000_t75" style="width:32pt;height:10.65pt" o:ole="">
            <v:imagedata r:id="rId1627" o:title=""/>
          </v:shape>
          <o:OLEObject Type="Embed" ProgID="Equation.DSMT4" ShapeID="_x0000_i1821" DrawAspect="Content" ObjectID="_1332877606" r:id="rId1628"/>
        </w:object>
      </w:r>
      <w:r>
        <w:t>) that move with the solid matrix (</w:t>
      </w:r>
      <w:r w:rsidR="00AF2221" w:rsidRPr="00AF2221">
        <w:rPr>
          <w:position w:val="-10"/>
        </w:rPr>
        <w:object w:dxaOrig="1240" w:dyaOrig="360" w14:anchorId="0DC957B8">
          <v:shape id="_x0000_i1822" type="#_x0000_t75" style="width:62pt;height:18pt" o:ole="">
            <v:imagedata r:id="rId1629" o:title=""/>
          </v:shape>
          <o:OLEObject Type="Embed" ProgID="Equation.DSMT4" ShapeID="_x0000_i1822" DrawAspect="Content" ObjectID="_1332877607" r:id="rId1630"/>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35pt;height:27.35pt" o:ole="">
            <v:imagedata r:id="rId1631" o:title=""/>
          </v:shape>
          <o:OLEObject Type="Embed" ProgID="Equation.DSMT4" ShapeID="_x0000_i1823" DrawAspect="Content" ObjectID="_1332877608" r:id="rId1632"/>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65pt;height:14pt" o:ole="">
            <v:imagedata r:id="rId1633" o:title=""/>
          </v:shape>
          <o:OLEObject Type="Embed" ProgID="Equation.DSMT4" ShapeID="_x0000_i1824" DrawAspect="Content" ObjectID="_1332877609" r:id="rId1634"/>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65pt" o:ole="">
            <v:imagedata r:id="rId1635" o:title=""/>
          </v:shape>
          <o:OLEObject Type="Embed" ProgID="Equation.DSMT4" ShapeID="_x0000_i1825" DrawAspect="Content" ObjectID="_1332877610" r:id="rId1636"/>
        </w:object>
      </w:r>
      <w:r>
        <w:t xml:space="preserve"> in the mixture</w:t>
      </w:r>
      <w:r w:rsidRPr="00546A57">
        <w:t xml:space="preserve">; </w:t>
      </w:r>
      <w:r w:rsidR="00AF2221" w:rsidRPr="00AF2221">
        <w:rPr>
          <w:position w:val="-12"/>
        </w:rPr>
        <w:object w:dxaOrig="300" w:dyaOrig="380" w14:anchorId="667EA50A">
          <v:shape id="_x0000_i1826" type="#_x0000_t75" style="width:14pt;height:19.35pt" o:ole="">
            <v:imagedata r:id="rId1637" o:title=""/>
          </v:shape>
          <o:OLEObject Type="Embed" ProgID="Equation.DSMT4" ShapeID="_x0000_i1826" DrawAspect="Content" ObjectID="_1332877611" r:id="rId1638"/>
        </w:object>
      </w:r>
      <w:r w:rsidRPr="00546A57">
        <w:t xml:space="preserve"> and </w:t>
      </w:r>
      <w:r w:rsidR="00AF2221" w:rsidRPr="00AF2221">
        <w:rPr>
          <w:position w:val="-12"/>
        </w:rPr>
        <w:object w:dxaOrig="300" w:dyaOrig="380" w14:anchorId="6B35166D">
          <v:shape id="_x0000_i1827" type="#_x0000_t75" style="width:14pt;height:19.35pt" o:ole="">
            <v:imagedata r:id="rId1639" o:title=""/>
          </v:shape>
          <o:OLEObject Type="Embed" ProgID="Equation.DSMT4" ShapeID="_x0000_i1827" DrawAspect="Content" ObjectID="_1332877612" r:id="rId1640"/>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65pt" o:ole="">
            <v:imagedata r:id="rId1641" o:title=""/>
          </v:shape>
          <o:OLEObject Type="Embed" ProgID="Equation.DSMT4" ShapeID="_x0000_i1828" DrawAspect="Content" ObjectID="_1332877613" r:id="rId1642"/>
        </w:object>
      </w:r>
      <w:r>
        <w:t xml:space="preserve"> and molar supplies </w:t>
      </w:r>
      <w:r w:rsidR="00AF2221" w:rsidRPr="00AF2221">
        <w:rPr>
          <w:position w:val="-6"/>
        </w:rPr>
        <w:object w:dxaOrig="279" w:dyaOrig="320" w14:anchorId="4E5356E6">
          <v:shape id="_x0000_i1829" type="#_x0000_t75" style="width:14pt;height:16.65pt" o:ole="">
            <v:imagedata r:id="rId1643" o:title=""/>
          </v:shape>
          <o:OLEObject Type="Embed" ProgID="Equation.DSMT4" ShapeID="_x0000_i1829" DrawAspect="Content" ObjectID="_1332877614" r:id="rId1644"/>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65pt" o:ole="">
            <v:imagedata r:id="rId1645" o:title=""/>
          </v:shape>
          <o:OLEObject Type="Embed" ProgID="Equation.DSMT4" ShapeID="_x0000_i1830" DrawAspect="Content" ObjectID="_1332877615" r:id="rId1646"/>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35pt" o:ole="">
            <v:imagedata r:id="rId1647" o:title=""/>
          </v:shape>
          <o:OLEObject Type="Embed" ProgID="Equation.DSMT4" ShapeID="_x0000_i1831" DrawAspect="Content" ObjectID="_1332877616" r:id="rId1648"/>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35pt" o:ole="">
            <v:imagedata r:id="rId1649" o:title=""/>
          </v:shape>
          <o:OLEObject Type="Embed" ProgID="Equation.DSMT4" ShapeID="_x0000_i1832" DrawAspect="Content" ObjectID="_1332877617" r:id="rId1650"/>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65pt" o:ole="">
            <v:imagedata r:id="rId1651" o:title=""/>
          </v:shape>
          <o:OLEObject Type="Embed" ProgID="Equation.DSMT4" ShapeID="_x0000_i1833" DrawAspect="Content" ObjectID="_1332877618" r:id="rId1652"/>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65pt;height:14pt" o:ole="">
            <v:imagedata r:id="rId1653" o:title=""/>
          </v:shape>
          <o:OLEObject Type="Embed" ProgID="Equation.DSMT4" ShapeID="_x0000_i1834" DrawAspect="Content" ObjectID="_1332877619" r:id="rId1654"/>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35pt;height:19.35pt" o:ole="">
            <v:imagedata r:id="rId1655" o:title=""/>
          </v:shape>
          <o:OLEObject Type="Embed" ProgID="Equation.DSMT4" ShapeID="_x0000_i1835" DrawAspect="Content" ObjectID="_1332877620" r:id="rId1656"/>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65pt" o:ole="">
            <v:imagedata r:id="rId1657" o:title=""/>
          </v:shape>
          <o:OLEObject Type="Embed" ProgID="Equation.DSMT4" ShapeID="_x0000_i1836" DrawAspect="Content" ObjectID="_1332877621" r:id="rId1658"/>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9" o:title=""/>
          </v:shape>
          <o:OLEObject Type="Embed" ProgID="Equation.DSMT4" ShapeID="_x0000_i1837" DrawAspect="Content" ObjectID="_1332877622" r:id="rId1660"/>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35pt" o:ole="">
            <v:imagedata r:id="rId1661" o:title=""/>
          </v:shape>
          <o:OLEObject Type="Embed" ProgID="Equation.DSMT4" ShapeID="_x0000_i1838" DrawAspect="Content" ObjectID="_1332877623" r:id="rId1662"/>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35pt" o:ole="">
            <v:imagedata r:id="rId1663" o:title=""/>
          </v:shape>
          <o:OLEObject Type="Embed" ProgID="Equation.DSMT4" ShapeID="_x0000_i1839" DrawAspect="Content" ObjectID="_1332877624" r:id="rId1664"/>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35pt" o:ole="">
            <v:imagedata r:id="rId1665" o:title=""/>
          </v:shape>
          <o:OLEObject Type="Embed" ProgID="Equation.DSMT4" ShapeID="_x0000_i1840" DrawAspect="Content" ObjectID="_1332877625" r:id="rId1666"/>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65pt;height:19.35pt" o:ole="">
            <v:imagedata r:id="rId1667" o:title=""/>
          </v:shape>
          <o:OLEObject Type="Embed" ProgID="Equation.DSMT4" ShapeID="_x0000_i1841" DrawAspect="Content" ObjectID="_1332877626" r:id="rId1668"/>
        </w:object>
      </w:r>
      <w:r>
        <w:t xml:space="preserve">, </w:t>
      </w:r>
      <w:r w:rsidR="00AF2221" w:rsidRPr="00AF2221">
        <w:rPr>
          <w:position w:val="-12"/>
        </w:rPr>
        <w:object w:dxaOrig="880" w:dyaOrig="420" w14:anchorId="75C06D04">
          <v:shape id="_x0000_i1842" type="#_x0000_t75" style="width:44pt;height:21.35pt" o:ole="">
            <v:imagedata r:id="rId1669" o:title=""/>
          </v:shape>
          <o:OLEObject Type="Embed" ProgID="Equation.DSMT4" ShapeID="_x0000_i1842" DrawAspect="Content" ObjectID="_1332877627" r:id="rId1670"/>
        </w:object>
      </w:r>
      <w:r>
        <w:t xml:space="preserve">, </w:t>
      </w:r>
      <w:r w:rsidR="00AF2221" w:rsidRPr="00AF2221">
        <w:rPr>
          <w:position w:val="-12"/>
        </w:rPr>
        <w:object w:dxaOrig="800" w:dyaOrig="420" w14:anchorId="793A5630">
          <v:shape id="_x0000_i1843" type="#_x0000_t75" style="width:40pt;height:21.35pt" o:ole="">
            <v:imagedata r:id="rId1671" o:title=""/>
          </v:shape>
          <o:OLEObject Type="Embed" ProgID="Equation.DSMT4" ShapeID="_x0000_i1843" DrawAspect="Content" ObjectID="_1332877628" r:id="rId1672"/>
        </w:object>
      </w:r>
      <w:r>
        <w:t xml:space="preserve">, and those of the products are </w:t>
      </w:r>
      <w:r w:rsidR="00AF2221" w:rsidRPr="00AF2221">
        <w:rPr>
          <w:position w:val="-12"/>
        </w:rPr>
        <w:object w:dxaOrig="940" w:dyaOrig="380" w14:anchorId="3419B495">
          <v:shape id="_x0000_i1844" type="#_x0000_t75" style="width:48pt;height:19.35pt" o:ole="">
            <v:imagedata r:id="rId1673" o:title=""/>
          </v:shape>
          <o:OLEObject Type="Embed" ProgID="Equation.DSMT4" ShapeID="_x0000_i1844" DrawAspect="Content" ObjectID="_1332877629" r:id="rId1674"/>
        </w:object>
      </w:r>
      <w:r>
        <w:t xml:space="preserve">, </w:t>
      </w:r>
      <w:r w:rsidR="00AF2221" w:rsidRPr="00AF2221">
        <w:rPr>
          <w:position w:val="-12"/>
        </w:rPr>
        <w:object w:dxaOrig="840" w:dyaOrig="420" w14:anchorId="31D0441D">
          <v:shape id="_x0000_i1845" type="#_x0000_t75" style="width:42pt;height:21.35pt" o:ole="">
            <v:imagedata r:id="rId1675" o:title=""/>
          </v:shape>
          <o:OLEObject Type="Embed" ProgID="Equation.DSMT4" ShapeID="_x0000_i1845" DrawAspect="Content" ObjectID="_1332877630" r:id="rId1676"/>
        </w:object>
      </w:r>
      <w:r>
        <w:t xml:space="preserve">, </w:t>
      </w:r>
      <w:r w:rsidR="00AF2221" w:rsidRPr="00AF2221">
        <w:rPr>
          <w:position w:val="-12"/>
        </w:rPr>
        <w:object w:dxaOrig="800" w:dyaOrig="420" w14:anchorId="3ADAA8E9">
          <v:shape id="_x0000_i1846" type="#_x0000_t75" style="width:40pt;height:21.35pt" o:ole="">
            <v:imagedata r:id="rId1677" o:title=""/>
          </v:shape>
          <o:OLEObject Type="Embed" ProgID="Equation.DSMT4" ShapeID="_x0000_i1846" DrawAspect="Content" ObjectID="_1332877631" r:id="rId1678"/>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35pt" o:ole="">
            <v:imagedata r:id="rId1679" o:title=""/>
          </v:shape>
          <o:OLEObject Type="Embed" ProgID="Equation.DSMT4" ShapeID="_x0000_i1847" DrawAspect="Content" ObjectID="_1332877632" r:id="rId1680"/>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35pt" o:ole="">
            <v:imagedata r:id="rId1681" o:title=""/>
          </v:shape>
          <o:OLEObject Type="Embed" ProgID="Equation.DSMT4" ShapeID="_x0000_i1848" DrawAspect="Content" ObjectID="_1332877633" r:id="rId1682"/>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3" o:title=""/>
          </v:shape>
          <o:OLEObject Type="Embed" ProgID="Equation.DSMT4" ShapeID="_x0000_i1849" DrawAspect="Content" ObjectID="_1332877634" r:id="rId1684"/>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5" o:title=""/>
          </v:shape>
          <o:OLEObject Type="Embed" ProgID="Equation.DSMT4" ShapeID="_x0000_i1850" DrawAspect="Content" ObjectID="_1332877635" r:id="rId1686"/>
        </w:object>
      </w:r>
      <w:r>
        <w:t xml:space="preserve"> </w:t>
      </w:r>
      <w:r w:rsidRPr="004C3F91">
        <w:t xml:space="preserve">and </w:t>
      </w:r>
      <w:r w:rsidR="00AF2221" w:rsidRPr="00AF2221">
        <w:rPr>
          <w:position w:val="-12"/>
        </w:rPr>
        <w:object w:dxaOrig="1400" w:dyaOrig="380" w14:anchorId="0E201A76">
          <v:shape id="_x0000_i1851" type="#_x0000_t75" style="width:70pt;height:19.35pt" o:ole="">
            <v:imagedata r:id="rId1687" o:title=""/>
          </v:shape>
          <o:OLEObject Type="Embed" ProgID="Equation.DSMT4" ShapeID="_x0000_i1851" DrawAspect="Content" ObjectID="_1332877636" r:id="rId1688"/>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65pt" o:ole="">
            <v:imagedata r:id="rId1689" o:title=""/>
          </v:shape>
          <o:OLEObject Type="Embed" ProgID="Equation.DSMT4" ShapeID="_x0000_i1852" DrawAspect="Content" ObjectID="_1332877637" r:id="rId1690"/>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35pt" o:ole="">
            <v:imagedata r:id="rId1691" o:title=""/>
          </v:shape>
          <o:OLEObject Type="Embed" ProgID="Equation.DSMT4" ShapeID="_x0000_i1853" DrawAspect="Content" ObjectID="_1332877638" r:id="rId1692"/>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65pt;height:19.35pt" o:ole="">
            <v:imagedata r:id="rId1693" o:title=""/>
          </v:shape>
          <o:OLEObject Type="Embed" ProgID="Equation.DSMT4" ShapeID="_x0000_i1854" DrawAspect="Content" ObjectID="_1332877639" r:id="rId1694"/>
        </w:object>
      </w:r>
      <w:r>
        <w:t xml:space="preserve"> is the referential apparent mass density (mass of </w:t>
      </w:r>
      <w:r w:rsidR="00AF2221" w:rsidRPr="00AF2221">
        <w:rPr>
          <w:position w:val="-6"/>
        </w:rPr>
        <w:object w:dxaOrig="240" w:dyaOrig="220" w14:anchorId="5FDCDB1B">
          <v:shape id="_x0000_i1855" type="#_x0000_t75" style="width:12pt;height:10.65pt" o:ole="">
            <v:imagedata r:id="rId1695" o:title=""/>
          </v:shape>
          <o:OLEObject Type="Embed" ProgID="Equation.DSMT4" ShapeID="_x0000_i1855" DrawAspect="Content" ObjectID="_1332877640" r:id="rId1696"/>
        </w:object>
      </w:r>
      <w:r>
        <w:t xml:space="preserve"> per mixture volume in the reference configuration), and </w:t>
      </w:r>
      <w:r w:rsidR="00AF2221" w:rsidRPr="00AF2221">
        <w:rPr>
          <w:position w:val="-12"/>
        </w:rPr>
        <w:object w:dxaOrig="340" w:dyaOrig="380" w14:anchorId="2295003F">
          <v:shape id="_x0000_i1856" type="#_x0000_t75" style="width:16.65pt;height:19.35pt" o:ole="">
            <v:imagedata r:id="rId1697" o:title=""/>
          </v:shape>
          <o:OLEObject Type="Embed" ProgID="Equation.DSMT4" ShapeID="_x0000_i1856" DrawAspect="Content" ObjectID="_1332877641" r:id="rId1698"/>
        </w:object>
      </w:r>
      <w:r>
        <w:t xml:space="preserve"> is the referential apparent mass supply of solid constituent </w:t>
      </w:r>
      <w:r w:rsidR="00AF2221" w:rsidRPr="00AF2221">
        <w:rPr>
          <w:position w:val="-6"/>
        </w:rPr>
        <w:object w:dxaOrig="240" w:dyaOrig="220" w14:anchorId="55E709D9">
          <v:shape id="_x0000_i1857" type="#_x0000_t75" style="width:12pt;height:10.65pt" o:ole="">
            <v:imagedata r:id="rId1699" o:title=""/>
          </v:shape>
          <o:OLEObject Type="Embed" ProgID="Equation.DSMT4" ShapeID="_x0000_i1857" DrawAspect="Content" ObjectID="_1332877642" r:id="rId1700"/>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35pt;height:40pt" o:ole="">
            <v:imagedata r:id="rId1701" o:title=""/>
          </v:shape>
          <o:OLEObject Type="Embed" ProgID="Equation.DSMT4" ShapeID="_x0000_i1858" DrawAspect="Content" ObjectID="_1332877643" r:id="rId1702"/>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65pt;height:19.35pt" o:ole="">
            <v:imagedata r:id="rId1703" o:title=""/>
          </v:shape>
          <o:OLEObject Type="Embed" ProgID="Equation.DSMT4" ShapeID="_x0000_i1859" DrawAspect="Content" ObjectID="_1332877644" r:id="rId1704"/>
        </w:object>
      </w:r>
      <w:r>
        <w:t xml:space="preserve"> and (i) is used to evaluate </w:t>
      </w:r>
      <w:r w:rsidR="00AF2221" w:rsidRPr="00AF2221">
        <w:rPr>
          <w:position w:val="-6"/>
        </w:rPr>
        <w:object w:dxaOrig="279" w:dyaOrig="320" w14:anchorId="2934028A">
          <v:shape id="_x0000_i1860" type="#_x0000_t75" style="width:14pt;height:16.65pt" o:ole="">
            <v:imagedata r:id="rId1705" o:title=""/>
          </v:shape>
          <o:OLEObject Type="Embed" ProgID="Equation.DSMT4" ShapeID="_x0000_i1860" DrawAspect="Content" ObjectID="_1332877645" r:id="rId1706"/>
        </w:object>
      </w:r>
      <w:r>
        <w:t xml:space="preserve"> when needed for the calculation of </w:t>
      </w:r>
      <w:r w:rsidR="00AF2221" w:rsidRPr="00AF2221">
        <w:rPr>
          <w:position w:val="-10"/>
        </w:rPr>
        <w:object w:dxaOrig="240" w:dyaOrig="380" w14:anchorId="02B57DF5">
          <v:shape id="_x0000_i1861" type="#_x0000_t75" style="width:12pt;height:19.35pt" o:ole="">
            <v:imagedata r:id="rId1707" o:title=""/>
          </v:shape>
          <o:OLEObject Type="Embed" ProgID="Equation.DSMT4" ShapeID="_x0000_i1861" DrawAspect="Content" ObjectID="_1332877646" r:id="rId1708"/>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65pt;height:19.35pt" o:ole="">
            <v:imagedata r:id="rId1709" o:title=""/>
          </v:shape>
          <o:OLEObject Type="Embed" ProgID="Equation.DSMT4" ShapeID="_x0000_i1862" DrawAspect="Content" ObjectID="_1332877647" r:id="rId1710"/>
        </w:object>
      </w:r>
      <w:r>
        <w:t xml:space="preserve">, using </w:t>
      </w:r>
      <w:r w:rsidR="00AF2221" w:rsidRPr="00AF2221">
        <w:rPr>
          <w:position w:val="-16"/>
        </w:rPr>
        <w:object w:dxaOrig="2180" w:dyaOrig="440" w14:anchorId="1E1D7769">
          <v:shape id="_x0000_i1863" type="#_x0000_t75" style="width:108.65pt;height:22pt" o:ole="">
            <v:imagedata r:id="rId1711" o:title=""/>
          </v:shape>
          <o:OLEObject Type="Embed" ProgID="Equation.DSMT4" ShapeID="_x0000_i1863" DrawAspect="Content" ObjectID="_1332877648" r:id="rId1712"/>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35pt" o:ole="">
            <v:imagedata r:id="rId1713" o:title=""/>
          </v:shape>
          <o:OLEObject Type="Embed" ProgID="Equation.DSMT4" ShapeID="_x0000_i1864" DrawAspect="Content" ObjectID="_1332877649" r:id="rId1714"/>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65pt;height:36.65pt" o:ole="">
            <v:imagedata r:id="rId1715" o:title=""/>
          </v:shape>
          <o:OLEObject Type="Embed" ProgID="Equation.DSMT4" ShapeID="_x0000_i1865" DrawAspect="Content" ObjectID="_1332877650" r:id="rId1716"/>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35pt" o:ole="">
            <v:imagedata r:id="rId1717" o:title=""/>
          </v:shape>
          <o:OLEObject Type="Embed" ProgID="Equation.DSMT4" ShapeID="_x0000_i1866" DrawAspect="Content" ObjectID="_1332877651" r:id="rId1718"/>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35pt" o:ole="">
            <v:imagedata r:id="rId1719" o:title=""/>
          </v:shape>
          <o:OLEObject Type="Embed" ProgID="Equation.DSMT4" ShapeID="_x0000_i1867" DrawAspect="Content" ObjectID="_1332877652" r:id="rId1720"/>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65pt;height:19.35pt" o:ole="">
            <v:imagedata r:id="rId1721" o:title=""/>
          </v:shape>
          <o:OLEObject Type="Embed" ProgID="Equation.DSMT4" ShapeID="_x0000_i1868" DrawAspect="Content" ObjectID="_1332877653" r:id="rId1722"/>
        </w:object>
      </w:r>
      <w:r>
        <w:t xml:space="preserve">.  Therefore, since </w:t>
      </w:r>
      <w:r w:rsidR="00AF2221" w:rsidRPr="00AF2221">
        <w:rPr>
          <w:position w:val="-10"/>
        </w:rPr>
        <w:object w:dxaOrig="980" w:dyaOrig="360" w14:anchorId="2EFE40E6">
          <v:shape id="_x0000_i1869" type="#_x0000_t75" style="width:49.35pt;height:18pt" o:ole="">
            <v:imagedata r:id="rId1723" o:title=""/>
          </v:shape>
          <o:OLEObject Type="Embed" ProgID="Equation.DSMT4" ShapeID="_x0000_i1869" DrawAspect="Content" ObjectID="_1332877654" r:id="rId1724"/>
        </w:object>
      </w:r>
      <w:r>
        <w:t xml:space="preserve"> by definition, it follows that </w:t>
      </w:r>
      <w:r w:rsidR="00AF2221" w:rsidRPr="00AF2221">
        <w:rPr>
          <w:position w:val="-12"/>
        </w:rPr>
        <w:object w:dxaOrig="1060" w:dyaOrig="380" w14:anchorId="31E8FAD9">
          <v:shape id="_x0000_i1870" type="#_x0000_t75" style="width:52.65pt;height:19.35pt" o:ole="">
            <v:imagedata r:id="rId1725" o:title=""/>
          </v:shape>
          <o:OLEObject Type="Embed" ProgID="Equation.DSMT4" ShapeID="_x0000_i1870" DrawAspect="Content" ObjectID="_1332877655" r:id="rId1726"/>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65pt" o:ole="">
            <v:imagedata r:id="rId1727" o:title=""/>
          </v:shape>
          <o:OLEObject Type="Embed" ProgID="Equation.DSMT4" ShapeID="_x0000_i1871" DrawAspect="Content" ObjectID="_1332877656" r:id="rId1728"/>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35pt" o:ole="">
            <v:imagedata r:id="rId1729" o:title=""/>
          </v:shape>
          <o:OLEObject Type="Embed" ProgID="Equation.DSMT4" ShapeID="_x0000_i1872" DrawAspect="Content" ObjectID="_1332877657" r:id="rId1730"/>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35pt" o:ole="">
            <v:imagedata r:id="rId1731" o:title=""/>
          </v:shape>
          <o:OLEObject Type="Embed" ProgID="Equation.DSMT4" ShapeID="_x0000_i1873" DrawAspect="Content" ObjectID="_1332877658" r:id="rId1732"/>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35pt;height:27.35pt" o:ole="">
            <v:imagedata r:id="rId1733" o:title=""/>
          </v:shape>
          <o:OLEObject Type="Embed" ProgID="Equation.DSMT4" ShapeID="_x0000_i1874" DrawAspect="Content" ObjectID="_1332877659" r:id="rId1734"/>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35pt;height:14pt" o:ole="">
            <v:imagedata r:id="rId1735" o:title=""/>
          </v:shape>
          <o:OLEObject Type="Embed" ProgID="Equation.DSMT4" ShapeID="_x0000_i1875" DrawAspect="Content" ObjectID="_1332877660" r:id="rId1736"/>
        </w:object>
      </w:r>
      <w:r>
        <w:t xml:space="preserve"> is the molar mass of </w:t>
      </w:r>
      <w:r w:rsidR="00AF2221" w:rsidRPr="00AF2221">
        <w:rPr>
          <w:position w:val="-6"/>
        </w:rPr>
        <w:object w:dxaOrig="240" w:dyaOrig="220" w14:anchorId="23183549">
          <v:shape id="_x0000_i1876" type="#_x0000_t75" style="width:12pt;height:10.65pt" o:ole="">
            <v:imagedata r:id="rId1737" o:title=""/>
          </v:shape>
          <o:OLEObject Type="Embed" ProgID="Equation.DSMT4" ShapeID="_x0000_i1876" DrawAspect="Content" ObjectID="_1332877661" r:id="rId1738"/>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65pt" o:ole="">
            <v:imagedata r:id="rId1739" o:title=""/>
          </v:shape>
          <o:OLEObject Type="Embed" ProgID="Equation.DSMT4" ShapeID="_x0000_i1877" DrawAspect="Content" ObjectID="_1332877662" r:id="rId1740"/>
        </w:object>
      </w:r>
      <w:r w:rsidR="000D2EC3">
        <w:t xml:space="preserve"> and </w:t>
      </w:r>
      <w:r w:rsidR="00AF2221" w:rsidRPr="00AF2221">
        <w:rPr>
          <w:position w:val="-4"/>
        </w:rPr>
        <w:object w:dxaOrig="420" w:dyaOrig="300" w14:anchorId="38F91AD8">
          <v:shape id="_x0000_i1878" type="#_x0000_t75" style="width:21.35pt;height:14pt" o:ole="">
            <v:imagedata r:id="rId1741" o:title=""/>
          </v:shape>
          <o:OLEObject Type="Embed" ProgID="Equation.DSMT4" ShapeID="_x0000_i1878" DrawAspect="Content" ObjectID="_1332877663" r:id="rId1742"/>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35pt;height:16.65pt" o:ole="">
            <v:imagedata r:id="rId1743" o:title=""/>
          </v:shape>
          <o:OLEObject Type="Embed" ProgID="Equation.DSMT4" ShapeID="_x0000_i1879" DrawAspect="Content" ObjectID="_1332877664" r:id="rId1744"/>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35pt" o:ole="">
            <v:imagedata r:id="rId1745" o:title=""/>
          </v:shape>
          <o:OLEObject Type="Embed" ProgID="Equation.DSMT4" ShapeID="_x0000_i1880" DrawAspect="Content" ObjectID="_1332877665" r:id="rId1746"/>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65pt" o:ole="">
            <v:imagedata r:id="rId1747" o:title=""/>
          </v:shape>
          <o:OLEObject Type="Embed" ProgID="Equation.DSMT4" ShapeID="_x0000_i1881" DrawAspect="Content" ObjectID="_1332877666" r:id="rId1748"/>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65pt" o:ole="">
            <v:imagedata r:id="rId1749" o:title=""/>
          </v:shape>
          <o:OLEObject Type="Embed" ProgID="Equation.DSMT4" ShapeID="_x0000_i1882" DrawAspect="Content" ObjectID="_1332877667" r:id="rId1750"/>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65pt" o:ole="">
            <v:imagedata r:id="rId1751" o:title=""/>
          </v:shape>
          <o:OLEObject Type="Embed" ProgID="Equation.DSMT4" ShapeID="_x0000_i1883" DrawAspect="Content" ObjectID="_1332877668" r:id="rId1752"/>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65pt;height:19.35pt" o:ole="">
            <v:imagedata r:id="rId1753" o:title=""/>
          </v:shape>
          <o:OLEObject Type="Embed" ProgID="Equation.DSMT4" ShapeID="_x0000_i1884" DrawAspect="Content" ObjectID="_1332877669" r:id="rId1754"/>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35pt" o:ole="">
            <v:imagedata r:id="rId1755" o:title=""/>
          </v:shape>
          <o:OLEObject Type="Embed" ProgID="Equation.DSMT4" ShapeID="_x0000_i1885" DrawAspect="Content" ObjectID="_1332877670" r:id="rId1756"/>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7" o:title=""/>
          </v:shape>
          <o:OLEObject Type="Embed" ProgID="Equation.DSMT4" ShapeID="_x0000_i1886" DrawAspect="Content" ObjectID="_1332877671" r:id="rId1758"/>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502" w:name="_Toc377547325"/>
      <w:r>
        <w:t>General Specification for Chemical Reactions</w:t>
      </w:r>
      <w:bookmarkEnd w:id="1502"/>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35pt" o:ole="">
            <v:imagedata r:id="rId1759" o:title=""/>
          </v:shape>
          <o:OLEObject Type="Embed" ProgID="Equation.DSMT4" ShapeID="_x0000_i1887" DrawAspect="Content" ObjectID="_1332877672" r:id="rId1760"/>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35pt" o:ole="">
            <v:imagedata r:id="rId1761" o:title=""/>
          </v:shape>
          <o:OLEObject Type="Embed" ProgID="Equation.DSMT4" ShapeID="_x0000_i1888" DrawAspect="Content" ObjectID="_1332877673" r:id="rId1762"/>
        </w:object>
      </w:r>
      <w:r>
        <w:t xml:space="preserve"> of the reactants and </w:t>
      </w:r>
      <w:r w:rsidR="00AF2221" w:rsidRPr="00AF2221">
        <w:rPr>
          <w:position w:val="-12"/>
        </w:rPr>
        <w:object w:dxaOrig="300" w:dyaOrig="380" w14:anchorId="4A1F5CCC">
          <v:shape id="_x0000_i1889" type="#_x0000_t75" style="width:14pt;height:19.35pt" o:ole="">
            <v:imagedata r:id="rId1763" o:title=""/>
          </v:shape>
          <o:OLEObject Type="Embed" ProgID="Equation.DSMT4" ShapeID="_x0000_i1889" DrawAspect="Content" ObjectID="_1332877674" r:id="rId1764"/>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65pt" o:ole="">
            <v:imagedata r:id="rId1765" o:title=""/>
          </v:shape>
          <o:OLEObject Type="Embed" ProgID="Equation.DSMT4" ShapeID="_x0000_i1890" DrawAspect="Content" ObjectID="_1332877675" r:id="rId1766"/>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91" type="#_x0000_t75" style="width:14pt;height:19.35pt" o:ole="">
                  <v:imagedata r:id="rId1767" o:title=""/>
                </v:shape>
                <o:OLEObject Type="Embed" ProgID="Equation.DSMT4" ShapeID="_x0000_i1891" DrawAspect="Content" ObjectID="_1332877676" r:id="rId1768"/>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92" type="#_x0000_t75" style="width:14pt;height:19.35pt" o:ole="">
                  <v:imagedata r:id="rId1769" o:title=""/>
                </v:shape>
                <o:OLEObject Type="Embed" ProgID="Equation.DSMT4" ShapeID="_x0000_i1892" DrawAspect="Content" ObjectID="_1332877677" r:id="rId1770"/>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93" type="#_x0000_t75" style="width:12pt;height:16.65pt" o:ole="">
                  <v:imagedata r:id="rId1771" o:title=""/>
                </v:shape>
                <o:OLEObject Type="Embed" ProgID="Equation.DSMT4" ShapeID="_x0000_i1893" DrawAspect="Content" ObjectID="_1332877678" r:id="rId1772"/>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503" w:author="Steve Maas" w:date="2014-01-02T13:04:00Z">
        <w:r w:rsidR="00873D59">
          <w:t>3.12.2</w:t>
        </w:r>
      </w:ins>
      <w:del w:id="1504"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505" w:name="_Toc377547326"/>
      <w:r>
        <w:t>Chemical Reaction Materials</w:t>
      </w:r>
      <w:bookmarkEnd w:id="1505"/>
    </w:p>
    <w:p w14:paraId="5FCB1FE4" w14:textId="77777777" w:rsidR="007B076C" w:rsidRPr="007B076C" w:rsidRDefault="007B076C"/>
    <w:p w14:paraId="29F01F67" w14:textId="7BF16C69" w:rsidR="00541FBD" w:rsidRDefault="00541FBD" w:rsidP="0016320C">
      <w:pPr>
        <w:pStyle w:val="Heading4"/>
      </w:pPr>
      <w:bookmarkStart w:id="1506" w:name="_Toc377547327"/>
      <w:r>
        <w:t>Law of Mass Action for Forward Reactions</w:t>
      </w:r>
      <w:bookmarkEnd w:id="1506"/>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94" type="#_x0000_t75" style="width:10pt;height:14pt" o:ole="">
                  <v:imagedata r:id="rId1773" o:title=""/>
                </v:shape>
                <o:OLEObject Type="Embed" ProgID="Equation.DSMT4" ShapeID="_x0000_i1894" DrawAspect="Content" ObjectID="_1332877679" r:id="rId1774"/>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65pt;height:32pt" o:ole="">
            <v:imagedata r:id="rId1775" o:title=""/>
          </v:shape>
          <o:OLEObject Type="Embed" ProgID="Equation.DSMT4" ShapeID="_x0000_i1895" DrawAspect="Content" ObjectID="_1332877680" r:id="rId1776"/>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6" type="#_x0000_t75" style="width:1in;height:14pt" o:ole="">
            <v:imagedata r:id="rId1777" o:title=""/>
          </v:shape>
          <o:OLEObject Type="Embed" ProgID="Equation.DSMT4" ShapeID="_x0000_i1896" DrawAspect="Content" ObjectID="_1332877681" r:id="rId1778"/>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507" w:name="_Toc377547328"/>
      <w:r>
        <w:t>Law of Mass Action for Reversible Reactions</w:t>
      </w:r>
      <w:bookmarkEnd w:id="1507"/>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97" type="#_x0000_t75" style="width:14pt;height:18pt" o:ole="">
                  <v:imagedata r:id="rId1779" o:title=""/>
                </v:shape>
                <o:OLEObject Type="Embed" ProgID="Equation.DSMT4" ShapeID="_x0000_i1897" DrawAspect="Content" ObjectID="_1332877682" r:id="rId1780"/>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98" type="#_x0000_t75" style="width:14pt;height:18pt" o:ole="">
                  <v:imagedata r:id="rId1781" o:title=""/>
                </v:shape>
                <o:OLEObject Type="Embed" ProgID="Equation.DSMT4" ShapeID="_x0000_i1898" DrawAspect="Content" ObjectID="_1332877683" r:id="rId1782"/>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9" type="#_x0000_t75" style="width:58.65pt;height:19.35pt" o:ole="">
            <v:imagedata r:id="rId1783" o:title=""/>
          </v:shape>
          <o:OLEObject Type="Embed" ProgID="Equation.DSMT4" ShapeID="_x0000_i1899" DrawAspect="Content" ObjectID="_1332877684" r:id="rId1784"/>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0" type="#_x0000_t75" style="width:87.35pt;height:65.35pt" o:ole="">
            <v:imagedata r:id="rId1785" o:title=""/>
          </v:shape>
          <o:OLEObject Type="Embed" ProgID="Equation.DSMT4" ShapeID="_x0000_i1900" DrawAspect="Content" ObjectID="_1332877685" r:id="rId1786"/>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1" type="#_x0000_t75" style="width:108.65pt;height:19.35pt" o:ole="">
            <v:imagedata r:id="rId1787" o:title=""/>
          </v:shape>
          <o:OLEObject Type="Embed" ProgID="Equation.DSMT4" ShapeID="_x0000_i1901" DrawAspect="Content" ObjectID="_1332877686" r:id="rId1788"/>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508" w:name="_Toc377547329"/>
      <w:r>
        <w:t>Michaelis-Menten Reaction</w:t>
      </w:r>
      <w:bookmarkEnd w:id="1508"/>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902" type="#_x0000_t75" style="width:22pt;height:18pt" o:ole="">
                  <v:imagedata r:id="rId1789" o:title=""/>
                </v:shape>
                <o:OLEObject Type="Embed" ProgID="Equation.DSMT4" ShapeID="_x0000_i1902" DrawAspect="Content" ObjectID="_1332877687" r:id="rId1790"/>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903" type="#_x0000_t75" style="width:22pt;height:18pt" o:ole="">
                  <v:imagedata r:id="rId1791" o:title=""/>
                </v:shape>
                <o:OLEObject Type="Embed" ProgID="Equation.DSMT4" ShapeID="_x0000_i1903" DrawAspect="Content" ObjectID="_1332877688" r:id="rId1792"/>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4" type="#_x0000_t75" style="width:14pt;height:14pt" o:ole="">
            <v:imagedata r:id="rId1793" o:title=""/>
          </v:shape>
          <o:OLEObject Type="Embed" ProgID="Equation.DSMT4" ShapeID="_x0000_i1904" DrawAspect="Content" ObjectID="_1332877689" r:id="rId1794"/>
        </w:object>
      </w:r>
      <w:r>
        <w:t xml:space="preserve"> triggers the conversion of the substrate </w:t>
      </w:r>
      <w:r w:rsidR="00AF2221" w:rsidRPr="00AF2221">
        <w:rPr>
          <w:position w:val="-4"/>
        </w:rPr>
        <w:object w:dxaOrig="279" w:dyaOrig="300" w14:anchorId="66BC52E7">
          <v:shape id="_x0000_i1905" type="#_x0000_t75" style="width:14pt;height:14pt" o:ole="">
            <v:imagedata r:id="rId1795" o:title=""/>
          </v:shape>
          <o:OLEObject Type="Embed" ProgID="Equation.DSMT4" ShapeID="_x0000_i1905" DrawAspect="Content" ObjectID="_1332877690" r:id="rId1796"/>
        </w:object>
      </w:r>
      <w:r>
        <w:t xml:space="preserve"> into the product </w:t>
      </w:r>
      <w:r w:rsidR="00AF2221" w:rsidRPr="00AF2221">
        <w:rPr>
          <w:position w:val="-4"/>
        </w:rPr>
        <w:object w:dxaOrig="320" w:dyaOrig="300" w14:anchorId="0995B99F">
          <v:shape id="_x0000_i1906" type="#_x0000_t75" style="width:16.65pt;height:14pt" o:ole="">
            <v:imagedata r:id="rId1797" o:title=""/>
          </v:shape>
          <o:OLEObject Type="Embed" ProgID="Equation.DSMT4" ShapeID="_x0000_i1906" DrawAspect="Content" ObjectID="_1332877691" r:id="rId1798"/>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7" type="#_x0000_t75" style="width:114.65pt;height:56.65pt" o:ole="">
            <v:imagedata r:id="rId1799" o:title=""/>
          </v:shape>
          <o:OLEObject Type="Embed" ProgID="Equation.DSMT4" ShapeID="_x0000_i1907" DrawAspect="Content" ObjectID="_1332877692" r:id="rId1800"/>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08" type="#_x0000_t75" style="width:13.35pt;height:16.65pt" o:ole="">
            <v:imagedata r:id="rId1801" o:title=""/>
          </v:shape>
          <o:OLEObject Type="Embed" ProgID="Equation.DSMT4" ShapeID="_x0000_i1908" DrawAspect="Content" ObjectID="_1332877693" r:id="rId1802"/>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9" type="#_x0000_t75" style="width:12pt;height:18pt" o:ole="">
            <v:imagedata r:id="rId1803" o:title=""/>
          </v:shape>
          <o:OLEObject Type="Embed" ProgID="Equation.DSMT4" ShapeID="_x0000_i1909" DrawAspect="Content" ObjectID="_1332877694" r:id="rId1804"/>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0" type="#_x0000_t75" style="width:124.65pt;height:16.65pt" o:ole="">
            <v:imagedata r:id="rId1805" o:title=""/>
          </v:shape>
          <o:OLEObject Type="Embed" ProgID="Equation.DSMT4" ShapeID="_x0000_i1910" DrawAspect="Content" ObjectID="_1332877695" r:id="rId1806"/>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1" type="#_x0000_t75" style="width:44.65pt;height:16.65pt" o:ole="">
            <v:imagedata r:id="rId1807" o:title=""/>
          </v:shape>
          <o:OLEObject Type="Embed" ProgID="Equation.DSMT4" ShapeID="_x0000_i1911" DrawAspect="Content" ObjectID="_1332877696" r:id="rId1808"/>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2" type="#_x0000_t75" style="width:56.65pt;height:19.35pt" o:ole="">
            <v:imagedata r:id="rId1809" o:title=""/>
          </v:shape>
          <o:OLEObject Type="Embed" ProgID="Equation.DSMT4" ShapeID="_x0000_i1912" DrawAspect="Content" ObjectID="_1332877697" r:id="rId1810"/>
        </w:object>
      </w:r>
      <w:r w:rsidR="00901BF1">
        <w:t xml:space="preserve">, so that </w:t>
      </w:r>
      <w:r w:rsidR="00AF2221" w:rsidRPr="00AF2221">
        <w:rPr>
          <w:position w:val="-10"/>
        </w:rPr>
        <w:object w:dxaOrig="700" w:dyaOrig="380" w14:anchorId="0528E5F0">
          <v:shape id="_x0000_i1913" type="#_x0000_t75" style="width:34.65pt;height:19.35pt" o:ole="">
            <v:imagedata r:id="rId1811" o:title=""/>
          </v:shape>
          <o:OLEObject Type="Embed" ProgID="Equation.DSMT4" ShapeID="_x0000_i1913" DrawAspect="Content" ObjectID="_1332877698" r:id="rId1812"/>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4" type="#_x0000_t75" style="width:22pt;height:18pt" o:ole="">
            <v:imagedata r:id="rId1813" o:title=""/>
          </v:shape>
          <o:OLEObject Type="Embed" ProgID="Equation.DSMT4" ShapeID="_x0000_i1914" DrawAspect="Content" ObjectID="_1332877699" r:id="rId1814"/>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509" w:name="_Ref366858813"/>
      <w:bookmarkStart w:id="1510" w:name="_Toc377547330"/>
      <w:r>
        <w:t>Specific Reaction Rate Materials</w:t>
      </w:r>
      <w:bookmarkEnd w:id="1509"/>
      <w:bookmarkEnd w:id="1510"/>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511" w:name="_Toc377547331"/>
      <w:r>
        <w:t>Constant Reaction Rate</w:t>
      </w:r>
      <w:bookmarkEnd w:id="1511"/>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15" type="#_x0000_t75" style="width:10pt;height:14pt" o:ole="">
                  <v:imagedata r:id="rId1815" o:title=""/>
                </v:shape>
                <o:OLEObject Type="Embed" ProgID="Equation.DSMT4" ShapeID="_x0000_i1915" DrawAspect="Content" ObjectID="_1332877700" r:id="rId1816"/>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512" w:name="_Toc377547332"/>
      <w:r>
        <w:t>Huiskes Reaction Rate</w:t>
      </w:r>
      <w:bookmarkEnd w:id="1512"/>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16" type="#_x0000_t75" style="width:12pt;height:13.35pt" o:ole="">
                  <v:imagedata r:id="rId1817" o:title=""/>
                </v:shape>
                <o:OLEObject Type="Embed" ProgID="Equation.DSMT4" ShapeID="_x0000_i1916" DrawAspect="Content" ObjectID="_1332877701" r:id="rId1818"/>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17" type="#_x0000_t75" style="width:14pt;height:18pt" o:ole="">
                  <v:imagedata r:id="rId1819" o:title=""/>
                </v:shape>
                <o:OLEObject Type="Embed" ProgID="Equation.DSMT4" ShapeID="_x0000_i1917" DrawAspect="Content" ObjectID="_1332877702" r:id="rId1820"/>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8" type="#_x0000_t75" style="width:107.35pt;height:38pt" o:ole="">
            <v:imagedata r:id="rId1821" o:title=""/>
          </v:shape>
          <o:OLEObject Type="Embed" ProgID="Equation.DSMT4" ShapeID="_x0000_i1918" DrawAspect="Content" ObjectID="_1332877703" r:id="rId1822"/>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19" type="#_x0000_t75" style="width:18pt;height:18pt" o:ole="">
            <v:imagedata r:id="rId1823" o:title=""/>
          </v:shape>
          <o:OLEObject Type="Embed" ProgID="Equation.DSMT4" ShapeID="_x0000_i1919" DrawAspect="Content" ObjectID="_1332877704" r:id="rId1824"/>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0" type="#_x0000_t75" style="width:63.35pt;height:21.35pt" o:ole="">
            <v:imagedata r:id="rId1825" o:title=""/>
          </v:shape>
          <o:OLEObject Type="Embed" ProgID="Equation.DSMT4" ShapeID="_x0000_i1920" DrawAspect="Content" ObjectID="_1332877705" r:id="rId1826"/>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1" type="#_x0000_t75" style="width:37.35pt;height:19.35pt" o:ole="">
            <v:imagedata r:id="rId1827" o:title=""/>
          </v:shape>
          <o:OLEObject Type="Embed" ProgID="Equation.DSMT4" ShapeID="_x0000_i1921" DrawAspect="Content" ObjectID="_1332877706" r:id="rId1828"/>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2" type="#_x0000_t75" style="width:61.35pt;height:19.35pt" o:ole="">
            <v:imagedata r:id="rId1829" o:title=""/>
          </v:shape>
          <o:OLEObject Type="Embed" ProgID="Equation.DSMT4" ShapeID="_x0000_i1922" DrawAspect="Content" ObjectID="_1332877707" r:id="rId1830"/>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3" type="#_x0000_t75" style="width:141.35pt;height:14pt" o:ole="">
            <v:imagedata r:id="rId1831" o:title=""/>
          </v:shape>
          <o:OLEObject Type="Embed" ProgID="Equation.DSMT4" ShapeID="_x0000_i1923" DrawAspect="Content" ObjectID="_1332877708" r:id="rId1832"/>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4" type="#_x0000_t75" style="width:30pt;height:19.35pt" o:ole="">
            <v:imagedata r:id="rId1833" o:title=""/>
          </v:shape>
          <o:OLEObject Type="Embed" ProgID="Equation.DSMT4" ShapeID="_x0000_i1924" DrawAspect="Content" ObjectID="_1332877709" r:id="rId1834"/>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5" type="#_x0000_t75" style="width:10pt;height:14pt" o:ole="">
            <v:imagedata r:id="rId1835" o:title=""/>
          </v:shape>
          <o:OLEObject Type="Embed" ProgID="Equation.DSMT4" ShapeID="_x0000_i1925" DrawAspect="Content" ObjectID="_1332877710" r:id="rId1836"/>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513" w:name="_Toc377547333"/>
      <w:r>
        <w:lastRenderedPageBreak/>
        <w:t>Rigid Body</w:t>
      </w:r>
      <w:bookmarkEnd w:id="1513"/>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514" w:author="Steve Maas" w:date="2014-01-02T13:04:00Z">
        <w:r w:rsidR="00873D59">
          <w:t>3.11.1</w:t>
        </w:r>
      </w:ins>
      <w:del w:id="1515"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516" w:name="_Ref230581893"/>
      <w:bookmarkStart w:id="1517" w:name="_Ref230582111"/>
      <w:bookmarkStart w:id="1518" w:name="_Toc377547334"/>
      <w:r>
        <w:lastRenderedPageBreak/>
        <w:t>Restart Input file</w:t>
      </w:r>
      <w:bookmarkEnd w:id="1516"/>
      <w:bookmarkEnd w:id="1517"/>
      <w:bookmarkEnd w:id="1518"/>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519" w:name="_Toc377547335"/>
      <w:r>
        <w:t>The Archive Section</w:t>
      </w:r>
      <w:bookmarkEnd w:id="1519"/>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520" w:name="_Toc377547336"/>
      <w:r>
        <w:lastRenderedPageBreak/>
        <w:t>The Control Section</w:t>
      </w:r>
      <w:bookmarkEnd w:id="1520"/>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521" w:name="_Toc377547337"/>
      <w:r>
        <w:t>The LoadData Section</w:t>
      </w:r>
      <w:bookmarkEnd w:id="1521"/>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522" w:name="_Toc377547338"/>
      <w:r>
        <w:t>Example</w:t>
      </w:r>
      <w:bookmarkEnd w:id="1522"/>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523" w:name="_Ref293568242"/>
      <w:bookmarkStart w:id="1524" w:name="_Toc377547339"/>
      <w:r>
        <w:lastRenderedPageBreak/>
        <w:t>Multi-step Analysis</w:t>
      </w:r>
      <w:bookmarkEnd w:id="1523"/>
      <w:bookmarkEnd w:id="1524"/>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525" w:name="_Toc377547340"/>
      <w:r>
        <w:t xml:space="preserve">The Step </w:t>
      </w:r>
      <w:r w:rsidR="00D153DC">
        <w:t>S</w:t>
      </w:r>
      <w:r>
        <w:t>ection</w:t>
      </w:r>
      <w:bookmarkEnd w:id="1525"/>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526" w:author="Steve Maas" w:date="2014-01-02T11:25:00Z">
        <w:r w:rsidDel="008B2763">
          <w:delText>1</w:delText>
        </w:r>
      </w:del>
      <w:ins w:id="1527"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528" w:name="_Toc377547341"/>
      <w:r>
        <w:t>Control Settings</w:t>
      </w:r>
      <w:bookmarkEnd w:id="1528"/>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1529" w:author="Steve Maas" w:date="2014-01-02T11:28:00Z">
        <w:r w:rsidDel="00B24DAD">
          <w:delText xml:space="preserve">Boundary </w:delText>
        </w:r>
        <w:r w:rsidR="00B37A5F" w:rsidDel="00B24DAD">
          <w:delText xml:space="preserve">and Loads </w:delText>
        </w:r>
        <w:r w:rsidDel="00B24DAD">
          <w:delText>Settings</w:delText>
        </w:r>
      </w:del>
      <w:bookmarkStart w:id="1530" w:name="_Toc377547342"/>
      <w:ins w:id="1531" w:author="Steve Maas" w:date="2014-01-02T11:28:00Z">
        <w:r w:rsidR="00B24DAD">
          <w:t>Boundary Conditions</w:t>
        </w:r>
      </w:ins>
      <w:bookmarkEnd w:id="1530"/>
    </w:p>
    <w:p w14:paraId="4D273171" w14:textId="77777777" w:rsidR="00B24DAD" w:rsidRDefault="00B24DAD" w:rsidP="006A0BC1">
      <w:pPr>
        <w:rPr>
          <w:ins w:id="1532" w:author="Steve Maas" w:date="2014-01-02T11:32:00Z"/>
        </w:rPr>
      </w:pPr>
      <w:ins w:id="1533" w:author="Steve Maas" w:date="2014-01-02T11:29:00Z">
        <w:r>
          <w:t>In a multi-step analysis boundary conditions can be applied that are only active during the step.</w:t>
        </w:r>
      </w:ins>
      <w:ins w:id="1534"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535" w:author="Steve Maas" w:date="2014-01-02T11:29:00Z">
        <w:r>
          <w:t xml:space="preserve"> </w:t>
        </w:r>
      </w:ins>
      <w:ins w:id="1536" w:author="Steve Maas" w:date="2014-01-02T11:30:00Z">
        <w:r>
          <w:t>of the FEBio input file. These section</w:t>
        </w:r>
      </w:ins>
      <w:ins w:id="1537" w:author="Steve Maas" w:date="2014-01-02T11:31:00Z">
        <w:r>
          <w:t>s</w:t>
        </w:r>
      </w:ins>
      <w:ins w:id="1538" w:author="Steve Maas" w:date="2014-01-02T11:30:00Z">
        <w:r>
          <w:t xml:space="preserve"> can thus be placed inside the </w:t>
        </w:r>
      </w:ins>
      <w:ins w:id="1539" w:author="Steve Maas" w:date="2014-01-02T11:31:00Z">
        <w:r>
          <w:rPr>
            <w:i/>
          </w:rPr>
          <w:t xml:space="preserve">Step </w:t>
        </w:r>
        <w:r>
          <w:t xml:space="preserve">section to define a boundary condition that is only active during the step. </w:t>
        </w:r>
      </w:ins>
      <w:del w:id="1540"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541" w:author="Steve Maas" w:date="2014-01-02T11:31:00Z">
        <w:r w:rsidR="00B37A5F" w:rsidDel="00B24DAD">
          <w:delText>i</w:delText>
        </w:r>
        <w:r w:rsidR="006A0BC1" w:rsidDel="00B24DAD">
          <w:delText>t</w:delText>
        </w:r>
      </w:del>
      <w:ins w:id="1542"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543" w:author="Steve Maas" w:date="2014-01-02T11:31:00Z">
        <w:r>
          <w:t xml:space="preserve">corresponding boundary </w:t>
        </w:r>
      </w:ins>
      <w:r w:rsidR="006A0BC1">
        <w:t xml:space="preserve">conditions remain enforced during </w:t>
      </w:r>
      <w:del w:id="1544" w:author="Steve Maas" w:date="2014-01-02T11:31:00Z">
        <w:r w:rsidR="006A0BC1" w:rsidDel="00B24DAD">
          <w:delText>the entire simulation</w:delText>
        </w:r>
      </w:del>
      <w:ins w:id="1545" w:author="Steve Maas" w:date="2014-01-02T11:31:00Z">
        <w:r>
          <w:t>all the steps</w:t>
        </w:r>
      </w:ins>
      <w:r w:rsidR="006A0BC1">
        <w:t>.</w:t>
      </w:r>
    </w:p>
    <w:p w14:paraId="760176B3" w14:textId="77777777" w:rsidR="00B24DAD" w:rsidRDefault="00B24DAD" w:rsidP="006A0BC1">
      <w:pPr>
        <w:rPr>
          <w:ins w:id="1546" w:author="Steve Maas" w:date="2014-01-02T11:32:00Z"/>
        </w:rPr>
      </w:pPr>
    </w:p>
    <w:p w14:paraId="6829D738" w14:textId="0C496C16" w:rsidR="00B24DAD" w:rsidRDefault="00B24DAD">
      <w:pPr>
        <w:pStyle w:val="Heading3"/>
        <w:rPr>
          <w:ins w:id="1547" w:author="Steve Maas" w:date="2014-01-02T11:32:00Z"/>
        </w:rPr>
        <w:pPrChange w:id="1548" w:author="Steve Maas" w:date="2014-01-02T11:32:00Z">
          <w:pPr/>
        </w:pPrChange>
      </w:pPr>
      <w:bookmarkStart w:id="1549" w:name="_Toc377547343"/>
      <w:ins w:id="1550" w:author="Steve Maas" w:date="2014-01-02T11:32:00Z">
        <w:r>
          <w:t>Relative Boundary Conditions</w:t>
        </w:r>
        <w:bookmarkEnd w:id="1549"/>
      </w:ins>
    </w:p>
    <w:p w14:paraId="7C519646" w14:textId="02BCCA6B" w:rsidR="006A0BC1" w:rsidRDefault="00B24DAD" w:rsidP="006A0BC1">
      <w:ins w:id="1551" w:author="Steve Maas" w:date="2014-01-02T11:32:00Z">
        <w:r>
          <w:t xml:space="preserve">Some boundary conditions </w:t>
        </w:r>
      </w:ins>
      <w:ins w:id="1552" w:author="Steve Maas" w:date="2014-01-02T11:33:00Z">
        <w:r>
          <w:t>can be defined as relative boundary conditions</w:t>
        </w:r>
      </w:ins>
      <w:ins w:id="1553" w:author="Steve Maas" w:date="2014-01-02T11:34:00Z">
        <w:r>
          <w:t>.</w:t>
        </w:r>
      </w:ins>
      <w:ins w:id="1554" w:author="Steve Maas" w:date="2014-01-02T11:33:00Z">
        <w:r>
          <w:t xml:space="preserve"> </w:t>
        </w:r>
      </w:ins>
      <w:ins w:id="1555" w:author="Steve Maas" w:date="2014-01-02T11:34:00Z">
        <w:r>
          <w:t xml:space="preserve">This </w:t>
        </w:r>
      </w:ins>
      <w:ins w:id="1556" w:author="Steve Maas" w:date="2014-01-02T11:33:00Z">
        <w:r>
          <w:t>means that the corresponding condition</w:t>
        </w:r>
      </w:ins>
      <w:ins w:id="1557" w:author="Steve Maas" w:date="2014-01-02T11:34:00Z">
        <w:r>
          <w:t>s</w:t>
        </w:r>
      </w:ins>
      <w:ins w:id="1558" w:author="Steve Maas" w:date="2014-01-02T11:33:00Z">
        <w:r>
          <w:t xml:space="preserve"> will be applied to the final configuration of the previous step</w:t>
        </w:r>
      </w:ins>
      <w:ins w:id="1559" w:author="Steve Maas" w:date="2014-01-02T11:34:00Z">
        <w:r>
          <w:t xml:space="preserve"> and not to the original reference configuration</w:t>
        </w:r>
      </w:ins>
      <w:ins w:id="1560" w:author="Steve Maas" w:date="2014-01-02T11:33:00Z">
        <w:r>
          <w:t xml:space="preserve">. </w:t>
        </w:r>
      </w:ins>
      <w:del w:id="1561"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562" w:author="Steve Maas" w:date="2014-01-02T11:34:00Z">
        <w:r>
          <w:t>For example, if a prescribed displacement is defined as relative the displacement will be taken with respect of the positions of the f</w:t>
        </w:r>
      </w:ins>
      <w:ins w:id="1563"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564" w:name="_Toc377547344"/>
      <w:r>
        <w:t>An Example</w:t>
      </w:r>
      <w:bookmarkEnd w:id="1564"/>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565" w:name="_Ref292524274"/>
      <w:bookmarkStart w:id="1566" w:name="_Ref293568253"/>
      <w:bookmarkStart w:id="1567" w:name="_Ref293568696"/>
      <w:bookmarkStart w:id="1568" w:name="_Toc377547345"/>
      <w:r>
        <w:lastRenderedPageBreak/>
        <w:t>Parameter Optimization</w:t>
      </w:r>
      <w:bookmarkEnd w:id="1565"/>
      <w:bookmarkEnd w:id="1566"/>
      <w:bookmarkEnd w:id="1567"/>
      <w:bookmarkEnd w:id="1568"/>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569" w:name="_Toc377547346"/>
      <w:r>
        <w:t xml:space="preserve">Optimization </w:t>
      </w:r>
      <w:r w:rsidR="00D153DC">
        <w:t>I</w:t>
      </w:r>
      <w:r>
        <w:t xml:space="preserve">nput </w:t>
      </w:r>
      <w:r w:rsidR="00D153DC">
        <w:t>F</w:t>
      </w:r>
      <w:r>
        <w:t>ile</w:t>
      </w:r>
      <w:bookmarkEnd w:id="1569"/>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570" w:name="_Toc377547347"/>
      <w:r>
        <w:t xml:space="preserve">Model </w:t>
      </w:r>
      <w:r w:rsidR="00FD648A">
        <w:t>S</w:t>
      </w:r>
      <w:r>
        <w:t>ection</w:t>
      </w:r>
      <w:bookmarkEnd w:id="1570"/>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571" w:name="_Toc377547348"/>
      <w:r>
        <w:t xml:space="preserve">Options </w:t>
      </w:r>
      <w:r w:rsidR="00FD648A">
        <w:t>S</w:t>
      </w:r>
      <w:r>
        <w:t>ection</w:t>
      </w:r>
      <w:bookmarkEnd w:id="1571"/>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6" type="#_x0000_t75" style="width:135.35pt;height:40pt" o:ole="">
            <v:imagedata r:id="rId1837" o:title=""/>
          </v:shape>
          <o:OLEObject Type="Embed" ProgID="Equation.DSMT4" ShapeID="_x0000_i1926" DrawAspect="Content" ObjectID="_1332877711" r:id="rId1838"/>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7" type="#_x0000_t75" style="width:38pt;height:19.35pt" o:ole="">
            <v:imagedata r:id="rId1839" o:title=""/>
          </v:shape>
          <o:OLEObject Type="Embed" ProgID="Equation.DSMT4" ShapeID="_x0000_i1927" DrawAspect="Content" ObjectID="_1332877712" r:id="rId1840"/>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28" type="#_x0000_t75" style="width:36.65pt;height:19.35pt" o:ole="">
            <v:imagedata r:id="rId1841" o:title=""/>
          </v:shape>
          <o:OLEObject Type="Embed" ProgID="Equation.DSMT4" ShapeID="_x0000_i1928" DrawAspect="Content" ObjectID="_1332877713" r:id="rId1842"/>
        </w:object>
      </w:r>
      <w:r>
        <w:t xml:space="preserve"> are the experimentally (or otherwise) obtained data with standard deviation </w:t>
      </w:r>
      <w:r w:rsidR="00AF2221" w:rsidRPr="00AF2221">
        <w:rPr>
          <w:position w:val="-12"/>
        </w:rPr>
        <w:object w:dxaOrig="279" w:dyaOrig="360" w14:anchorId="2534B539">
          <v:shape id="_x0000_i1929" type="#_x0000_t75" style="width:14pt;height:18pt" o:ole="">
            <v:imagedata r:id="rId1843" o:title=""/>
          </v:shape>
          <o:OLEObject Type="Embed" ProgID="Equation.DSMT4" ShapeID="_x0000_i1929" DrawAspect="Content" ObjectID="_1332877714" r:id="rId1844"/>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0" type="#_x0000_t75" style="width:287.35pt;height:34pt" o:ole="">
            <v:imagedata r:id="rId1845" o:title=""/>
          </v:shape>
          <o:OLEObject Type="Embed" ProgID="Equation.DSMT4" ShapeID="_x0000_i1930" DrawAspect="Content" ObjectID="_1332877715" r:id="rId1846"/>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1" type="#_x0000_t75" style="width:21.35pt;height:18pt" o:ole="">
            <v:imagedata r:id="rId1847" o:title=""/>
          </v:shape>
          <o:OLEObject Type="Embed" ProgID="Equation.DSMT4" ShapeID="_x0000_i1931" DrawAspect="Content" ObjectID="_1332877716" r:id="rId1848"/>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2" type="#_x0000_t75" style="width:76pt;height:19.35pt" o:ole="">
            <v:imagedata r:id="rId1849" o:title=""/>
          </v:shape>
          <o:OLEObject Type="Embed" ProgID="Equation.DSMT4" ShapeID="_x0000_i1932" DrawAspect="Content" ObjectID="_1332877717" r:id="rId1850"/>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3" type="#_x0000_t75" style="width:10pt;height:10.65pt" o:ole="">
            <v:imagedata r:id="rId1851" o:title=""/>
          </v:shape>
          <o:OLEObject Type="Embed" ProgID="Equation.DSMT4" ShapeID="_x0000_i1933" DrawAspect="Content" ObjectID="_1332877718" r:id="rId1852"/>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572" w:name="_Toc377547349"/>
      <w:r>
        <w:t xml:space="preserve">Function </w:t>
      </w:r>
      <w:r w:rsidR="00FD648A">
        <w:t>S</w:t>
      </w:r>
      <w:r>
        <w:t>ection</w:t>
      </w:r>
      <w:bookmarkEnd w:id="1572"/>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573" w:name="_Toc377547350"/>
      <w:r>
        <w:t>Parameters Section</w:t>
      </w:r>
      <w:bookmarkEnd w:id="1573"/>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574"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575" w:author="Steve Maas" w:date="2013-12-30T14:23:00Z"/>
        </w:rPr>
      </w:pPr>
    </w:p>
    <w:p w14:paraId="1FA9453A" w14:textId="60C18CB6" w:rsidR="00B50762" w:rsidRDefault="00B50762" w:rsidP="00422C54">
      <w:ins w:id="1576" w:author="Steve Maas" w:date="2013-12-30T14:23:00Z">
        <w:r>
          <w:t>For most materials, the following format is used to reference a parameter.</w:t>
        </w:r>
      </w:ins>
    </w:p>
    <w:p w14:paraId="4BD34C48" w14:textId="77777777" w:rsidR="00422C54" w:rsidRDefault="00422C54" w:rsidP="00422C54">
      <w:pPr>
        <w:pStyle w:val="code"/>
        <w:rPr>
          <w:ins w:id="1577" w:author="Steve Maas" w:date="2013-12-30T14:23:00Z"/>
        </w:rPr>
      </w:pPr>
    </w:p>
    <w:p w14:paraId="76431128" w14:textId="3F22C59F" w:rsidR="00B50762" w:rsidDel="00B50762" w:rsidRDefault="00B50762" w:rsidP="00422C54">
      <w:pPr>
        <w:pStyle w:val="code"/>
        <w:rPr>
          <w:del w:id="1578" w:author="Steve Maas" w:date="2013-12-30T14:23:00Z"/>
        </w:rPr>
      </w:pPr>
    </w:p>
    <w:p w14:paraId="04224698" w14:textId="06B97A89" w:rsidR="00422C54" w:rsidRDefault="00422C54" w:rsidP="00422C54">
      <w:pPr>
        <w:pStyle w:val="code"/>
        <w:rPr>
          <w:ins w:id="1579" w:author="Steve Maas" w:date="2013-12-30T14:23:00Z"/>
        </w:rPr>
      </w:pPr>
      <w:r>
        <w:tab/>
      </w:r>
      <w:r w:rsidRPr="00422C54">
        <w:t>material_name.parameter</w:t>
      </w:r>
      <w:del w:id="1580" w:author="Steve Maas" w:date="2013-12-30T14:29:00Z">
        <w:r w:rsidRPr="00422C54" w:rsidDel="00B50762">
          <w:delText>_name</w:delText>
        </w:r>
      </w:del>
      <w:del w:id="1581"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582" w:author="Steve Maas" w:date="2013-12-30T14:23:00Z"/>
        </w:rPr>
      </w:pPr>
    </w:p>
    <w:p w14:paraId="18C9F712" w14:textId="701C8A0D" w:rsidR="00B50762" w:rsidRDefault="00B50762" w:rsidP="00422C54">
      <w:pPr>
        <w:pStyle w:val="code"/>
        <w:rPr>
          <w:ins w:id="1583" w:author="Steve Maas" w:date="2013-12-30T14:24:00Z"/>
          <w:rFonts w:ascii="Times New Roman" w:hAnsi="Times New Roman"/>
          <w:sz w:val="24"/>
        </w:rPr>
      </w:pPr>
      <w:ins w:id="1584" w:author="Steve Maas" w:date="2013-12-30T14:23:00Z">
        <w:r w:rsidRPr="00B50762">
          <w:rPr>
            <w:rFonts w:ascii="Times New Roman" w:hAnsi="Times New Roman"/>
            <w:sz w:val="24"/>
            <w:rPrChange w:id="1585" w:author="Steve Maas" w:date="2013-12-30T14:24:00Z">
              <w:rPr>
                <w:rFonts w:ascii="Times New Roman" w:hAnsi="Times New Roman"/>
              </w:rPr>
            </w:rPrChange>
          </w:rPr>
          <w:t>For</w:t>
        </w:r>
      </w:ins>
      <w:ins w:id="1586" w:author="Steve Maas" w:date="2013-12-30T14:24:00Z">
        <w:r>
          <w:rPr>
            <w:rFonts w:ascii="Times New Roman" w:hAnsi="Times New Roman"/>
            <w:sz w:val="24"/>
          </w:rPr>
          <w:t xml:space="preserve"> example</w:t>
        </w:r>
      </w:ins>
      <w:ins w:id="1587" w:author="Steve Maas" w:date="2013-12-30T14:29:00Z">
        <w:r>
          <w:rPr>
            <w:rFonts w:ascii="Times New Roman" w:hAnsi="Times New Roman"/>
            <w:sz w:val="24"/>
          </w:rPr>
          <w:t>, a</w:t>
        </w:r>
      </w:ins>
      <w:ins w:id="1588" w:author="Steve Maas" w:date="2013-12-30T14:24:00Z">
        <w:r>
          <w:rPr>
            <w:rFonts w:ascii="Times New Roman" w:hAnsi="Times New Roman"/>
            <w:sz w:val="24"/>
          </w:rPr>
          <w:t>ssume a material</w:t>
        </w:r>
      </w:ins>
      <w:ins w:id="1589"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1590" w:author="Steve Maas" w:date="2013-12-30T14:24:00Z">
        <w:r>
          <w:rPr>
            <w:rFonts w:ascii="Times New Roman" w:hAnsi="Times New Roman"/>
            <w:sz w:val="24"/>
          </w:rPr>
          <w:t>of type neo-Hookean is defined. Then we can reference the Young’s modulus (E)</w:t>
        </w:r>
      </w:ins>
      <w:ins w:id="1591"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592" w:author="Steve Maas" w:date="2013-12-30T14:24:00Z"/>
          <w:rFonts w:ascii="Times New Roman" w:hAnsi="Times New Roman"/>
          <w:sz w:val="24"/>
        </w:rPr>
      </w:pPr>
    </w:p>
    <w:p w14:paraId="3F128693" w14:textId="21B0BB8A" w:rsidR="00B50762" w:rsidRPr="00B50762" w:rsidDel="00B50762" w:rsidRDefault="00B50762" w:rsidP="00422C54">
      <w:pPr>
        <w:pStyle w:val="code"/>
        <w:rPr>
          <w:del w:id="1593" w:author="Steve Maas" w:date="2013-12-30T14:24:00Z"/>
          <w:rFonts w:ascii="Times New Roman" w:hAnsi="Times New Roman"/>
          <w:sz w:val="24"/>
          <w:rPrChange w:id="1594" w:author="Steve Maas" w:date="2013-12-30T14:24:00Z">
            <w:rPr>
              <w:del w:id="1595" w:author="Steve Maas" w:date="2013-12-30T14:24:00Z"/>
            </w:rPr>
          </w:rPrChange>
        </w:rPr>
      </w:pPr>
    </w:p>
    <w:p w14:paraId="5C133653" w14:textId="77777777" w:rsidR="00B50762" w:rsidRDefault="00B50762" w:rsidP="00422C54">
      <w:pPr>
        <w:pStyle w:val="code"/>
        <w:rPr>
          <w:ins w:id="1596" w:author="Steve Maas" w:date="2013-12-30T14:25:00Z"/>
        </w:rPr>
      </w:pPr>
      <w:ins w:id="1597" w:author="Steve Maas" w:date="2013-12-30T14:25:00Z">
        <w:r>
          <w:t>name="Mat</w:t>
        </w:r>
      </w:ins>
      <w:ins w:id="1598" w:author="Steve Maas" w:date="2013-12-30T14:24:00Z">
        <w:r>
          <w:t>erial1.E</w:t>
        </w:r>
      </w:ins>
      <w:ins w:id="1599" w:author="Steve Maas" w:date="2013-12-30T14:25:00Z">
        <w:r>
          <w:t>"</w:t>
        </w:r>
      </w:ins>
    </w:p>
    <w:p w14:paraId="77E1104E" w14:textId="77777777" w:rsidR="00B50762" w:rsidRDefault="00B50762" w:rsidP="00422C54">
      <w:pPr>
        <w:pStyle w:val="code"/>
        <w:rPr>
          <w:ins w:id="1600" w:author="Steve Maas" w:date="2013-12-30T14:25:00Z"/>
        </w:rPr>
      </w:pPr>
    </w:p>
    <w:p w14:paraId="41942FE5" w14:textId="57721D3B" w:rsidR="00B50762" w:rsidRDefault="00B50762" w:rsidP="00422C54">
      <w:pPr>
        <w:pStyle w:val="code"/>
        <w:rPr>
          <w:ins w:id="1601" w:author="Steve Maas" w:date="2013-12-30T14:29:00Z"/>
          <w:rFonts w:ascii="Times New Roman" w:hAnsi="Times New Roman"/>
          <w:sz w:val="24"/>
        </w:rPr>
      </w:pPr>
      <w:ins w:id="1602" w:author="Steve Maas" w:date="2013-12-30T14:25:00Z">
        <w:r>
          <w:rPr>
            <w:rFonts w:ascii="Times New Roman" w:hAnsi="Times New Roman"/>
            <w:sz w:val="24"/>
          </w:rPr>
          <w:t xml:space="preserve">In FEBio many materials define nested parameters, meaning the material properties have parameters of their own. </w:t>
        </w:r>
      </w:ins>
      <w:ins w:id="1603"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604"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605" w:author="Steve Maas" w:date="2013-12-30T14:29:00Z"/>
        </w:rPr>
      </w:pPr>
      <w:ins w:id="1606"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1607" w:author="Steve Maas" w:date="2013-12-30T14:29:00Z"/>
          <w:rFonts w:ascii="Times New Roman" w:hAnsi="Times New Roman"/>
          <w:sz w:val="24"/>
        </w:rPr>
      </w:pPr>
    </w:p>
    <w:p w14:paraId="14F3566C" w14:textId="23730CC4" w:rsidR="00B50762" w:rsidRDefault="00B50762" w:rsidP="00422C54">
      <w:pPr>
        <w:pStyle w:val="code"/>
        <w:rPr>
          <w:ins w:id="1608" w:author="Steve Maas" w:date="2013-12-30T14:30:00Z"/>
          <w:rFonts w:ascii="Times New Roman" w:hAnsi="Times New Roman"/>
          <w:sz w:val="24"/>
        </w:rPr>
      </w:pPr>
      <w:ins w:id="1609" w:author="Steve Maas" w:date="2013-12-30T14:29:00Z">
        <w:r>
          <w:rPr>
            <w:rFonts w:ascii="Times New Roman" w:hAnsi="Times New Roman"/>
            <w:sz w:val="24"/>
          </w:rPr>
          <w:t xml:space="preserve">For instance, assume </w:t>
        </w:r>
      </w:ins>
      <w:ins w:id="1610" w:author="Steve Maas" w:date="2013-12-30T14:30:00Z">
        <w:r>
          <w:rPr>
            <w:rFonts w:ascii="Times New Roman" w:hAnsi="Times New Roman"/>
            <w:sz w:val="24"/>
          </w:rPr>
          <w:t xml:space="preserve">a biphasic material, named </w:t>
        </w:r>
        <w:r w:rsidRPr="00B50762">
          <w:rPr>
            <w:rFonts w:ascii="Times New Roman" w:hAnsi="Times New Roman"/>
            <w:i/>
            <w:sz w:val="24"/>
            <w:rPrChange w:id="1611" w:author="Steve Maas" w:date="2013-12-30T14:30:00Z">
              <w:rPr>
                <w:rFonts w:ascii="Times New Roman" w:hAnsi="Times New Roman"/>
                <w:sz w:val="24"/>
              </w:rPr>
            </w:rPrChange>
          </w:rPr>
          <w:t>Material</w:t>
        </w:r>
      </w:ins>
      <w:ins w:id="1612" w:author="Steve Maas" w:date="2013-12-30T14:41:00Z">
        <w:r w:rsidR="001A1F06">
          <w:rPr>
            <w:rFonts w:ascii="Times New Roman" w:hAnsi="Times New Roman"/>
            <w:i/>
            <w:sz w:val="24"/>
          </w:rPr>
          <w:t>1</w:t>
        </w:r>
      </w:ins>
      <w:ins w:id="1613" w:author="Steve Maas" w:date="2013-12-30T14:30:00Z">
        <w:r>
          <w:rPr>
            <w:rFonts w:ascii="Times New Roman" w:hAnsi="Times New Roman"/>
            <w:sz w:val="24"/>
          </w:rPr>
          <w:t xml:space="preserve"> is defined. To reference the </w:t>
        </w:r>
        <w:r w:rsidRPr="00B50762">
          <w:rPr>
            <w:rFonts w:ascii="Times New Roman" w:hAnsi="Times New Roman"/>
            <w:i/>
            <w:sz w:val="24"/>
            <w:rPrChange w:id="1614"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615" w:author="Steve Maas" w:date="2013-12-30T14:30:00Z"/>
          <w:rFonts w:ascii="Times New Roman" w:hAnsi="Times New Roman"/>
          <w:sz w:val="24"/>
        </w:rPr>
      </w:pPr>
    </w:p>
    <w:p w14:paraId="3DC54F64" w14:textId="04BAD49E" w:rsidR="00B50762" w:rsidRPr="00422C54" w:rsidRDefault="00B50762" w:rsidP="00B50762">
      <w:pPr>
        <w:pStyle w:val="code"/>
        <w:rPr>
          <w:ins w:id="1616" w:author="Steve Maas" w:date="2013-12-30T14:30:00Z"/>
        </w:rPr>
      </w:pPr>
      <w:ins w:id="1617" w:author="Steve Maas" w:date="2013-12-30T14:31:00Z">
        <w:r>
          <w:t>n</w:t>
        </w:r>
      </w:ins>
      <w:ins w:id="1618" w:author="Steve Maas" w:date="2013-12-30T14:30:00Z">
        <w:r>
          <w:t>ame="M</w:t>
        </w:r>
        <w:r w:rsidRPr="00422C54">
          <w:t>aterial</w:t>
        </w:r>
        <w:r>
          <w:t>1</w:t>
        </w:r>
        <w:r w:rsidRPr="00422C54">
          <w:t>.</w:t>
        </w:r>
      </w:ins>
      <w:ins w:id="1619" w:author="Steve Maas" w:date="2013-12-30T14:31:00Z">
        <w:r>
          <w:t>permeability</w:t>
        </w:r>
      </w:ins>
      <w:ins w:id="1620" w:author="Steve Maas" w:date="2013-12-30T14:30:00Z">
        <w:r w:rsidRPr="00422C54">
          <w:t>.</w:t>
        </w:r>
      </w:ins>
      <w:ins w:id="1621" w:author="Steve Maas" w:date="2013-12-30T14:31:00Z">
        <w:r>
          <w:t>perm"</w:t>
        </w:r>
      </w:ins>
    </w:p>
    <w:p w14:paraId="0230E62D" w14:textId="77777777" w:rsidR="00B50762" w:rsidRDefault="00B50762" w:rsidP="00422C54">
      <w:pPr>
        <w:pStyle w:val="code"/>
        <w:rPr>
          <w:ins w:id="1622" w:author="Steve Maas" w:date="2013-12-30T14:32:00Z"/>
          <w:rFonts w:ascii="Times New Roman" w:hAnsi="Times New Roman"/>
          <w:sz w:val="24"/>
        </w:rPr>
      </w:pPr>
    </w:p>
    <w:p w14:paraId="0E7B7091" w14:textId="2BBDF3DD" w:rsidR="00B50762" w:rsidRDefault="00B50762" w:rsidP="00422C54">
      <w:pPr>
        <w:pStyle w:val="code"/>
        <w:rPr>
          <w:ins w:id="1623" w:author="Steve Maas" w:date="2013-12-30T14:32:00Z"/>
          <w:rFonts w:ascii="Times New Roman" w:hAnsi="Times New Roman"/>
          <w:sz w:val="24"/>
        </w:rPr>
      </w:pPr>
      <w:ins w:id="1624"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625" w:author="Steve Maas" w:date="2013-12-30T14:32:00Z"/>
          <w:rFonts w:ascii="Times New Roman" w:hAnsi="Times New Roman"/>
          <w:sz w:val="24"/>
        </w:rPr>
      </w:pPr>
    </w:p>
    <w:p w14:paraId="5996D7DF" w14:textId="26692A5A" w:rsidR="00B50762" w:rsidRDefault="00B50762" w:rsidP="00422C54">
      <w:pPr>
        <w:pStyle w:val="code"/>
        <w:rPr>
          <w:ins w:id="1626" w:author="Steve Maas" w:date="2013-12-30T14:32:00Z"/>
          <w:rFonts w:ascii="Times New Roman" w:hAnsi="Times New Roman"/>
          <w:sz w:val="24"/>
        </w:rPr>
      </w:pPr>
      <w:ins w:id="1627"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628" w:author="Steve Maas" w:date="2013-12-30T14:28:00Z"/>
          <w:rFonts w:ascii="Times New Roman" w:hAnsi="Times New Roman"/>
          <w:sz w:val="24"/>
        </w:rPr>
      </w:pPr>
    </w:p>
    <w:p w14:paraId="148BC604" w14:textId="46F58725" w:rsidR="00E340C1" w:rsidRDefault="00E340C1" w:rsidP="00422C54">
      <w:pPr>
        <w:pStyle w:val="code"/>
        <w:rPr>
          <w:ins w:id="1629" w:author="Steve Maas" w:date="2013-12-30T14:36:00Z"/>
          <w:rFonts w:ascii="Times New Roman" w:hAnsi="Times New Roman"/>
          <w:sz w:val="24"/>
        </w:rPr>
      </w:pPr>
      <w:ins w:id="1630" w:author="Steve Maas" w:date="2013-12-30T14:35:00Z">
        <w:r>
          <w:rPr>
            <w:rFonts w:ascii="Times New Roman" w:hAnsi="Times New Roman"/>
            <w:sz w:val="24"/>
          </w:rPr>
          <w:t>For multiply nested properties, the syntax extends naturally. For instance, assume a biphasic material wi</w:t>
        </w:r>
      </w:ins>
      <w:ins w:id="1631" w:author="Steve Maas" w:date="2013-12-30T14:37:00Z">
        <w:r>
          <w:rPr>
            <w:rFonts w:ascii="Times New Roman" w:hAnsi="Times New Roman"/>
            <w:sz w:val="24"/>
          </w:rPr>
          <w:t>t</w:t>
        </w:r>
      </w:ins>
      <w:ins w:id="1632" w:author="Steve Maas" w:date="2013-12-30T14:35:00Z">
        <w:r>
          <w:rPr>
            <w:rFonts w:ascii="Times New Roman" w:hAnsi="Times New Roman"/>
            <w:sz w:val="24"/>
          </w:rPr>
          <w:t>h a visco-elastic material, having a neo-Hookean material as a solid matrix. In th</w:t>
        </w:r>
      </w:ins>
      <w:ins w:id="1633" w:author="Steve Maas" w:date="2013-12-30T14:37:00Z">
        <w:r>
          <w:rPr>
            <w:rFonts w:ascii="Times New Roman" w:hAnsi="Times New Roman"/>
            <w:sz w:val="24"/>
          </w:rPr>
          <w:t>is</w:t>
        </w:r>
      </w:ins>
      <w:ins w:id="1634" w:author="Steve Maas" w:date="2013-12-30T14:35:00Z">
        <w:r>
          <w:rPr>
            <w:rFonts w:ascii="Times New Roman" w:hAnsi="Times New Roman"/>
            <w:sz w:val="24"/>
          </w:rPr>
          <w:t xml:space="preserve"> case, the Young</w:t>
        </w:r>
      </w:ins>
      <w:ins w:id="1635"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636" w:author="Steve Maas" w:date="2013-12-30T14:36:00Z"/>
          <w:rFonts w:ascii="Times New Roman" w:hAnsi="Times New Roman"/>
          <w:sz w:val="24"/>
        </w:rPr>
      </w:pPr>
    </w:p>
    <w:p w14:paraId="022DC118" w14:textId="58388EC2" w:rsidR="00E340C1" w:rsidRDefault="00E340C1" w:rsidP="00422C54">
      <w:pPr>
        <w:pStyle w:val="code"/>
        <w:rPr>
          <w:ins w:id="1637" w:author="Steve Maas" w:date="2013-12-30T14:36:00Z"/>
          <w:rFonts w:ascii="Times New Roman" w:hAnsi="Times New Roman"/>
          <w:sz w:val="24"/>
        </w:rPr>
      </w:pPr>
      <w:ins w:id="1638"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639" w:author="Steve Maas" w:date="2013-12-30T14:37:00Z"/>
          <w:rFonts w:ascii="Times New Roman" w:hAnsi="Times New Roman"/>
          <w:sz w:val="24"/>
        </w:rPr>
      </w:pPr>
    </w:p>
    <w:p w14:paraId="544E7BAB" w14:textId="3E00B2B8" w:rsidR="00E340C1" w:rsidRDefault="00E340C1" w:rsidP="00422C54">
      <w:pPr>
        <w:pStyle w:val="code"/>
        <w:rPr>
          <w:ins w:id="1640" w:author="Steve Maas" w:date="2013-12-30T14:39:00Z"/>
          <w:rFonts w:ascii="Times New Roman" w:hAnsi="Times New Roman"/>
          <w:sz w:val="24"/>
        </w:rPr>
      </w:pPr>
      <w:ins w:id="1641"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642" w:author="Steve Maas" w:date="2013-12-30T14:39:00Z">
              <w:rPr>
                <w:rFonts w:ascii="Times New Roman" w:hAnsi="Times New Roman"/>
                <w:sz w:val="24"/>
              </w:rPr>
            </w:rPrChange>
          </w:rPr>
          <w:t>solid</w:t>
        </w:r>
        <w:r>
          <w:rPr>
            <w:rFonts w:ascii="Times New Roman" w:hAnsi="Times New Roman"/>
            <w:sz w:val="24"/>
          </w:rPr>
          <w:t xml:space="preserve"> is a solid </w:t>
        </w:r>
      </w:ins>
      <w:ins w:id="1643"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644" w:author="Steve Maas" w:date="2013-12-30T14:39:00Z"/>
          <w:rFonts w:ascii="Times New Roman" w:hAnsi="Times New Roman"/>
          <w:sz w:val="24"/>
        </w:rPr>
      </w:pPr>
    </w:p>
    <w:p w14:paraId="3BD50586" w14:textId="49714BB5" w:rsidR="00E340C1" w:rsidRPr="002D1B6A" w:rsidRDefault="00E340C1" w:rsidP="00422C54">
      <w:pPr>
        <w:pStyle w:val="code"/>
        <w:rPr>
          <w:ins w:id="1645" w:author="Steve Maas" w:date="2013-12-30T14:36:00Z"/>
          <w:rFonts w:ascii="Times New Roman" w:hAnsi="Times New Roman"/>
          <w:sz w:val="24"/>
        </w:rPr>
      </w:pPr>
      <w:ins w:id="1646" w:author="Steve Maas" w:date="2013-12-30T14:39:00Z">
        <w:r>
          <w:t>name="M</w:t>
        </w:r>
        <w:r w:rsidRPr="00422C54">
          <w:t>aterial</w:t>
        </w:r>
        <w:r>
          <w:t>1</w:t>
        </w:r>
        <w:r w:rsidRPr="00422C54">
          <w:t>.</w:t>
        </w:r>
        <w:r>
          <w:t>solid</w:t>
        </w:r>
        <w:r w:rsidRPr="00422C54">
          <w:t>.</w:t>
        </w:r>
      </w:ins>
      <w:ins w:id="1647" w:author="Steve Maas" w:date="2013-12-30T14:40:00Z">
        <w:r>
          <w:t>solid1.</w:t>
        </w:r>
      </w:ins>
      <w:ins w:id="1648" w:author="Steve Maas" w:date="2013-12-30T14:39:00Z">
        <w:r>
          <w:t>E"</w:t>
        </w:r>
      </w:ins>
    </w:p>
    <w:p w14:paraId="3B5C1A84" w14:textId="513834A2" w:rsidR="00B50762" w:rsidRPr="002D1B6A" w:rsidRDefault="00B50762" w:rsidP="00422C54">
      <w:pPr>
        <w:pStyle w:val="code"/>
        <w:rPr>
          <w:ins w:id="1649" w:author="Steve Maas" w:date="2013-12-30T14:25:00Z"/>
        </w:rPr>
      </w:pPr>
      <w:ins w:id="1650" w:author="Steve Maas" w:date="2013-12-30T14:29:00Z">
        <w:r>
          <w:rPr>
            <w:rFonts w:ascii="Times New Roman" w:hAnsi="Times New Roman"/>
            <w:sz w:val="24"/>
          </w:rPr>
          <w:tab/>
        </w:r>
      </w:ins>
    </w:p>
    <w:p w14:paraId="430EC3F1" w14:textId="6817E60B" w:rsidR="00B50762" w:rsidRDefault="00422C54" w:rsidP="00422C54">
      <w:pPr>
        <w:pStyle w:val="code"/>
        <w:rPr>
          <w:ins w:id="1651" w:author="Steve Maas" w:date="2013-12-30T14:24:00Z"/>
        </w:rPr>
      </w:pPr>
      <w:r>
        <w:tab/>
      </w:r>
    </w:p>
    <w:p w14:paraId="31FADFEE" w14:textId="5B5E697A" w:rsidR="00422C54" w:rsidRPr="00422C54" w:rsidDel="00E340C1" w:rsidRDefault="00422C54" w:rsidP="00422C54">
      <w:pPr>
        <w:pStyle w:val="code"/>
        <w:rPr>
          <w:del w:id="1652" w:author="Steve Maas" w:date="2013-12-30T14:33:00Z"/>
        </w:rPr>
      </w:pPr>
      <w:del w:id="1653"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654" w:author="Steve Maas" w:date="2013-12-30T14:40:00Z"/>
        </w:rPr>
      </w:pPr>
      <w:del w:id="1655"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656" w:author="Steve Maas" w:date="2013-12-30T14:40:00Z"/>
        </w:rPr>
      </w:pPr>
      <w:del w:id="1657"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658" w:author="Steve Maas" w:date="2013-12-30T14:40:00Z"/>
        </w:rPr>
      </w:pPr>
      <w:del w:id="1659"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660" w:author="Steve Maas" w:date="2013-12-30T14:40:00Z"/>
        </w:rPr>
      </w:pPr>
      <w:del w:id="1661"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662" w:author="Steve Maas" w:date="2013-12-30T14:40:00Z"/>
        </w:rPr>
      </w:pPr>
      <w:del w:id="1663"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664" w:author="Steve Maas" w:date="2013-12-30T14:40:00Z"/>
        </w:rPr>
      </w:pPr>
      <w:del w:id="1665"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666" w:author="Steve Maas" w:date="2013-12-30T14:40:00Z"/>
        </w:rPr>
      </w:pPr>
      <w:del w:id="1667"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668" w:author="Steve Maas" w:date="2013-12-30T14:40:00Z"/>
        </w:rPr>
      </w:pPr>
      <w:del w:id="1669"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670" w:author="Steve Maas" w:date="2013-12-30T14:40:00Z"/>
        </w:rPr>
      </w:pPr>
      <w:del w:id="1671"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672" w:author="Steve Maas" w:date="2013-12-30T14:40:00Z"/>
        </w:rPr>
      </w:pPr>
      <w:del w:id="1673"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674" w:author="Steve Maas" w:date="2013-12-30T14:40:00Z"/>
        </w:rPr>
      </w:pPr>
      <w:del w:id="1675"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676"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1677"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678"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679" w:name="_Toc315443445"/>
      <w:bookmarkStart w:id="1680" w:name="_Toc315942963"/>
      <w:bookmarkStart w:id="1681" w:name="_Toc315943227"/>
      <w:bookmarkStart w:id="1682" w:name="_Toc315943491"/>
      <w:bookmarkStart w:id="1683" w:name="_Toc377547351"/>
      <w:bookmarkEnd w:id="1679"/>
      <w:bookmarkEnd w:id="1680"/>
      <w:bookmarkEnd w:id="1681"/>
      <w:bookmarkEnd w:id="1682"/>
      <w:r>
        <w:t>Load</w:t>
      </w:r>
      <w:r w:rsidR="00FD648A">
        <w:t xml:space="preserve"> </w:t>
      </w:r>
      <w:r>
        <w:t>Data Section</w:t>
      </w:r>
      <w:bookmarkEnd w:id="1683"/>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684" w:author="Steve Maas" w:date="2014-01-02T13:04:00Z">
        <w:r w:rsidR="00873D59">
          <w:t>3.13</w:t>
        </w:r>
      </w:ins>
      <w:del w:id="1685"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4" type="#_x0000_t75" style="width:36.65pt;height:19.35pt" o:ole="">
            <v:imagedata r:id="rId1853" o:title=""/>
          </v:shape>
          <o:OLEObject Type="Embed" ProgID="Equation.DSMT4" ShapeID="_x0000_i1934" DrawAspect="Content" ObjectID="_1332877719" r:id="rId185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686" w:name="_Toc377547352"/>
      <w:r>
        <w:t xml:space="preserve">Running a </w:t>
      </w:r>
      <w:r w:rsidR="00FD648A">
        <w:t>P</w:t>
      </w:r>
      <w:r>
        <w:t xml:space="preserve">arameter </w:t>
      </w:r>
      <w:r w:rsidR="00FD648A">
        <w:t>O</w:t>
      </w:r>
      <w:r>
        <w:t>ptimization</w:t>
      </w:r>
      <w:bookmarkEnd w:id="1686"/>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687" w:name="_Toc377547353"/>
      <w:r>
        <w:t xml:space="preserve">An </w:t>
      </w:r>
      <w:r w:rsidR="00FD648A">
        <w:t>E</w:t>
      </w:r>
      <w:r>
        <w:t xml:space="preserve">xample </w:t>
      </w:r>
      <w:r w:rsidR="00FD648A">
        <w:t>I</w:t>
      </w:r>
      <w:r>
        <w:t xml:space="preserve">nput </w:t>
      </w:r>
      <w:r w:rsidR="00FD648A">
        <w:t>F</w:t>
      </w:r>
      <w:r>
        <w:t>ile</w:t>
      </w:r>
      <w:bookmarkEnd w:id="1687"/>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688" w:name="_Toc377547354"/>
      <w:r>
        <w:lastRenderedPageBreak/>
        <w:t>Troubleshooting</w:t>
      </w:r>
      <w:bookmarkEnd w:id="1688"/>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689" w:name="_Toc377547355"/>
      <w:r>
        <w:t xml:space="preserve">Before </w:t>
      </w:r>
      <w:r w:rsidR="00FD648A">
        <w:t>Y</w:t>
      </w:r>
      <w:r>
        <w:t xml:space="preserve">ou </w:t>
      </w:r>
      <w:r w:rsidR="00FD648A">
        <w:t>R</w:t>
      </w:r>
      <w:r>
        <w:t xml:space="preserve">un </w:t>
      </w:r>
      <w:r w:rsidR="00FD648A">
        <w:t>Y</w:t>
      </w:r>
      <w:r>
        <w:t xml:space="preserve">our </w:t>
      </w:r>
      <w:r w:rsidR="00FD648A">
        <w:t>M</w:t>
      </w:r>
      <w:r>
        <w:t>odel</w:t>
      </w:r>
      <w:bookmarkEnd w:id="1689"/>
    </w:p>
    <w:p w14:paraId="51F0D12C" w14:textId="2827E703" w:rsidR="00744FD9" w:rsidRDefault="00744FD9">
      <w:pPr>
        <w:rPr>
          <w:ins w:id="1690"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691" w:author="Steve Maas" w:date="2014-01-02T14:03:00Z"/>
        </w:rPr>
      </w:pPr>
    </w:p>
    <w:p w14:paraId="4D8C656A" w14:textId="726FC599" w:rsidR="007B44DC" w:rsidRDefault="007B44DC">
      <w:pPr>
        <w:rPr>
          <w:ins w:id="1692" w:author="Steve Maas" w:date="2014-01-02T13:15:00Z"/>
        </w:rPr>
      </w:pPr>
      <w:ins w:id="1693" w:author="Steve Maas" w:date="2014-01-02T14:03:00Z">
        <w:r>
          <w:t xml:space="preserve">A well-defined finite element model contains a </w:t>
        </w:r>
      </w:ins>
      <w:ins w:id="1694" w:author="Steve Maas" w:date="2014-01-02T14:05:00Z">
        <w:r>
          <w:t>finite element</w:t>
        </w:r>
      </w:ins>
      <w:ins w:id="1695" w:author="Steve Maas" w:date="2014-01-02T14:03:00Z">
        <w:r>
          <w:t xml:space="preserve"> mesh, a valid material and properly defined boundary and contact conditions </w:t>
        </w:r>
      </w:ins>
      <w:ins w:id="1696" w:author="Steve Maas" w:date="2014-01-02T14:05:00Z">
        <w:r>
          <w:t xml:space="preserve">in order </w:t>
        </w:r>
      </w:ins>
      <w:ins w:id="1697" w:author="Steve Maas" w:date="2014-01-02T14:03:00Z">
        <w:r>
          <w:t>to define a unique solution to the problem under study. We will look at ea</w:t>
        </w:r>
      </w:ins>
      <w:ins w:id="1698" w:author="Steve Maas" w:date="2014-01-02T14:04:00Z">
        <w:r>
          <w:t>ch of these requirements in more detail in the following sections.</w:t>
        </w:r>
      </w:ins>
    </w:p>
    <w:p w14:paraId="7CA082A0" w14:textId="77777777" w:rsidR="004816A2" w:rsidRDefault="004816A2">
      <w:pPr>
        <w:rPr>
          <w:ins w:id="1699" w:author="Steve Maas" w:date="2014-01-02T13:15:00Z"/>
        </w:rPr>
      </w:pPr>
    </w:p>
    <w:p w14:paraId="34C01D1A" w14:textId="6ED7F4D9" w:rsidR="004816A2" w:rsidRDefault="004816A2">
      <w:pPr>
        <w:pStyle w:val="Heading3"/>
        <w:rPr>
          <w:ins w:id="1700" w:author="Steve Maas" w:date="2014-01-02T13:15:00Z"/>
        </w:rPr>
        <w:pPrChange w:id="1701" w:author="Steve Maas" w:date="2014-01-02T13:15:00Z">
          <w:pPr/>
        </w:pPrChange>
      </w:pPr>
      <w:bookmarkStart w:id="1702" w:name="_Toc377547356"/>
      <w:ins w:id="1703" w:author="Steve Maas" w:date="2014-01-02T13:15:00Z">
        <w:r>
          <w:t>The Finite Element Mesh</w:t>
        </w:r>
        <w:bookmarkEnd w:id="1702"/>
      </w:ins>
    </w:p>
    <w:p w14:paraId="31F3BE4A" w14:textId="5471810D" w:rsidR="004816A2" w:rsidRDefault="004816A2">
      <w:pPr>
        <w:rPr>
          <w:ins w:id="1704" w:author="Steve Maas" w:date="2014-01-02T13:20:00Z"/>
        </w:rPr>
      </w:pPr>
      <w:ins w:id="1705" w:author="Steve Maas" w:date="2014-01-02T13:15:00Z">
        <w:r>
          <w:t xml:space="preserve">A finite element mesh is required to solve a problem with FEBio. The mesh defines a discretization of the problem domain in </w:t>
        </w:r>
      </w:ins>
      <w:ins w:id="1706" w:author="Steve Maas" w:date="2014-01-02T13:16:00Z">
        <w:r>
          <w:t xml:space="preserve">nodes and </w:t>
        </w:r>
      </w:ins>
      <w:ins w:id="1707" w:author="Steve Maas" w:date="2014-01-02T13:15:00Z">
        <w:r>
          <w:t>connected e</w:t>
        </w:r>
      </w:ins>
      <w:ins w:id="1708" w:author="Steve Maas" w:date="2014-01-02T13:16:00Z">
        <w:r>
          <w:t xml:space="preserve">lements. </w:t>
        </w:r>
      </w:ins>
      <w:ins w:id="1709" w:author="Steve Maas" w:date="2014-01-02T13:17:00Z">
        <w:r>
          <w:t xml:space="preserve">FEBio only supports certain elements and thus the mesh must be composed of elements from this set. See section </w:t>
        </w:r>
      </w:ins>
      <w:ins w:id="1710" w:author="Steve Maas" w:date="2014-01-02T13:18:00Z">
        <w:r>
          <w:fldChar w:fldCharType="begin"/>
        </w:r>
        <w:r>
          <w:instrText xml:space="preserve"> REF _Ref376432008 \r \h </w:instrText>
        </w:r>
      </w:ins>
      <w:r>
        <w:fldChar w:fldCharType="separate"/>
      </w:r>
      <w:ins w:id="1711" w:author="Steve Maas" w:date="2014-01-02T13:18:00Z">
        <w:r>
          <w:t>3.6.2</w:t>
        </w:r>
        <w:r>
          <w:fldChar w:fldCharType="end"/>
        </w:r>
        <w:r w:rsidR="00CF3CDA">
          <w:t xml:space="preserve"> for a discussion of the supported elements. In addition, FEBio assumes a specific ordering of the nodes of an element. </w:t>
        </w:r>
      </w:ins>
      <w:ins w:id="1712"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713" w:author="Steve Maas" w:date="2014-01-02T13:20:00Z">
        <w:r w:rsidR="00CF3CDA">
          <w:t>of the elements are not defined in the proper order.</w:t>
        </w:r>
      </w:ins>
    </w:p>
    <w:p w14:paraId="60771BC7" w14:textId="77777777" w:rsidR="00CF3CDA" w:rsidRDefault="00CF3CDA">
      <w:pPr>
        <w:rPr>
          <w:ins w:id="1714" w:author="Steve Maas" w:date="2014-01-02T13:21:00Z"/>
        </w:rPr>
      </w:pPr>
    </w:p>
    <w:p w14:paraId="6CC6912D" w14:textId="77777777" w:rsidR="00CF3CDA" w:rsidRDefault="00CF3CDA">
      <w:pPr>
        <w:rPr>
          <w:ins w:id="1715" w:author="Steve Maas" w:date="2014-01-02T13:24:00Z"/>
        </w:rPr>
      </w:pPr>
      <w:ins w:id="1716"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717" w:author="Steve Maas" w:date="2014-01-02T13:22:00Z">
        <w:r>
          <w:t xml:space="preserve">of high curvature. </w:t>
        </w:r>
      </w:ins>
      <w:ins w:id="1718" w:author="Steve Maas" w:date="2014-01-02T13:24:00Z">
        <w:r>
          <w:t>The only solution around this issue might be to remesh the problematic area.</w:t>
        </w:r>
      </w:ins>
    </w:p>
    <w:p w14:paraId="0E5A3EB3" w14:textId="77777777" w:rsidR="00CF3CDA" w:rsidRDefault="00CF3CDA">
      <w:pPr>
        <w:rPr>
          <w:ins w:id="1719" w:author="Steve Maas" w:date="2014-01-02T13:24:00Z"/>
        </w:rPr>
      </w:pPr>
    </w:p>
    <w:p w14:paraId="2170AECF" w14:textId="216C84BE" w:rsidR="00CF3CDA" w:rsidRDefault="00CF3CDA">
      <w:pPr>
        <w:pStyle w:val="Heading3"/>
        <w:rPr>
          <w:ins w:id="1720" w:author="Steve Maas" w:date="2014-01-02T13:24:00Z"/>
        </w:rPr>
        <w:pPrChange w:id="1721" w:author="Steve Maas" w:date="2014-01-02T13:24:00Z">
          <w:pPr/>
        </w:pPrChange>
      </w:pPr>
      <w:ins w:id="1722" w:author="Steve Maas" w:date="2014-01-02T13:24:00Z">
        <w:r>
          <w:lastRenderedPageBreak/>
          <w:t xml:space="preserve"> </w:t>
        </w:r>
        <w:bookmarkStart w:id="1723" w:name="_Toc377547357"/>
        <w:r>
          <w:t>Materials</w:t>
        </w:r>
        <w:bookmarkEnd w:id="1723"/>
      </w:ins>
    </w:p>
    <w:p w14:paraId="6D2FA016" w14:textId="5A7BD4A2" w:rsidR="004816A2" w:rsidRDefault="00CF3CDA">
      <w:pPr>
        <w:rPr>
          <w:ins w:id="1724" w:author="Steve Maas" w:date="2014-01-02T13:32:00Z"/>
        </w:rPr>
      </w:pPr>
      <w:ins w:id="1725" w:author="Steve Maas" w:date="2014-01-02T13:25:00Z">
        <w:r>
          <w:t xml:space="preserve">A material in FEBio defines the constitutive response of the domain to which the </w:t>
        </w:r>
      </w:ins>
      <w:ins w:id="1726" w:author="Steve Maas" w:date="2014-01-02T13:41:00Z">
        <w:r w:rsidR="005A4B5E">
          <w:t>material</w:t>
        </w:r>
      </w:ins>
      <w:ins w:id="1727" w:author="Steve Maas" w:date="2014-01-02T13:25:00Z">
        <w:r>
          <w:t xml:space="preserve"> is </w:t>
        </w:r>
      </w:ins>
      <w:ins w:id="1728" w:author="Steve Maas" w:date="2014-01-02T13:40:00Z">
        <w:r w:rsidR="005A4B5E">
          <w:t>assigned</w:t>
        </w:r>
      </w:ins>
      <w:ins w:id="1729" w:author="Steve Maas" w:date="2014-01-02T13:25:00Z">
        <w:r>
          <w:t xml:space="preserve">. </w:t>
        </w:r>
      </w:ins>
      <w:ins w:id="1730" w:author="Steve Maas" w:date="2014-01-02T13:26:00Z">
        <w:r>
          <w:t xml:space="preserve">See </w:t>
        </w:r>
        <w:r>
          <w:fldChar w:fldCharType="begin"/>
        </w:r>
        <w:r>
          <w:instrText xml:space="preserve"> REF _Ref162410857 \r \h </w:instrText>
        </w:r>
      </w:ins>
      <w:r>
        <w:fldChar w:fldCharType="separate"/>
      </w:r>
      <w:ins w:id="1731" w:author="Steve Maas" w:date="2014-01-02T13:26:00Z">
        <w:r>
          <w:t>Chapter 4</w:t>
        </w:r>
        <w:r>
          <w:fldChar w:fldCharType="end"/>
        </w:r>
        <w:r>
          <w:t xml:space="preserve"> for a detailed list of all the available materials</w:t>
        </w:r>
      </w:ins>
      <w:ins w:id="1732" w:author="Steve Maas" w:date="2014-01-02T13:41:00Z">
        <w:r w:rsidR="005A4B5E">
          <w:t xml:space="preserve"> in FEBio</w:t>
        </w:r>
      </w:ins>
      <w:ins w:id="1733" w:author="Steve Maas" w:date="2014-01-02T13:26:00Z">
        <w:r>
          <w:t xml:space="preserve">. </w:t>
        </w:r>
      </w:ins>
      <w:ins w:id="1734" w:author="Steve Maas" w:date="2014-01-02T13:27:00Z">
        <w:r>
          <w:t xml:space="preserve">It is important to understand that the </w:t>
        </w:r>
      </w:ins>
      <w:ins w:id="1735"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736" w:author="Steve Maas" w:date="2014-01-02T13:31:00Z">
        <w:r w:rsidR="00722043">
          <w:t xml:space="preserve">cases of invalid material use are caught, in many </w:t>
        </w:r>
      </w:ins>
      <w:ins w:id="1737" w:author="Steve Maas" w:date="2014-01-02T13:36:00Z">
        <w:r w:rsidR="00722043">
          <w:t>situations</w:t>
        </w:r>
      </w:ins>
      <w:ins w:id="1738" w:author="Steve Maas" w:date="2014-01-02T13:31:00Z">
        <w:r w:rsidR="00722043">
          <w:t xml:space="preserve"> the resulting behavior is undefined. The following </w:t>
        </w:r>
      </w:ins>
      <w:ins w:id="1739" w:author="Steve Maas" w:date="2014-01-02T13:32:00Z">
        <w:r w:rsidR="00722043">
          <w:t>table</w:t>
        </w:r>
      </w:ins>
      <w:ins w:id="1740" w:author="Steve Maas" w:date="2014-01-02T13:31:00Z">
        <w:r w:rsidR="00722043">
          <w:t xml:space="preserve"> shows </w:t>
        </w:r>
      </w:ins>
      <w:ins w:id="1741" w:author="Steve Maas" w:date="2014-01-02T13:32:00Z">
        <w:r w:rsidR="00722043">
          <w:t>a list of some of FEBio’s special materials and the modules in which they can be used.</w:t>
        </w:r>
      </w:ins>
    </w:p>
    <w:p w14:paraId="6BD7AFE2" w14:textId="77777777" w:rsidR="00722043" w:rsidRDefault="00722043">
      <w:pPr>
        <w:rPr>
          <w:ins w:id="1742" w:author="Steve Maas" w:date="2014-01-02T13:32:00Z"/>
        </w:rPr>
      </w:pPr>
    </w:p>
    <w:tbl>
      <w:tblPr>
        <w:tblStyle w:val="TableGrid"/>
        <w:tblW w:w="0" w:type="auto"/>
        <w:tblLook w:val="04A0" w:firstRow="1" w:lastRow="0" w:firstColumn="1" w:lastColumn="0" w:noHBand="0" w:noVBand="1"/>
        <w:tblPrChange w:id="1743"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744">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745" w:author="Steve Maas" w:date="2014-01-02T13:32:00Z"/>
        </w:trPr>
        <w:tc>
          <w:tcPr>
            <w:tcW w:w="4574" w:type="dxa"/>
            <w:tcPrChange w:id="1746" w:author="Steve Maas" w:date="2014-01-02T13:33:00Z">
              <w:tcPr>
                <w:tcW w:w="1596" w:type="dxa"/>
              </w:tcPr>
            </w:tcPrChange>
          </w:tcPr>
          <w:p w14:paraId="37D0BFF6" w14:textId="5DE44E1C" w:rsidR="00722043" w:rsidRPr="00722043" w:rsidRDefault="00722043" w:rsidP="004816A2">
            <w:pPr>
              <w:rPr>
                <w:ins w:id="1747" w:author="Steve Maas" w:date="2014-01-02T13:32:00Z"/>
                <w:b/>
                <w:rPrChange w:id="1748" w:author="Steve Maas" w:date="2014-01-02T13:32:00Z">
                  <w:rPr>
                    <w:ins w:id="1749" w:author="Steve Maas" w:date="2014-01-02T13:32:00Z"/>
                  </w:rPr>
                </w:rPrChange>
              </w:rPr>
            </w:pPr>
            <w:ins w:id="1750" w:author="Steve Maas" w:date="2014-01-02T13:32:00Z">
              <w:r>
                <w:rPr>
                  <w:b/>
                </w:rPr>
                <w:t>Material</w:t>
              </w:r>
            </w:ins>
          </w:p>
        </w:tc>
        <w:tc>
          <w:tcPr>
            <w:tcW w:w="737" w:type="dxa"/>
            <w:tcPrChange w:id="1751" w:author="Steve Maas" w:date="2014-01-02T13:33:00Z">
              <w:tcPr>
                <w:tcW w:w="1596" w:type="dxa"/>
              </w:tcPr>
            </w:tcPrChange>
          </w:tcPr>
          <w:p w14:paraId="5E612286" w14:textId="745FD673" w:rsidR="00722043" w:rsidRPr="00722043" w:rsidRDefault="00722043" w:rsidP="004816A2">
            <w:pPr>
              <w:rPr>
                <w:ins w:id="1752" w:author="Steve Maas" w:date="2014-01-02T13:32:00Z"/>
                <w:b/>
                <w:rPrChange w:id="1753" w:author="Steve Maas" w:date="2014-01-02T13:32:00Z">
                  <w:rPr>
                    <w:ins w:id="1754" w:author="Steve Maas" w:date="2014-01-02T13:32:00Z"/>
                  </w:rPr>
                </w:rPrChange>
              </w:rPr>
            </w:pPr>
            <w:ins w:id="1755" w:author="Steve Maas" w:date="2014-01-02T13:32:00Z">
              <w:r>
                <w:rPr>
                  <w:b/>
                </w:rPr>
                <w:t>Solid</w:t>
              </w:r>
            </w:ins>
          </w:p>
        </w:tc>
        <w:tc>
          <w:tcPr>
            <w:tcW w:w="1097" w:type="dxa"/>
            <w:tcPrChange w:id="1756" w:author="Steve Maas" w:date="2014-01-02T13:33:00Z">
              <w:tcPr>
                <w:tcW w:w="1596" w:type="dxa"/>
                <w:gridSpan w:val="2"/>
              </w:tcPr>
            </w:tcPrChange>
          </w:tcPr>
          <w:p w14:paraId="4F764692" w14:textId="1F4A1DC2" w:rsidR="00722043" w:rsidRPr="00722043" w:rsidRDefault="00722043" w:rsidP="004816A2">
            <w:pPr>
              <w:rPr>
                <w:ins w:id="1757" w:author="Steve Maas" w:date="2014-01-02T13:32:00Z"/>
                <w:b/>
                <w:rPrChange w:id="1758" w:author="Steve Maas" w:date="2014-01-02T13:33:00Z">
                  <w:rPr>
                    <w:ins w:id="1759" w:author="Steve Maas" w:date="2014-01-02T13:32:00Z"/>
                  </w:rPr>
                </w:rPrChange>
              </w:rPr>
            </w:pPr>
            <w:ins w:id="1760" w:author="Steve Maas" w:date="2014-01-02T13:33:00Z">
              <w:r>
                <w:rPr>
                  <w:b/>
                </w:rPr>
                <w:t>Biphasic</w:t>
              </w:r>
            </w:ins>
          </w:p>
        </w:tc>
        <w:tc>
          <w:tcPr>
            <w:tcW w:w="897" w:type="dxa"/>
            <w:tcPrChange w:id="1761" w:author="Steve Maas" w:date="2014-01-02T13:33:00Z">
              <w:tcPr>
                <w:tcW w:w="1596" w:type="dxa"/>
                <w:gridSpan w:val="2"/>
              </w:tcPr>
            </w:tcPrChange>
          </w:tcPr>
          <w:p w14:paraId="077E2B5B" w14:textId="6D7B251C" w:rsidR="00722043" w:rsidRPr="00722043" w:rsidRDefault="00722043" w:rsidP="004816A2">
            <w:pPr>
              <w:rPr>
                <w:ins w:id="1762" w:author="Steve Maas" w:date="2014-01-02T13:32:00Z"/>
                <w:b/>
                <w:rPrChange w:id="1763" w:author="Steve Maas" w:date="2014-01-02T13:33:00Z">
                  <w:rPr>
                    <w:ins w:id="1764" w:author="Steve Maas" w:date="2014-01-02T13:32:00Z"/>
                  </w:rPr>
                </w:rPrChange>
              </w:rPr>
            </w:pPr>
            <w:ins w:id="1765" w:author="Steve Maas" w:date="2014-01-02T13:33:00Z">
              <w:r>
                <w:rPr>
                  <w:b/>
                </w:rPr>
                <w:t>Solute</w:t>
              </w:r>
            </w:ins>
          </w:p>
        </w:tc>
        <w:tc>
          <w:tcPr>
            <w:tcW w:w="1443" w:type="dxa"/>
            <w:tcPrChange w:id="1766" w:author="Steve Maas" w:date="2014-01-02T13:33:00Z">
              <w:tcPr>
                <w:tcW w:w="1596" w:type="dxa"/>
                <w:gridSpan w:val="3"/>
              </w:tcPr>
            </w:tcPrChange>
          </w:tcPr>
          <w:p w14:paraId="0E51ED25" w14:textId="07CDDF3A" w:rsidR="00722043" w:rsidRPr="00722043" w:rsidRDefault="00722043" w:rsidP="004816A2">
            <w:pPr>
              <w:rPr>
                <w:ins w:id="1767" w:author="Steve Maas" w:date="2014-01-02T13:32:00Z"/>
                <w:b/>
                <w:rPrChange w:id="1768" w:author="Steve Maas" w:date="2014-01-02T13:33:00Z">
                  <w:rPr>
                    <w:ins w:id="1769" w:author="Steve Maas" w:date="2014-01-02T13:32:00Z"/>
                  </w:rPr>
                </w:rPrChange>
              </w:rPr>
            </w:pPr>
            <w:ins w:id="1770" w:author="Steve Maas" w:date="2014-01-02T13:33:00Z">
              <w:r w:rsidRPr="00722043">
                <w:rPr>
                  <w:b/>
                  <w:rPrChange w:id="1771" w:author="Steve Maas" w:date="2014-01-02T13:33:00Z">
                    <w:rPr/>
                  </w:rPrChange>
                </w:rPr>
                <w:t>Multiphasic</w:t>
              </w:r>
            </w:ins>
          </w:p>
        </w:tc>
        <w:tc>
          <w:tcPr>
            <w:tcW w:w="720" w:type="dxa"/>
            <w:tcPrChange w:id="1772" w:author="Steve Maas" w:date="2014-01-02T13:33:00Z">
              <w:tcPr>
                <w:tcW w:w="1596" w:type="dxa"/>
                <w:gridSpan w:val="3"/>
              </w:tcPr>
            </w:tcPrChange>
          </w:tcPr>
          <w:p w14:paraId="780368EC" w14:textId="7FF964D8" w:rsidR="00722043" w:rsidRPr="00722043" w:rsidRDefault="00722043" w:rsidP="004816A2">
            <w:pPr>
              <w:rPr>
                <w:ins w:id="1773" w:author="Steve Maas" w:date="2014-01-02T13:32:00Z"/>
                <w:b/>
                <w:rPrChange w:id="1774" w:author="Steve Maas" w:date="2014-01-02T13:33:00Z">
                  <w:rPr>
                    <w:ins w:id="1775" w:author="Steve Maas" w:date="2014-01-02T13:32:00Z"/>
                  </w:rPr>
                </w:rPrChange>
              </w:rPr>
            </w:pPr>
            <w:ins w:id="1776" w:author="Steve Maas" w:date="2014-01-02T13:33:00Z">
              <w:r>
                <w:rPr>
                  <w:b/>
                </w:rPr>
                <w:t>Heat</w:t>
              </w:r>
            </w:ins>
          </w:p>
        </w:tc>
      </w:tr>
      <w:tr w:rsidR="00722043" w14:paraId="4EB70269" w14:textId="77777777" w:rsidTr="00722043">
        <w:trPr>
          <w:ins w:id="1777" w:author="Steve Maas" w:date="2014-01-02T13:32:00Z"/>
        </w:trPr>
        <w:tc>
          <w:tcPr>
            <w:tcW w:w="4574" w:type="dxa"/>
            <w:tcPrChange w:id="1778" w:author="Steve Maas" w:date="2014-01-02T13:33:00Z">
              <w:tcPr>
                <w:tcW w:w="1596" w:type="dxa"/>
              </w:tcPr>
            </w:tcPrChange>
          </w:tcPr>
          <w:p w14:paraId="0021F8A5" w14:textId="1D9EBC30" w:rsidR="00722043" w:rsidRPr="00722043" w:rsidRDefault="00722043" w:rsidP="004816A2">
            <w:pPr>
              <w:rPr>
                <w:ins w:id="1779" w:author="Steve Maas" w:date="2014-01-02T13:32:00Z"/>
                <w:i/>
                <w:rPrChange w:id="1780" w:author="Steve Maas" w:date="2014-01-02T13:34:00Z">
                  <w:rPr>
                    <w:ins w:id="1781" w:author="Steve Maas" w:date="2014-01-02T13:32:00Z"/>
                  </w:rPr>
                </w:rPrChange>
              </w:rPr>
            </w:pPr>
            <w:ins w:id="1782" w:author="Steve Maas" w:date="2014-01-02T13:33:00Z">
              <w:r w:rsidRPr="00722043">
                <w:rPr>
                  <w:i/>
                  <w:rPrChange w:id="1783" w:author="Steve Maas" w:date="2014-01-02T13:34:00Z">
                    <w:rPr/>
                  </w:rPrChange>
                </w:rPr>
                <w:t>biphasic</w:t>
              </w:r>
            </w:ins>
          </w:p>
        </w:tc>
        <w:tc>
          <w:tcPr>
            <w:tcW w:w="737" w:type="dxa"/>
            <w:tcPrChange w:id="1784" w:author="Steve Maas" w:date="2014-01-02T13:33:00Z">
              <w:tcPr>
                <w:tcW w:w="1596" w:type="dxa"/>
              </w:tcPr>
            </w:tcPrChange>
          </w:tcPr>
          <w:p w14:paraId="324C8917" w14:textId="77777777" w:rsidR="00722043" w:rsidRDefault="00722043" w:rsidP="004816A2">
            <w:pPr>
              <w:rPr>
                <w:ins w:id="1785" w:author="Steve Maas" w:date="2014-01-02T13:32:00Z"/>
              </w:rPr>
            </w:pPr>
          </w:p>
        </w:tc>
        <w:tc>
          <w:tcPr>
            <w:tcW w:w="1097" w:type="dxa"/>
            <w:tcPrChange w:id="1786" w:author="Steve Maas" w:date="2014-01-02T13:33:00Z">
              <w:tcPr>
                <w:tcW w:w="1596" w:type="dxa"/>
                <w:gridSpan w:val="2"/>
              </w:tcPr>
            </w:tcPrChange>
          </w:tcPr>
          <w:p w14:paraId="3D340535" w14:textId="24682295" w:rsidR="00722043" w:rsidRPr="00722043" w:rsidRDefault="00722043">
            <w:pPr>
              <w:jc w:val="center"/>
              <w:rPr>
                <w:ins w:id="1787" w:author="Steve Maas" w:date="2014-01-02T13:32:00Z"/>
                <w:b/>
                <w:rPrChange w:id="1788" w:author="Steve Maas" w:date="2014-01-02T13:35:00Z">
                  <w:rPr>
                    <w:ins w:id="1789" w:author="Steve Maas" w:date="2014-01-02T13:32:00Z"/>
                  </w:rPr>
                </w:rPrChange>
              </w:rPr>
              <w:pPrChange w:id="1790" w:author="Steve Maas" w:date="2014-01-02T13:35:00Z">
                <w:pPr/>
              </w:pPrChange>
            </w:pPr>
            <w:ins w:id="1791" w:author="Steve Maas" w:date="2014-01-02T13:35:00Z">
              <w:r w:rsidRPr="00722043">
                <w:rPr>
                  <w:b/>
                  <w:rPrChange w:id="1792" w:author="Steve Maas" w:date="2014-01-02T13:35:00Z">
                    <w:rPr/>
                  </w:rPrChange>
                </w:rPr>
                <w:t>YES</w:t>
              </w:r>
            </w:ins>
          </w:p>
        </w:tc>
        <w:tc>
          <w:tcPr>
            <w:tcW w:w="897" w:type="dxa"/>
            <w:tcPrChange w:id="1793" w:author="Steve Maas" w:date="2014-01-02T13:33:00Z">
              <w:tcPr>
                <w:tcW w:w="1596" w:type="dxa"/>
                <w:gridSpan w:val="2"/>
              </w:tcPr>
            </w:tcPrChange>
          </w:tcPr>
          <w:p w14:paraId="0FB89FEB" w14:textId="00C3F1F7" w:rsidR="00722043" w:rsidRDefault="00722043">
            <w:pPr>
              <w:jc w:val="center"/>
              <w:rPr>
                <w:ins w:id="1794" w:author="Steve Maas" w:date="2014-01-02T13:32:00Z"/>
                <w:bCs/>
                <w:i/>
                <w:iCs/>
              </w:rPr>
              <w:pPrChange w:id="1795" w:author="Steve Maas" w:date="2014-01-02T13:35:00Z">
                <w:pPr>
                  <w:outlineLvl w:val="4"/>
                </w:pPr>
              </w:pPrChange>
            </w:pPr>
            <w:ins w:id="1796" w:author="Steve Maas" w:date="2014-01-02T13:35:00Z">
              <w:r w:rsidRPr="00B04003">
                <w:rPr>
                  <w:b/>
                </w:rPr>
                <w:t>YES</w:t>
              </w:r>
            </w:ins>
          </w:p>
        </w:tc>
        <w:tc>
          <w:tcPr>
            <w:tcW w:w="1443" w:type="dxa"/>
            <w:tcPrChange w:id="1797" w:author="Steve Maas" w:date="2014-01-02T13:33:00Z">
              <w:tcPr>
                <w:tcW w:w="1596" w:type="dxa"/>
                <w:gridSpan w:val="3"/>
              </w:tcPr>
            </w:tcPrChange>
          </w:tcPr>
          <w:p w14:paraId="38DBAFCC" w14:textId="78263F1C" w:rsidR="00722043" w:rsidRPr="00722043" w:rsidRDefault="00722043">
            <w:pPr>
              <w:jc w:val="center"/>
              <w:rPr>
                <w:ins w:id="1798" w:author="Steve Maas" w:date="2014-01-02T13:32:00Z"/>
                <w:b/>
                <w:rPrChange w:id="1799" w:author="Steve Maas" w:date="2014-01-02T13:35:00Z">
                  <w:rPr>
                    <w:ins w:id="1800" w:author="Steve Maas" w:date="2014-01-02T13:32:00Z"/>
                  </w:rPr>
                </w:rPrChange>
              </w:rPr>
              <w:pPrChange w:id="1801" w:author="Steve Maas" w:date="2014-01-02T13:35:00Z">
                <w:pPr/>
              </w:pPrChange>
            </w:pPr>
            <w:ins w:id="1802" w:author="Steve Maas" w:date="2014-01-02T13:35:00Z">
              <w:r w:rsidRPr="00B04003">
                <w:rPr>
                  <w:b/>
                </w:rPr>
                <w:t>YES</w:t>
              </w:r>
            </w:ins>
          </w:p>
        </w:tc>
        <w:tc>
          <w:tcPr>
            <w:tcW w:w="720" w:type="dxa"/>
            <w:tcPrChange w:id="1803" w:author="Steve Maas" w:date="2014-01-02T13:33:00Z">
              <w:tcPr>
                <w:tcW w:w="1596" w:type="dxa"/>
                <w:gridSpan w:val="3"/>
              </w:tcPr>
            </w:tcPrChange>
          </w:tcPr>
          <w:p w14:paraId="5EF3EC24" w14:textId="77777777" w:rsidR="00722043" w:rsidRDefault="00722043" w:rsidP="004816A2">
            <w:pPr>
              <w:rPr>
                <w:ins w:id="1804" w:author="Steve Maas" w:date="2014-01-02T13:32:00Z"/>
              </w:rPr>
            </w:pPr>
          </w:p>
        </w:tc>
      </w:tr>
      <w:tr w:rsidR="00722043" w14:paraId="16AA5102" w14:textId="77777777" w:rsidTr="00722043">
        <w:trPr>
          <w:ins w:id="1805" w:author="Steve Maas" w:date="2014-01-02T13:35:00Z"/>
        </w:trPr>
        <w:tc>
          <w:tcPr>
            <w:tcW w:w="4574" w:type="dxa"/>
          </w:tcPr>
          <w:p w14:paraId="3F9B48F2" w14:textId="166D900E" w:rsidR="00722043" w:rsidRPr="00FE00A6" w:rsidRDefault="00722043" w:rsidP="004816A2">
            <w:pPr>
              <w:rPr>
                <w:ins w:id="1806" w:author="Steve Maas" w:date="2014-01-02T13:35:00Z"/>
                <w:i/>
              </w:rPr>
            </w:pPr>
            <w:ins w:id="1807" w:author="Steve Maas" w:date="2014-01-02T13:35:00Z">
              <w:r>
                <w:rPr>
                  <w:i/>
                </w:rPr>
                <w:t>biphasic-solute</w:t>
              </w:r>
            </w:ins>
          </w:p>
        </w:tc>
        <w:tc>
          <w:tcPr>
            <w:tcW w:w="737" w:type="dxa"/>
          </w:tcPr>
          <w:p w14:paraId="434A3246" w14:textId="77777777" w:rsidR="00722043" w:rsidRDefault="00722043" w:rsidP="004816A2">
            <w:pPr>
              <w:rPr>
                <w:ins w:id="1808" w:author="Steve Maas" w:date="2014-01-02T13:35:00Z"/>
              </w:rPr>
            </w:pPr>
          </w:p>
        </w:tc>
        <w:tc>
          <w:tcPr>
            <w:tcW w:w="1097" w:type="dxa"/>
          </w:tcPr>
          <w:p w14:paraId="1077706A" w14:textId="77777777" w:rsidR="00722043" w:rsidRPr="00FE00A6" w:rsidRDefault="00722043" w:rsidP="00722043">
            <w:pPr>
              <w:jc w:val="center"/>
              <w:rPr>
                <w:ins w:id="1809" w:author="Steve Maas" w:date="2014-01-02T13:35:00Z"/>
                <w:b/>
              </w:rPr>
            </w:pPr>
          </w:p>
        </w:tc>
        <w:tc>
          <w:tcPr>
            <w:tcW w:w="897" w:type="dxa"/>
          </w:tcPr>
          <w:p w14:paraId="512042D6" w14:textId="043C35AB" w:rsidR="00722043" w:rsidRPr="00B04003" w:rsidRDefault="00722043" w:rsidP="00FE00A6">
            <w:pPr>
              <w:jc w:val="center"/>
              <w:rPr>
                <w:ins w:id="1810" w:author="Steve Maas" w:date="2014-01-02T13:35:00Z"/>
                <w:b/>
              </w:rPr>
            </w:pPr>
            <w:ins w:id="1811" w:author="Steve Maas" w:date="2014-01-02T13:35:00Z">
              <w:r w:rsidRPr="00B04003">
                <w:rPr>
                  <w:b/>
                </w:rPr>
                <w:t>YES</w:t>
              </w:r>
            </w:ins>
          </w:p>
        </w:tc>
        <w:tc>
          <w:tcPr>
            <w:tcW w:w="1443" w:type="dxa"/>
          </w:tcPr>
          <w:p w14:paraId="5DB0EBA6" w14:textId="14E386AA" w:rsidR="00722043" w:rsidRPr="00B04003" w:rsidRDefault="00722043" w:rsidP="00722043">
            <w:pPr>
              <w:jc w:val="center"/>
              <w:rPr>
                <w:ins w:id="1812" w:author="Steve Maas" w:date="2014-01-02T13:35:00Z"/>
                <w:b/>
              </w:rPr>
            </w:pPr>
            <w:ins w:id="1813" w:author="Steve Maas" w:date="2014-01-02T13:35:00Z">
              <w:r w:rsidRPr="00B04003">
                <w:rPr>
                  <w:b/>
                </w:rPr>
                <w:t>YES</w:t>
              </w:r>
            </w:ins>
          </w:p>
        </w:tc>
        <w:tc>
          <w:tcPr>
            <w:tcW w:w="720" w:type="dxa"/>
          </w:tcPr>
          <w:p w14:paraId="674D2C53" w14:textId="77777777" w:rsidR="00722043" w:rsidRDefault="00722043" w:rsidP="004816A2">
            <w:pPr>
              <w:rPr>
                <w:ins w:id="1814" w:author="Steve Maas" w:date="2014-01-02T13:35:00Z"/>
              </w:rPr>
            </w:pPr>
          </w:p>
        </w:tc>
      </w:tr>
      <w:tr w:rsidR="00722043" w14:paraId="3801ECFB" w14:textId="77777777" w:rsidTr="00722043">
        <w:trPr>
          <w:ins w:id="1815" w:author="Steve Maas" w:date="2014-01-02T13:35:00Z"/>
        </w:trPr>
        <w:tc>
          <w:tcPr>
            <w:tcW w:w="4574" w:type="dxa"/>
          </w:tcPr>
          <w:p w14:paraId="198018D6" w14:textId="0FB81BB9" w:rsidR="00722043" w:rsidRDefault="00722043" w:rsidP="004816A2">
            <w:pPr>
              <w:rPr>
                <w:ins w:id="1816" w:author="Steve Maas" w:date="2014-01-02T13:35:00Z"/>
                <w:i/>
              </w:rPr>
            </w:pPr>
            <w:ins w:id="1817" w:author="Steve Maas" w:date="2014-01-02T13:35:00Z">
              <w:r>
                <w:rPr>
                  <w:i/>
                </w:rPr>
                <w:t>triphasic</w:t>
              </w:r>
            </w:ins>
          </w:p>
        </w:tc>
        <w:tc>
          <w:tcPr>
            <w:tcW w:w="737" w:type="dxa"/>
          </w:tcPr>
          <w:p w14:paraId="62458B87" w14:textId="77777777" w:rsidR="00722043" w:rsidRDefault="00722043" w:rsidP="004816A2">
            <w:pPr>
              <w:rPr>
                <w:ins w:id="1818" w:author="Steve Maas" w:date="2014-01-02T13:35:00Z"/>
              </w:rPr>
            </w:pPr>
          </w:p>
        </w:tc>
        <w:tc>
          <w:tcPr>
            <w:tcW w:w="1097" w:type="dxa"/>
          </w:tcPr>
          <w:p w14:paraId="2106A651" w14:textId="77777777" w:rsidR="00722043" w:rsidRPr="00FE00A6" w:rsidRDefault="00722043" w:rsidP="00722043">
            <w:pPr>
              <w:jc w:val="center"/>
              <w:rPr>
                <w:ins w:id="1819" w:author="Steve Maas" w:date="2014-01-02T13:35:00Z"/>
                <w:b/>
              </w:rPr>
            </w:pPr>
          </w:p>
        </w:tc>
        <w:tc>
          <w:tcPr>
            <w:tcW w:w="897" w:type="dxa"/>
          </w:tcPr>
          <w:p w14:paraId="172736F6" w14:textId="70CB47F8" w:rsidR="00722043" w:rsidRPr="00B04003" w:rsidRDefault="00722043" w:rsidP="00722043">
            <w:pPr>
              <w:jc w:val="center"/>
              <w:rPr>
                <w:ins w:id="1820" w:author="Steve Maas" w:date="2014-01-02T13:35:00Z"/>
                <w:b/>
              </w:rPr>
            </w:pPr>
            <w:ins w:id="1821" w:author="Steve Maas" w:date="2014-01-02T13:35:00Z">
              <w:r w:rsidRPr="00B04003">
                <w:rPr>
                  <w:b/>
                </w:rPr>
                <w:t>YES</w:t>
              </w:r>
            </w:ins>
          </w:p>
        </w:tc>
        <w:tc>
          <w:tcPr>
            <w:tcW w:w="1443" w:type="dxa"/>
          </w:tcPr>
          <w:p w14:paraId="5674446C" w14:textId="4194F6B8" w:rsidR="00722043" w:rsidRPr="00B04003" w:rsidRDefault="00722043" w:rsidP="00722043">
            <w:pPr>
              <w:jc w:val="center"/>
              <w:rPr>
                <w:ins w:id="1822" w:author="Steve Maas" w:date="2014-01-02T13:35:00Z"/>
                <w:b/>
              </w:rPr>
            </w:pPr>
            <w:ins w:id="1823" w:author="Steve Maas" w:date="2014-01-02T13:35:00Z">
              <w:r w:rsidRPr="00B04003">
                <w:rPr>
                  <w:b/>
                </w:rPr>
                <w:t>YES</w:t>
              </w:r>
            </w:ins>
          </w:p>
        </w:tc>
        <w:tc>
          <w:tcPr>
            <w:tcW w:w="720" w:type="dxa"/>
          </w:tcPr>
          <w:p w14:paraId="4571C0E5" w14:textId="77777777" w:rsidR="00722043" w:rsidRDefault="00722043" w:rsidP="004816A2">
            <w:pPr>
              <w:rPr>
                <w:ins w:id="1824" w:author="Steve Maas" w:date="2014-01-02T13:35:00Z"/>
              </w:rPr>
            </w:pPr>
          </w:p>
        </w:tc>
      </w:tr>
      <w:tr w:rsidR="00722043" w14:paraId="023BC56A" w14:textId="77777777" w:rsidTr="00722043">
        <w:trPr>
          <w:ins w:id="1825" w:author="Steve Maas" w:date="2014-01-02T13:35:00Z"/>
        </w:trPr>
        <w:tc>
          <w:tcPr>
            <w:tcW w:w="4574" w:type="dxa"/>
          </w:tcPr>
          <w:p w14:paraId="107A66C5" w14:textId="23DB0267" w:rsidR="00722043" w:rsidRDefault="00722043" w:rsidP="004816A2">
            <w:pPr>
              <w:rPr>
                <w:ins w:id="1826" w:author="Steve Maas" w:date="2014-01-02T13:35:00Z"/>
                <w:i/>
              </w:rPr>
            </w:pPr>
            <w:ins w:id="1827" w:author="Steve Maas" w:date="2014-01-02T13:36:00Z">
              <w:r>
                <w:rPr>
                  <w:i/>
                </w:rPr>
                <w:t>m</w:t>
              </w:r>
            </w:ins>
            <w:ins w:id="1828" w:author="Steve Maas" w:date="2014-01-02T13:35:00Z">
              <w:r>
                <w:rPr>
                  <w:i/>
                </w:rPr>
                <w:t>ultiphasic</w:t>
              </w:r>
            </w:ins>
          </w:p>
        </w:tc>
        <w:tc>
          <w:tcPr>
            <w:tcW w:w="737" w:type="dxa"/>
          </w:tcPr>
          <w:p w14:paraId="42C54877" w14:textId="77777777" w:rsidR="00722043" w:rsidRDefault="00722043" w:rsidP="004816A2">
            <w:pPr>
              <w:rPr>
                <w:ins w:id="1829" w:author="Steve Maas" w:date="2014-01-02T13:35:00Z"/>
              </w:rPr>
            </w:pPr>
          </w:p>
        </w:tc>
        <w:tc>
          <w:tcPr>
            <w:tcW w:w="1097" w:type="dxa"/>
          </w:tcPr>
          <w:p w14:paraId="2579E036" w14:textId="77777777" w:rsidR="00722043" w:rsidRPr="00FE00A6" w:rsidRDefault="00722043" w:rsidP="00722043">
            <w:pPr>
              <w:jc w:val="center"/>
              <w:rPr>
                <w:ins w:id="1830" w:author="Steve Maas" w:date="2014-01-02T13:35:00Z"/>
                <w:b/>
              </w:rPr>
            </w:pPr>
          </w:p>
        </w:tc>
        <w:tc>
          <w:tcPr>
            <w:tcW w:w="897" w:type="dxa"/>
          </w:tcPr>
          <w:p w14:paraId="4F9B4F6F" w14:textId="77777777" w:rsidR="00722043" w:rsidRPr="00B04003" w:rsidRDefault="00722043" w:rsidP="00722043">
            <w:pPr>
              <w:jc w:val="center"/>
              <w:rPr>
                <w:ins w:id="1831" w:author="Steve Maas" w:date="2014-01-02T13:35:00Z"/>
                <w:b/>
              </w:rPr>
            </w:pPr>
          </w:p>
        </w:tc>
        <w:tc>
          <w:tcPr>
            <w:tcW w:w="1443" w:type="dxa"/>
          </w:tcPr>
          <w:p w14:paraId="14432AAC" w14:textId="5ED5731F" w:rsidR="00722043" w:rsidRPr="00B04003" w:rsidRDefault="00722043" w:rsidP="00722043">
            <w:pPr>
              <w:jc w:val="center"/>
              <w:rPr>
                <w:ins w:id="1832" w:author="Steve Maas" w:date="2014-01-02T13:35:00Z"/>
                <w:b/>
              </w:rPr>
            </w:pPr>
            <w:ins w:id="1833" w:author="Steve Maas" w:date="2014-01-02T13:36:00Z">
              <w:r w:rsidRPr="00B04003">
                <w:rPr>
                  <w:b/>
                </w:rPr>
                <w:t>YES</w:t>
              </w:r>
            </w:ins>
          </w:p>
        </w:tc>
        <w:tc>
          <w:tcPr>
            <w:tcW w:w="720" w:type="dxa"/>
          </w:tcPr>
          <w:p w14:paraId="6FC8B7B0" w14:textId="77777777" w:rsidR="00722043" w:rsidRDefault="00722043" w:rsidP="004816A2">
            <w:pPr>
              <w:rPr>
                <w:ins w:id="1834" w:author="Steve Maas" w:date="2014-01-02T13:35:00Z"/>
              </w:rPr>
            </w:pPr>
          </w:p>
        </w:tc>
      </w:tr>
      <w:tr w:rsidR="00722043" w14:paraId="5E806941" w14:textId="77777777" w:rsidTr="00722043">
        <w:trPr>
          <w:ins w:id="1835" w:author="Steve Maas" w:date="2014-01-02T13:36:00Z"/>
        </w:trPr>
        <w:tc>
          <w:tcPr>
            <w:tcW w:w="4574" w:type="dxa"/>
          </w:tcPr>
          <w:p w14:paraId="39EB82BD" w14:textId="0CF97107" w:rsidR="00722043" w:rsidRDefault="00722043" w:rsidP="00FE00A6">
            <w:pPr>
              <w:rPr>
                <w:ins w:id="1836" w:author="Steve Maas" w:date="2014-01-02T13:36:00Z"/>
                <w:i/>
              </w:rPr>
            </w:pPr>
            <w:ins w:id="1837" w:author="Steve Maas" w:date="2014-01-02T13:36:00Z">
              <w:r>
                <w:rPr>
                  <w:i/>
                </w:rPr>
                <w:t>isotropic Fourier</w:t>
              </w:r>
            </w:ins>
          </w:p>
        </w:tc>
        <w:tc>
          <w:tcPr>
            <w:tcW w:w="737" w:type="dxa"/>
          </w:tcPr>
          <w:p w14:paraId="1B0361B5" w14:textId="77777777" w:rsidR="00722043" w:rsidRDefault="00722043" w:rsidP="004816A2">
            <w:pPr>
              <w:rPr>
                <w:ins w:id="1838" w:author="Steve Maas" w:date="2014-01-02T13:36:00Z"/>
              </w:rPr>
            </w:pPr>
          </w:p>
        </w:tc>
        <w:tc>
          <w:tcPr>
            <w:tcW w:w="1097" w:type="dxa"/>
          </w:tcPr>
          <w:p w14:paraId="6BC81672" w14:textId="77777777" w:rsidR="00722043" w:rsidRPr="00FE00A6" w:rsidRDefault="00722043" w:rsidP="00722043">
            <w:pPr>
              <w:jc w:val="center"/>
              <w:rPr>
                <w:ins w:id="1839" w:author="Steve Maas" w:date="2014-01-02T13:36:00Z"/>
                <w:b/>
              </w:rPr>
            </w:pPr>
          </w:p>
        </w:tc>
        <w:tc>
          <w:tcPr>
            <w:tcW w:w="897" w:type="dxa"/>
          </w:tcPr>
          <w:p w14:paraId="76120E5E" w14:textId="77777777" w:rsidR="00722043" w:rsidRPr="00B04003" w:rsidRDefault="00722043" w:rsidP="00722043">
            <w:pPr>
              <w:jc w:val="center"/>
              <w:rPr>
                <w:ins w:id="1840" w:author="Steve Maas" w:date="2014-01-02T13:36:00Z"/>
                <w:b/>
              </w:rPr>
            </w:pPr>
          </w:p>
        </w:tc>
        <w:tc>
          <w:tcPr>
            <w:tcW w:w="1443" w:type="dxa"/>
          </w:tcPr>
          <w:p w14:paraId="2DBE2F33" w14:textId="77777777" w:rsidR="00722043" w:rsidRPr="00B04003" w:rsidRDefault="00722043" w:rsidP="00722043">
            <w:pPr>
              <w:jc w:val="center"/>
              <w:rPr>
                <w:ins w:id="1841" w:author="Steve Maas" w:date="2014-01-02T13:36:00Z"/>
                <w:b/>
              </w:rPr>
            </w:pPr>
          </w:p>
        </w:tc>
        <w:tc>
          <w:tcPr>
            <w:tcW w:w="720" w:type="dxa"/>
          </w:tcPr>
          <w:p w14:paraId="74258586" w14:textId="5871CCDE" w:rsidR="00722043" w:rsidRDefault="00722043">
            <w:pPr>
              <w:jc w:val="center"/>
              <w:rPr>
                <w:ins w:id="1842" w:author="Steve Maas" w:date="2014-01-02T13:36:00Z"/>
              </w:rPr>
              <w:pPrChange w:id="1843" w:author="Steve Maas" w:date="2014-01-02T13:36:00Z">
                <w:pPr/>
              </w:pPrChange>
            </w:pPr>
            <w:ins w:id="1844" w:author="Steve Maas" w:date="2014-01-02T13:36:00Z">
              <w:r w:rsidRPr="00B04003">
                <w:rPr>
                  <w:b/>
                </w:rPr>
                <w:t>YES</w:t>
              </w:r>
            </w:ins>
          </w:p>
        </w:tc>
      </w:tr>
    </w:tbl>
    <w:p w14:paraId="64C4C6F3" w14:textId="77777777" w:rsidR="00722043" w:rsidRDefault="00722043" w:rsidP="00FE00A6">
      <w:pPr>
        <w:rPr>
          <w:ins w:id="1845" w:author="Steve Maas" w:date="2014-01-02T13:36:00Z"/>
        </w:rPr>
      </w:pPr>
    </w:p>
    <w:p w14:paraId="2C980431" w14:textId="4FCD7236" w:rsidR="00722043" w:rsidRDefault="00722043">
      <w:pPr>
        <w:rPr>
          <w:ins w:id="1846" w:author="Steve Maas" w:date="2014-01-02T13:38:00Z"/>
        </w:rPr>
      </w:pPr>
      <w:ins w:id="1847" w:author="Steve Maas" w:date="2014-01-02T13:36:00Z">
        <w:r>
          <w:t xml:space="preserve">In addition to using the proper materials for a given module, it is also important to understand that most material </w:t>
        </w:r>
      </w:ins>
      <w:ins w:id="1848" w:author="Steve Maas" w:date="2014-01-02T13:37:00Z">
        <w:r>
          <w:t xml:space="preserve">parameters </w:t>
        </w:r>
      </w:ins>
      <w:ins w:id="1849" w:author="Steve Maas" w:date="2014-01-02T13:36:00Z">
        <w:r>
          <w:t xml:space="preserve">have a limited range in which </w:t>
        </w:r>
      </w:ins>
      <w:ins w:id="1850" w:author="Steve Maas" w:date="2014-01-02T13:37:00Z">
        <w:r>
          <w:t xml:space="preserve">they define valid constitutive behavior. For example, in a neo-Hookean material the </w:t>
        </w:r>
      </w:ins>
      <w:ins w:id="1851" w:author="Steve Maas" w:date="2014-01-02T13:38:00Z">
        <w:r>
          <w:t>Young’s modulus must be positive and the Poisson’s ratio must larger th</w:t>
        </w:r>
      </w:ins>
      <w:ins w:id="1852" w:author="Steve Maas" w:date="2014-01-02T13:42:00Z">
        <w:r w:rsidR="005A4B5E">
          <w:t>a</w:t>
        </w:r>
      </w:ins>
      <w:ins w:id="1853"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854" w:author="Steve Maas" w:date="2014-01-02T13:39:00Z"/>
        </w:rPr>
      </w:pPr>
    </w:p>
    <w:p w14:paraId="16E25F8C" w14:textId="52099854" w:rsidR="00722043" w:rsidRDefault="00722043">
      <w:pPr>
        <w:rPr>
          <w:ins w:id="1855" w:author="Steve Maas" w:date="2014-01-02T13:42:00Z"/>
        </w:rPr>
      </w:pPr>
      <w:ins w:id="1856" w:author="Steve Maas" w:date="2014-01-02T13:39:00Z">
        <w:r>
          <w:t xml:space="preserve">Since material parameters can be defined as functions of time </w:t>
        </w:r>
      </w:ins>
      <w:ins w:id="1857" w:author="Steve Maas" w:date="2014-01-02T13:40:00Z">
        <w:r w:rsidR="005A4B5E">
          <w:t xml:space="preserve">through </w:t>
        </w:r>
      </w:ins>
      <w:ins w:id="1858" w:author="Steve Maas" w:date="2014-01-02T13:39:00Z">
        <w:r>
          <w:t xml:space="preserve">a loadcurve, FEBio will check all parameters at the beginning of each time step. </w:t>
        </w:r>
      </w:ins>
      <w:ins w:id="1859"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860" w:author="Steve Maas" w:date="2014-01-02T13:42:00Z"/>
        </w:rPr>
      </w:pPr>
    </w:p>
    <w:p w14:paraId="6F09FF6B" w14:textId="387EAF83" w:rsidR="005A4B5E" w:rsidRDefault="005A4B5E">
      <w:pPr>
        <w:rPr>
          <w:ins w:id="1861" w:author="Steve Maas" w:date="2014-01-02T13:51:00Z"/>
        </w:rPr>
      </w:pPr>
      <w:ins w:id="1862" w:author="Steve Maas" w:date="2014-01-02T13:49:00Z">
        <w:r>
          <w:t>S</w:t>
        </w:r>
      </w:ins>
      <w:ins w:id="1863" w:author="Steve Maas" w:date="2014-01-02T13:42:00Z">
        <w:r>
          <w:t>ome constitutive models are only valid for a limited amount of deformation. All materials in FEBio are designed for large deformation</w:t>
        </w:r>
      </w:ins>
      <w:ins w:id="1864" w:author="Steve Maas" w:date="2014-01-02T13:50:00Z">
        <w:r>
          <w:t xml:space="preserve"> (in the sense that they are objective under arbitrary deformation)</w:t>
        </w:r>
      </w:ins>
      <w:ins w:id="1865" w:author="Steve Maas" w:date="2014-01-02T13:42:00Z">
        <w:r>
          <w:t xml:space="preserve">, but that does not imply unlimited deformation. When the deformation becomes too large, the material response may become unphysical and although FEBio </w:t>
        </w:r>
      </w:ins>
      <w:ins w:id="1866" w:author="Steve Maas" w:date="2014-01-02T13:44:00Z">
        <w:r>
          <w:t xml:space="preserve">gives an answer, the result may be meaningless (see section </w:t>
        </w:r>
        <w:r>
          <w:fldChar w:fldCharType="begin"/>
        </w:r>
        <w:r>
          <w:instrText xml:space="preserve"> REF _Ref376433627 \r \h </w:instrText>
        </w:r>
      </w:ins>
      <w:r>
        <w:fldChar w:fldCharType="separate"/>
      </w:r>
      <w:ins w:id="1867" w:author="Steve Maas" w:date="2014-01-02T13:44:00Z">
        <w:r>
          <w:t>8.6</w:t>
        </w:r>
        <w:r>
          <w:fldChar w:fldCharType="end"/>
        </w:r>
      </w:ins>
      <w:ins w:id="1868" w:author="Steve Maas" w:date="2014-01-02T13:45:00Z">
        <w:r>
          <w:t xml:space="preserve"> for a discussion on interpreting the result). Some materials also become unstable at extremely large deformations. A classical example is the Mooney-Rivlin material. For a certain range of values</w:t>
        </w:r>
      </w:ins>
      <w:ins w:id="1869" w:author="Steve Maas" w:date="2014-01-02T13:47:00Z">
        <w:r>
          <w:t xml:space="preserve"> of the material parameters</w:t>
        </w:r>
      </w:ins>
      <w:ins w:id="1870" w:author="Steve Maas" w:date="2014-01-02T13:45:00Z">
        <w:r>
          <w:t xml:space="preserve">, </w:t>
        </w:r>
      </w:ins>
      <w:ins w:id="1871" w:author="Steve Maas" w:date="2014-01-02T13:46:00Z">
        <w:r>
          <w:t xml:space="preserve">and under certain loading conditions, </w:t>
        </w:r>
      </w:ins>
      <w:ins w:id="1872" w:author="Steve Maas" w:date="2014-01-02T13:45:00Z">
        <w:r>
          <w:t xml:space="preserve">the stress-strain </w:t>
        </w:r>
      </w:ins>
      <w:ins w:id="1873" w:author="Steve Maas" w:date="2014-01-02T13:46:00Z">
        <w:r>
          <w:t xml:space="preserve">response </w:t>
        </w:r>
      </w:ins>
      <w:ins w:id="1874" w:author="Steve Maas" w:date="2014-01-02T13:47:00Z">
        <w:r>
          <w:t>can have</w:t>
        </w:r>
      </w:ins>
      <w:ins w:id="1875" w:author="Steve Maas" w:date="2014-01-02T13:46:00Z">
        <w:r>
          <w:t xml:space="preserve"> a zero slope at large deformations. In th</w:t>
        </w:r>
      </w:ins>
      <w:ins w:id="1876"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877" w:author="Steve Maas" w:date="2014-01-02T13:51:00Z"/>
        </w:rPr>
      </w:pPr>
    </w:p>
    <w:p w14:paraId="1AA29B3F" w14:textId="33E74F05" w:rsidR="00F4139F" w:rsidRDefault="00F4139F">
      <w:pPr>
        <w:pStyle w:val="Heading3"/>
        <w:rPr>
          <w:ins w:id="1878" w:author="Steve Maas" w:date="2014-01-02T13:51:00Z"/>
        </w:rPr>
        <w:pPrChange w:id="1879" w:author="Steve Maas" w:date="2014-01-02T13:51:00Z">
          <w:pPr/>
        </w:pPrChange>
      </w:pPr>
      <w:bookmarkStart w:id="1880" w:name="_Toc377547358"/>
      <w:ins w:id="1881" w:author="Steve Maas" w:date="2014-01-02T13:51:00Z">
        <w:r>
          <w:t>Boundary Conditions</w:t>
        </w:r>
        <w:bookmarkEnd w:id="1880"/>
      </w:ins>
    </w:p>
    <w:p w14:paraId="7A5C82DA" w14:textId="77777777" w:rsidR="00F4139F" w:rsidRDefault="00F4139F">
      <w:pPr>
        <w:rPr>
          <w:ins w:id="1882" w:author="Steve Maas" w:date="2014-01-02T13:57:00Z"/>
        </w:rPr>
      </w:pPr>
      <w:ins w:id="1883" w:author="Steve Maas" w:date="2014-01-02T13:52:00Z">
        <w:r>
          <w:t>Boundary conditions are necessary to uniquely define the solution of the problem under study. Improperly defined boundary conditions can lead to underconstrained</w:t>
        </w:r>
      </w:ins>
      <w:ins w:id="1884" w:author="Steve Maas" w:date="2014-01-02T13:53:00Z">
        <w:r>
          <w:t xml:space="preserve"> or</w:t>
        </w:r>
      </w:ins>
      <w:ins w:id="1885" w:author="Steve Maas" w:date="2014-01-02T13:52:00Z">
        <w:r>
          <w:t xml:space="preserve"> overconstra</w:t>
        </w:r>
      </w:ins>
      <w:ins w:id="1886" w:author="Steve Maas" w:date="2014-01-02T13:53:00Z">
        <w:r>
          <w:t>ined problems.</w:t>
        </w:r>
      </w:ins>
    </w:p>
    <w:p w14:paraId="1B2853F7" w14:textId="77777777" w:rsidR="00F4139F" w:rsidRDefault="00F4139F">
      <w:pPr>
        <w:rPr>
          <w:ins w:id="1887" w:author="Steve Maas" w:date="2014-01-02T13:57:00Z"/>
        </w:rPr>
      </w:pPr>
    </w:p>
    <w:p w14:paraId="73AF480D" w14:textId="46F0A36C" w:rsidR="00F4139F" w:rsidRPr="00FE00A6" w:rsidRDefault="00F4139F">
      <w:pPr>
        <w:rPr>
          <w:ins w:id="1888" w:author="Steve Maas" w:date="2014-01-02T13:26:00Z"/>
        </w:rPr>
      </w:pPr>
      <w:ins w:id="1889" w:author="Steve Maas" w:date="2014-01-02T13:53:00Z">
        <w:r>
          <w:t xml:space="preserve">If the problem is underconstrained the solution is not uniquely defined and FEBio will not be able to find a solution. The most common </w:t>
        </w:r>
      </w:ins>
      <w:ins w:id="1890" w:author="Steve Maas" w:date="2014-01-02T13:54:00Z">
        <w:r>
          <w:t xml:space="preserve">example of an undercontrained problem is one where </w:t>
        </w:r>
        <w:r>
          <w:lastRenderedPageBreak/>
          <w:t xml:space="preserve">the rigid body modes are not constrained. A rigid body mode is a mode </w:t>
        </w:r>
      </w:ins>
      <w:ins w:id="1891" w:author="Steve Maas" w:date="2014-01-02T13:58:00Z">
        <w:r>
          <w:t xml:space="preserve">of </w:t>
        </w:r>
      </w:ins>
      <w:ins w:id="1892" w:author="Steve Maas" w:date="2014-01-02T13:54:00Z">
        <w:r>
          <w:t xml:space="preserve">deformation that does alter the stress in the body. </w:t>
        </w:r>
      </w:ins>
      <w:ins w:id="1893" w:author="Steve Maas" w:date="2014-01-02T13:55:00Z">
        <w:r>
          <w:t>Affine t</w:t>
        </w:r>
      </w:ins>
      <w:ins w:id="1894" w:author="Steve Maas" w:date="2014-01-02T13:54:00Z">
        <w:r>
          <w:t xml:space="preserve">ranslation and rotation </w:t>
        </w:r>
      </w:ins>
      <w:ins w:id="1895"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896" w:author="Steve Maas" w:date="2014-01-02T13:59:00Z"/>
        </w:rPr>
      </w:pPr>
    </w:p>
    <w:p w14:paraId="18BA453F" w14:textId="7C885477" w:rsidR="00F4139F" w:rsidRPr="00FE00A6" w:rsidRDefault="00F4139F">
      <w:ins w:id="1897" w:author="Steve Maas" w:date="2014-01-02T13:59:00Z">
        <w:r>
          <w:t>If the problem is over-constrained, FEBio will usually find an answer but it is probably not the solution that was sought. The most common ca</w:t>
        </w:r>
      </w:ins>
      <w:ins w:id="1898" w:author="Steve Maas" w:date="2014-01-02T14:02:00Z">
        <w:r w:rsidR="00D34721">
          <w:t>u</w:t>
        </w:r>
      </w:ins>
      <w:ins w:id="1899" w:author="Steve Maas" w:date="2014-01-02T13:59:00Z">
        <w:r>
          <w:t xml:space="preserve">se of an over-constrained model is one that has conflicting boundary conditions. </w:t>
        </w:r>
      </w:ins>
      <w:ins w:id="1900"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901" w:author="Steve Maas" w:date="2014-01-02T13:51:00Z"/>
        </w:rPr>
      </w:pPr>
      <w:del w:id="1902"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903" w:author="Steve Maas" w:date="2014-01-02T14:01:00Z"/>
        </w:rPr>
      </w:pPr>
      <w:del w:id="1904"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905" w:author="Steve Maas" w:date="2014-01-02T14:01:00Z"/>
        </w:rPr>
      </w:pPr>
      <w:del w:id="1906"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907" w:author="Steve Maas" w:date="2014-01-02T14:01:00Z"/>
        </w:rPr>
      </w:pPr>
      <w:del w:id="1908"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909" w:author="Steve Maas" w:date="2014-01-02T14:01:00Z"/>
        </w:rPr>
      </w:pPr>
      <w:del w:id="1910"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911" w:author="Steve Maas" w:date="2014-01-02T13:23:00Z"/>
        </w:rPr>
      </w:pPr>
      <w:del w:id="1912"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913" w:name="_Toc377547359"/>
      <w:r>
        <w:t xml:space="preserve">Debugging a </w:t>
      </w:r>
      <w:r w:rsidR="00FD648A">
        <w:t>M</w:t>
      </w:r>
      <w:r>
        <w:t>odel</w:t>
      </w:r>
      <w:bookmarkEnd w:id="1913"/>
    </w:p>
    <w:p w14:paraId="21507319" w14:textId="006FEBF1" w:rsidR="00744FD9" w:rsidRDefault="00744FD9">
      <w:pPr>
        <w:rPr>
          <w:ins w:id="1914" w:author="Steve Maas" w:date="2014-01-02T14:06:00Z"/>
        </w:rPr>
      </w:pPr>
      <w:del w:id="1915" w:author="Steve Maas" w:date="2014-01-02T14:05:00Z">
        <w:r w:rsidDel="007B44DC">
          <w:delText xml:space="preserve">Discuss the debugging capabilities in FEBio (debug mode). </w:delText>
        </w:r>
        <w:r w:rsidR="00847E07" w:rsidDel="007B44DC">
          <w:delText>Look at the convergence norms</w:delText>
        </w:r>
      </w:del>
      <w:ins w:id="1916" w:author="Steve Maas" w:date="2014-01-02T14:05:00Z">
        <w:r w:rsidR="007B44DC">
          <w:t xml:space="preserve">When a model is not running as expected, the first thing to </w:t>
        </w:r>
      </w:ins>
      <w:ins w:id="1917" w:author="Steve Maas" w:date="2014-01-02T14:34:00Z">
        <w:r w:rsidR="00F47A31">
          <w:t>try</w:t>
        </w:r>
      </w:ins>
      <w:ins w:id="1918" w:author="Steve Maas" w:date="2014-01-02T14:05:00Z">
        <w:r w:rsidR="007B44DC">
          <w:t xml:space="preserve"> is rerun the problem using FEBio</w:t>
        </w:r>
      </w:ins>
      <w:ins w:id="1919" w:author="Steve Maas" w:date="2014-01-02T14:06:00Z">
        <w:r w:rsidR="007B44DC">
          <w:t>’s debug mode</w:t>
        </w:r>
      </w:ins>
      <w:r w:rsidR="00847E07">
        <w:t>.</w:t>
      </w:r>
      <w:ins w:id="1920" w:author="Steve Maas" w:date="2014-01-02T14:06:00Z">
        <w:r w:rsidR="007B44DC">
          <w:t xml:space="preserve"> Debug mode can be activated by adding a –g on the command line. For example,</w:t>
        </w:r>
      </w:ins>
    </w:p>
    <w:p w14:paraId="4D50FE67" w14:textId="77777777" w:rsidR="007B44DC" w:rsidRDefault="007B44DC">
      <w:pPr>
        <w:rPr>
          <w:ins w:id="1921" w:author="Steve Maas" w:date="2014-01-02T14:06:00Z"/>
        </w:rPr>
      </w:pPr>
    </w:p>
    <w:p w14:paraId="373C928E" w14:textId="67108C06" w:rsidR="007B44DC" w:rsidRDefault="007B44DC">
      <w:pPr>
        <w:pStyle w:val="Code0"/>
        <w:rPr>
          <w:ins w:id="1922" w:author="Steve Maas" w:date="2014-01-02T14:06:00Z"/>
        </w:rPr>
        <w:pPrChange w:id="1923" w:author="Steve Maas" w:date="2014-01-02T14:06:00Z">
          <w:pPr/>
        </w:pPrChange>
      </w:pPr>
      <w:ins w:id="1924" w:author="Steve Maas" w:date="2014-01-02T14:07:00Z">
        <w:r>
          <w:t>&gt;</w:t>
        </w:r>
      </w:ins>
      <w:ins w:id="1925" w:author="Steve Maas" w:date="2014-01-02T14:06:00Z">
        <w:r>
          <w:t xml:space="preserve">febio </w:t>
        </w:r>
      </w:ins>
      <w:ins w:id="1926" w:author="Steve Maas" w:date="2014-01-02T14:07:00Z">
        <w:r>
          <w:t>–i file.feb -g</w:t>
        </w:r>
      </w:ins>
    </w:p>
    <w:p w14:paraId="62059144" w14:textId="77777777" w:rsidR="007B44DC" w:rsidRDefault="007B44DC">
      <w:pPr>
        <w:rPr>
          <w:ins w:id="1927" w:author="Steve Maas" w:date="2014-01-02T14:06:00Z"/>
        </w:rPr>
      </w:pPr>
    </w:p>
    <w:p w14:paraId="209313B8" w14:textId="1D883B7D" w:rsidR="007B44DC" w:rsidRDefault="007B44DC">
      <w:pPr>
        <w:rPr>
          <w:ins w:id="1928" w:author="Steve Maas" w:date="2014-01-02T14:08:00Z"/>
        </w:rPr>
      </w:pPr>
      <w:ins w:id="1929"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930" w:author="Steve Maas" w:date="2014-01-02T14:08:00Z">
        <w:r>
          <w:t>disappear</w:t>
        </w:r>
      </w:ins>
      <w:ins w:id="1931" w:author="Steve Maas" w:date="2014-01-02T14:07:00Z">
        <w:r>
          <w:t xml:space="preserve"> </w:t>
        </w:r>
      </w:ins>
      <w:ins w:id="1932" w:author="Steve Maas" w:date="2014-01-02T14:08:00Z">
        <w:r>
          <w:t>at some point might indicate a rigid body mode.)</w:t>
        </w:r>
      </w:ins>
    </w:p>
    <w:p w14:paraId="69A29703" w14:textId="77777777" w:rsidR="007B44DC" w:rsidRDefault="007B44DC">
      <w:pPr>
        <w:rPr>
          <w:ins w:id="1933" w:author="Steve Maas" w:date="2014-01-02T14:09:00Z"/>
        </w:rPr>
      </w:pPr>
    </w:p>
    <w:p w14:paraId="0E5EE562" w14:textId="336D2819" w:rsidR="007B44DC" w:rsidRPr="00FE00A6" w:rsidRDefault="007B44DC">
      <w:ins w:id="1934" w:author="Steve Maas" w:date="2014-01-02T14:09:00Z">
        <w:r>
          <w:t>Since storing all non-converged states may make the plot-file too large for post-processing, debug mode can also be turned on during the analy</w:t>
        </w:r>
      </w:ins>
      <w:ins w:id="1935" w:author="Steve Maas" w:date="2014-01-02T14:12:00Z">
        <w:r w:rsidR="000839BA">
          <w:t>si</w:t>
        </w:r>
      </w:ins>
      <w:ins w:id="1936" w:author="Steve Maas" w:date="2014-01-02T14:09:00Z">
        <w:r>
          <w:t xml:space="preserve">s. </w:t>
        </w:r>
      </w:ins>
      <w:ins w:id="1937" w:author="Steve Maas" w:date="2014-01-02T14:10:00Z">
        <w:r>
          <w:t>To do this, start the problem normally (without the debug flag –g). Then, right before the problem starts to fail, interrupt the run (using ctrl+c)</w:t>
        </w:r>
      </w:ins>
      <w:ins w:id="1938" w:author="Steve Maas" w:date="2014-01-02T14:11:00Z">
        <w:r w:rsidR="000839BA">
          <w:t xml:space="preserve"> and wait for </w:t>
        </w:r>
      </w:ins>
      <w:ins w:id="1939" w:author="Steve Maas" w:date="2014-01-02T14:12:00Z">
        <w:r w:rsidR="000839BA">
          <w:t xml:space="preserve">the </w:t>
        </w:r>
      </w:ins>
      <w:ins w:id="1940" w:author="Steve Maas" w:date="2014-01-02T14:11:00Z">
        <w:r w:rsidR="000839BA">
          <w:t>FEBio prompt to appear.</w:t>
        </w:r>
      </w:ins>
      <w:ins w:id="1941" w:author="Steve Maas" w:date="2014-01-02T14:10:00Z">
        <w:r>
          <w:t xml:space="preserve"> </w:t>
        </w:r>
      </w:ins>
      <w:ins w:id="1942" w:author="Steve Maas" w:date="2014-01-02T14:11:00Z">
        <w:r w:rsidR="000839BA">
          <w:t xml:space="preserve">Once it appears, </w:t>
        </w:r>
      </w:ins>
      <w:ins w:id="1943" w:author="Steve Maas" w:date="2014-01-02T14:10:00Z">
        <w:r>
          <w:t xml:space="preserve">enter </w:t>
        </w:r>
        <w:r>
          <w:rPr>
            <w:i/>
          </w:rPr>
          <w:t xml:space="preserve">debug </w:t>
        </w:r>
      </w:ins>
      <w:ins w:id="1944"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945" w:author="Steve Maas" w:date="2014-01-02T14:35:00Z"/>
        </w:rPr>
      </w:pPr>
      <w:bookmarkStart w:id="1946" w:name="_Toc377547360"/>
      <w:r>
        <w:t xml:space="preserve">Common </w:t>
      </w:r>
      <w:r w:rsidR="00FD648A">
        <w:t>I</w:t>
      </w:r>
      <w:r>
        <w:t>ssues</w:t>
      </w:r>
      <w:bookmarkEnd w:id="1946"/>
    </w:p>
    <w:p w14:paraId="4C6E6D2F" w14:textId="718B77C6" w:rsidR="00F47A31" w:rsidRPr="00FE00A6" w:rsidRDefault="00F47A31">
      <w:pPr>
        <w:pPrChange w:id="1947" w:author="Steve Maas" w:date="2014-01-02T14:35:00Z">
          <w:pPr>
            <w:pStyle w:val="Heading2"/>
          </w:pPr>
        </w:pPrChange>
      </w:pPr>
      <w:ins w:id="1948" w:author="Steve Maas" w:date="2014-01-02T14:35:00Z">
        <w:r>
          <w:t>In this section we take a look a</w:t>
        </w:r>
      </w:ins>
      <w:ins w:id="1949" w:author="Steve Maas" w:date="2014-01-02T14:36:00Z">
        <w:r>
          <w:t>t</w:t>
        </w:r>
      </w:ins>
      <w:ins w:id="1950" w:author="Steve Maas" w:date="2014-01-02T14:35:00Z">
        <w:r>
          <w:t xml:space="preserve"> some of the most common problems you may run into when solving a finite </w:t>
        </w:r>
      </w:ins>
      <w:ins w:id="1951" w:author="Steve Maas" w:date="2014-01-02T14:36:00Z">
        <w:r>
          <w:t>element</w:t>
        </w:r>
      </w:ins>
      <w:ins w:id="1952" w:author="Steve Maas" w:date="2014-01-02T14:35:00Z">
        <w:r>
          <w:t xml:space="preserve"> </w:t>
        </w:r>
      </w:ins>
      <w:ins w:id="1953" w:author="Steve Maas" w:date="2014-01-02T14:36:00Z">
        <w:r>
          <w:t xml:space="preserve">problem with FEBio. We’ll discuss possible causes </w:t>
        </w:r>
      </w:ins>
      <w:ins w:id="1954" w:author="Steve Maas" w:date="2014-01-02T14:56:00Z">
        <w:r w:rsidR="00A21D16">
          <w:t xml:space="preserve">of </w:t>
        </w:r>
      </w:ins>
      <w:ins w:id="1955" w:author="Steve Maas" w:date="2014-01-02T14:36:00Z">
        <w:r>
          <w:t xml:space="preserve">and </w:t>
        </w:r>
      </w:ins>
      <w:ins w:id="1956" w:author="Steve Maas" w:date="2014-01-02T14:37:00Z">
        <w:r>
          <w:t>solutions to these issues.</w:t>
        </w:r>
      </w:ins>
    </w:p>
    <w:p w14:paraId="60BB3832" w14:textId="1D4C2788" w:rsidR="00F47A31" w:rsidRDefault="00F47A31">
      <w:pPr>
        <w:pStyle w:val="Heading3"/>
        <w:rPr>
          <w:ins w:id="1957" w:author="Steve Maas" w:date="2014-01-02T14:35:00Z"/>
        </w:rPr>
        <w:pPrChange w:id="1958" w:author="Steve Maas" w:date="2014-01-02T14:35:00Z">
          <w:pPr/>
        </w:pPrChange>
      </w:pPr>
      <w:bookmarkStart w:id="1959" w:name="_Toc377547361"/>
      <w:ins w:id="1960" w:author="Steve Maas" w:date="2014-01-02T14:35:00Z">
        <w:r>
          <w:t>Invert</w:t>
        </w:r>
      </w:ins>
      <w:ins w:id="1961" w:author="Steve Maas" w:date="2014-01-02T14:39:00Z">
        <w:r w:rsidR="00360647">
          <w:t>ed</w:t>
        </w:r>
      </w:ins>
      <w:ins w:id="1962" w:author="Steve Maas" w:date="2014-01-02T14:35:00Z">
        <w:r>
          <w:t xml:space="preserve"> elements</w:t>
        </w:r>
        <w:bookmarkEnd w:id="1959"/>
      </w:ins>
    </w:p>
    <w:p w14:paraId="03B76A14" w14:textId="33147084" w:rsidR="00360647" w:rsidRDefault="00360647">
      <w:pPr>
        <w:rPr>
          <w:ins w:id="1963" w:author="Steve Maas" w:date="2014-01-02T14:43:00Z"/>
        </w:rPr>
      </w:pPr>
      <w:ins w:id="1964" w:author="Steve Maas" w:date="2014-01-02T14:37:00Z">
        <w:r>
          <w:t>When a</w:t>
        </w:r>
      </w:ins>
      <w:ins w:id="1965" w:author="Steve Maas" w:date="2014-01-02T14:38:00Z">
        <w:r>
          <w:t>n</w:t>
        </w:r>
      </w:ins>
      <w:ins w:id="1966" w:author="Steve Maas" w:date="2014-01-02T14:37:00Z">
        <w:r>
          <w:t xml:space="preserve"> element inverts, the element becomes so distorted that in certain areas of the element the Jacobian becomes zero or negative. </w:t>
        </w:r>
      </w:ins>
      <w:ins w:id="1967" w:author="Steve Maas" w:date="2014-01-02T14:38:00Z">
        <w:r>
          <w:t xml:space="preserve">In order to obtain a physically realistic solution, the Jacobian of the deformation must be positive at all points of the domain. Thus, when a negative </w:t>
        </w:r>
      </w:ins>
      <w:ins w:id="1968" w:author="Steve Maas" w:date="2014-01-02T14:56:00Z">
        <w:r w:rsidR="00A21D16">
          <w:t>J</w:t>
        </w:r>
      </w:ins>
      <w:ins w:id="1969" w:author="Steve Maas" w:date="2014-01-02T14:38:00Z">
        <w:r>
          <w:t xml:space="preserve">acobian is found in an element, FEBio cannot continue. </w:t>
        </w:r>
      </w:ins>
      <w:ins w:id="1970"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971" w:author="Steve Maas" w:date="2014-01-02T14:41:00Z">
        <w:r w:rsidR="00CC61FF">
          <w:t>. T</w:t>
        </w:r>
      </w:ins>
      <w:ins w:id="1972" w:author="Steve Maas" w:date="2014-01-02T14:40:00Z">
        <w:r>
          <w:t xml:space="preserve">he </w:t>
        </w:r>
      </w:ins>
      <w:ins w:id="1973" w:author="Steve Maas" w:date="2014-01-02T14:41:00Z">
        <w:r>
          <w:t>combination</w:t>
        </w:r>
      </w:ins>
      <w:ins w:id="1974" w:author="Steve Maas" w:date="2014-01-02T14:40:00Z">
        <w:r>
          <w:t xml:space="preserve"> of a reduced time step and a refactored stiffness matrix</w:t>
        </w:r>
      </w:ins>
      <w:ins w:id="1975" w:author="Steve Maas" w:date="2014-01-02T14:41:00Z">
        <w:r w:rsidR="00CC61FF">
          <w:t xml:space="preserve"> will often be sufficient to overcome the negative Jacobian. </w:t>
        </w:r>
      </w:ins>
      <w:ins w:id="1976" w:author="Steve Maas" w:date="2014-01-02T14:42:00Z">
        <w:r w:rsidR="00CC61FF">
          <w:t xml:space="preserve">However, when it is not, you may have run into a </w:t>
        </w:r>
        <w:r w:rsidR="00CC61FF">
          <w:lastRenderedPageBreak/>
          <w:t xml:space="preserve">more serious problem. </w:t>
        </w:r>
      </w:ins>
      <w:ins w:id="1977" w:author="Steve Maas" w:date="2014-01-02T14:43:00Z">
        <w:r w:rsidR="00CC61FF">
          <w:t xml:space="preserve">These are some of the common causes that may require additional user intervention. </w:t>
        </w:r>
      </w:ins>
    </w:p>
    <w:p w14:paraId="4896F3B2" w14:textId="77777777" w:rsidR="00CC61FF" w:rsidRDefault="00CC61FF">
      <w:pPr>
        <w:rPr>
          <w:ins w:id="1978" w:author="Steve Maas" w:date="2014-01-02T14:43:00Z"/>
        </w:rPr>
      </w:pPr>
    </w:p>
    <w:p w14:paraId="620FE268" w14:textId="1708DC55" w:rsidR="00CC61FF" w:rsidRDefault="00CC61FF">
      <w:pPr>
        <w:pStyle w:val="Heading4"/>
        <w:rPr>
          <w:ins w:id="1979" w:author="Steve Maas" w:date="2014-01-02T14:43:00Z"/>
        </w:rPr>
        <w:pPrChange w:id="1980" w:author="Steve Maas" w:date="2014-01-02T14:55:00Z">
          <w:pPr/>
        </w:pPrChange>
      </w:pPr>
      <w:bookmarkStart w:id="1981" w:name="_Toc377547362"/>
      <w:ins w:id="1982" w:author="Steve Maas" w:date="2014-01-02T14:43:00Z">
        <w:r>
          <w:t>Material instability</w:t>
        </w:r>
        <w:bookmarkEnd w:id="1981"/>
      </w:ins>
    </w:p>
    <w:p w14:paraId="4CD4B3F7" w14:textId="0F544E2C" w:rsidR="00CC61FF" w:rsidRDefault="00CC61FF">
      <w:pPr>
        <w:rPr>
          <w:ins w:id="1983" w:author="Steve Maas" w:date="2014-01-02T14:45:00Z"/>
        </w:rPr>
      </w:pPr>
      <w:ins w:id="1984" w:author="Steve Maas" w:date="2014-01-02T14:44:00Z">
        <w:r>
          <w:t xml:space="preserve">At large deformations, some materials can become unstable. This is usually caused by a softening of the material at large deformations. When the material softens too much the </w:t>
        </w:r>
      </w:ins>
      <w:ins w:id="1985" w:author="Steve Maas" w:date="2014-01-02T14:45:00Z">
        <w:r>
          <w:t>global</w:t>
        </w:r>
      </w:ins>
      <w:ins w:id="1986" w:author="Steve Maas" w:date="2014-01-02T14:44:00Z">
        <w:r>
          <w:t xml:space="preserve"> </w:t>
        </w:r>
      </w:ins>
      <w:ins w:id="1987" w:author="Steve Maas" w:date="2014-01-02T14:45:00Z">
        <w:r>
          <w:t xml:space="preserve">stiffness matrix can become ill-conditioned and FEBio will not be able to find the correct solution. Unfortunately, there is no easy solution around this issue and you may </w:t>
        </w:r>
      </w:ins>
      <w:ins w:id="1988" w:author="Steve Maas" w:date="2014-01-02T14:57:00Z">
        <w:r w:rsidR="00A21D16">
          <w:t>need</w:t>
        </w:r>
      </w:ins>
      <w:ins w:id="1989" w:author="Steve Maas" w:date="2014-01-02T14:45:00Z">
        <w:r>
          <w:t xml:space="preserve"> to consider using a different constitutive model. </w:t>
        </w:r>
      </w:ins>
    </w:p>
    <w:p w14:paraId="730BC238" w14:textId="77777777" w:rsidR="00CC61FF" w:rsidRDefault="00CC61FF">
      <w:pPr>
        <w:rPr>
          <w:ins w:id="1990" w:author="Steve Maas" w:date="2014-01-02T14:46:00Z"/>
        </w:rPr>
      </w:pPr>
    </w:p>
    <w:p w14:paraId="603726F7" w14:textId="17832991" w:rsidR="00CC61FF" w:rsidRDefault="00CC61FF">
      <w:pPr>
        <w:pStyle w:val="Heading4"/>
        <w:rPr>
          <w:ins w:id="1991" w:author="Steve Maas" w:date="2014-01-02T14:46:00Z"/>
        </w:rPr>
        <w:pPrChange w:id="1992" w:author="Steve Maas" w:date="2014-01-02T14:55:00Z">
          <w:pPr/>
        </w:pPrChange>
      </w:pPr>
      <w:bookmarkStart w:id="1993" w:name="_Toc377547363"/>
      <w:ins w:id="1994" w:author="Steve Maas" w:date="2014-01-02T14:46:00Z">
        <w:r>
          <w:t>Time step too large</w:t>
        </w:r>
        <w:bookmarkEnd w:id="1993"/>
      </w:ins>
    </w:p>
    <w:p w14:paraId="27F25A69" w14:textId="35D23097" w:rsidR="00CC61FF" w:rsidRDefault="00CC61FF">
      <w:pPr>
        <w:rPr>
          <w:ins w:id="1995" w:author="Steve Maas" w:date="2014-01-02T14:48:00Z"/>
        </w:rPr>
      </w:pPr>
      <w:ins w:id="1996" w:author="Steve Maas" w:date="2014-01-02T14:46:00Z">
        <w:r>
          <w:t xml:space="preserve">Altough the auto-time stepper will automatically adjust the time step in case of trouble, it is designed to work within user defined </w:t>
        </w:r>
      </w:ins>
      <w:ins w:id="1997" w:author="Steve Maas" w:date="2014-01-02T14:57:00Z">
        <w:r w:rsidR="00A21D16">
          <w:t>limits</w:t>
        </w:r>
      </w:ins>
      <w:ins w:id="1998" w:author="Steve Maas" w:date="2014-01-02T14:46:00Z">
        <w:r>
          <w:t xml:space="preserve"> and sometimes they are not set properly to solve the problem. The most common issue is that the minimum time step is set too large. Cutting back the </w:t>
        </w:r>
      </w:ins>
      <w:ins w:id="1999" w:author="Steve Maas" w:date="2014-01-02T14:47:00Z">
        <w:r>
          <w:t xml:space="preserve">minimum </w:t>
        </w:r>
      </w:ins>
      <w:ins w:id="2000" w:author="Steve Maas" w:date="2014-01-02T14:57:00Z">
        <w:r w:rsidR="00A21D16">
          <w:t>in addition to</w:t>
        </w:r>
      </w:ins>
      <w:ins w:id="2001" w:author="Steve Maas" w:date="2014-01-02T14:47:00Z">
        <w:r>
          <w:t xml:space="preserve"> the </w:t>
        </w:r>
      </w:ins>
      <w:ins w:id="2002" w:author="Steve Maas" w:date="2014-01-02T14:46:00Z">
        <w:r>
          <w:t xml:space="preserve">initial </w:t>
        </w:r>
      </w:ins>
      <w:ins w:id="2003" w:author="Steve Maas" w:date="2014-01-02T14:48:00Z">
        <w:r>
          <w:t>time step can often help in preventing negative Jacobians.</w:t>
        </w:r>
      </w:ins>
    </w:p>
    <w:p w14:paraId="660DB750" w14:textId="77777777" w:rsidR="00CC61FF" w:rsidRDefault="00CC61FF">
      <w:pPr>
        <w:rPr>
          <w:ins w:id="2004" w:author="Steve Maas" w:date="2014-01-02T14:48:00Z"/>
        </w:rPr>
      </w:pPr>
    </w:p>
    <w:p w14:paraId="373E59EB" w14:textId="6AC321D8" w:rsidR="00CC61FF" w:rsidRDefault="00CC61FF">
      <w:pPr>
        <w:pStyle w:val="Heading4"/>
        <w:rPr>
          <w:ins w:id="2005" w:author="Steve Maas" w:date="2014-01-02T14:48:00Z"/>
        </w:rPr>
        <w:pPrChange w:id="2006" w:author="Steve Maas" w:date="2014-01-02T14:56:00Z">
          <w:pPr/>
        </w:pPrChange>
      </w:pPr>
      <w:bookmarkStart w:id="2007" w:name="_Toc377547364"/>
      <w:ins w:id="2008" w:author="Steve Maas" w:date="2014-01-02T14:48:00Z">
        <w:r>
          <w:t>Elements too distorted</w:t>
        </w:r>
        <w:bookmarkEnd w:id="2007"/>
      </w:ins>
    </w:p>
    <w:p w14:paraId="6E0C6EC0" w14:textId="4E9F3452" w:rsidR="00CC61FF" w:rsidRDefault="00CC61FF">
      <w:pPr>
        <w:rPr>
          <w:ins w:id="2009" w:author="Steve Maas" w:date="2014-01-02T14:49:00Z"/>
        </w:rPr>
      </w:pPr>
      <w:ins w:id="2010"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2011" w:author="Steve Maas" w:date="2014-01-02T14:49:00Z"/>
        </w:rPr>
      </w:pPr>
    </w:p>
    <w:p w14:paraId="3D023280" w14:textId="08E9784B" w:rsidR="00CC61FF" w:rsidRDefault="00CC61FF">
      <w:pPr>
        <w:pStyle w:val="Heading4"/>
        <w:rPr>
          <w:ins w:id="2012" w:author="Steve Maas" w:date="2014-01-02T14:49:00Z"/>
        </w:rPr>
        <w:pPrChange w:id="2013" w:author="Steve Maas" w:date="2014-01-02T14:56:00Z">
          <w:pPr/>
        </w:pPrChange>
      </w:pPr>
      <w:bookmarkStart w:id="2014" w:name="_Toc377547365"/>
      <w:ins w:id="2015" w:author="Steve Maas" w:date="2014-01-02T14:49:00Z">
        <w:r>
          <w:t>Shells are too thick</w:t>
        </w:r>
        <w:bookmarkEnd w:id="2014"/>
      </w:ins>
    </w:p>
    <w:p w14:paraId="51F0AC74" w14:textId="15E2A303" w:rsidR="000C24E2" w:rsidRDefault="00CC61FF">
      <w:pPr>
        <w:rPr>
          <w:ins w:id="2016" w:author="Steve Maas" w:date="2014-01-02T14:53:00Z"/>
        </w:rPr>
      </w:pPr>
      <w:ins w:id="2017" w:author="Steve Maas" w:date="2014-01-02T14:50:00Z">
        <w:r>
          <w:t xml:space="preserve">A shell is an element where it is assumed </w:t>
        </w:r>
      </w:ins>
      <w:ins w:id="2018" w:author="Steve Maas" w:date="2014-01-02T14:52:00Z">
        <w:r w:rsidR="000C24E2">
          <w:t xml:space="preserve">that </w:t>
        </w:r>
      </w:ins>
      <w:ins w:id="2019" w:author="Steve Maas" w:date="2014-01-02T14:58:00Z">
        <w:r w:rsidR="00A21D16">
          <w:t>one</w:t>
        </w:r>
      </w:ins>
      <w:ins w:id="2020" w:author="Steve Maas" w:date="2014-01-02T14:50:00Z">
        <w:r>
          <w:t xml:space="preserve"> dimension is much smaller compared to the other two directions. When the mesh is really fine, this assumption may no longer be valid and it could happen that the </w:t>
        </w:r>
      </w:ins>
      <w:ins w:id="2021" w:author="Steve Maas" w:date="2014-01-02T14:52:00Z">
        <w:r w:rsidR="000C24E2">
          <w:t xml:space="preserve">shell </w:t>
        </w:r>
      </w:ins>
      <w:ins w:id="2022" w:author="Steve Maas" w:date="2014-01-02T14:50:00Z">
        <w:r>
          <w:t xml:space="preserve">becomes too thick. When a shell gets too thick it can create negative Jacobians in the </w:t>
        </w:r>
      </w:ins>
      <w:ins w:id="2023" w:author="Steve Maas" w:date="2014-01-02T14:51:00Z">
        <w:r w:rsidR="000C24E2">
          <w:t xml:space="preserve">out-of-plane </w:t>
        </w:r>
      </w:ins>
      <w:ins w:id="2024" w:author="Steve Maas" w:date="2014-01-02T14:50:00Z">
        <w:r>
          <w:t>integration points</w:t>
        </w:r>
      </w:ins>
      <w:ins w:id="2025" w:author="Steve Maas" w:date="2014-01-02T14:51:00Z">
        <w:r w:rsidR="000C24E2">
          <w:t>, especially in area</w:t>
        </w:r>
      </w:ins>
      <w:ins w:id="2026" w:author="Steve Maas" w:date="2014-01-02T14:52:00Z">
        <w:r w:rsidR="000C24E2">
          <w:t>s</w:t>
        </w:r>
      </w:ins>
      <w:ins w:id="2027" w:author="Steve Maas" w:date="2014-01-02T14:51:00Z">
        <w:r w:rsidR="000C24E2">
          <w:t xml:space="preserve"> of high curvature. </w:t>
        </w:r>
      </w:ins>
      <w:ins w:id="2028"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2029" w:author="Steve Maas" w:date="2014-01-02T14:53:00Z"/>
        </w:rPr>
      </w:pPr>
    </w:p>
    <w:p w14:paraId="4E5CE27E" w14:textId="77777777" w:rsidR="000C24E2" w:rsidRDefault="000C24E2">
      <w:pPr>
        <w:pStyle w:val="Heading4"/>
        <w:rPr>
          <w:ins w:id="2030" w:author="Steve Maas" w:date="2014-01-02T14:53:00Z"/>
        </w:rPr>
        <w:pPrChange w:id="2031" w:author="Steve Maas" w:date="2014-01-02T14:56:00Z">
          <w:pPr/>
        </w:pPrChange>
      </w:pPr>
      <w:bookmarkStart w:id="2032" w:name="_Toc377547366"/>
      <w:ins w:id="2033" w:author="Steve Maas" w:date="2014-01-02T14:53:00Z">
        <w:r>
          <w:t>Rigid body modes</w:t>
        </w:r>
        <w:bookmarkEnd w:id="2032"/>
      </w:ins>
    </w:p>
    <w:p w14:paraId="18582754" w14:textId="4CFF0EB6" w:rsidR="00CC61FF" w:rsidRPr="00FE00A6" w:rsidRDefault="000C24E2">
      <w:pPr>
        <w:rPr>
          <w:ins w:id="2034" w:author="Steve Maas" w:date="2014-01-02T14:39:00Z"/>
        </w:rPr>
      </w:pPr>
      <w:ins w:id="2035" w:author="Steve Maas" w:date="2014-01-02T14:53:00Z">
        <w:r>
          <w:t xml:space="preserve">A rigid body mode is a mode of deformation that does not alter the stress in the body. Uniform translation or rotation </w:t>
        </w:r>
      </w:ins>
      <w:ins w:id="2036" w:author="Steve Maas" w:date="2014-01-02T14:54:00Z">
        <w:r>
          <w:t xml:space="preserve">of the entire model are two possible rigid body modes. In the presence of a rigid body mode, the solution is not uniquely defined and FEBio will most likely throw negative Jacobians. </w:t>
        </w:r>
      </w:ins>
      <w:ins w:id="2037" w:author="Steve Maas" w:date="2014-01-02T14:55:00Z">
        <w:r>
          <w:t xml:space="preserve">The solution is to identify the rigid body mode and to eliminate it by applying additional constraints to the model. </w:t>
        </w:r>
      </w:ins>
      <w:ins w:id="2038" w:author="Steve Maas" w:date="2014-01-02T14:53:00Z">
        <w:r>
          <w:t xml:space="preserve"> </w:t>
        </w:r>
      </w:ins>
    </w:p>
    <w:p w14:paraId="518235D8" w14:textId="7CC603B3" w:rsidR="00744FD9" w:rsidRPr="00CC61FF" w:rsidDel="00CC61FF" w:rsidRDefault="00744FD9">
      <w:pPr>
        <w:rPr>
          <w:del w:id="2039" w:author="Steve Maas" w:date="2014-01-02T14:43:00Z"/>
          <w:i/>
          <w:rPrChange w:id="2040" w:author="Steve Maas" w:date="2014-01-02T14:43:00Z">
            <w:rPr>
              <w:del w:id="2041" w:author="Steve Maas" w:date="2014-01-02T14:43:00Z"/>
            </w:rPr>
          </w:rPrChange>
        </w:rPr>
      </w:pPr>
      <w:del w:id="2042" w:author="Steve Maas" w:date="2014-01-02T14:43:00Z">
        <w:r w:rsidRPr="00CC61FF" w:rsidDel="00CC61FF">
          <w:rPr>
            <w:i/>
            <w:rPrChange w:id="2043"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2044" w:author="Steve Maas" w:date="2014-01-02T14:55:00Z"/>
          <w:i/>
          <w:rPrChange w:id="2045" w:author="Steve Maas" w:date="2014-01-02T14:43:00Z">
            <w:rPr>
              <w:del w:id="2046" w:author="Steve Maas" w:date="2014-01-02T14:55:00Z"/>
            </w:rPr>
          </w:rPrChange>
        </w:rPr>
      </w:pPr>
      <w:del w:id="2047" w:author="Steve Maas" w:date="2014-01-02T14:55:00Z">
        <w:r w:rsidRPr="00CC61FF" w:rsidDel="000C24E2">
          <w:rPr>
            <w:i/>
            <w:rPrChange w:id="2048"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2049" w:author="Steve Maas" w:date="2014-01-02T14:55:00Z"/>
        </w:rPr>
      </w:pPr>
      <w:del w:id="2050"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2051" w:author="Steve Maas" w:date="2014-01-02T14:55:00Z"/>
        </w:rPr>
      </w:pPr>
      <w:del w:id="2052" w:author="Steve Maas" w:date="2014-01-02T14:55:00Z">
        <w:r w:rsidDel="000C24E2">
          <w:delText xml:space="preserve">elements getting too distorted. </w:delText>
        </w:r>
      </w:del>
    </w:p>
    <w:p w14:paraId="77E1F4D1" w14:textId="400AF593" w:rsidR="00F47A31" w:rsidRDefault="00340BE6">
      <w:pPr>
        <w:rPr>
          <w:ins w:id="2053" w:author="Steve Maas" w:date="2014-01-02T14:35:00Z"/>
        </w:rPr>
        <w:pPrChange w:id="2054" w:author="Steve Maas" w:date="2014-01-02T14:35:00Z">
          <w:pPr>
            <w:pStyle w:val="ListParagraph"/>
            <w:numPr>
              <w:numId w:val="55"/>
            </w:numPr>
            <w:ind w:hanging="360"/>
          </w:pPr>
        </w:pPrChange>
      </w:pPr>
      <w:del w:id="2055" w:author="Steve Maas" w:date="2014-01-02T14:55:00Z">
        <w:r w:rsidDel="000C24E2">
          <w:delText>Rigid bodies underconstrained</w:delText>
        </w:r>
      </w:del>
    </w:p>
    <w:p w14:paraId="3A6319D3" w14:textId="3563B047" w:rsidR="00F47A31" w:rsidRDefault="00F47A31">
      <w:pPr>
        <w:pStyle w:val="Heading3"/>
        <w:pPrChange w:id="2056" w:author="Steve Maas" w:date="2014-01-02T14:35:00Z">
          <w:pPr>
            <w:pStyle w:val="ListParagraph"/>
            <w:numPr>
              <w:numId w:val="55"/>
            </w:numPr>
            <w:ind w:hanging="360"/>
          </w:pPr>
        </w:pPrChange>
      </w:pPr>
      <w:bookmarkStart w:id="2057" w:name="_Toc377547367"/>
      <w:ins w:id="2058" w:author="Steve Maas" w:date="2014-01-02T14:35:00Z">
        <w:r>
          <w:t>Failure to converge</w:t>
        </w:r>
      </w:ins>
      <w:bookmarkEnd w:id="2057"/>
    </w:p>
    <w:p w14:paraId="3FAC7A49" w14:textId="686C1618" w:rsidR="00744FD9" w:rsidRDefault="00744FD9" w:rsidP="00744FD9">
      <w:pPr>
        <w:rPr>
          <w:ins w:id="2059" w:author="Steve Maas" w:date="2014-01-02T15:19:00Z"/>
        </w:rPr>
      </w:pPr>
      <w:del w:id="2060" w:author="Steve Maas" w:date="2014-01-02T15:10:00Z">
        <w:r w:rsidDel="00973685">
          <w:delText>Non-convergence</w:delText>
        </w:r>
      </w:del>
      <w:ins w:id="2061" w:author="Steve Maas" w:date="2014-01-02T15:11:00Z">
        <w:r w:rsidR="00973685">
          <w:t xml:space="preserve">FEBio uses an iterative method to solve the nonlinear finite element equations. </w:t>
        </w:r>
      </w:ins>
      <w:ins w:id="2062"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2063"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2064"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2065" w:author="Steve Maas" w:date="2014-01-02T15:19:00Z"/>
        </w:rPr>
      </w:pPr>
    </w:p>
    <w:p w14:paraId="18311C05" w14:textId="307D7126" w:rsidR="00235934" w:rsidRDefault="00235934" w:rsidP="00744FD9">
      <w:pPr>
        <w:rPr>
          <w:ins w:id="2066" w:author="Steve Maas" w:date="2014-01-02T15:20:00Z"/>
        </w:rPr>
      </w:pPr>
      <w:ins w:id="2067" w:author="Steve Maas" w:date="2014-01-02T15:19:00Z">
        <w:r>
          <w:t xml:space="preserve">Sometimes it happens that FEBio cannot converge </w:t>
        </w:r>
      </w:ins>
      <w:ins w:id="2068"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2069" w:author="Steve Maas" w:date="2014-01-02T15:43:00Z">
        <w:r w:rsidR="001875BA">
          <w:t>manifest themselves in convergence problems before the element actually inverts</w:t>
        </w:r>
      </w:ins>
      <w:ins w:id="2070" w:author="Steve Maas" w:date="2014-01-02T15:20:00Z">
        <w:r w:rsidR="001875BA">
          <w:t>.</w:t>
        </w:r>
      </w:ins>
    </w:p>
    <w:p w14:paraId="2FE44F59" w14:textId="77777777" w:rsidR="00235934" w:rsidRDefault="00235934" w:rsidP="00744FD9">
      <w:pPr>
        <w:rPr>
          <w:ins w:id="2071" w:author="Steve Maas" w:date="2014-01-02T15:20:00Z"/>
        </w:rPr>
      </w:pPr>
    </w:p>
    <w:p w14:paraId="64C4CC04" w14:textId="0EAA014A" w:rsidR="00235934" w:rsidRDefault="00B908BB">
      <w:pPr>
        <w:pStyle w:val="Heading4"/>
        <w:rPr>
          <w:ins w:id="2072" w:author="Steve Maas" w:date="2014-01-02T15:21:00Z"/>
        </w:rPr>
        <w:pPrChange w:id="2073" w:author="Steve Maas" w:date="2014-01-02T15:29:00Z">
          <w:pPr/>
        </w:pPrChange>
      </w:pPr>
      <w:bookmarkStart w:id="2074" w:name="_Ref376440249"/>
      <w:bookmarkStart w:id="2075" w:name="_Toc377547368"/>
      <w:ins w:id="2076" w:author="Steve Maas" w:date="2014-01-02T15:21:00Z">
        <w:r>
          <w:t>No loads applied</w:t>
        </w:r>
        <w:bookmarkEnd w:id="2074"/>
        <w:bookmarkEnd w:id="2075"/>
      </w:ins>
    </w:p>
    <w:p w14:paraId="608FFB56" w14:textId="6EB1A19A" w:rsidR="00B908BB" w:rsidRDefault="00B908BB">
      <w:pPr>
        <w:rPr>
          <w:ins w:id="2077" w:author="Steve Maas" w:date="2014-01-02T15:24:00Z"/>
        </w:rPr>
      </w:pPr>
      <w:ins w:id="2078" w:author="Steve Maas" w:date="2014-01-02T15:21:00Z">
        <w:r>
          <w:t xml:space="preserve">Ironically, when no loads are applied, FEBio will often struggle to find a solution. The reason (and solution!) is simple. </w:t>
        </w:r>
      </w:ins>
      <w:ins w:id="2079"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2080" w:author="Steve Maas" w:date="2014-01-02T15:37:00Z">
        <w:r w:rsidR="001F1DE6">
          <w:t xml:space="preserve">be </w:t>
        </w:r>
      </w:ins>
      <w:ins w:id="2081" w:author="Steve Maas" w:date="2014-01-02T15:22:00Z">
        <w:r>
          <w:t xml:space="preserve">able to satisfy the convergence criteria. </w:t>
        </w:r>
      </w:ins>
    </w:p>
    <w:p w14:paraId="0E5CE6F9" w14:textId="77777777" w:rsidR="00B908BB" w:rsidRDefault="00B908BB">
      <w:pPr>
        <w:rPr>
          <w:ins w:id="2082" w:author="Steve Maas" w:date="2014-01-02T15:24:00Z"/>
        </w:rPr>
      </w:pPr>
    </w:p>
    <w:p w14:paraId="1D159203" w14:textId="7A2D4201" w:rsidR="00B908BB" w:rsidRDefault="00B908BB">
      <w:pPr>
        <w:rPr>
          <w:ins w:id="2083" w:author="Steve Maas" w:date="2014-01-02T15:26:00Z"/>
        </w:rPr>
      </w:pPr>
      <w:ins w:id="2084" w:author="Steve Maas" w:date="2014-01-02T15:24:00Z">
        <w:r>
          <w:t xml:space="preserve">FEBio can actually detect this situation. It looks at the residual norm and when </w:t>
        </w:r>
      </w:ins>
      <w:ins w:id="2085" w:author="Steve Maas" w:date="2014-01-02T15:25:00Z">
        <w:r>
          <w:t xml:space="preserve">this is smaller than a user-defined limit it assumes that no loads are present and moves on </w:t>
        </w:r>
      </w:ins>
      <w:ins w:id="2086" w:author="Steve Maas" w:date="2014-01-02T15:37:00Z">
        <w:r w:rsidR="001F1DE6">
          <w:t xml:space="preserve">to </w:t>
        </w:r>
      </w:ins>
      <w:ins w:id="2087" w:author="Steve Maas" w:date="2014-01-02T15:25:00Z">
        <w:r>
          <w:t xml:space="preserve">the next time step. However, this limit is actually problem dependent and it can happen that for your particular problem the limit is </w:t>
        </w:r>
      </w:ins>
      <w:ins w:id="2088" w:author="Steve Maas" w:date="2014-01-02T15:37:00Z">
        <w:r w:rsidR="001F1DE6">
          <w:t xml:space="preserve">set </w:t>
        </w:r>
      </w:ins>
      <w:ins w:id="2089" w:author="Steve Maas" w:date="2014-01-02T15:25:00Z">
        <w:r>
          <w:t xml:space="preserve">too small. In that case, the solution is to increase the limit. This can be done by setting the </w:t>
        </w:r>
      </w:ins>
      <w:ins w:id="2090"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2091" w:author="Steve Maas" w:date="2014-01-02T15:26:00Z"/>
        </w:rPr>
      </w:pPr>
    </w:p>
    <w:p w14:paraId="23A28149" w14:textId="2B0EEBC1" w:rsidR="00B908BB" w:rsidRDefault="00B908BB">
      <w:pPr>
        <w:pStyle w:val="Code0"/>
        <w:rPr>
          <w:ins w:id="2092" w:author="Steve Maas" w:date="2014-01-02T15:26:00Z"/>
        </w:rPr>
        <w:pPrChange w:id="2093" w:author="Steve Maas" w:date="2014-01-02T15:26:00Z">
          <w:pPr/>
        </w:pPrChange>
      </w:pPr>
      <w:ins w:id="2094" w:author="Steve Maas" w:date="2014-01-02T15:26:00Z">
        <w:r>
          <w:t>&lt;min_residual&gt;1e-15&lt;/min_residual&gt;</w:t>
        </w:r>
      </w:ins>
    </w:p>
    <w:p w14:paraId="22CDD31A" w14:textId="77777777" w:rsidR="00B908BB" w:rsidRDefault="00B908BB">
      <w:pPr>
        <w:rPr>
          <w:ins w:id="2095" w:author="Steve Maas" w:date="2014-01-02T15:26:00Z"/>
        </w:rPr>
      </w:pPr>
    </w:p>
    <w:p w14:paraId="0B1040BA" w14:textId="77777777" w:rsidR="00B908BB" w:rsidRDefault="00B908BB">
      <w:pPr>
        <w:rPr>
          <w:ins w:id="2096" w:author="Steve Maas" w:date="2014-01-02T15:28:00Z"/>
        </w:rPr>
      </w:pPr>
      <w:ins w:id="2097" w:author="Steve Maas" w:date="2014-01-02T15:26:00Z">
        <w:r>
          <w:t xml:space="preserve">If </w:t>
        </w:r>
      </w:ins>
      <w:ins w:id="2098" w:author="Steve Maas" w:date="2014-01-02T15:27:00Z">
        <w:r>
          <w:t>the residual norm now drops below this value, FEBio will consider the time step converged and move on to the next time step.</w:t>
        </w:r>
      </w:ins>
    </w:p>
    <w:p w14:paraId="6E3B7E0C" w14:textId="77777777" w:rsidR="00B908BB" w:rsidRDefault="00B908BB">
      <w:pPr>
        <w:rPr>
          <w:ins w:id="2099" w:author="Steve Maas" w:date="2014-01-02T15:28:00Z"/>
        </w:rPr>
      </w:pPr>
    </w:p>
    <w:p w14:paraId="4D284970" w14:textId="631A52A4" w:rsidR="00B908BB" w:rsidRDefault="00B908BB">
      <w:pPr>
        <w:pStyle w:val="Heading4"/>
        <w:rPr>
          <w:ins w:id="2100" w:author="Steve Maas" w:date="2014-01-02T15:28:00Z"/>
        </w:rPr>
        <w:pPrChange w:id="2101" w:author="Steve Maas" w:date="2014-01-02T15:29:00Z">
          <w:pPr/>
        </w:pPrChange>
      </w:pPr>
      <w:bookmarkStart w:id="2102" w:name="_Toc377547369"/>
      <w:ins w:id="2103" w:author="Steve Maas" w:date="2014-01-02T15:28:00Z">
        <w:r>
          <w:t>Convergence Tolerance Too Tight</w:t>
        </w:r>
      </w:ins>
      <w:bookmarkEnd w:id="2102"/>
      <w:ins w:id="2104" w:author="Steve Maas" w:date="2014-01-02T15:27:00Z">
        <w:r>
          <w:t xml:space="preserve"> </w:t>
        </w:r>
      </w:ins>
    </w:p>
    <w:p w14:paraId="5A50E7F9" w14:textId="5154F3A8" w:rsidR="00B908BB" w:rsidRDefault="00B908BB">
      <w:pPr>
        <w:rPr>
          <w:ins w:id="2105" w:author="Steve Maas" w:date="2014-01-02T15:31:00Z"/>
        </w:rPr>
      </w:pPr>
      <w:ins w:id="2106" w:author="Steve Maas" w:date="2014-01-02T15:28:00Z">
        <w:r>
          <w:t xml:space="preserve">In some cases, the default convergence tolerances are too tight and FEBio will not be able to converge. In that case, adjusting the affected </w:t>
        </w:r>
      </w:ins>
      <w:ins w:id="2107" w:author="Steve Maas" w:date="2014-01-02T15:29:00Z">
        <w:r>
          <w:t>convergence</w:t>
        </w:r>
      </w:ins>
      <w:ins w:id="2108" w:author="Steve Maas" w:date="2014-01-02T15:28:00Z">
        <w:r>
          <w:t xml:space="preserve"> </w:t>
        </w:r>
      </w:ins>
      <w:ins w:id="2109" w:author="Steve Maas" w:date="2014-01-02T15:29:00Z">
        <w:r>
          <w:t xml:space="preserve">norms is a possible solution. </w:t>
        </w:r>
      </w:ins>
      <w:ins w:id="2110" w:author="Steve Maas" w:date="2014-01-02T15:30:00Z">
        <w:r>
          <w:t xml:space="preserve">This is done by editing the corresponding norms in the Control section of the input file. However, </w:t>
        </w:r>
      </w:ins>
      <w:ins w:id="2111" w:author="Steve Maas" w:date="2014-01-02T15:31:00Z">
        <w:r w:rsidR="001F1DE6">
          <w:t xml:space="preserve">this should only be done when no other cause can be identified for the convergence problems. </w:t>
        </w:r>
      </w:ins>
    </w:p>
    <w:p w14:paraId="4BF000A1" w14:textId="77777777" w:rsidR="001F1DE6" w:rsidRDefault="001F1DE6">
      <w:pPr>
        <w:rPr>
          <w:ins w:id="2112" w:author="Steve Maas" w:date="2014-01-02T15:31:00Z"/>
        </w:rPr>
      </w:pPr>
    </w:p>
    <w:p w14:paraId="431465B3" w14:textId="1B11374E" w:rsidR="001F1DE6" w:rsidRDefault="001F1DE6">
      <w:pPr>
        <w:pStyle w:val="Heading4"/>
        <w:rPr>
          <w:ins w:id="2113" w:author="Steve Maas" w:date="2014-01-02T15:32:00Z"/>
        </w:rPr>
        <w:pPrChange w:id="2114" w:author="Steve Maas" w:date="2014-01-02T15:31:00Z">
          <w:pPr/>
        </w:pPrChange>
      </w:pPr>
      <w:bookmarkStart w:id="2115" w:name="_Toc377547370"/>
      <w:ins w:id="2116" w:author="Steve Maas" w:date="2014-01-02T15:32:00Z">
        <w:r>
          <w:t>Forcing convergence</w:t>
        </w:r>
        <w:bookmarkEnd w:id="2115"/>
      </w:ins>
    </w:p>
    <w:p w14:paraId="4D1F6AB8" w14:textId="77777777" w:rsidR="001F1DE6" w:rsidRDefault="001F1DE6" w:rsidP="00847E07">
      <w:pPr>
        <w:rPr>
          <w:ins w:id="2117" w:author="Steve Maas" w:date="2014-01-02T15:40:00Z"/>
        </w:rPr>
      </w:pPr>
      <w:ins w:id="2118" w:author="Steve Maas" w:date="2014-01-02T15:32:00Z">
        <w:r>
          <w:t xml:space="preserve">It is possible to force a time step to converge. This can be done by interrupting the run (using ctrl+c) </w:t>
        </w:r>
      </w:ins>
      <w:ins w:id="2119"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2120" w:author="Steve Maas" w:date="2014-01-02T15:35:00Z">
        <w:r>
          <w:fldChar w:fldCharType="begin"/>
        </w:r>
        <w:r>
          <w:instrText xml:space="preserve"> REF _Ref376440249 \r \h </w:instrText>
        </w:r>
      </w:ins>
      <w:r>
        <w:fldChar w:fldCharType="separate"/>
      </w:r>
      <w:ins w:id="2121" w:author="Steve Maas" w:date="2014-01-02T15:35:00Z">
        <w:r>
          <w:t xml:space="preserve">8.3.2.1. </w:t>
        </w:r>
        <w:r>
          <w:fldChar w:fldCharType="end"/>
        </w:r>
        <w:r>
          <w:t xml:space="preserve">) or when you want to store the current state to the plot </w:t>
        </w:r>
      </w:ins>
      <w:ins w:id="2122" w:author="Steve Maas" w:date="2014-01-02T15:39:00Z">
        <w:r>
          <w:t xml:space="preserve">file </w:t>
        </w:r>
      </w:ins>
      <w:ins w:id="2123"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2124" w:author="Steve Maas" w:date="2014-01-02T15:40:00Z"/>
        </w:rPr>
        <w:pPrChange w:id="2125" w:author="Steve Maas" w:date="2014-01-02T15:40:00Z">
          <w:pPr/>
        </w:pPrChange>
      </w:pPr>
      <w:bookmarkStart w:id="2126" w:name="_Toc377547371"/>
      <w:ins w:id="2127" w:author="Steve Maas" w:date="2014-01-02T15:40:00Z">
        <w:r>
          <w:t>Problems due to Contact</w:t>
        </w:r>
        <w:bookmarkEnd w:id="2126"/>
      </w:ins>
    </w:p>
    <w:p w14:paraId="736DD6E8" w14:textId="21472401" w:rsidR="001F1DE6" w:rsidRPr="00FE00A6" w:rsidRDefault="001F1DE6">
      <w:pPr>
        <w:rPr>
          <w:ins w:id="2128" w:author="Steve Maas" w:date="2014-01-02T15:40:00Z"/>
        </w:rPr>
      </w:pPr>
      <w:ins w:id="2129" w:author="Steve Maas" w:date="2014-01-02T15:40:00Z">
        <w:r>
          <w:t>When contact interfaces are defined</w:t>
        </w:r>
      </w:ins>
      <w:ins w:id="2130" w:author="Steve Maas" w:date="2014-01-02T15:43:00Z">
        <w:r w:rsidR="001875BA">
          <w:t>,</w:t>
        </w:r>
      </w:ins>
      <w:ins w:id="2131" w:author="Steve Maas" w:date="2014-01-02T15:40:00Z">
        <w:r>
          <w:t xml:space="preserve"> convergence problems </w:t>
        </w:r>
      </w:ins>
      <w:ins w:id="2132" w:author="Steve Maas" w:date="2014-01-02T15:41:00Z">
        <w:r>
          <w:t xml:space="preserve">can often be traced back to problems with the contact interfaces. </w:t>
        </w:r>
      </w:ins>
      <w:ins w:id="2133" w:author="Steve Maas" w:date="2014-01-02T15:43:00Z">
        <w:r w:rsidR="001875BA">
          <w:t xml:space="preserve">See section </w:t>
        </w:r>
      </w:ins>
      <w:ins w:id="2134" w:author="Steve Maas" w:date="2014-01-02T15:44:00Z">
        <w:r w:rsidR="001875BA">
          <w:fldChar w:fldCharType="begin"/>
        </w:r>
        <w:r w:rsidR="001875BA">
          <w:instrText xml:space="preserve"> REF _Ref376440776 \r \h </w:instrText>
        </w:r>
      </w:ins>
      <w:r w:rsidR="001875BA">
        <w:fldChar w:fldCharType="separate"/>
      </w:r>
      <w:ins w:id="2135"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2136" w:author="Steve Maas" w:date="2014-01-02T15:39:00Z"/>
        </w:rPr>
      </w:pPr>
      <w:ins w:id="2137" w:author="Steve Maas" w:date="2014-01-02T15:36:00Z">
        <w:r>
          <w:t xml:space="preserve"> </w:t>
        </w:r>
      </w:ins>
    </w:p>
    <w:p w14:paraId="6CE4BA8C" w14:textId="64B5A223" w:rsidR="00744FD9" w:rsidDel="001F1DE6" w:rsidRDefault="00744FD9" w:rsidP="007D6F0D">
      <w:pPr>
        <w:pStyle w:val="ListParagraph"/>
        <w:numPr>
          <w:ilvl w:val="0"/>
          <w:numId w:val="56"/>
        </w:numPr>
        <w:rPr>
          <w:del w:id="2138" w:author="Steve Maas" w:date="2014-01-02T15:39:00Z"/>
        </w:rPr>
      </w:pPr>
      <w:del w:id="2139"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2140" w:author="Steve Maas" w:date="2014-01-02T15:39:00Z"/>
        </w:rPr>
      </w:pPr>
      <w:del w:id="2141"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2142" w:author="Steve Maas" w:date="2014-01-02T15:39:00Z"/>
        </w:rPr>
      </w:pPr>
      <w:del w:id="2143"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2144" w:author="Steve Maas" w:date="2014-01-02T15:39:00Z"/>
        </w:rPr>
      </w:pPr>
    </w:p>
    <w:p w14:paraId="23D6B954" w14:textId="43170932" w:rsidR="000140F2" w:rsidDel="001F1DE6" w:rsidRDefault="000140F2" w:rsidP="000140F2">
      <w:pPr>
        <w:rPr>
          <w:del w:id="2145"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2146" w:name="_Ref376440776"/>
      <w:bookmarkStart w:id="2147" w:name="_Toc377547372"/>
      <w:ins w:id="2148" w:author="Steve Maas" w:date="2014-01-02T15:18:00Z">
        <w:r>
          <w:t>G</w:t>
        </w:r>
      </w:ins>
      <w:del w:id="2149" w:author="Steve Maas" w:date="2014-01-02T15:18:00Z">
        <w:r w:rsidR="00847E07" w:rsidDel="00973685">
          <w:delText xml:space="preserve">Debugging </w:delText>
        </w:r>
      </w:del>
      <w:ins w:id="2150" w:author="Steve Maas" w:date="2014-01-02T15:18:00Z">
        <w:r w:rsidR="00973685">
          <w:t xml:space="preserve">uidelines for </w:t>
        </w:r>
      </w:ins>
      <w:r w:rsidR="00847E07">
        <w:t>Contact</w:t>
      </w:r>
      <w:ins w:id="2151" w:author="Steve Maas" w:date="2014-01-02T15:18:00Z">
        <w:r w:rsidR="00973685">
          <w:t xml:space="preserve"> Problems</w:t>
        </w:r>
      </w:ins>
      <w:bookmarkEnd w:id="2146"/>
      <w:bookmarkEnd w:id="2147"/>
    </w:p>
    <w:p w14:paraId="06AE9710" w14:textId="716A9ED0" w:rsidR="00AF4453" w:rsidRDefault="00AF4453">
      <w:pPr>
        <w:rPr>
          <w:ins w:id="2152" w:author="Steve Maas" w:date="2014-01-02T15:47:00Z"/>
        </w:rPr>
      </w:pPr>
      <w:ins w:id="2153"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2154" w:author="Steve Maas" w:date="2014-01-02T15:47:00Z">
        <w:r>
          <w:t>It is hoped that the guidelines presented in this section may prevent many of the most common problems with contact.</w:t>
        </w:r>
      </w:ins>
    </w:p>
    <w:p w14:paraId="7A0D75BC" w14:textId="77777777" w:rsidR="00AF4453" w:rsidRDefault="00AF4453">
      <w:pPr>
        <w:rPr>
          <w:ins w:id="2155" w:author="Steve Maas" w:date="2014-01-02T15:48:00Z"/>
        </w:rPr>
      </w:pPr>
    </w:p>
    <w:p w14:paraId="294813C0" w14:textId="0A48032F" w:rsidR="00AF4453" w:rsidRDefault="00AF4453">
      <w:pPr>
        <w:rPr>
          <w:ins w:id="2156" w:author="Steve Maas" w:date="2014-01-02T15:48:00Z"/>
        </w:rPr>
      </w:pPr>
      <w:ins w:id="2157" w:author="Steve Maas" w:date="2014-01-02T15:48:00Z">
        <w:r>
          <w:t xml:space="preserve">Most of the contact algorithms implemented in FEBio </w:t>
        </w:r>
      </w:ins>
      <w:ins w:id="2158" w:author="Steve Maas" w:date="2014-01-02T15:49:00Z">
        <w:r>
          <w:t>offer two contact enforcement methods</w:t>
        </w:r>
      </w:ins>
      <w:ins w:id="2159" w:author="Steve Maas" w:date="2014-01-02T15:48:00Z">
        <w:r>
          <w:t xml:space="preserve">: </w:t>
        </w:r>
      </w:ins>
      <w:ins w:id="2160" w:author="Steve Maas" w:date="2014-01-02T15:49:00Z">
        <w:r>
          <w:t xml:space="preserve">a </w:t>
        </w:r>
      </w:ins>
      <w:ins w:id="2161" w:author="Steve Maas" w:date="2014-01-02T15:48:00Z">
        <w:r>
          <w:t xml:space="preserve">penalty method and </w:t>
        </w:r>
      </w:ins>
      <w:ins w:id="2162" w:author="Steve Maas" w:date="2014-01-02T15:49:00Z">
        <w:r>
          <w:t>an augmented Lagrangian method. Since the strategies fo</w:t>
        </w:r>
        <w:r w:rsidR="0045012B">
          <w:t>r these two methods are slightl</w:t>
        </w:r>
      </w:ins>
      <w:ins w:id="2163" w:author="Steve Maas" w:date="2014-01-02T15:51:00Z">
        <w:r w:rsidR="0045012B">
          <w:t>y</w:t>
        </w:r>
      </w:ins>
      <w:ins w:id="2164" w:author="Steve Maas" w:date="2014-01-02T15:49:00Z">
        <w:r>
          <w:t xml:space="preserve"> different, we will look at them separately.</w:t>
        </w:r>
      </w:ins>
      <w:ins w:id="2165" w:author="Steve Maas" w:date="2014-01-02T15:50:00Z">
        <w:r>
          <w:t xml:space="preserve"> These algorithms are discussed in much more detail in the FEBio Theory Manual.</w:t>
        </w:r>
      </w:ins>
    </w:p>
    <w:p w14:paraId="225B7299" w14:textId="77777777" w:rsidR="00AF4453" w:rsidRDefault="00AF4453">
      <w:pPr>
        <w:rPr>
          <w:ins w:id="2166" w:author="Steve Maas" w:date="2014-01-02T15:50:00Z"/>
        </w:rPr>
      </w:pPr>
    </w:p>
    <w:p w14:paraId="0DD97266" w14:textId="0F9E31AB" w:rsidR="00AF4453" w:rsidRDefault="00AF4453">
      <w:pPr>
        <w:pStyle w:val="Heading3"/>
        <w:rPr>
          <w:ins w:id="2167" w:author="Steve Maas" w:date="2014-01-02T15:50:00Z"/>
        </w:rPr>
        <w:pPrChange w:id="2168" w:author="Steve Maas" w:date="2014-01-02T15:50:00Z">
          <w:pPr/>
        </w:pPrChange>
      </w:pPr>
      <w:bookmarkStart w:id="2169" w:name="_Toc377547373"/>
      <w:ins w:id="2170" w:author="Steve Maas" w:date="2014-01-02T15:50:00Z">
        <w:r>
          <w:t>The penalty method</w:t>
        </w:r>
        <w:bookmarkEnd w:id="2169"/>
      </w:ins>
    </w:p>
    <w:p w14:paraId="4A192C2F" w14:textId="7503A811" w:rsidR="0045012B" w:rsidRDefault="0045012B">
      <w:pPr>
        <w:rPr>
          <w:ins w:id="2171" w:author="Steve Maas" w:date="2014-01-02T15:54:00Z"/>
        </w:rPr>
      </w:pPr>
      <w:ins w:id="2172" w:author="Steve Maas" w:date="2014-01-02T15:51:00Z">
        <w:r>
          <w:t xml:space="preserve">The penalty method enforces contact by </w:t>
        </w:r>
      </w:ins>
      <w:ins w:id="2173" w:author="Steve Maas" w:date="2014-01-02T15:52:00Z">
        <w:r>
          <w:t>“</w:t>
        </w:r>
      </w:ins>
      <w:ins w:id="2174" w:author="Steve Maas" w:date="2014-01-02T15:51:00Z">
        <w:r>
          <w:t>penalizing</w:t>
        </w:r>
      </w:ins>
      <w:ins w:id="2175" w:author="Steve Maas" w:date="2014-01-02T15:52:00Z">
        <w:r>
          <w:t xml:space="preserve">” </w:t>
        </w:r>
      </w:ins>
      <w:ins w:id="2176" w:author="Steve Maas" w:date="2014-01-02T15:58:00Z">
        <w:r>
          <w:t xml:space="preserve">(in an energy sense) any </w:t>
        </w:r>
      </w:ins>
      <w:ins w:id="2177" w:author="Steve Maas" w:date="2014-01-02T15:52:00Z">
        <w:r>
          <w:t>deviation from the contact constraint. In other words, when the two contacting surfaces penetrate</w:t>
        </w:r>
      </w:ins>
      <w:ins w:id="2178" w:author="Steve Maas" w:date="2014-01-02T15:54:00Z">
        <w:r>
          <w:t>,</w:t>
        </w:r>
      </w:ins>
      <w:ins w:id="2179" w:author="Steve Maas" w:date="2014-01-02T15:52:00Z">
        <w:r>
          <w:t xml:space="preserve"> a force is generated proportional to the distance of </w:t>
        </w:r>
      </w:ins>
      <w:ins w:id="2180" w:author="Steve Maas" w:date="2014-01-02T15:54:00Z">
        <w:r>
          <w:t>penetration</w:t>
        </w:r>
      </w:ins>
      <w:ins w:id="2181" w:author="Steve Maas" w:date="2014-01-02T15:52:00Z">
        <w:r>
          <w:t xml:space="preserve">, </w:t>
        </w:r>
      </w:ins>
      <w:ins w:id="2182" w:author="Steve Maas" w:date="2014-01-02T15:54:00Z">
        <w:r>
          <w:t>which</w:t>
        </w:r>
      </w:ins>
      <w:ins w:id="2183" w:author="Steve Maas" w:date="2014-01-02T15:52:00Z">
        <w:r>
          <w:t xml:space="preserve"> has the effect that the surfaces will </w:t>
        </w:r>
      </w:ins>
      <w:ins w:id="2184" w:author="Steve Maas" w:date="2014-01-02T15:59:00Z">
        <w:r>
          <w:t xml:space="preserve">now </w:t>
        </w:r>
      </w:ins>
      <w:ins w:id="2185" w:author="Steve Maas" w:date="2014-01-02T15:52:00Z">
        <w:r>
          <w:t xml:space="preserve">repell each other. The </w:t>
        </w:r>
      </w:ins>
      <w:ins w:id="2186" w:author="Steve Maas" w:date="2014-01-02T15:53:00Z">
        <w:r>
          <w:t>strength</w:t>
        </w:r>
      </w:ins>
      <w:ins w:id="2187" w:author="Steve Maas" w:date="2014-01-02T15:52:00Z">
        <w:r>
          <w:t xml:space="preserve"> </w:t>
        </w:r>
      </w:ins>
      <w:ins w:id="2188"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2189" w:author="Steve Maas" w:date="2014-01-02T15:54:00Z"/>
        </w:rPr>
      </w:pPr>
    </w:p>
    <w:p w14:paraId="4627CF38" w14:textId="6FE23FC9" w:rsidR="00AF4453" w:rsidRDefault="0045012B">
      <w:pPr>
        <w:rPr>
          <w:ins w:id="2190" w:author="Steve Maas" w:date="2014-01-02T16:02:00Z"/>
        </w:rPr>
      </w:pPr>
      <w:ins w:id="2191"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2192" w:author="Steve Maas" w:date="2014-01-02T15:56:00Z">
        <w:r>
          <w:t xml:space="preserve">cause the problem to become unstable since the contact force (and corresponding stiffness) will </w:t>
        </w:r>
      </w:ins>
      <w:ins w:id="2193" w:author="Steve Maas" w:date="2014-01-02T15:57:00Z">
        <w:r>
          <w:t xml:space="preserve">dominate the other forces in the model. </w:t>
        </w:r>
      </w:ins>
      <w:ins w:id="2194" w:author="Steve Maas" w:date="2014-01-02T15:59:00Z">
        <w:r>
          <w:t xml:space="preserve">Choosing a good penalty factor can thus be often difficult and </w:t>
        </w:r>
      </w:ins>
      <w:ins w:id="2195" w:author="Steve Maas" w:date="2014-01-02T16:00:00Z">
        <w:r>
          <w:t xml:space="preserve">may require several attempts before getting it “right”. To help with choosing a penalty factor, FEBio offers the </w:t>
        </w:r>
      </w:ins>
      <w:ins w:id="2196" w:author="Steve Maas" w:date="2014-01-02T16:01:00Z">
        <w:r>
          <w:rPr>
            <w:i/>
          </w:rPr>
          <w:t xml:space="preserve">auto_penalty </w:t>
        </w:r>
        <w:r>
          <w:t xml:space="preserve">option for many of its contact interfaces which will </w:t>
        </w:r>
        <w:r w:rsidR="00ED646C">
          <w:t>estimate a good penalty factor based on element size</w:t>
        </w:r>
      </w:ins>
      <w:ins w:id="2197" w:author="Steve Maas" w:date="2014-01-02T16:02:00Z">
        <w:r w:rsidR="00ED646C">
          <w:t xml:space="preserve"> and initial</w:t>
        </w:r>
      </w:ins>
      <w:ins w:id="2198" w:author="Steve Maas" w:date="2014-01-02T16:01:00Z">
        <w:r w:rsidR="00ED646C">
          <w:t xml:space="preserve"> material stiffness</w:t>
        </w:r>
      </w:ins>
      <w:ins w:id="2199"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2200" w:author="Steve Maas" w:date="2014-01-02T16:02:00Z"/>
        </w:rPr>
      </w:pPr>
    </w:p>
    <w:p w14:paraId="55B6048B" w14:textId="2173F2FB" w:rsidR="00ED646C" w:rsidRDefault="00ED646C">
      <w:pPr>
        <w:pStyle w:val="Heading3"/>
        <w:rPr>
          <w:ins w:id="2201" w:author="Steve Maas" w:date="2014-01-02T16:02:00Z"/>
        </w:rPr>
        <w:pPrChange w:id="2202" w:author="Steve Maas" w:date="2014-01-02T16:02:00Z">
          <w:pPr/>
        </w:pPrChange>
      </w:pPr>
      <w:bookmarkStart w:id="2203" w:name="_Toc377547374"/>
      <w:ins w:id="2204" w:author="Steve Maas" w:date="2014-01-02T16:02:00Z">
        <w:r>
          <w:t>Augmented Lagrangian Method</w:t>
        </w:r>
        <w:bookmarkEnd w:id="2203"/>
      </w:ins>
    </w:p>
    <w:p w14:paraId="42D93285" w14:textId="487B8B07" w:rsidR="00ED646C" w:rsidRDefault="00ED646C">
      <w:pPr>
        <w:rPr>
          <w:ins w:id="2205" w:author="Steve Maas" w:date="2014-01-02T16:06:00Z"/>
        </w:rPr>
      </w:pPr>
      <w:ins w:id="2206" w:author="Steve Maas" w:date="2014-01-02T16:03:00Z">
        <w:r>
          <w:t>In theory, in the presence of constraints, the corresponding Lagrange multipliers must be calculated which</w:t>
        </w:r>
      </w:ins>
      <w:ins w:id="2207" w:author="Steve Maas" w:date="2014-01-02T16:04:00Z">
        <w:r>
          <w:t>,</w:t>
        </w:r>
      </w:ins>
      <w:ins w:id="2208" w:author="Steve Maas" w:date="2014-01-02T16:03:00Z">
        <w:r>
          <w:t xml:space="preserve"> in the case of contact</w:t>
        </w:r>
      </w:ins>
      <w:ins w:id="2209" w:author="Steve Maas" w:date="2014-01-02T16:04:00Z">
        <w:r>
          <w:t>,</w:t>
        </w:r>
      </w:ins>
      <w:ins w:id="2210" w:author="Steve Maas" w:date="2014-01-02T16:03:00Z">
        <w:r>
          <w:t xml:space="preserve"> correspond to the contact forces that enforce the contact constraint exactly. </w:t>
        </w:r>
      </w:ins>
      <w:ins w:id="2211" w:author="Steve Maas" w:date="2014-01-02T16:04:00Z">
        <w:r>
          <w:t xml:space="preserve">Unfortunately, the exact evaluation of these Lagrange multiplies is numerically very challenging and therefore in FEBio it was </w:t>
        </w:r>
      </w:ins>
      <w:ins w:id="2212" w:author="Steve Maas" w:date="2014-01-02T16:06:00Z">
        <w:r>
          <w:t>decided</w:t>
        </w:r>
      </w:ins>
      <w:ins w:id="2213" w:author="Steve Maas" w:date="2014-01-02T16:04:00Z">
        <w:r>
          <w:t xml:space="preserve"> to evaluate these Lagrange multipliers in an iterative method, named the </w:t>
        </w:r>
      </w:ins>
      <w:ins w:id="2214" w:author="Steve Maas" w:date="2014-01-02T16:05:00Z">
        <w:r>
          <w:rPr>
            <w:i/>
          </w:rPr>
          <w:t xml:space="preserve">Augmented Lagrangian </w:t>
        </w:r>
        <w:r>
          <w:t xml:space="preserve">method. </w:t>
        </w:r>
      </w:ins>
      <w:ins w:id="2215" w:author="Steve Maas" w:date="2014-01-02T16:06:00Z">
        <w:r>
          <w:t xml:space="preserve">Using this </w:t>
        </w:r>
        <w:r>
          <w:lastRenderedPageBreak/>
          <w:t>method, FEBio will solve a time step several times</w:t>
        </w:r>
      </w:ins>
      <w:ins w:id="2216" w:author="Steve Maas" w:date="2014-01-02T16:11:00Z">
        <w:r>
          <w:t xml:space="preserve"> (these iterations are termed </w:t>
        </w:r>
        <w:r>
          <w:rPr>
            <w:i/>
          </w:rPr>
          <w:t>augmentations</w:t>
        </w:r>
        <w:r>
          <w:t>)</w:t>
        </w:r>
      </w:ins>
      <w:ins w:id="2217" w:author="Steve Maas" w:date="2014-01-02T16:06:00Z">
        <w:r>
          <w:t>, where each time the approximate Lagrange mutlipliers are updated</w:t>
        </w:r>
      </w:ins>
      <w:ins w:id="2218" w:author="Steve Maas" w:date="2014-01-02T16:11:00Z">
        <w:r>
          <w:t xml:space="preserve"> (or </w:t>
        </w:r>
        <w:r>
          <w:rPr>
            <w:i/>
          </w:rPr>
          <w:t>augmented</w:t>
        </w:r>
        <w:r>
          <w:t>)</w:t>
        </w:r>
      </w:ins>
      <w:ins w:id="2219" w:author="Steve Maas" w:date="2014-01-02T16:06:00Z">
        <w:r>
          <w:t xml:space="preserve">. </w:t>
        </w:r>
      </w:ins>
    </w:p>
    <w:p w14:paraId="458409C5" w14:textId="77777777" w:rsidR="00ED646C" w:rsidRDefault="00ED646C">
      <w:pPr>
        <w:rPr>
          <w:ins w:id="2220" w:author="Steve Maas" w:date="2014-01-02T16:07:00Z"/>
        </w:rPr>
      </w:pPr>
    </w:p>
    <w:p w14:paraId="0B6F09FF" w14:textId="09600A38" w:rsidR="00ED646C" w:rsidRDefault="00ED646C">
      <w:pPr>
        <w:rPr>
          <w:ins w:id="2221" w:author="Steve Maas" w:date="2014-01-02T16:11:00Z"/>
        </w:rPr>
      </w:pPr>
      <w:ins w:id="2222" w:author="Steve Maas" w:date="2014-01-02T16:07:00Z">
        <w:r>
          <w:t>The obvious drawback of this method is that now each time step has to be solved several times. However, the advantage of avoiding the numerical problems of obtain</w:t>
        </w:r>
      </w:ins>
      <w:ins w:id="2223" w:author="Steve Maas" w:date="2014-01-02T16:08:00Z">
        <w:r>
          <w:t>ing</w:t>
        </w:r>
      </w:ins>
      <w:ins w:id="2224" w:author="Steve Maas" w:date="2014-01-02T16:07:00Z">
        <w:r>
          <w:t xml:space="preserve"> the exact Lagrange multipliers </w:t>
        </w:r>
      </w:ins>
      <w:ins w:id="2225" w:author="Steve Maas" w:date="2014-01-02T16:08:00Z">
        <w:r>
          <w:t xml:space="preserve">and </w:t>
        </w:r>
      </w:ins>
      <w:ins w:id="2226" w:author="Steve Maas" w:date="2014-01-02T16:09:00Z">
        <w:r>
          <w:t>the</w:t>
        </w:r>
      </w:ins>
      <w:ins w:id="2227" w:author="Steve Maas" w:date="2014-01-02T16:08:00Z">
        <w:r>
          <w:t xml:space="preserve"> </w:t>
        </w:r>
      </w:ins>
      <w:ins w:id="2228"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2229" w:author="Steve Maas" w:date="2014-01-02T16:10:00Z">
        <w:r>
          <w:t>to</w:t>
        </w:r>
      </w:ins>
      <w:ins w:id="2230" w:author="Steve Maas" w:date="2014-01-02T16:09:00Z">
        <w:r>
          <w:t xml:space="preserve"> the penalty </w:t>
        </w:r>
      </w:ins>
      <w:ins w:id="2231" w:author="Steve Maas" w:date="2014-01-02T16:10:00Z">
        <w:r>
          <w:t xml:space="preserve">method. </w:t>
        </w:r>
      </w:ins>
    </w:p>
    <w:p w14:paraId="43097893" w14:textId="77777777" w:rsidR="002357E5" w:rsidRDefault="002357E5">
      <w:pPr>
        <w:rPr>
          <w:ins w:id="2232" w:author="Steve Maas" w:date="2014-01-02T16:11:00Z"/>
        </w:rPr>
      </w:pPr>
    </w:p>
    <w:p w14:paraId="5D637D5C" w14:textId="6200D18E" w:rsidR="002357E5" w:rsidRDefault="002357E5">
      <w:pPr>
        <w:rPr>
          <w:ins w:id="2233" w:author="Steve Maas" w:date="2014-01-02T16:13:00Z"/>
        </w:rPr>
      </w:pPr>
      <w:ins w:id="2234" w:author="Steve Maas" w:date="2014-01-02T16:11:00Z">
        <w:r>
          <w:t xml:space="preserve">So why not just use the augmented Lagrangian method? Well, often the penalty method will give good results and since the penalty method is much faster, it is often the </w:t>
        </w:r>
      </w:ins>
      <w:ins w:id="2235" w:author="Steve Maas" w:date="2014-01-02T16:13:00Z">
        <w:r>
          <w:t>preferred</w:t>
        </w:r>
      </w:ins>
      <w:ins w:id="2236" w:author="Steve Maas" w:date="2014-01-02T16:11:00Z">
        <w:r>
          <w:t xml:space="preserve"> choice</w:t>
        </w:r>
      </w:ins>
      <w:ins w:id="2237" w:author="Steve Maas" w:date="2014-01-02T16:13:00Z">
        <w:r>
          <w:t xml:space="preserve"> of many analysists</w:t>
        </w:r>
      </w:ins>
      <w:ins w:id="2238" w:author="Steve Maas" w:date="2014-01-02T16:11:00Z">
        <w:r>
          <w:t xml:space="preserve">. </w:t>
        </w:r>
      </w:ins>
    </w:p>
    <w:p w14:paraId="5474225B" w14:textId="77777777" w:rsidR="002357E5" w:rsidRDefault="002357E5">
      <w:pPr>
        <w:rPr>
          <w:ins w:id="2239" w:author="Steve Maas" w:date="2014-01-02T16:13:00Z"/>
        </w:rPr>
      </w:pPr>
    </w:p>
    <w:p w14:paraId="0656DADF" w14:textId="4E644F15" w:rsidR="002357E5" w:rsidRDefault="002357E5">
      <w:pPr>
        <w:rPr>
          <w:ins w:id="2240" w:author="Steve Maas" w:date="2014-01-02T16:18:00Z"/>
        </w:rPr>
      </w:pPr>
      <w:ins w:id="2241" w:author="Steve Maas" w:date="2014-01-02T16:13:00Z">
        <w:r>
          <w:t xml:space="preserve">In many cases, users are only interested in the final time step. For these users it </w:t>
        </w:r>
      </w:ins>
      <w:ins w:id="2242" w:author="Steve Maas" w:date="2014-01-02T16:14:00Z">
        <w:r>
          <w:t xml:space="preserve">may be </w:t>
        </w:r>
      </w:ins>
      <w:ins w:id="2243" w:author="Steve Maas" w:date="2014-01-02T16:13:00Z">
        <w:r>
          <w:t xml:space="preserve">of interest that it </w:t>
        </w:r>
      </w:ins>
      <w:ins w:id="2244" w:author="Steve Maas" w:date="2014-01-02T16:14:00Z">
        <w:r>
          <w:t xml:space="preserve">is </w:t>
        </w:r>
      </w:ins>
      <w:ins w:id="2245" w:author="Steve Maas" w:date="2014-01-02T16:13:00Z">
        <w:r>
          <w:t xml:space="preserve">possible to </w:t>
        </w:r>
      </w:ins>
      <w:ins w:id="2246" w:author="Steve Maas" w:date="2014-01-02T16:14:00Z">
        <w:r>
          <w:t xml:space="preserve">use the augmented Lagrange method only in the final time step. </w:t>
        </w:r>
      </w:ins>
      <w:ins w:id="2247" w:author="Steve Maas" w:date="2014-01-02T16:15:00Z">
        <w:r>
          <w:t xml:space="preserve">This can be done by defining a loadcurve for the </w:t>
        </w:r>
        <w:r>
          <w:rPr>
            <w:i/>
          </w:rPr>
          <w:t xml:space="preserve">laugon </w:t>
        </w:r>
        <w:r>
          <w:t xml:space="preserve">contact parameter. Then, define </w:t>
        </w:r>
      </w:ins>
      <w:ins w:id="2248" w:author="Steve Maas" w:date="2014-01-02T16:16:00Z">
        <w:r>
          <w:t>the corresponding</w:t>
        </w:r>
      </w:ins>
      <w:ins w:id="2249" w:author="Steve Maas" w:date="2014-01-02T16:15:00Z">
        <w:r>
          <w:t xml:space="preserve"> loadcurve </w:t>
        </w:r>
      </w:ins>
      <w:ins w:id="2250"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2251" w:author="Steve Maas" w:date="2014-01-02T16:18:00Z"/>
        </w:rPr>
      </w:pPr>
    </w:p>
    <w:p w14:paraId="3E99E3C8" w14:textId="76809094" w:rsidR="002357E5" w:rsidRDefault="002357E5">
      <w:pPr>
        <w:pStyle w:val="Heading3"/>
        <w:rPr>
          <w:ins w:id="2252" w:author="Steve Maas" w:date="2014-01-02T16:18:00Z"/>
        </w:rPr>
        <w:pPrChange w:id="2253" w:author="Steve Maas" w:date="2014-01-02T16:18:00Z">
          <w:pPr/>
        </w:pPrChange>
      </w:pPr>
      <w:bookmarkStart w:id="2254" w:name="_Toc377547375"/>
      <w:ins w:id="2255" w:author="Steve Maas" w:date="2014-01-02T16:18:00Z">
        <w:r>
          <w:t>Initial Separation</w:t>
        </w:r>
        <w:bookmarkEnd w:id="2254"/>
      </w:ins>
    </w:p>
    <w:p w14:paraId="30C451BD" w14:textId="50FA4B03" w:rsidR="002357E5" w:rsidRPr="00FE00A6" w:rsidRDefault="002357E5">
      <w:pPr>
        <w:rPr>
          <w:ins w:id="2256" w:author="Steve Maas" w:date="2014-01-02T16:14:00Z"/>
        </w:rPr>
      </w:pPr>
      <w:ins w:id="2257"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258" w:author="Steve Maas" w:date="2014-01-02T16:21:00Z">
        <w:r w:rsidR="00997C6C">
          <w:t xml:space="preserve">Another way around this issue is to first use a displacement to bring the </w:t>
        </w:r>
      </w:ins>
      <w:ins w:id="2259" w:author="Steve Maas" w:date="2014-01-02T16:22:00Z">
        <w:r w:rsidR="00997C6C">
          <w:t>surfaces in contact and then replace the displacement with a force.</w:t>
        </w:r>
      </w:ins>
    </w:p>
    <w:p w14:paraId="02DAECC9" w14:textId="5B2E1F27" w:rsidR="00847E07" w:rsidDel="002357E5" w:rsidRDefault="00847E07">
      <w:pPr>
        <w:rPr>
          <w:del w:id="2260" w:author="Steve Maas" w:date="2014-01-02T16:18:00Z"/>
        </w:rPr>
      </w:pPr>
      <w:del w:id="2261"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2262" w:author="Steve Maas" w:date="2014-01-02T16:18:00Z"/>
        </w:rPr>
      </w:pPr>
      <w:del w:id="2263"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264" w:author="Steve Maas" w:date="2014-01-02T16:18:00Z"/>
        </w:rPr>
      </w:pPr>
      <w:del w:id="2265"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266" w:author="Steve Maas" w:date="2014-01-02T16:18:00Z"/>
        </w:rPr>
      </w:pPr>
      <w:del w:id="2267"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268" w:name="_Ref376431879"/>
      <w:bookmarkStart w:id="2269" w:name="_Toc377547376"/>
      <w:r>
        <w:t>Guidelines for Multiphasic Analyses</w:t>
      </w:r>
      <w:bookmarkEnd w:id="2268"/>
      <w:bookmarkEnd w:id="2269"/>
    </w:p>
    <w:p w14:paraId="3A4C47FE" w14:textId="77777777" w:rsidR="009339D1" w:rsidRPr="00AB593C" w:rsidRDefault="009339D1" w:rsidP="009339D1">
      <w:pPr>
        <w:pStyle w:val="Heading3"/>
      </w:pPr>
      <w:bookmarkStart w:id="2270" w:name="_Toc377547377"/>
      <w:r>
        <w:t>Initial State of Swelling</w:t>
      </w:r>
      <w:bookmarkEnd w:id="2270"/>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271" w:author="Steve Maas" w:date="2014-01-02T13:04:00Z">
        <w:r>
          <w:t>3.4.1</w:t>
        </w:r>
      </w:ins>
      <w:del w:id="2272"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273" w:author="Steve Maas" w:date="2014-01-02T13:04:00Z">
        <w:r>
          <w:t>3.8.1</w:t>
        </w:r>
      </w:ins>
      <w:del w:id="2274"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275" w:name="_Ref188326917"/>
      <w:bookmarkStart w:id="2276" w:name="_Toc377547378"/>
      <w:r>
        <w:t>Prescribed Boundary Conditions</w:t>
      </w:r>
      <w:bookmarkEnd w:id="2275"/>
      <w:bookmarkEnd w:id="2276"/>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35" type="#_x0000_t75" style="width:36.65pt;height:19.35pt" o:ole="">
            <v:imagedata r:id="rId1855" o:title=""/>
          </v:shape>
          <o:OLEObject Type="Embed" ProgID="Equation.DSMT4" ShapeID="_x0000_i1935" DrawAspect="Content" ObjectID="_1332877720" r:id="rId1856"/>
        </w:object>
      </w:r>
      <w:r>
        <w:t xml:space="preserve"> and </w:t>
      </w:r>
      <w:r w:rsidRPr="00AF2221">
        <w:rPr>
          <w:position w:val="-14"/>
        </w:rPr>
        <w:object w:dxaOrig="740" w:dyaOrig="400" w14:anchorId="496482BC">
          <v:shape id="_x0000_i1936" type="#_x0000_t75" style="width:37.35pt;height:19.35pt" o:ole="">
            <v:imagedata r:id="rId1857" o:title=""/>
          </v:shape>
          <o:OLEObject Type="Embed" ProgID="Equation.DSMT4" ShapeID="_x0000_i1936" DrawAspect="Content" ObjectID="_1332877721" r:id="rId1858"/>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7" type="#_x0000_t75" style="width:67.35pt;height:21.35pt" o:ole="">
            <v:imagedata r:id="rId1859" o:title=""/>
          </v:shape>
          <o:OLEObject Type="Embed" ProgID="Equation.DSMT4" ShapeID="_x0000_i1937" DrawAspect="Content" ObjectID="_1332877722" r:id="rId1860"/>
        </w:object>
      </w:r>
      <w:r>
        <w:t xml:space="preserve">It follows that the effective fluid pressure in the external environment is </w:t>
      </w:r>
      <w:r w:rsidRPr="00AF2221">
        <w:rPr>
          <w:position w:val="-16"/>
        </w:rPr>
        <w:object w:dxaOrig="2000" w:dyaOrig="440" w14:anchorId="609C1D94">
          <v:shape id="_x0000_i1938" type="#_x0000_t75" style="width:100pt;height:22pt" o:ole="">
            <v:imagedata r:id="rId1861" o:title=""/>
          </v:shape>
          <o:OLEObject Type="Embed" ProgID="Equation.DSMT4" ShapeID="_x0000_i1938" DrawAspect="Content" ObjectID="_1332877723" r:id="rId1862"/>
        </w:object>
      </w:r>
      <w:r>
        <w:t xml:space="preserve"> and the effective concentrations are </w:t>
      </w:r>
      <w:r w:rsidRPr="00AF2221">
        <w:rPr>
          <w:position w:val="-18"/>
        </w:rPr>
        <w:object w:dxaOrig="1240" w:dyaOrig="460" w14:anchorId="60278E81">
          <v:shape id="_x0000_i1939" type="#_x0000_t75" style="width:62pt;height:22.65pt" o:ole="">
            <v:imagedata r:id="rId1863" o:title=""/>
          </v:shape>
          <o:OLEObject Type="Embed" ProgID="Equation.DSMT4" ShapeID="_x0000_i1939" DrawAspect="Content" ObjectID="_1332877724" r:id="rId1864"/>
        </w:object>
      </w:r>
      <w:r w:rsidRPr="00AF2221">
        <w:rPr>
          <w:position w:val="-18"/>
        </w:rPr>
        <w:object w:dxaOrig="1219" w:dyaOrig="460" w14:anchorId="6892DF99">
          <v:shape id="_x0000_i1940" type="#_x0000_t75" style="width:61.35pt;height:22.65pt" o:ole="">
            <v:imagedata r:id="rId1865" o:title=""/>
          </v:shape>
          <o:OLEObject Type="Embed" ProgID="Equation.DSMT4" ShapeID="_x0000_i1940" DrawAspect="Content" ObjectID="_1332877725" r:id="rId1866"/>
        </w:object>
      </w:r>
      <w:r>
        <w:t>.  Therefore, in multiphasic analyses, whenever the external environment contains solutes</w:t>
      </w:r>
      <w:r w:rsidRPr="00AF2221">
        <w:rPr>
          <w:position w:val="-14"/>
        </w:rPr>
        <w:object w:dxaOrig="240" w:dyaOrig="400" w14:anchorId="6598F0A2">
          <v:shape id="_x0000_i1941" type="#_x0000_t75" style="width:12pt;height:19.35pt" o:ole="">
            <v:imagedata r:id="rId1867" o:title=""/>
          </v:shape>
          <o:OLEObject Type="Embed" ProgID="Equation.DSMT4" ShapeID="_x0000_i1941" DrawAspect="Content" ObjectID="_1332877726" r:id="rId186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2" type="#_x0000_t75" style="width:36.65pt;height:19.35pt" o:ole="">
            <v:imagedata r:id="rId1869" o:title=""/>
          </v:shape>
          <o:OLEObject Type="Embed" ProgID="Equation.DSMT4" ShapeID="_x0000_i1942" DrawAspect="Content" ObjectID="_1332877727" r:id="rId1870"/>
        </w:object>
      </w:r>
      <w:r>
        <w:t xml:space="preserve"> also implies that prescribed mixture normal tractions (Section </w:t>
      </w:r>
      <w:r>
        <w:fldChar w:fldCharType="begin"/>
      </w:r>
      <w:r>
        <w:instrText xml:space="preserve"> REF _Ref194576545 \r \h </w:instrText>
      </w:r>
      <w:r>
        <w:fldChar w:fldCharType="separate"/>
      </w:r>
      <w:ins w:id="2277" w:author="Steve Maas" w:date="2014-01-02T13:04:00Z">
        <w:r>
          <w:t>3.9.3</w:t>
        </w:r>
      </w:ins>
      <w:del w:id="2278"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3" type="#_x0000_t75" style="width:36.65pt;height:19.35pt" o:ole="">
            <v:imagedata r:id="rId1871" o:title=""/>
          </v:shape>
          <o:OLEObject Type="Embed" ProgID="Equation.DSMT4" ShapeID="_x0000_i1943" DrawAspect="Content" ObjectID="_1332877728" r:id="rId1872"/>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4" type="#_x0000_t75" style="width:37.35pt;height:19.35pt" o:ole="">
            <v:imagedata r:id="rId1873" o:title=""/>
          </v:shape>
          <o:OLEObject Type="Embed" ProgID="Equation.DSMT4" ShapeID="_x0000_i1944" DrawAspect="Content" ObjectID="_1332877729" r:id="rId1874"/>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45" type="#_x0000_t75" style="width:62pt;height:22.65pt" o:ole="">
            <v:imagedata r:id="rId1875" o:title=""/>
          </v:shape>
          <o:OLEObject Type="Embed" ProgID="Equation.DSMT4" ShapeID="_x0000_i1945" DrawAspect="Content" ObjectID="_1332877730" r:id="rId1876"/>
        </w:object>
      </w:r>
      <w:r w:rsidRPr="00AF2221">
        <w:rPr>
          <w:position w:val="-18"/>
        </w:rPr>
        <w:object w:dxaOrig="1219" w:dyaOrig="460" w14:anchorId="5D97F546">
          <v:shape id="_x0000_i1946" type="#_x0000_t75" style="width:61.35pt;height:22.65pt" o:ole="">
            <v:imagedata r:id="rId1877" o:title=""/>
          </v:shape>
          <o:OLEObject Type="Embed" ProgID="Equation.DSMT4" ShapeID="_x0000_i1946" DrawAspect="Content" ObjectID="_1332877731" r:id="rId1878"/>
        </w:object>
      </w:r>
      <w:r>
        <w:t>.</w:t>
      </w:r>
    </w:p>
    <w:p w14:paraId="0EBCE4D3" w14:textId="77777777" w:rsidR="009339D1" w:rsidRDefault="009339D1" w:rsidP="009339D1">
      <w:pPr>
        <w:pStyle w:val="Heading3"/>
      </w:pPr>
      <w:bookmarkStart w:id="2279" w:name="_Toc377547379"/>
      <w:r>
        <w:t>Prescribed Initial Conditions</w:t>
      </w:r>
      <w:bookmarkEnd w:id="2279"/>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7" type="#_x0000_t75" style="width:13.35pt;height:19.35pt" o:ole="">
            <v:imagedata r:id="rId1879" o:title=""/>
          </v:shape>
          <o:OLEObject Type="Embed" ProgID="Equation.DSMT4" ShapeID="_x0000_i1947" DrawAspect="Content" ObjectID="_1332877732" r:id="rId1880"/>
        </w:object>
      </w:r>
      <w:r>
        <w:t xml:space="preserve"> and effective concentrations </w:t>
      </w:r>
      <w:r w:rsidRPr="00AF2221">
        <w:rPr>
          <w:position w:val="-14"/>
        </w:rPr>
        <w:object w:dxaOrig="279" w:dyaOrig="420" w14:anchorId="612A9B0C">
          <v:shape id="_x0000_i1948" type="#_x0000_t75" style="width:14pt;height:21.35pt" o:ole="">
            <v:imagedata r:id="rId1881" o:title=""/>
          </v:shape>
          <o:OLEObject Type="Embed" ProgID="Equation.DSMT4" ShapeID="_x0000_i1948" DrawAspect="Content" ObjectID="_1332877733" r:id="rId1882"/>
        </w:object>
      </w:r>
      <w:r w:rsidRPr="00AF2221">
        <w:rPr>
          <w:position w:val="-10"/>
        </w:rPr>
        <w:object w:dxaOrig="980" w:dyaOrig="300" w14:anchorId="3A8AFF3D">
          <v:shape id="_x0000_i1949" type="#_x0000_t75" style="width:49.35pt;height:14pt" o:ole="">
            <v:imagedata r:id="rId1883" o:title=""/>
          </v:shape>
          <o:OLEObject Type="Embed" ProgID="Equation.DSMT4" ShapeID="_x0000_i1949" DrawAspect="Content" ObjectID="_1332877734" r:id="rId1884"/>
        </w:object>
      </w:r>
      <w:r>
        <w:t xml:space="preserve">, the initial conditions inside the material should be set to </w:t>
      </w:r>
      <w:r w:rsidRPr="00AF2221">
        <w:rPr>
          <w:position w:val="-14"/>
        </w:rPr>
        <w:object w:dxaOrig="720" w:dyaOrig="400" w14:anchorId="016EA5E0">
          <v:shape id="_x0000_i1950" type="#_x0000_t75" style="width:36.65pt;height:19.35pt" o:ole="">
            <v:imagedata r:id="rId1885" o:title=""/>
          </v:shape>
          <o:OLEObject Type="Embed" ProgID="Equation.DSMT4" ShapeID="_x0000_i1950" DrawAspect="Content" ObjectID="_1332877735" r:id="rId1886"/>
        </w:object>
      </w:r>
      <w:r>
        <w:t xml:space="preserve"> and </w:t>
      </w:r>
      <w:r w:rsidRPr="00AF2221">
        <w:rPr>
          <w:position w:val="-14"/>
        </w:rPr>
        <w:object w:dxaOrig="840" w:dyaOrig="420" w14:anchorId="0CDE2645">
          <v:shape id="_x0000_i1951" type="#_x0000_t75" style="width:42pt;height:21.35pt" o:ole="">
            <v:imagedata r:id="rId1887" o:title=""/>
          </v:shape>
          <o:OLEObject Type="Embed" ProgID="Equation.DSMT4" ShapeID="_x0000_i1951" DrawAspect="Content" ObjectID="_1332877736" r:id="rId1888"/>
        </w:object>
      </w:r>
      <w:r>
        <w:t xml:space="preserve"> in order to expedite the evaluation of the initial state of swelling.  The values of </w:t>
      </w:r>
      <w:r w:rsidRPr="00AF2221">
        <w:rPr>
          <w:position w:val="-14"/>
        </w:rPr>
        <w:object w:dxaOrig="260" w:dyaOrig="400" w14:anchorId="416ED8C5">
          <v:shape id="_x0000_i1952" type="#_x0000_t75" style="width:13.35pt;height:19.35pt" o:ole="">
            <v:imagedata r:id="rId1889" o:title=""/>
          </v:shape>
          <o:OLEObject Type="Embed" ProgID="Equation.DSMT4" ShapeID="_x0000_i1952" DrawAspect="Content" ObjectID="_1332877737" r:id="rId1890"/>
        </w:object>
      </w:r>
      <w:r>
        <w:t xml:space="preserve"> and </w:t>
      </w:r>
      <w:r w:rsidRPr="00AF2221">
        <w:rPr>
          <w:position w:val="-14"/>
        </w:rPr>
        <w:object w:dxaOrig="279" w:dyaOrig="420" w14:anchorId="547EC948">
          <v:shape id="_x0000_i1953" type="#_x0000_t75" style="width:14pt;height:21.35pt" o:ole="">
            <v:imagedata r:id="rId1891" o:title=""/>
          </v:shape>
          <o:OLEObject Type="Embed" ProgID="Equation.DSMT4" ShapeID="_x0000_i1953" DrawAspect="Content" ObjectID="_1332877738" r:id="rId1892"/>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280" w:name="_Toc377547380"/>
      <w:r>
        <w:t>Prescribed Effective Solute Flux</w:t>
      </w:r>
      <w:bookmarkEnd w:id="2280"/>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4" type="#_x0000_t75" style="width:12pt;height:10.65pt" o:ole="">
            <v:imagedata r:id="rId1893" o:title=""/>
          </v:shape>
          <o:OLEObject Type="Embed" ProgID="Equation.DSMT4" ShapeID="_x0000_i1954" DrawAspect="Content" ObjectID="_1332877739" r:id="rId1894"/>
        </w:object>
      </w:r>
      <w:r>
        <w:t xml:space="preserve"> be prescribed as </w:t>
      </w:r>
      <w:r w:rsidRPr="00AF2221">
        <w:rPr>
          <w:position w:val="-18"/>
        </w:rPr>
        <w:object w:dxaOrig="1920" w:dyaOrig="440" w14:anchorId="5E33ED13">
          <v:shape id="_x0000_i1955" type="#_x0000_t75" style="width:96pt;height:22pt" o:ole="">
            <v:imagedata r:id="rId1895" o:title=""/>
          </v:shape>
          <o:OLEObject Type="Embed" ProgID="Equation.DSMT4" ShapeID="_x0000_i1955" DrawAspect="Content" ObjectID="_1332877740" r:id="rId1896"/>
        </w:object>
      </w:r>
      <w:r>
        <w:t xml:space="preserve">, where </w:t>
      </w:r>
      <w:r w:rsidRPr="00AF2221">
        <w:rPr>
          <w:position w:val="-12"/>
        </w:rPr>
        <w:object w:dxaOrig="300" w:dyaOrig="380" w14:anchorId="091AD75C">
          <v:shape id="_x0000_i1956" type="#_x0000_t75" style="width:14pt;height:19.35pt" o:ole="">
            <v:imagedata r:id="rId1897" o:title=""/>
          </v:shape>
          <o:OLEObject Type="Embed" ProgID="Equation.DSMT4" ShapeID="_x0000_i1956" DrawAspect="Content" ObjectID="_1332877741" r:id="rId1898"/>
        </w:object>
      </w:r>
      <w:r>
        <w:t xml:space="preserve"> is the effective solute flux. For a mixture containing only neutral solutes (</w:t>
      </w:r>
      <w:r w:rsidRPr="00AF2221">
        <w:rPr>
          <w:position w:val="-10"/>
        </w:rPr>
        <w:object w:dxaOrig="1080" w:dyaOrig="360" w14:anchorId="65C495A6">
          <v:shape id="_x0000_i1957" type="#_x0000_t75" style="width:54pt;height:18pt" o:ole="">
            <v:imagedata r:id="rId1899" o:title=""/>
          </v:shape>
          <o:OLEObject Type="Embed" ProgID="Equation.DSMT4" ShapeID="_x0000_i1957" DrawAspect="Content" ObjectID="_1332877742" r:id="rId1900"/>
        </w:object>
      </w:r>
      <w:r>
        <w:t xml:space="preserve"> ), it follows that </w:t>
      </w:r>
      <w:r w:rsidRPr="00AF2221">
        <w:rPr>
          <w:position w:val="-12"/>
        </w:rPr>
        <w:object w:dxaOrig="800" w:dyaOrig="380" w14:anchorId="41ADE81B">
          <v:shape id="_x0000_i1958" type="#_x0000_t75" style="width:40pt;height:19.35pt" o:ole="">
            <v:imagedata r:id="rId1901" o:title=""/>
          </v:shape>
          <o:OLEObject Type="Embed" ProgID="Equation.DSMT4" ShapeID="_x0000_i1958" DrawAspect="Content" ObjectID="_1332877743" r:id="rId1902"/>
        </w:object>
      </w:r>
      <w:r>
        <w:t>.</w:t>
      </w:r>
    </w:p>
    <w:p w14:paraId="305E3179" w14:textId="77777777" w:rsidR="009339D1" w:rsidRDefault="009339D1" w:rsidP="009339D1">
      <w:pPr>
        <w:pStyle w:val="Heading3"/>
      </w:pPr>
      <w:bookmarkStart w:id="2281" w:name="_Toc377547381"/>
      <w:r>
        <w:t>Prescribed Electric Current Density</w:t>
      </w:r>
      <w:bookmarkEnd w:id="2281"/>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9" type="#_x0000_t75" style="width:79.35pt;height:28pt" o:ole="">
            <v:imagedata r:id="rId1903" o:title=""/>
          </v:shape>
          <o:OLEObject Type="Embed" ProgID="Equation.DSMT4" ShapeID="_x0000_i1959" DrawAspect="Content" ObjectID="_1332877744" r:id="rId1904"/>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0" type="#_x0000_t75" style="width:58pt;height:21.35pt" o:ole="">
            <v:imagedata r:id="rId1905" o:title=""/>
          </v:shape>
          <o:OLEObject Type="Embed" ProgID="Equation.DSMT4" ShapeID="_x0000_i1960" DrawAspect="Content" ObjectID="_1332877745" r:id="rId1906"/>
        </w:object>
      </w:r>
      <w:r>
        <w:t xml:space="preserve"> of ion fluxes may be prescribed at a boundary, it follows that only the normal component </w:t>
      </w:r>
      <w:r w:rsidRPr="00AF2221">
        <w:rPr>
          <w:position w:val="-14"/>
        </w:rPr>
        <w:object w:dxaOrig="1080" w:dyaOrig="400" w14:anchorId="07D89E68">
          <v:shape id="_x0000_i1961" type="#_x0000_t75" style="width:54pt;height:19.35pt" o:ole="">
            <v:imagedata r:id="rId1907" o:title=""/>
          </v:shape>
          <o:OLEObject Type="Embed" ProgID="Equation.DSMT4" ShapeID="_x0000_i1961" DrawAspect="Content" ObjectID="_1332877746" r:id="rId1908"/>
        </w:object>
      </w:r>
      <w:r>
        <w:t xml:space="preserve"> of the current density may be prescribed.  To prescribe </w:t>
      </w:r>
      <w:r w:rsidRPr="00AF2221">
        <w:rPr>
          <w:position w:val="-14"/>
        </w:rPr>
        <w:object w:dxaOrig="260" w:dyaOrig="400" w14:anchorId="1C41A5BF">
          <v:shape id="_x0000_i1962" type="#_x0000_t75" style="width:13.35pt;height:19.35pt" o:ole="">
            <v:imagedata r:id="rId1909" o:title=""/>
          </v:shape>
          <o:OLEObject Type="Embed" ProgID="Equation.DSMT4" ShapeID="_x0000_i1962" DrawAspect="Content" ObjectID="_1332877747" r:id="rId191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3" type="#_x0000_t75" style="width:38pt;height:21.35pt" o:ole="">
            <v:imagedata r:id="rId1911" o:title=""/>
          </v:shape>
          <o:OLEObject Type="Embed" ProgID="Equation.DSMT4" ShapeID="_x0000_i1963" DrawAspect="Content" ObjectID="_1332877748" r:id="rId1912"/>
        </w:object>
      </w:r>
      <w:r>
        <w:t xml:space="preserve">) at the electrode-mixture interface, so that the prescribed boundary condition should be </w:t>
      </w:r>
      <w:r w:rsidRPr="00AF2221">
        <w:rPr>
          <w:position w:val="-18"/>
        </w:rPr>
        <w:object w:dxaOrig="1400" w:dyaOrig="460" w14:anchorId="5CD395BA">
          <v:shape id="_x0000_i1964" type="#_x0000_t75" style="width:70pt;height:22.65pt" o:ole="">
            <v:imagedata r:id="rId1913" o:title=""/>
          </v:shape>
          <o:OLEObject Type="Embed" ProgID="Equation.DSMT4" ShapeID="_x0000_i1964" DrawAspect="Content" ObjectID="_1332877749" r:id="rId1914"/>
        </w:object>
      </w:r>
      <w:r>
        <w:t xml:space="preserve">. Since </w:t>
      </w:r>
      <w:r w:rsidRPr="00AF2221">
        <w:rPr>
          <w:position w:val="-4"/>
        </w:rPr>
        <w:object w:dxaOrig="780" w:dyaOrig="300" w14:anchorId="3C23EC5B">
          <v:shape id="_x0000_i1965" type="#_x0000_t75" style="width:39.35pt;height:14pt" o:ole="">
            <v:imagedata r:id="rId1915" o:title=""/>
          </v:shape>
          <o:OLEObject Type="Embed" ProgID="Equation.DSMT4" ShapeID="_x0000_i1965" DrawAspect="Content" ObjectID="_1332877750" r:id="rId1916"/>
        </w:object>
      </w:r>
      <w:r>
        <w:t xml:space="preserve"> and </w:t>
      </w:r>
      <w:r w:rsidRPr="00AF2221">
        <w:rPr>
          <w:position w:val="-4"/>
        </w:rPr>
        <w:object w:dxaOrig="780" w:dyaOrig="300" w14:anchorId="492F30E1">
          <v:shape id="_x0000_i1966" type="#_x0000_t75" style="width:39.35pt;height:14pt" o:ole="">
            <v:imagedata r:id="rId1917" o:title=""/>
          </v:shape>
          <o:OLEObject Type="Embed" ProgID="Equation.DSMT4" ShapeID="_x0000_i1966" DrawAspect="Content" ObjectID="_1332877751" r:id="rId1918"/>
        </w:object>
      </w:r>
      <w:r>
        <w:t xml:space="preserve"> in a triphasic mixture, the corresponding effective fluxes are given by </w:t>
      </w:r>
      <w:r w:rsidRPr="00AF2221">
        <w:rPr>
          <w:position w:val="-12"/>
        </w:rPr>
        <w:object w:dxaOrig="2140" w:dyaOrig="380" w14:anchorId="32730F11">
          <v:shape id="_x0000_i1967" type="#_x0000_t75" style="width:107.35pt;height:19.35pt" o:ole="">
            <v:imagedata r:id="rId1919" o:title=""/>
          </v:shape>
          <o:OLEObject Type="Embed" ProgID="Equation.DSMT4" ShapeID="_x0000_i1967" DrawAspect="Content" ObjectID="_1332877752" r:id="rId1920"/>
        </w:object>
      </w:r>
      <w:r>
        <w:t xml:space="preserve"> and </w:t>
      </w:r>
      <w:r w:rsidRPr="00AF2221">
        <w:rPr>
          <w:position w:val="-12"/>
        </w:rPr>
        <w:object w:dxaOrig="1140" w:dyaOrig="380" w14:anchorId="0315C52A">
          <v:shape id="_x0000_i1968" type="#_x0000_t75" style="width:58pt;height:19.35pt" o:ole="">
            <v:imagedata r:id="rId1921" o:title=""/>
          </v:shape>
          <o:OLEObject Type="Embed" ProgID="Equation.DSMT4" ShapeID="_x0000_i1968" DrawAspect="Content" ObjectID="_1332877753" r:id="rId1922"/>
        </w:object>
      </w:r>
      <w:r>
        <w:t>.</w:t>
      </w:r>
    </w:p>
    <w:p w14:paraId="1820FF67" w14:textId="77777777" w:rsidR="009339D1" w:rsidRDefault="009339D1" w:rsidP="009339D1">
      <w:pPr>
        <w:pStyle w:val="Heading3"/>
      </w:pPr>
      <w:bookmarkStart w:id="2282" w:name="_Toc377547382"/>
      <w:r>
        <w:lastRenderedPageBreak/>
        <w:t>Electrical Grounding</w:t>
      </w:r>
      <w:bookmarkEnd w:id="2282"/>
    </w:p>
    <w:p w14:paraId="5EA64E76" w14:textId="44F2D1E2" w:rsidR="009339D1" w:rsidRDefault="009339D1" w:rsidP="009339D1">
      <w:pPr>
        <w:rPr>
          <w:ins w:id="2283"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284" w:author="Steve Maas" w:date="2014-01-02T13:22:00Z"/>
        </w:rPr>
      </w:pPr>
    </w:p>
    <w:p w14:paraId="194B64A9" w14:textId="2924A96B" w:rsidR="00CF3CDA" w:rsidRDefault="00CF3CDA">
      <w:pPr>
        <w:pStyle w:val="Heading2"/>
        <w:rPr>
          <w:ins w:id="2285" w:author="Steve Maas" w:date="2014-01-02T13:22:00Z"/>
        </w:rPr>
        <w:pPrChange w:id="2286" w:author="Steve Maas" w:date="2014-01-02T13:22:00Z">
          <w:pPr/>
        </w:pPrChange>
      </w:pPr>
      <w:bookmarkStart w:id="2287" w:name="_Ref376433627"/>
      <w:bookmarkStart w:id="2288" w:name="_Toc377547383"/>
      <w:ins w:id="2289" w:author="Steve Maas" w:date="2014-01-02T13:22:00Z">
        <w:r>
          <w:t>Understanding the Solution</w:t>
        </w:r>
        <w:bookmarkEnd w:id="2287"/>
        <w:bookmarkEnd w:id="2288"/>
      </w:ins>
    </w:p>
    <w:p w14:paraId="553BB2B8" w14:textId="6F2D88A3" w:rsidR="00061F56" w:rsidRDefault="00061F56">
      <w:pPr>
        <w:rPr>
          <w:ins w:id="2290" w:author="Steve Maas" w:date="2014-01-02T16:44:00Z"/>
        </w:rPr>
      </w:pPr>
      <w:ins w:id="2291" w:author="Steve Maas" w:date="2014-01-02T16:44:00Z">
        <w:r>
          <w:t xml:space="preserve">Okay, FEBio found a solution. </w:t>
        </w:r>
      </w:ins>
      <w:ins w:id="2292" w:author="Steve Maas" w:date="2014-01-02T16:45:00Z">
        <w:r>
          <w:t>Great</w:t>
        </w:r>
      </w:ins>
      <w:ins w:id="2293" w:author="Steve Maas" w:date="2014-01-02T16:44:00Z">
        <w:r>
          <w:t xml:space="preserve">, </w:t>
        </w:r>
      </w:ins>
      <w:ins w:id="2294" w:author="Steve Maas" w:date="2014-01-02T16:45:00Z">
        <w:r>
          <w:t xml:space="preserve">but </w:t>
        </w:r>
      </w:ins>
      <w:ins w:id="2295" w:author="Steve Maas" w:date="2014-01-02T16:44:00Z">
        <w:r>
          <w:t xml:space="preserve">how do you know it is the right one? Well, </w:t>
        </w:r>
      </w:ins>
      <w:ins w:id="2296" w:author="Steve Maas" w:date="2014-01-02T16:45:00Z">
        <w:r>
          <w:t xml:space="preserve">it turns out </w:t>
        </w:r>
      </w:ins>
      <w:ins w:id="2297" w:author="Steve Maas" w:date="2014-01-02T16:44:00Z">
        <w:r>
          <w:t xml:space="preserve">this is in fact a harder question than it may seem. </w:t>
        </w:r>
      </w:ins>
      <w:ins w:id="2298" w:author="Steve Maas" w:date="2014-01-02T16:45:00Z">
        <w:r>
          <w:t xml:space="preserve">In any </w:t>
        </w:r>
      </w:ins>
      <w:ins w:id="2299" w:author="Steve Maas" w:date="2014-01-02T16:46:00Z">
        <w:r>
          <w:t>finite element model there are numerous assumptions and approximation</w:t>
        </w:r>
      </w:ins>
      <w:ins w:id="2300" w:author="Steve Maas" w:date="2014-01-02T16:47:00Z">
        <w:r>
          <w:t>s</w:t>
        </w:r>
      </w:ins>
      <w:ins w:id="2301" w:author="Steve Maas" w:date="2014-01-02T16:46:00Z">
        <w:r>
          <w:t xml:space="preserve"> and trying to discuss all of these </w:t>
        </w:r>
      </w:ins>
      <w:ins w:id="2302" w:author="Steve Maas" w:date="2014-01-02T16:47:00Z">
        <w:r>
          <w:t>is outside the scope of this section</w:t>
        </w:r>
      </w:ins>
      <w:ins w:id="2303" w:author="Steve Maas" w:date="2014-01-02T16:46:00Z">
        <w:r>
          <w:t xml:space="preserve">. </w:t>
        </w:r>
      </w:ins>
      <w:ins w:id="2304" w:author="Steve Maas" w:date="2014-01-02T16:47:00Z">
        <w:r>
          <w:t xml:space="preserve">Instead, we’ll look at some of the most typical problems that </w:t>
        </w:r>
      </w:ins>
      <w:ins w:id="2305" w:author="Steve Maas" w:date="2014-01-02T16:48:00Z">
        <w:r>
          <w:t xml:space="preserve">FEBio users </w:t>
        </w:r>
      </w:ins>
      <w:ins w:id="2306" w:author="Steve Maas" w:date="2014-01-02T16:47:00Z">
        <w:r>
          <w:t>have run into</w:t>
        </w:r>
      </w:ins>
      <w:ins w:id="2307" w:author="Steve Maas" w:date="2014-01-02T16:48:00Z">
        <w:r>
          <w:t>.</w:t>
        </w:r>
      </w:ins>
      <w:ins w:id="2308" w:author="Steve Maas" w:date="2014-01-02T16:47:00Z">
        <w:r>
          <w:t xml:space="preserve"> </w:t>
        </w:r>
      </w:ins>
    </w:p>
    <w:p w14:paraId="44A88EF0" w14:textId="77777777" w:rsidR="00061F56" w:rsidRDefault="00061F56">
      <w:pPr>
        <w:rPr>
          <w:ins w:id="2309" w:author="Steve Maas" w:date="2014-01-02T16:48:00Z"/>
        </w:rPr>
      </w:pPr>
    </w:p>
    <w:p w14:paraId="40DFC7EE" w14:textId="4D756A22" w:rsidR="00061F56" w:rsidRDefault="00061F56">
      <w:pPr>
        <w:pStyle w:val="Heading3"/>
        <w:rPr>
          <w:ins w:id="2310" w:author="Steve Maas" w:date="2014-01-02T16:44:00Z"/>
        </w:rPr>
        <w:pPrChange w:id="2311" w:author="Steve Maas" w:date="2014-01-02T16:48:00Z">
          <w:pPr/>
        </w:pPrChange>
      </w:pPr>
      <w:bookmarkStart w:id="2312" w:name="_Toc377547384"/>
      <w:ins w:id="2313" w:author="Steve Maas" w:date="2014-01-02T16:48:00Z">
        <w:r>
          <w:t>Mesh convergence</w:t>
        </w:r>
      </w:ins>
      <w:bookmarkEnd w:id="2312"/>
    </w:p>
    <w:p w14:paraId="31FFC193" w14:textId="124822BB" w:rsidR="00061F56" w:rsidRDefault="00061F56">
      <w:pPr>
        <w:rPr>
          <w:ins w:id="2314" w:author="Steve Maas" w:date="2014-01-02T16:53:00Z"/>
        </w:rPr>
      </w:pPr>
      <w:ins w:id="2315" w:author="Steve Maas" w:date="2014-01-02T16:50:00Z">
        <w:r>
          <w:t>The</w:t>
        </w:r>
      </w:ins>
      <w:ins w:id="2316" w:author="Steve Maas" w:date="2014-01-02T16:49:00Z">
        <w:r>
          <w:t xml:space="preserve"> solution </w:t>
        </w:r>
      </w:ins>
      <w:ins w:id="2317" w:author="Steve Maas" w:date="2014-01-02T16:50:00Z">
        <w:r>
          <w:t xml:space="preserve">calculated by FEBio </w:t>
        </w:r>
      </w:ins>
      <w:ins w:id="2318" w:author="Steve Maas" w:date="2014-01-02T16:49:00Z">
        <w:r>
          <w:t xml:space="preserve">only applies to the mesh for which it was solved. However, the “exact” solution must be independent of the mesh and therefore a mesh convergence study is almost always </w:t>
        </w:r>
      </w:ins>
      <w:ins w:id="2319" w:author="Steve Maas" w:date="2014-01-02T16:50:00Z">
        <w:r>
          <w:t>necessary</w:t>
        </w:r>
      </w:ins>
      <w:ins w:id="2320" w:author="Steve Maas" w:date="2014-01-02T16:49:00Z">
        <w:r>
          <w:t xml:space="preserve"> </w:t>
        </w:r>
      </w:ins>
      <w:ins w:id="2321" w:author="Steve Maas" w:date="2014-01-02T16:50:00Z">
        <w:r>
          <w:t xml:space="preserve">to make sure the FEBio solution is close to this exact solution. In practice this means that a </w:t>
        </w:r>
      </w:ins>
      <w:ins w:id="2322" w:author="Steve Maas" w:date="2014-01-02T16:51:00Z">
        <w:r>
          <w:t>model</w:t>
        </w:r>
      </w:ins>
      <w:ins w:id="2323" w:author="Steve Maas" w:date="2014-01-02T16:50:00Z">
        <w:r>
          <w:t xml:space="preserve"> must be run several times with an increasingly finer mesh </w:t>
        </w:r>
      </w:ins>
      <w:ins w:id="2324" w:author="Steve Maas" w:date="2014-01-02T16:51:00Z">
        <w:r>
          <w:t xml:space="preserve">to find out at which mesh density the FEBio solution no longer changes. </w:t>
        </w:r>
      </w:ins>
    </w:p>
    <w:p w14:paraId="3C39CA53" w14:textId="77777777" w:rsidR="004A7278" w:rsidRDefault="004A7278">
      <w:pPr>
        <w:rPr>
          <w:ins w:id="2325" w:author="Steve Maas" w:date="2014-01-02T16:53:00Z"/>
        </w:rPr>
      </w:pPr>
    </w:p>
    <w:p w14:paraId="10139E5C" w14:textId="5BAED87B" w:rsidR="004A7278" w:rsidRDefault="004A7278">
      <w:pPr>
        <w:pStyle w:val="Heading3"/>
        <w:rPr>
          <w:ins w:id="2326" w:author="Steve Maas" w:date="2014-01-02T16:48:00Z"/>
        </w:rPr>
        <w:pPrChange w:id="2327" w:author="Steve Maas" w:date="2014-01-02T16:53:00Z">
          <w:pPr/>
        </w:pPrChange>
      </w:pPr>
      <w:bookmarkStart w:id="2328" w:name="_Toc377547385"/>
      <w:ins w:id="2329" w:author="Steve Maas" w:date="2014-01-02T16:53:00Z">
        <w:r>
          <w:t>Constraint enforcement</w:t>
        </w:r>
      </w:ins>
      <w:bookmarkEnd w:id="2328"/>
    </w:p>
    <w:p w14:paraId="6D71BDCE" w14:textId="0D7BBB3E" w:rsidR="00F4139F" w:rsidRDefault="004A7278">
      <w:pPr>
        <w:rPr>
          <w:ins w:id="2330" w:author="Steve Maas" w:date="2014-01-02T16:54:00Z"/>
        </w:rPr>
      </w:pPr>
      <w:ins w:id="2331"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332" w:author="Steve Maas" w:date="2014-01-02T16:56:00Z">
        <w:r>
          <w:t xml:space="preserve">used in FEBio </w:t>
        </w:r>
      </w:ins>
      <w:ins w:id="2333" w:author="Steve Maas" w:date="2014-01-02T16:54:00Z">
        <w:r>
          <w:t xml:space="preserve">are incompressibility and contact. </w:t>
        </w:r>
      </w:ins>
    </w:p>
    <w:p w14:paraId="570702A8" w14:textId="77777777" w:rsidR="004A7278" w:rsidRDefault="004A7278">
      <w:pPr>
        <w:rPr>
          <w:ins w:id="2334" w:author="Steve Maas" w:date="2014-01-02T16:56:00Z"/>
        </w:rPr>
      </w:pPr>
    </w:p>
    <w:p w14:paraId="69038E24" w14:textId="77777777" w:rsidR="004A7278" w:rsidRDefault="004A7278">
      <w:pPr>
        <w:rPr>
          <w:ins w:id="2335" w:author="Steve Maas" w:date="2014-01-02T17:01:00Z"/>
        </w:rPr>
      </w:pPr>
      <w:ins w:id="2336" w:author="Steve Maas" w:date="2014-01-02T17:00:00Z">
        <w:r>
          <w:t>For uncoupled materials, i</w:t>
        </w:r>
      </w:ins>
      <w:ins w:id="2337" w:author="Steve Maas" w:date="2014-01-02T16:56:00Z">
        <w:r>
          <w:t xml:space="preserve">ncompressibility </w:t>
        </w:r>
      </w:ins>
      <w:ins w:id="2338" w:author="Steve Maas" w:date="2014-01-02T16:57:00Z">
        <w:r>
          <w:t xml:space="preserve">(for hexahedral elements) </w:t>
        </w:r>
      </w:ins>
      <w:ins w:id="2339" w:author="Steve Maas" w:date="2014-01-02T16:56:00Z">
        <w:r>
          <w:t xml:space="preserve">is handled </w:t>
        </w:r>
      </w:ins>
      <w:ins w:id="2340" w:author="Steve Maas" w:date="2014-01-02T16:59:00Z">
        <w:r>
          <w:t xml:space="preserve">in FEBio </w:t>
        </w:r>
      </w:ins>
      <w:ins w:id="2341" w:author="Steve Maas" w:date="2014-01-02T16:56:00Z">
        <w:r>
          <w:t xml:space="preserve">using a three-field </w:t>
        </w:r>
      </w:ins>
      <w:ins w:id="2342" w:author="Steve Maas" w:date="2014-01-02T16:57:00Z">
        <w:r>
          <w:t>formulation in addition to the enforcement of the incompressibility constraint. This constrain</w:t>
        </w:r>
      </w:ins>
      <w:ins w:id="2343" w:author="Steve Maas" w:date="2014-01-02T16:58:00Z">
        <w:r>
          <w:t>t</w:t>
        </w:r>
      </w:ins>
      <w:ins w:id="2344" w:author="Steve Maas" w:date="2014-01-02T16:57:00Z">
        <w:r>
          <w:t xml:space="preserve"> is usually enforced using a penalty formulation (although an augmented Lagrangian method is also available). </w:t>
        </w:r>
      </w:ins>
      <w:ins w:id="2345" w:author="Steve Maas" w:date="2014-01-02T16:58:00Z">
        <w:r>
          <w:t>To inspect whether the incompressibility constrain</w:t>
        </w:r>
      </w:ins>
      <w:ins w:id="2346" w:author="Steve Maas" w:date="2014-01-02T16:59:00Z">
        <w:r>
          <w:t>t</w:t>
        </w:r>
      </w:ins>
      <w:ins w:id="2347" w:author="Steve Maas" w:date="2014-01-02T16:58:00Z">
        <w:r>
          <w:t xml:space="preserve"> is satisfied sufficiently the user can look at the volume ratio which has to be close to one. </w:t>
        </w:r>
      </w:ins>
      <w:ins w:id="2348" w:author="Steve Maas" w:date="2014-01-02T16:59:00Z">
        <w:r>
          <w:t xml:space="preserve">If it deviates from one too much the user needs to increase the </w:t>
        </w:r>
      </w:ins>
      <w:ins w:id="2349" w:author="Steve Maas" w:date="2014-01-02T17:00:00Z">
        <w:r>
          <w:t xml:space="preserve">“bulk modulus” of the material. </w:t>
        </w:r>
      </w:ins>
    </w:p>
    <w:p w14:paraId="2F03663F" w14:textId="77777777" w:rsidR="004A7278" w:rsidRDefault="004A7278">
      <w:pPr>
        <w:rPr>
          <w:ins w:id="2350" w:author="Steve Maas" w:date="2014-01-02T17:01:00Z"/>
        </w:rPr>
      </w:pPr>
    </w:p>
    <w:p w14:paraId="7BB297F0" w14:textId="0A0A561F" w:rsidR="004A7278" w:rsidRDefault="004A7278">
      <w:pPr>
        <w:rPr>
          <w:ins w:id="2351" w:author="Steve Maas" w:date="2014-01-02T16:56:00Z"/>
        </w:rPr>
      </w:pPr>
      <w:ins w:id="2352" w:author="Steve Maas" w:date="2014-01-02T17:00:00Z">
        <w:r>
          <w:t xml:space="preserve">For coupled materials, incompressibility is </w:t>
        </w:r>
      </w:ins>
      <w:ins w:id="2353" w:author="Steve Maas" w:date="2014-01-02T17:01:00Z">
        <w:r>
          <w:t xml:space="preserve">not treated explicitly and </w:t>
        </w:r>
      </w:ins>
      <w:ins w:id="2354" w:author="Steve Maas" w:date="2014-01-02T17:00:00Z">
        <w:r>
          <w:t xml:space="preserve">care must be taken when </w:t>
        </w:r>
      </w:ins>
      <w:ins w:id="2355" w:author="Steve Maas" w:date="2014-01-02T17:01:00Z">
        <w:r>
          <w:t xml:space="preserve">using coupled materials in a near-incompressible regime (e.g. setting the Poisson’s ratio too close to 0.5 for a neo-Hookean material). </w:t>
        </w:r>
      </w:ins>
      <w:ins w:id="2356" w:author="Steve Maas" w:date="2014-01-02T17:02:00Z">
        <w:r w:rsidR="0085430D">
          <w:t xml:space="preserve">In that case, the solution will most likely “lock” which manifests itself in displacements that are too small. </w:t>
        </w:r>
      </w:ins>
      <w:ins w:id="2357" w:author="Steve Maas" w:date="2014-01-02T17:03:00Z">
        <w:r w:rsidR="0085430D">
          <w:t xml:space="preserve">Inspection of the volume ratio may not be sufficient to identify locking. </w:t>
        </w:r>
      </w:ins>
      <w:ins w:id="2358" w:author="Steve Maas" w:date="2014-01-02T17:04:00Z">
        <w:r w:rsidR="0085430D">
          <w:t>However</w:t>
        </w:r>
      </w:ins>
      <w:ins w:id="2359" w:author="Steve Maas" w:date="2014-01-02T17:03:00Z">
        <w:r w:rsidR="0085430D">
          <w:t xml:space="preserve">, a mesh convergence study </w:t>
        </w:r>
      </w:ins>
      <w:ins w:id="2360" w:author="Steve Maas" w:date="2014-01-02T17:04:00Z">
        <w:r w:rsidR="0085430D">
          <w:t>will often help in identifying this problem.</w:t>
        </w:r>
      </w:ins>
    </w:p>
    <w:p w14:paraId="1DD1262F" w14:textId="77777777" w:rsidR="004A7278" w:rsidRDefault="004A7278">
      <w:pPr>
        <w:rPr>
          <w:ins w:id="2361" w:author="Steve Maas" w:date="2014-01-02T17:04:00Z"/>
        </w:rPr>
      </w:pPr>
    </w:p>
    <w:p w14:paraId="499695B0" w14:textId="645A96D4" w:rsidR="0085430D" w:rsidRDefault="0085430D">
      <w:pPr>
        <w:rPr>
          <w:ins w:id="2362" w:author="Steve Maas" w:date="2014-01-02T17:06:00Z"/>
        </w:rPr>
      </w:pPr>
      <w:ins w:id="2363" w:author="Steve Maas" w:date="2014-01-02T17:04:00Z">
        <w:r>
          <w:lastRenderedPageBreak/>
          <w:t>When a contact constraint is not sufficiently enforced, the contact</w:t>
        </w:r>
      </w:ins>
      <w:ins w:id="2364" w:author="Steve Maas" w:date="2014-01-02T17:05:00Z">
        <w:r>
          <w:t>ing</w:t>
        </w:r>
      </w:ins>
      <w:ins w:id="2365" w:author="Steve Maas" w:date="2014-01-02T17:04:00Z">
        <w:r>
          <w:t xml:space="preserve"> surfac</w:t>
        </w:r>
      </w:ins>
      <w:ins w:id="2366" w:author="Steve Maas" w:date="2014-01-02T17:05:00Z">
        <w:r>
          <w:t xml:space="preserve">es will have penetrated. This problem is usually identified easily by looking at the deformed model in a post-processing software (e.g. PostView). </w:t>
        </w:r>
      </w:ins>
      <w:ins w:id="2367" w:author="Steve Maas" w:date="2014-01-02T17:06:00Z">
        <w:r>
          <w:t>Increasing the penalty factor and/or decreasing the augmented Lagrangian tolerance should solve this problem.</w:t>
        </w:r>
      </w:ins>
    </w:p>
    <w:p w14:paraId="7374845C" w14:textId="77777777" w:rsidR="0085430D" w:rsidRDefault="0085430D">
      <w:pPr>
        <w:rPr>
          <w:ins w:id="2368" w:author="Steve Maas" w:date="2014-01-02T14:33:00Z"/>
        </w:rPr>
      </w:pPr>
    </w:p>
    <w:p w14:paraId="742E08A0" w14:textId="31B47836" w:rsidR="00DF1A47" w:rsidRPr="00FE00A6" w:rsidDel="0085430D" w:rsidRDefault="00DF1A47">
      <w:pPr>
        <w:rPr>
          <w:del w:id="2369" w:author="Steve Maas" w:date="2014-01-02T17:06:00Z"/>
        </w:rPr>
      </w:pPr>
      <w:bookmarkStart w:id="2370" w:name="_Toc376446466"/>
      <w:bookmarkStart w:id="2371" w:name="_Toc376446695"/>
      <w:bookmarkStart w:id="2372" w:name="_Toc376446924"/>
      <w:bookmarkStart w:id="2373" w:name="_Toc376447153"/>
      <w:bookmarkStart w:id="2374" w:name="_Toc376787098"/>
      <w:bookmarkStart w:id="2375" w:name="_Toc376787329"/>
      <w:bookmarkStart w:id="2376" w:name="_Toc376787560"/>
      <w:bookmarkStart w:id="2377" w:name="_Toc376858660"/>
      <w:bookmarkStart w:id="2378" w:name="_Toc377547140"/>
      <w:bookmarkStart w:id="2379" w:name="_Toc377547386"/>
      <w:bookmarkEnd w:id="2370"/>
      <w:bookmarkEnd w:id="2371"/>
      <w:bookmarkEnd w:id="2372"/>
      <w:bookmarkEnd w:id="2373"/>
      <w:bookmarkEnd w:id="2374"/>
      <w:bookmarkEnd w:id="2375"/>
      <w:bookmarkEnd w:id="2376"/>
      <w:bookmarkEnd w:id="2377"/>
      <w:bookmarkEnd w:id="2378"/>
      <w:bookmarkEnd w:id="2379"/>
    </w:p>
    <w:p w14:paraId="59A843D7" w14:textId="5D8E4E98" w:rsidR="00590133" w:rsidRDefault="00590133" w:rsidP="007D6F0D">
      <w:pPr>
        <w:pStyle w:val="Heading2"/>
      </w:pPr>
      <w:bookmarkStart w:id="2380" w:name="_Toc377547387"/>
      <w:r>
        <w:t>Limitations of FEBio</w:t>
      </w:r>
      <w:bookmarkEnd w:id="2380"/>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381" w:author="Steve Maas" w:date="2014-01-02T14:14:00Z"/>
        </w:rPr>
      </w:pPr>
    </w:p>
    <w:p w14:paraId="3FE3A5E7" w14:textId="376B9A5F" w:rsidR="00DE1D8A" w:rsidRDefault="00DE1D8A">
      <w:pPr>
        <w:pStyle w:val="Heading3"/>
        <w:rPr>
          <w:ins w:id="2382" w:author="Steve Maas" w:date="2014-01-02T14:15:00Z"/>
        </w:rPr>
        <w:pPrChange w:id="2383" w:author="Steve Maas" w:date="2014-01-02T14:14:00Z">
          <w:pPr/>
        </w:pPrChange>
      </w:pPr>
      <w:bookmarkStart w:id="2384" w:name="_Toc377547388"/>
      <w:ins w:id="2385" w:author="Steve Maas" w:date="2014-01-02T14:15:00Z">
        <w:r>
          <w:t>Geometrical instabilities</w:t>
        </w:r>
        <w:bookmarkEnd w:id="2384"/>
      </w:ins>
    </w:p>
    <w:p w14:paraId="6012419A" w14:textId="6B61E62B" w:rsidR="00DE1D8A" w:rsidRDefault="00DE1D8A">
      <w:pPr>
        <w:rPr>
          <w:ins w:id="2386" w:author="Steve Maas" w:date="2014-01-02T14:21:00Z"/>
        </w:rPr>
      </w:pPr>
      <w:ins w:id="2387" w:author="Steve Maas" w:date="2014-01-02T14:15:00Z">
        <w:r>
          <w:t xml:space="preserve">A geometrical instability is a point in the solution </w:t>
        </w:r>
      </w:ins>
      <w:ins w:id="2388" w:author="Steve Maas" w:date="2014-01-02T14:16:00Z">
        <w:r>
          <w:t xml:space="preserve">at which </w:t>
        </w:r>
      </w:ins>
      <w:ins w:id="2389" w:author="Steve Maas" w:date="2014-01-02T14:15:00Z">
        <w:r>
          <w:t>several paths for continuing the solution</w:t>
        </w:r>
      </w:ins>
      <w:ins w:id="2390" w:author="Steve Maas" w:date="2014-01-02T14:16:00Z">
        <w:r>
          <w:t xml:space="preserve"> are possible. </w:t>
        </w:r>
      </w:ins>
      <w:ins w:id="2391" w:author="Steve Maas" w:date="2014-01-02T14:17:00Z">
        <w:r>
          <w:t>T</w:t>
        </w:r>
      </w:ins>
      <w:ins w:id="2392" w:author="Steve Maas" w:date="2014-01-02T14:16:00Z">
        <w:r>
          <w:t>ypical example</w:t>
        </w:r>
      </w:ins>
      <w:ins w:id="2393" w:author="Steve Maas" w:date="2014-01-02T14:17:00Z">
        <w:r>
          <w:t>s</w:t>
        </w:r>
      </w:ins>
      <w:ins w:id="2394" w:author="Steve Maas" w:date="2014-01-02T14:16:00Z">
        <w:r>
          <w:t xml:space="preserve"> </w:t>
        </w:r>
      </w:ins>
      <w:ins w:id="2395" w:author="Steve Maas" w:date="2014-01-02T14:17:00Z">
        <w:r>
          <w:t xml:space="preserve">are </w:t>
        </w:r>
      </w:ins>
      <w:ins w:id="2396" w:author="Steve Maas" w:date="2014-01-02T14:16:00Z">
        <w:r>
          <w:t xml:space="preserve">buckling </w:t>
        </w:r>
      </w:ins>
      <w:ins w:id="2397" w:author="Steve Maas" w:date="2014-01-02T14:17:00Z">
        <w:r>
          <w:t>of a column or inflation of a balloon</w:t>
        </w:r>
      </w:ins>
      <w:ins w:id="2398" w:author="Steve Maas" w:date="2014-01-02T14:16:00Z">
        <w:r>
          <w:t xml:space="preserve">. </w:t>
        </w:r>
      </w:ins>
      <w:ins w:id="2399" w:author="Steve Maas" w:date="2014-01-02T14:17:00Z">
        <w:r>
          <w:t>FEBio’s Newton based solvers cannot handle buckling since usually at these points, the material</w:t>
        </w:r>
      </w:ins>
      <w:ins w:id="2400" w:author="Steve Maas" w:date="2014-01-02T14:18:00Z">
        <w:r>
          <w:t xml:space="preserve">’s elasticity tangent is not uniquely defined. Although in some cases FEBio will be able to pass </w:t>
        </w:r>
      </w:ins>
      <w:ins w:id="2401" w:author="Steve Maas" w:date="2014-01-02T14:19:00Z">
        <w:r>
          <w:t xml:space="preserve">a </w:t>
        </w:r>
      </w:ins>
      <w:ins w:id="2402" w:author="Steve Maas" w:date="2014-01-02T14:18:00Z">
        <w:r>
          <w:t>buckling point</w:t>
        </w:r>
      </w:ins>
      <w:ins w:id="2403" w:author="Steve Maas" w:date="2014-01-02T14:19:00Z">
        <w:r>
          <w:t xml:space="preserve">, in most cases, FEBio will not be able to converge </w:t>
        </w:r>
      </w:ins>
      <w:ins w:id="2404" w:author="Steve Maas" w:date="2014-01-02T14:20:00Z">
        <w:r>
          <w:t>to a solution</w:t>
        </w:r>
      </w:ins>
      <w:ins w:id="2405" w:author="Steve Maas" w:date="2014-01-02T14:19:00Z">
        <w:r>
          <w:t xml:space="preserve">. </w:t>
        </w:r>
      </w:ins>
    </w:p>
    <w:p w14:paraId="25C7F962" w14:textId="03B6DE86" w:rsidR="00DE1D8A" w:rsidRDefault="00DE1D8A">
      <w:pPr>
        <w:pStyle w:val="Heading3"/>
        <w:rPr>
          <w:ins w:id="2406" w:author="Steve Maas" w:date="2014-01-02T14:21:00Z"/>
        </w:rPr>
        <w:pPrChange w:id="2407" w:author="Steve Maas" w:date="2014-01-02T14:21:00Z">
          <w:pPr/>
        </w:pPrChange>
      </w:pPr>
      <w:bookmarkStart w:id="2408" w:name="_Toc377547389"/>
      <w:ins w:id="2409" w:author="Steve Maas" w:date="2014-01-02T14:21:00Z">
        <w:r>
          <w:t>Material instabilities</w:t>
        </w:r>
        <w:bookmarkEnd w:id="2408"/>
      </w:ins>
    </w:p>
    <w:p w14:paraId="19837DD1" w14:textId="4E55CE27" w:rsidR="00DE1D8A" w:rsidRDefault="009A09E2">
      <w:pPr>
        <w:rPr>
          <w:ins w:id="2410" w:author="Steve Maas" w:date="2014-01-02T14:22:00Z"/>
        </w:rPr>
      </w:pPr>
      <w:ins w:id="2411" w:author="Steve Maas" w:date="2014-01-02T14:21:00Z">
        <w:r>
          <w:t xml:space="preserve">A material instability is </w:t>
        </w:r>
      </w:ins>
      <w:ins w:id="2412" w:author="Steve Maas" w:date="2014-01-02T14:22:00Z">
        <w:r>
          <w:t xml:space="preserve">a </w:t>
        </w:r>
      </w:ins>
      <w:ins w:id="2413" w:author="Steve Maas" w:date="2014-01-02T14:21:00Z">
        <w:r>
          <w:t xml:space="preserve">point in the stress-strain response where the slope of the stress-strain curve effectively becomes zero. </w:t>
        </w:r>
      </w:ins>
      <w:ins w:id="2414"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415" w:author="Steve Maas" w:date="2014-01-02T14:24:00Z"/>
        </w:rPr>
      </w:pPr>
    </w:p>
    <w:p w14:paraId="4CD27D11" w14:textId="7887B84F" w:rsidR="009A09E2" w:rsidDel="009A09E2" w:rsidRDefault="009A09E2">
      <w:pPr>
        <w:rPr>
          <w:del w:id="2416" w:author="Steve Maas" w:date="2014-01-02T14:26:00Z"/>
        </w:rPr>
        <w:pPrChange w:id="2417" w:author="Steve Maas" w:date="2014-01-02T14:26:00Z">
          <w:pPr>
            <w:pStyle w:val="ListParagraph"/>
            <w:numPr>
              <w:numId w:val="58"/>
            </w:numPr>
            <w:tabs>
              <w:tab w:val="num" w:pos="720"/>
            </w:tabs>
            <w:ind w:hanging="360"/>
          </w:pPr>
        </w:pPrChange>
      </w:pPr>
      <w:ins w:id="2418"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419" w:author="Steve Maas" w:date="2014-01-02T14:26:00Z">
        <w:r>
          <w:t xml:space="preserve">and even if it finds a solution, it may not to useful. </w:t>
        </w:r>
      </w:ins>
    </w:p>
    <w:p w14:paraId="5FADBD22" w14:textId="77777777" w:rsidR="009A09E2" w:rsidRPr="00FE00A6" w:rsidRDefault="009A09E2" w:rsidP="00FE00A6">
      <w:pPr>
        <w:rPr>
          <w:ins w:id="2420" w:author="Steve Maas" w:date="2014-01-02T14:26:00Z"/>
        </w:rPr>
      </w:pPr>
    </w:p>
    <w:p w14:paraId="587DF599" w14:textId="332FBF71" w:rsidR="00590133" w:rsidDel="009A09E2" w:rsidRDefault="009A09E2">
      <w:pPr>
        <w:pStyle w:val="Heading3"/>
        <w:rPr>
          <w:del w:id="2421" w:author="Steve Maas" w:date="2014-01-02T14:26:00Z"/>
        </w:rPr>
        <w:pPrChange w:id="2422" w:author="Steve Maas" w:date="2014-01-02T14:26:00Z">
          <w:pPr>
            <w:pStyle w:val="ListParagraph"/>
            <w:numPr>
              <w:numId w:val="58"/>
            </w:numPr>
            <w:tabs>
              <w:tab w:val="num" w:pos="720"/>
            </w:tabs>
            <w:ind w:hanging="360"/>
          </w:pPr>
        </w:pPrChange>
      </w:pPr>
      <w:bookmarkStart w:id="2423" w:name="_Toc377547390"/>
      <w:ins w:id="2424" w:author="Steve Maas" w:date="2014-01-02T14:27:00Z">
        <w:r>
          <w:t>Re</w:t>
        </w:r>
      </w:ins>
      <w:r w:rsidR="0063263E">
        <w:t>me</w:t>
      </w:r>
      <w:ins w:id="2425" w:author="Steve Maas" w:date="2014-01-02T14:27:00Z">
        <w:r>
          <w:t>shing</w:t>
        </w:r>
      </w:ins>
      <w:bookmarkEnd w:id="2423"/>
      <w:del w:id="2426"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2427" w:author="Steve Maas" w:date="2014-01-02T14:26:00Z"/>
        </w:rPr>
        <w:pPrChange w:id="2428" w:author="Steve Maas" w:date="2014-01-02T14:26:00Z">
          <w:pPr>
            <w:pStyle w:val="ListParagraph"/>
            <w:numPr>
              <w:numId w:val="58"/>
            </w:numPr>
            <w:tabs>
              <w:tab w:val="num" w:pos="720"/>
            </w:tabs>
            <w:ind w:hanging="360"/>
          </w:pPr>
        </w:pPrChange>
      </w:pPr>
      <w:bookmarkStart w:id="2429" w:name="_Toc377547391"/>
      <w:bookmarkEnd w:id="2429"/>
    </w:p>
    <w:p w14:paraId="202DC362" w14:textId="0403C7F3" w:rsidR="009A09E2" w:rsidRDefault="009A09E2">
      <w:pPr>
        <w:rPr>
          <w:ins w:id="2430" w:author="Steve Maas" w:date="2014-01-02T14:26:00Z"/>
        </w:rPr>
        <w:pPrChange w:id="2431" w:author="Steve Maas" w:date="2014-01-02T14:26:00Z">
          <w:pPr>
            <w:pStyle w:val="ListParagraph"/>
            <w:numPr>
              <w:numId w:val="58"/>
            </w:numPr>
            <w:tabs>
              <w:tab w:val="num" w:pos="720"/>
            </w:tabs>
            <w:ind w:hanging="360"/>
          </w:pPr>
        </w:pPrChange>
      </w:pPr>
      <w:ins w:id="2432" w:author="Steve Maas" w:date="2014-01-02T14:27:00Z">
        <w:r>
          <w:t>FEBio is designed to solve problems that can undergo large deformations. However, when the deformations become too large</w:t>
        </w:r>
      </w:ins>
      <w:ins w:id="2433" w:author="Steve Maas" w:date="2014-01-02T14:28:00Z">
        <w:r>
          <w:t xml:space="preserve"> it can happen that the finite element mesh cannot be distorted any further without inverting elements. In that case, FEBio will not be able to continue the solution and will most likely terminate </w:t>
        </w:r>
      </w:ins>
      <w:ins w:id="2434" w:author="Steve Maas" w:date="2014-01-02T14:29:00Z">
        <w:r>
          <w:t>with</w:t>
        </w:r>
      </w:ins>
      <w:ins w:id="2435" w:author="Steve Maas" w:date="2014-01-02T14:28:00Z">
        <w:r>
          <w:t xml:space="preserve"> </w:t>
        </w:r>
      </w:ins>
      <w:ins w:id="2436" w:author="Steve Maas" w:date="2014-01-02T14:29:00Z">
        <w:r>
          <w:t xml:space="preserve">a negative jacobian error message. </w:t>
        </w:r>
      </w:ins>
    </w:p>
    <w:p w14:paraId="16AD4CE3" w14:textId="77777777" w:rsidR="009A09E2" w:rsidRDefault="009A09E2">
      <w:pPr>
        <w:rPr>
          <w:ins w:id="2437" w:author="Steve Maas" w:date="2014-01-02T14:30:00Z"/>
        </w:rPr>
        <w:pPrChange w:id="2438" w:author="Steve Maas" w:date="2014-01-02T14:26:00Z">
          <w:pPr>
            <w:pStyle w:val="ListParagraph"/>
            <w:numPr>
              <w:numId w:val="58"/>
            </w:numPr>
            <w:tabs>
              <w:tab w:val="num" w:pos="720"/>
            </w:tabs>
            <w:ind w:hanging="360"/>
          </w:pPr>
        </w:pPrChange>
      </w:pPr>
    </w:p>
    <w:p w14:paraId="7C5A23E2" w14:textId="1C6F481C" w:rsidR="00D0053D" w:rsidRDefault="009A09E2">
      <w:pPr>
        <w:rPr>
          <w:ins w:id="2439" w:author="Steve Maas" w:date="2014-01-02T16:22:00Z"/>
        </w:rPr>
        <w:pPrChange w:id="2440" w:author="Steve Maas" w:date="2014-01-02T14:26:00Z">
          <w:pPr>
            <w:pStyle w:val="ListParagraph"/>
            <w:numPr>
              <w:numId w:val="58"/>
            </w:numPr>
            <w:tabs>
              <w:tab w:val="num" w:pos="720"/>
            </w:tabs>
            <w:ind w:hanging="360"/>
          </w:pPr>
        </w:pPrChange>
      </w:pPr>
      <w:ins w:id="2441" w:author="Steve Maas" w:date="2014-01-02T14:30:00Z">
        <w:r>
          <w:t>One possible solution to this problem is to remesh the model at th</w:t>
        </w:r>
      </w:ins>
      <w:ins w:id="2442" w:author="Steve Maas" w:date="2014-01-02T14:31:00Z">
        <w:r>
          <w:t>e</w:t>
        </w:r>
      </w:ins>
      <w:ins w:id="2443" w:author="Steve Maas" w:date="2014-01-02T14:30:00Z">
        <w:r>
          <w:t xml:space="preserve"> point</w:t>
        </w:r>
      </w:ins>
      <w:ins w:id="2444" w:author="Steve Maas" w:date="2014-01-02T14:31:00Z">
        <w:r>
          <w:t xml:space="preserve"> at which the deformation become too large</w:t>
        </w:r>
      </w:ins>
      <w:ins w:id="2445" w:author="Steve Maas" w:date="2014-01-02T14:30:00Z">
        <w:r>
          <w:t xml:space="preserve">, but currently FEBio does not have any remeshing capabilities. </w:t>
        </w:r>
      </w:ins>
      <w:del w:id="2446"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447" w:author="Steve Maas" w:date="2014-01-02T14:31:00Z">
        <w:r w:rsidR="00DF1A47">
          <w:t xml:space="preserve">The only remedy at this point is to plan ahead and design your mesh in such a way that the elements will not invert in the range of deformation that you are </w:t>
        </w:r>
      </w:ins>
      <w:ins w:id="2448" w:author="Steve Maas" w:date="2014-01-02T14:32:00Z">
        <w:r w:rsidR="00DF1A47">
          <w:t>interested</w:t>
        </w:r>
      </w:ins>
      <w:ins w:id="2449" w:author="Steve Maas" w:date="2014-01-02T14:31:00Z">
        <w:r w:rsidR="00DF1A47">
          <w:t xml:space="preserve"> </w:t>
        </w:r>
      </w:ins>
      <w:ins w:id="2450" w:author="Steve Maas" w:date="2014-01-02T14:32:00Z">
        <w:r w:rsidR="00DF1A47">
          <w:t>in (e.g. place a butterfly mesh in sharp corners or make the mesh finer in areas of larger deformation).</w:t>
        </w:r>
      </w:ins>
    </w:p>
    <w:p w14:paraId="2D1C8A6F" w14:textId="77777777" w:rsidR="00997C6C" w:rsidRDefault="00997C6C">
      <w:pPr>
        <w:rPr>
          <w:ins w:id="2451" w:author="Steve Maas" w:date="2014-01-02T16:22:00Z"/>
        </w:rPr>
        <w:pPrChange w:id="2452"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453" w:author="Steve Maas" w:date="2014-01-02T16:23:00Z"/>
        </w:rPr>
        <w:pPrChange w:id="2454" w:author="Steve Maas" w:date="2014-01-02T16:22:00Z">
          <w:pPr>
            <w:pStyle w:val="ListParagraph"/>
            <w:numPr>
              <w:numId w:val="58"/>
            </w:numPr>
            <w:tabs>
              <w:tab w:val="num" w:pos="720"/>
            </w:tabs>
            <w:ind w:hanging="360"/>
          </w:pPr>
        </w:pPrChange>
      </w:pPr>
      <w:bookmarkStart w:id="2455" w:name="_Toc377547392"/>
      <w:ins w:id="2456" w:author="Steve Maas" w:date="2014-01-02T16:23:00Z">
        <w:r>
          <w:lastRenderedPageBreak/>
          <w:t>Force-driven Problems</w:t>
        </w:r>
        <w:bookmarkEnd w:id="2455"/>
      </w:ins>
    </w:p>
    <w:p w14:paraId="311E7AA0" w14:textId="39D72FC2" w:rsidR="00997C6C" w:rsidRDefault="00997C6C">
      <w:pPr>
        <w:rPr>
          <w:ins w:id="2457" w:author="Steve Maas" w:date="2014-01-02T16:32:00Z"/>
        </w:rPr>
        <w:pPrChange w:id="2458" w:author="Steve Maas" w:date="2014-01-02T16:23:00Z">
          <w:pPr>
            <w:pStyle w:val="ListParagraph"/>
            <w:numPr>
              <w:numId w:val="58"/>
            </w:numPr>
            <w:tabs>
              <w:tab w:val="num" w:pos="720"/>
            </w:tabs>
            <w:ind w:hanging="360"/>
          </w:pPr>
        </w:pPrChange>
      </w:pPr>
      <w:ins w:id="2459"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460" w:author="Steve Maas" w:date="2014-01-02T16:26:00Z">
        <w:r>
          <w:rPr>
            <w:rStyle w:val="FootnoteReference"/>
          </w:rPr>
          <w:footnoteReference w:id="9"/>
        </w:r>
      </w:ins>
      <w:ins w:id="2463" w:author="Steve Maas" w:date="2014-01-02T16:23:00Z">
        <w:r>
          <w:t>.</w:t>
        </w:r>
      </w:ins>
      <w:ins w:id="2464" w:author="Steve Maas" w:date="2014-01-02T16:27:00Z">
        <w:r>
          <w:t xml:space="preserve"> The cause of this </w:t>
        </w:r>
      </w:ins>
      <w:ins w:id="2465" w:author="Steve Maas" w:date="2014-01-02T16:28:00Z">
        <w:r>
          <w:t>instability</w:t>
        </w:r>
      </w:ins>
      <w:ins w:id="2466" w:author="Steve Maas" w:date="2014-01-02T16:27:00Z">
        <w:r>
          <w:t xml:space="preserve"> can easily </w:t>
        </w:r>
      </w:ins>
      <w:ins w:id="2467"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468" w:author="Steve Maas" w:date="2014-01-02T16:30:00Z">
        <w:r>
          <w:t xml:space="preserve">box must generate stresses which balance the applied forces exactly. Unfortunately, the numerical solution will only be approximate </w:t>
        </w:r>
      </w:ins>
      <w:ins w:id="2469" w:author="Steve Maas" w:date="2014-01-02T16:31:00Z">
        <w:r>
          <w:t xml:space="preserve">due to numerical round-off errors inherent in the calculation. Even the slightest deviation </w:t>
        </w:r>
        <w:r w:rsidR="00432E39">
          <w:t xml:space="preserve">from balancing the forces exactly will create a net-force which </w:t>
        </w:r>
      </w:ins>
      <w:ins w:id="2470" w:author="Steve Maas" w:date="2014-01-02T16:32:00Z">
        <w:r w:rsidR="00432E39">
          <w:t>in turn causes the model to fly off in the unconstrained direction</w:t>
        </w:r>
      </w:ins>
      <w:ins w:id="2471" w:author="Steve Maas" w:date="2014-01-02T16:33:00Z">
        <w:r w:rsidR="00432E39">
          <w:t xml:space="preserve"> (in which a rigid body mode now exists)</w:t>
        </w:r>
      </w:ins>
      <w:ins w:id="2472" w:author="Steve Maas" w:date="2014-01-02T16:32:00Z">
        <w:r w:rsidR="00432E39">
          <w:t>.</w:t>
        </w:r>
      </w:ins>
    </w:p>
    <w:p w14:paraId="7BD96979" w14:textId="77777777" w:rsidR="00432E39" w:rsidRDefault="00432E39">
      <w:pPr>
        <w:rPr>
          <w:ins w:id="2473" w:author="Steve Maas" w:date="2014-01-02T16:32:00Z"/>
        </w:rPr>
        <w:pPrChange w:id="2474" w:author="Steve Maas" w:date="2014-01-02T16:23:00Z">
          <w:pPr>
            <w:pStyle w:val="ListParagraph"/>
            <w:numPr>
              <w:numId w:val="58"/>
            </w:numPr>
            <w:tabs>
              <w:tab w:val="num" w:pos="720"/>
            </w:tabs>
            <w:ind w:hanging="360"/>
          </w:pPr>
        </w:pPrChange>
      </w:pPr>
    </w:p>
    <w:p w14:paraId="297BFAAE" w14:textId="4AF90F89" w:rsidR="00432E39" w:rsidRDefault="00432E39">
      <w:pPr>
        <w:rPr>
          <w:ins w:id="2475" w:author="Steve Maas" w:date="2014-01-02T17:06:00Z"/>
        </w:rPr>
        <w:pPrChange w:id="2476" w:author="Steve Maas" w:date="2014-01-02T16:23:00Z">
          <w:pPr>
            <w:pStyle w:val="ListParagraph"/>
            <w:numPr>
              <w:numId w:val="58"/>
            </w:numPr>
            <w:tabs>
              <w:tab w:val="num" w:pos="720"/>
            </w:tabs>
            <w:ind w:hanging="360"/>
          </w:pPr>
        </w:pPrChange>
      </w:pPr>
      <w:ins w:id="2477"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478"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479" w:author="Steve Maas" w:date="2014-01-02T17:06:00Z"/>
        </w:rPr>
        <w:pPrChange w:id="2480"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481" w:author="Steve Maas" w:date="2014-01-02T17:07:00Z"/>
        </w:rPr>
        <w:pPrChange w:id="2482" w:author="Steve Maas" w:date="2014-01-02T17:06:00Z">
          <w:pPr>
            <w:pStyle w:val="ListParagraph"/>
            <w:numPr>
              <w:numId w:val="58"/>
            </w:numPr>
            <w:tabs>
              <w:tab w:val="num" w:pos="720"/>
            </w:tabs>
            <w:ind w:hanging="360"/>
          </w:pPr>
        </w:pPrChange>
      </w:pPr>
      <w:bookmarkStart w:id="2483" w:name="_Toc377547393"/>
      <w:ins w:id="2484" w:author="Steve Maas" w:date="2014-01-02T17:07:00Z">
        <w:r>
          <w:t xml:space="preserve">Solutions obtained on </w:t>
        </w:r>
      </w:ins>
      <w:ins w:id="2485" w:author="Steve Maas" w:date="2014-01-02T17:06:00Z">
        <w:r>
          <w:t xml:space="preserve">Multi-processor </w:t>
        </w:r>
      </w:ins>
      <w:ins w:id="2486" w:author="Steve Maas" w:date="2014-01-02T17:07:00Z">
        <w:r>
          <w:t>Machines</w:t>
        </w:r>
        <w:bookmarkEnd w:id="2483"/>
      </w:ins>
    </w:p>
    <w:p w14:paraId="32BBF32B" w14:textId="5431C6A9" w:rsidR="0085430D" w:rsidRDefault="0085430D">
      <w:pPr>
        <w:rPr>
          <w:ins w:id="2487" w:author="Steve Maas" w:date="2014-01-02T17:12:00Z"/>
        </w:rPr>
        <w:pPrChange w:id="2488" w:author="Steve Maas" w:date="2014-01-02T17:07:00Z">
          <w:pPr>
            <w:pStyle w:val="ListParagraph"/>
            <w:numPr>
              <w:numId w:val="58"/>
            </w:numPr>
            <w:tabs>
              <w:tab w:val="num" w:pos="720"/>
            </w:tabs>
            <w:ind w:hanging="360"/>
          </w:pPr>
        </w:pPrChange>
      </w:pPr>
      <w:ins w:id="2489" w:author="Steve Maas" w:date="2014-01-02T17:07:00Z">
        <w:r>
          <w:t xml:space="preserve">Although </w:t>
        </w:r>
      </w:ins>
      <w:ins w:id="2490" w:author="Steve Maas" w:date="2014-01-02T17:08:00Z">
        <w:r>
          <w:t xml:space="preserve">technically </w:t>
        </w:r>
      </w:ins>
      <w:ins w:id="2491"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492" w:author="Steve Maas" w:date="2014-01-02T17:08:00Z">
        <w:r>
          <w:t xml:space="preserve">This is caused by the fact that on multi-processor machines the same calculations can be executed in a different order and due to </w:t>
        </w:r>
      </w:ins>
      <w:ins w:id="2493" w:author="Steve Maas" w:date="2014-01-02T17:09:00Z">
        <w:r>
          <w:t xml:space="preserve">the accumulation of </w:t>
        </w:r>
      </w:ins>
      <w:ins w:id="2494" w:author="Steve Maas" w:date="2014-01-02T17:08:00Z">
        <w:r>
          <w:t xml:space="preserve">numerical round-off errors </w:t>
        </w:r>
      </w:ins>
      <w:ins w:id="2495" w:author="Steve Maas" w:date="2014-01-02T17:09:00Z">
        <w:r>
          <w:t>may result in slightly different answers. Th</w:t>
        </w:r>
      </w:ins>
      <w:ins w:id="2496" w:author="Steve Maas" w:date="2014-01-02T17:10:00Z">
        <w:r>
          <w:t xml:space="preserve">e type of problems that are mostly affected by this are problems that are close too being ill-conditioned. Also, problems that have many time steps or require many iterations </w:t>
        </w:r>
      </w:ins>
      <w:ins w:id="2497" w:author="Steve Maas" w:date="2014-01-02T17:12:00Z">
        <w:r>
          <w:t>for</w:t>
        </w:r>
      </w:ins>
      <w:ins w:id="2498" w:author="Steve Maas" w:date="2014-01-02T17:10:00Z">
        <w:r>
          <w:t xml:space="preserve"> each time step</w:t>
        </w:r>
      </w:ins>
      <w:ins w:id="2499" w:author="Steve Maas" w:date="2014-01-02T17:12:00Z">
        <w:r w:rsidR="0063263E">
          <w:t xml:space="preserve"> may be affected by this. </w:t>
        </w:r>
      </w:ins>
    </w:p>
    <w:p w14:paraId="539347AE" w14:textId="77777777" w:rsidR="0063263E" w:rsidRDefault="0063263E">
      <w:pPr>
        <w:rPr>
          <w:ins w:id="2500" w:author="Steve Maas" w:date="2014-01-02T17:12:00Z"/>
        </w:rPr>
        <w:pPrChange w:id="2501"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502" w:author="Steve Maas" w:date="2014-01-02T17:07:00Z">
          <w:pPr>
            <w:pStyle w:val="ListParagraph"/>
            <w:numPr>
              <w:numId w:val="58"/>
            </w:numPr>
            <w:tabs>
              <w:tab w:val="num" w:pos="720"/>
            </w:tabs>
            <w:ind w:hanging="360"/>
          </w:pPr>
        </w:pPrChange>
      </w:pPr>
      <w:ins w:id="2503" w:author="Steve Maas" w:date="2014-01-02T17:12:00Z">
        <w:r>
          <w:t xml:space="preserve">If you experience </w:t>
        </w:r>
      </w:ins>
      <w:ins w:id="2504" w:author="Steve Maas" w:date="2014-01-02T17:13:00Z">
        <w:r>
          <w:t>different answers for the same problem</w:t>
        </w:r>
      </w:ins>
      <w:ins w:id="2505" w:author="Steve Maas" w:date="2014-01-02T17:12:00Z">
        <w:r>
          <w:t xml:space="preserve">, </w:t>
        </w:r>
      </w:ins>
      <w:r w:rsidR="00121748">
        <w:t>try running the model on just one processor (if possible)</w:t>
      </w:r>
      <w:ins w:id="2506" w:author="Steve Maas" w:date="2014-01-02T17:13:00Z">
        <w:r>
          <w:t xml:space="preserve">. See section </w:t>
        </w:r>
        <w:r>
          <w:fldChar w:fldCharType="begin"/>
        </w:r>
        <w:r>
          <w:instrText xml:space="preserve"> REF _Ref376446157 \r \h </w:instrText>
        </w:r>
      </w:ins>
      <w:r>
        <w:fldChar w:fldCharType="separate"/>
      </w:r>
      <w:ins w:id="2507"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2508" w:name="_Toc377547394"/>
      <w:r>
        <w:t xml:space="preserve">Where to </w:t>
      </w:r>
      <w:r w:rsidR="00FD648A">
        <w:t>G</w:t>
      </w:r>
      <w:r>
        <w:t>et</w:t>
      </w:r>
      <w:r w:rsidR="00B201E3">
        <w:t xml:space="preserve"> </w:t>
      </w:r>
      <w:r w:rsidR="00FD648A">
        <w:t>M</w:t>
      </w:r>
      <w:r w:rsidR="00B201E3">
        <w:t>ore</w:t>
      </w:r>
      <w:r>
        <w:t xml:space="preserve"> </w:t>
      </w:r>
      <w:r w:rsidR="00FD648A">
        <w:t>H</w:t>
      </w:r>
      <w:r>
        <w:t>elp</w:t>
      </w:r>
      <w:bookmarkEnd w:id="2508"/>
    </w:p>
    <w:p w14:paraId="37897DD1" w14:textId="7CB68764" w:rsidR="00DB69A3" w:rsidRDefault="00DB69A3">
      <w:pPr>
        <w:rPr>
          <w:ins w:id="2509" w:author="Steve Maas" w:date="2014-01-02T16:40:00Z"/>
        </w:rPr>
      </w:pPr>
      <w:ins w:id="2510" w:author="Steve Maas" w:date="2014-01-02T16:38:00Z">
        <w:r>
          <w:t xml:space="preserve">When you get here, you may be ready to pull all your hair out, but fret not, all is not lost. </w:t>
        </w:r>
      </w:ins>
      <w:ins w:id="2511" w:author="Steve Maas" w:date="2014-01-02T16:39:00Z">
        <w:r>
          <w:t xml:space="preserve">In fact, some people may have run into a similar issue and found a solution. The first place to find these </w:t>
        </w:r>
      </w:ins>
      <w:ins w:id="2512" w:author="Steve Maas" w:date="2014-01-02T16:40:00Z">
        <w:r>
          <w:t>people</w:t>
        </w:r>
      </w:ins>
      <w:ins w:id="2513" w:author="Steve Maas" w:date="2014-01-02T16:39:00Z">
        <w:r>
          <w:t xml:space="preserve"> </w:t>
        </w:r>
      </w:ins>
      <w:ins w:id="2514" w:author="Steve Maas" w:date="2014-01-02T16:40:00Z">
        <w:r>
          <w:t>is on the FEBio user’s forum (</w:t>
        </w:r>
      </w:ins>
      <w:ins w:id="2515" w:author="Steve Maas" w:date="2014-01-02T16:41:00Z">
        <w:r>
          <w:fldChar w:fldCharType="begin"/>
        </w:r>
        <w:r>
          <w:instrText xml:space="preserve"> HYPERLINK "</w:instrText>
        </w:r>
      </w:ins>
      <w:ins w:id="2516" w:author="Steve Maas" w:date="2014-01-02T16:40:00Z">
        <w:r w:rsidRPr="00DB69A3">
          <w:instrText>http://mrlforums.sci.utah.edu/forums/forum.php</w:instrText>
        </w:r>
      </w:ins>
      <w:ins w:id="2517" w:author="Steve Maas" w:date="2014-01-02T16:41:00Z">
        <w:r>
          <w:instrText xml:space="preserve">" </w:instrText>
        </w:r>
        <w:r>
          <w:fldChar w:fldCharType="separate"/>
        </w:r>
      </w:ins>
      <w:ins w:id="2518" w:author="Steve Maas" w:date="2014-01-02T16:40:00Z">
        <w:r w:rsidRPr="00251CA6">
          <w:rPr>
            <w:rStyle w:val="Hyperlink"/>
          </w:rPr>
          <w:t>http://mrlforums.sci.utah.edu/forums/forum.php</w:t>
        </w:r>
      </w:ins>
      <w:ins w:id="2519" w:author="Steve Maas" w:date="2014-01-02T16:41:00Z">
        <w:r>
          <w:fldChar w:fldCharType="end"/>
        </w:r>
      </w:ins>
      <w:ins w:id="2520" w:author="Steve Maas" w:date="2014-01-02T16:40:00Z">
        <w:r>
          <w:t xml:space="preserve">). </w:t>
        </w:r>
      </w:ins>
      <w:ins w:id="2521"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522" w:author="Steve Maas" w:date="2014-01-02T16:43:00Z">
        <w:r w:rsidR="00061F56">
          <w:t>’t hesitate to use it!</w:t>
        </w:r>
      </w:ins>
    </w:p>
    <w:p w14:paraId="096B1684" w14:textId="77777777" w:rsidR="00DB69A3" w:rsidRDefault="00DB69A3">
      <w:pPr>
        <w:rPr>
          <w:ins w:id="2523" w:author="Steve Maas" w:date="2014-01-02T16:38:00Z"/>
        </w:rPr>
      </w:pPr>
    </w:p>
    <w:p w14:paraId="475C0D32" w14:textId="004D2DFD" w:rsidR="000140F2" w:rsidDel="00061F56" w:rsidRDefault="000140F2">
      <w:pPr>
        <w:rPr>
          <w:del w:id="2524" w:author="Steve Maas" w:date="2014-01-02T16:43:00Z"/>
        </w:rPr>
      </w:pPr>
      <w:del w:id="2525"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526" w:name="_Toc377547395"/>
      <w:r>
        <w:lastRenderedPageBreak/>
        <w:t xml:space="preserve">Configuration </w:t>
      </w:r>
      <w:r w:rsidR="00E67A22">
        <w:t>F</w:t>
      </w:r>
      <w:r>
        <w:t>ile</w:t>
      </w:r>
      <w:bookmarkEnd w:id="2526"/>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527" w:author="Steve Maas" w:date="2014-01-02T11:08:00Z"/>
        </w:trPr>
        <w:tc>
          <w:tcPr>
            <w:tcW w:w="2448" w:type="dxa"/>
            <w:shd w:val="clear" w:color="auto" w:fill="auto"/>
          </w:tcPr>
          <w:p w14:paraId="14B62B6B" w14:textId="4EB42321" w:rsidR="00470C94" w:rsidRDefault="00470C94" w:rsidP="006A0BC1">
            <w:pPr>
              <w:pStyle w:val="code"/>
              <w:rPr>
                <w:ins w:id="2528" w:author="Steve Maas" w:date="2014-01-02T11:08:00Z"/>
              </w:rPr>
            </w:pPr>
            <w:ins w:id="2529" w:author="Steve Maas" w:date="2014-01-02T11:08:00Z">
              <w:r>
                <w:t>import</w:t>
              </w:r>
            </w:ins>
          </w:p>
        </w:tc>
        <w:tc>
          <w:tcPr>
            <w:tcW w:w="7128" w:type="dxa"/>
            <w:shd w:val="clear" w:color="auto" w:fill="auto"/>
          </w:tcPr>
          <w:p w14:paraId="2BAC5DAC" w14:textId="52E1FC7F" w:rsidR="00470C94" w:rsidRDefault="00470C94" w:rsidP="006A0BC1">
            <w:pPr>
              <w:rPr>
                <w:ins w:id="2530" w:author="Steve Maas" w:date="2014-01-02T11:08:00Z"/>
              </w:rPr>
            </w:pPr>
            <w:ins w:id="2531"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532" w:author="Steve Maas" w:date="2014-01-02T11:08:00Z"/>
        </w:rPr>
      </w:pPr>
      <w:r>
        <w:t>FEBio supports several linear solvers, such as</w:t>
      </w:r>
      <w:del w:id="2533"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534" w:author="Steve Maas" w:date="2014-01-02T11:09:00Z">
        <w:r w:rsidDel="00470C94">
          <w:delText xml:space="preserve">the SuperLU and the </w:delText>
        </w:r>
      </w:del>
      <w:r>
        <w:t>Pardiso solver are available on most platforms.</w:t>
      </w:r>
      <w:ins w:id="2535"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536" w:author="Steve Maas" w:date="2014-01-02T11:09:00Z">
        <w:r>
          <w:t xml:space="preserve">As of </w:t>
        </w:r>
      </w:ins>
      <w:ins w:id="2537" w:author="Steve Maas" w:date="2014-01-02T11:10:00Z">
        <w:r>
          <w:t xml:space="preserve">FEBio 2.0 the user can create and use plugins designed for FEBio. These plugins extend the standard capabilities without the need to recompile the FEBio code. </w:t>
        </w:r>
      </w:ins>
      <w:ins w:id="2538" w:author="Steve Maas" w:date="2014-01-02T11:11:00Z">
        <w:r>
          <w:t xml:space="preserve">See Appendix B for more information on </w:t>
        </w:r>
      </w:ins>
      <w:ins w:id="2539" w:author="Steve Maas" w:date="2014-01-02T11:12:00Z">
        <w:r>
          <w:t xml:space="preserve">using </w:t>
        </w:r>
      </w:ins>
      <w:ins w:id="2540" w:author="Steve Maas" w:date="2014-01-02T11:11:00Z">
        <w:r>
          <w:t>pl</w:t>
        </w:r>
      </w:ins>
      <w:ins w:id="2541"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2542" w:author="Steve Maas" w:date="2014-01-02T11:12:00Z">
        <w:r w:rsidDel="00470C94">
          <w:lastRenderedPageBreak/>
          <w:delText>LSDYNA Database Format</w:delText>
        </w:r>
      </w:del>
      <w:bookmarkStart w:id="2543" w:name="_Toc377547396"/>
      <w:ins w:id="2544" w:author="Steve Maas" w:date="2014-01-02T11:12:00Z">
        <w:r w:rsidR="00470C94">
          <w:t>FEBio Plugins</w:t>
        </w:r>
      </w:ins>
      <w:bookmarkEnd w:id="2543"/>
    </w:p>
    <w:p w14:paraId="406503EE" w14:textId="2495BB91" w:rsidR="00470C94" w:rsidRDefault="00860308">
      <w:pPr>
        <w:rPr>
          <w:ins w:id="2545" w:author="Steve Maas" w:date="2014-01-02T11:15:00Z"/>
        </w:rPr>
        <w:pPrChange w:id="2546" w:author="Steve Maas" w:date="2014-01-02T11:13:00Z">
          <w:pPr>
            <w:pStyle w:val="code"/>
          </w:pPr>
        </w:pPrChange>
      </w:pPr>
      <w:r>
        <w:t xml:space="preserve">As of version </w:t>
      </w:r>
      <w:del w:id="2547" w:author="Steve Maas" w:date="2014-01-02T11:12:00Z">
        <w:r w:rsidDel="00470C94">
          <w:delText>1</w:delText>
        </w:r>
      </w:del>
      <w:ins w:id="2548" w:author="Steve Maas" w:date="2014-01-02T11:12:00Z">
        <w:r w:rsidR="00470C94">
          <w:t>2</w:t>
        </w:r>
      </w:ins>
      <w:r>
        <w:t>.</w:t>
      </w:r>
      <w:del w:id="2549" w:author="Steve Maas" w:date="2014-01-02T11:12:00Z">
        <w:r w:rsidDel="00470C94">
          <w:delText>4</w:delText>
        </w:r>
      </w:del>
      <w:ins w:id="2550" w:author="Steve Maas" w:date="2014-01-02T11:12:00Z">
        <w:r w:rsidR="00470C94">
          <w:t>0</w:t>
        </w:r>
      </w:ins>
      <w:r>
        <w:t xml:space="preserve"> </w:t>
      </w:r>
      <w:del w:id="2551" w:author="Steve Maas" w:date="2014-01-02T11:12:00Z">
        <w:r w:rsidDel="00470C94">
          <w:delText xml:space="preserve">the LSDYNA </w:delText>
        </w:r>
      </w:del>
      <w:ins w:id="2552" w:author="Steve Maas" w:date="2014-01-02T11:12:00Z">
        <w:r w:rsidR="00470C94">
          <w:t>FEBio supports plugins.</w:t>
        </w:r>
      </w:ins>
      <w:ins w:id="2553" w:author="Steve Maas" w:date="2014-01-02T11:13:00Z">
        <w:r w:rsidR="00470C94">
          <w:t xml:space="preserve"> Plugins are dynamic libraries which extend the capabilities of FEBio at runtime without the need to recompile the entire source code. </w:t>
        </w:r>
      </w:ins>
      <w:ins w:id="2554" w:author="Steve Maas" w:date="2014-01-02T11:14:00Z">
        <w:r w:rsidR="00470C94">
          <w:t>This</w:t>
        </w:r>
      </w:ins>
      <w:ins w:id="2555" w:author="Steve Maas" w:date="2014-01-02T11:13:00Z">
        <w:r w:rsidR="00470C94">
          <w:t xml:space="preserve"> offers the user</w:t>
        </w:r>
      </w:ins>
      <w:ins w:id="2556" w:author="Steve Maas" w:date="2014-01-02T11:14:00Z">
        <w:r w:rsidR="00470C94">
          <w:t xml:space="preserve"> a powerful mechanism for extending the default feature set of FEBio with little effort. </w:t>
        </w:r>
      </w:ins>
      <w:ins w:id="2557" w:author="Steve Maas" w:date="2014-01-02T11:15:00Z">
        <w:r w:rsidR="007E2409">
          <w:t>The FEBio developer</w:t>
        </w:r>
      </w:ins>
      <w:ins w:id="2558" w:author="Steve Maas" w:date="2014-01-02T11:22:00Z">
        <w:r w:rsidR="00993E3A">
          <w:t>’</w:t>
        </w:r>
      </w:ins>
      <w:ins w:id="2559"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560" w:author="Steve Maas" w:date="2014-01-02T11:15:00Z"/>
        </w:rPr>
        <w:pPrChange w:id="2561" w:author="Steve Maas" w:date="2014-01-02T11:13:00Z">
          <w:pPr>
            <w:pStyle w:val="code"/>
          </w:pPr>
        </w:pPrChange>
      </w:pPr>
    </w:p>
    <w:p w14:paraId="78D216A6" w14:textId="116DBC1E" w:rsidR="007E2409" w:rsidRDefault="007E2409">
      <w:pPr>
        <w:rPr>
          <w:ins w:id="2562" w:author="Steve Maas" w:date="2014-01-02T11:18:00Z"/>
        </w:rPr>
        <w:pPrChange w:id="2563" w:author="Steve Maas" w:date="2014-01-02T11:16:00Z">
          <w:pPr>
            <w:pStyle w:val="code"/>
          </w:pPr>
        </w:pPrChange>
      </w:pPr>
      <w:ins w:id="2564" w:author="Steve Maas" w:date="2014-01-02T11:15:00Z">
        <w:r>
          <w:t xml:space="preserve">A plugin is compiled into a dynamic library </w:t>
        </w:r>
      </w:ins>
      <w:ins w:id="2565" w:author="Steve Maas" w:date="2014-01-02T11:16:00Z">
        <w:r>
          <w:t xml:space="preserve">(dll) or shared object (so) and containes the compiled code of the library. </w:t>
        </w:r>
      </w:ins>
      <w:ins w:id="2566" w:author="Steve Maas" w:date="2014-01-02T11:17:00Z">
        <w:r>
          <w:t xml:space="preserve">In order to use this plugin, you must add the path and name to the plugin file in the FEBio configuration file (see Appendix A for a discussion of the configuration file). For each plugin, </w:t>
        </w:r>
      </w:ins>
      <w:ins w:id="2567"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568" w:author="Steve Maas" w:date="2014-01-02T11:18:00Z"/>
        </w:rPr>
        <w:pPrChange w:id="2569" w:author="Steve Maas" w:date="2014-01-02T11:16:00Z">
          <w:pPr>
            <w:pStyle w:val="code"/>
          </w:pPr>
        </w:pPrChange>
      </w:pPr>
    </w:p>
    <w:p w14:paraId="7D33407D" w14:textId="0252D287" w:rsidR="007E2409" w:rsidRPr="00645EA5" w:rsidRDefault="007E2409">
      <w:pPr>
        <w:rPr>
          <w:ins w:id="2570" w:author="Steve Maas" w:date="2014-01-02T11:18:00Z"/>
          <w:rFonts w:cs="Courier New"/>
          <w:szCs w:val="22"/>
        </w:rPr>
        <w:pPrChange w:id="2571" w:author="Steve Maas" w:date="2014-01-02T11:16:00Z">
          <w:pPr>
            <w:pStyle w:val="code"/>
          </w:pPr>
        </w:pPrChange>
      </w:pPr>
      <w:ins w:id="2572" w:author="Steve Maas" w:date="2014-01-02T11:19:00Z">
        <w:r>
          <w:rPr>
            <w:rFonts w:ascii="Courier New" w:hAnsi="Courier New" w:cs="Courier New"/>
            <w:sz w:val="22"/>
            <w:szCs w:val="22"/>
          </w:rPr>
          <w:t>&lt;import&gt;myplugin.dll&lt;/import&gt;</w:t>
        </w:r>
      </w:ins>
    </w:p>
    <w:p w14:paraId="39D67755" w14:textId="77777777" w:rsidR="007E2409" w:rsidRDefault="007E2409">
      <w:pPr>
        <w:rPr>
          <w:ins w:id="2573" w:author="Steve Maas" w:date="2014-01-02T11:18:00Z"/>
        </w:rPr>
        <w:pPrChange w:id="2574" w:author="Steve Maas" w:date="2014-01-02T11:16:00Z">
          <w:pPr>
            <w:pStyle w:val="code"/>
          </w:pPr>
        </w:pPrChange>
      </w:pPr>
    </w:p>
    <w:p w14:paraId="73ACC6B3" w14:textId="1D876238" w:rsidR="007E2409" w:rsidRDefault="007E2409">
      <w:pPr>
        <w:rPr>
          <w:ins w:id="2575" w:author="Steve Maas" w:date="2014-01-02T11:19:00Z"/>
        </w:rPr>
        <w:pPrChange w:id="2576" w:author="Steve Maas" w:date="2014-01-02T11:16:00Z">
          <w:pPr>
            <w:pStyle w:val="code"/>
          </w:pPr>
        </w:pPrChange>
      </w:pPr>
      <w:ins w:id="2577" w:author="Steve Maas" w:date="2014-01-02T11:19:00Z">
        <w:r>
          <w:t>You may need to add the full path to the plugin if FEBio has problems locating the plugin.</w:t>
        </w:r>
      </w:ins>
    </w:p>
    <w:p w14:paraId="432FD83D" w14:textId="77777777" w:rsidR="007E2409" w:rsidRDefault="007E2409">
      <w:pPr>
        <w:rPr>
          <w:ins w:id="2578" w:author="Steve Maas" w:date="2014-01-02T11:19:00Z"/>
        </w:rPr>
        <w:pPrChange w:id="2579" w:author="Steve Maas" w:date="2014-01-02T11:16:00Z">
          <w:pPr>
            <w:pStyle w:val="code"/>
          </w:pPr>
        </w:pPrChange>
      </w:pPr>
    </w:p>
    <w:p w14:paraId="273D9D99" w14:textId="01D3B5AD" w:rsidR="007E2409" w:rsidRPr="00B0194F" w:rsidRDefault="007E2409" w:rsidP="007E2409">
      <w:pPr>
        <w:rPr>
          <w:ins w:id="2580" w:author="Steve Maas" w:date="2014-01-02T11:19:00Z"/>
          <w:rFonts w:ascii="Courier New" w:hAnsi="Courier New" w:cs="Courier New"/>
          <w:sz w:val="22"/>
          <w:szCs w:val="22"/>
        </w:rPr>
      </w:pPr>
      <w:ins w:id="2581"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582" w:author="Steve Maas" w:date="2014-01-02T11:13:00Z"/>
        </w:rPr>
        <w:pPrChange w:id="2583" w:author="Steve Maas" w:date="2014-01-02T11:16:00Z">
          <w:pPr>
            <w:pStyle w:val="code"/>
          </w:pPr>
        </w:pPrChange>
      </w:pPr>
    </w:p>
    <w:p w14:paraId="1F5BFCA9" w14:textId="78C6A790" w:rsidR="00860308" w:rsidDel="00470C94" w:rsidRDefault="00860308">
      <w:pPr>
        <w:jc w:val="left"/>
        <w:rPr>
          <w:del w:id="2584" w:author="Steve Maas" w:date="2014-01-02T11:12:00Z"/>
        </w:rPr>
        <w:pPrChange w:id="2585" w:author="Steve Maas" w:date="2014-01-02T11:12:00Z">
          <w:pPr/>
        </w:pPrChange>
      </w:pPr>
      <w:del w:id="2586"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587" w:author="Steve Maas" w:date="2014-01-02T11:12:00Z"/>
        </w:rPr>
        <w:pPrChange w:id="2588" w:author="Steve Maas" w:date="2014-01-02T11:12:00Z">
          <w:pPr/>
        </w:pPrChange>
      </w:pPr>
    </w:p>
    <w:p w14:paraId="28BA0B9A" w14:textId="24DFF4DD" w:rsidR="00860308" w:rsidDel="00470C94" w:rsidRDefault="00A951A8">
      <w:pPr>
        <w:jc w:val="left"/>
        <w:rPr>
          <w:del w:id="2589" w:author="Steve Maas" w:date="2014-01-02T11:12:00Z"/>
        </w:rPr>
        <w:pPrChange w:id="2590" w:author="Steve Maas" w:date="2014-01-02T11:12:00Z">
          <w:pPr>
            <w:pStyle w:val="code"/>
          </w:pPr>
        </w:pPrChange>
      </w:pPr>
      <w:del w:id="2591" w:author="Steve Maas" w:date="2014-01-02T11:12:00Z">
        <w:r w:rsidDel="00470C94">
          <w:delText>&lt;plotfile type="lsdyna"/&gt;</w:delText>
        </w:r>
      </w:del>
    </w:p>
    <w:p w14:paraId="045BC91F" w14:textId="3EC197EE" w:rsidR="00860308" w:rsidRPr="00860308" w:rsidDel="00470C94" w:rsidRDefault="00860308">
      <w:pPr>
        <w:jc w:val="left"/>
        <w:rPr>
          <w:del w:id="2592" w:author="Steve Maas" w:date="2014-01-02T11:12:00Z"/>
        </w:rPr>
        <w:pPrChange w:id="2593" w:author="Steve Maas" w:date="2014-01-02T11:12:00Z">
          <w:pPr/>
        </w:pPrChange>
      </w:pPr>
    </w:p>
    <w:p w14:paraId="503F6A40" w14:textId="0CA25BDF" w:rsidR="00860308" w:rsidDel="00470C94" w:rsidRDefault="00860308">
      <w:pPr>
        <w:jc w:val="left"/>
        <w:rPr>
          <w:del w:id="2594" w:author="Steve Maas" w:date="2014-01-02T11:12:00Z"/>
        </w:rPr>
        <w:pPrChange w:id="2595" w:author="Steve Maas" w:date="2014-01-02T11:12:00Z">
          <w:pPr/>
        </w:pPrChange>
      </w:pPr>
      <w:del w:id="2596"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597" w:author="Steve Maas" w:date="2014-01-02T11:12:00Z"/>
        </w:rPr>
        <w:pPrChange w:id="2598" w:author="Steve Maas" w:date="2014-01-02T11:12:00Z">
          <w:pPr/>
        </w:pPrChange>
      </w:pPr>
    </w:p>
    <w:p w14:paraId="30BBC303" w14:textId="5CA5D5AD" w:rsidR="00860308" w:rsidDel="00470C94" w:rsidRDefault="00860308">
      <w:pPr>
        <w:jc w:val="left"/>
        <w:rPr>
          <w:del w:id="2599" w:author="Steve Maas" w:date="2014-01-02T11:12:00Z"/>
        </w:rPr>
        <w:pPrChange w:id="2600" w:author="Steve Maas" w:date="2014-01-02T11:12:00Z">
          <w:pPr/>
        </w:pPrChange>
      </w:pPr>
      <w:del w:id="2601"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602" w:author="Steve Maas" w:date="2014-01-02T11:12:00Z"/>
        </w:rPr>
        <w:pPrChange w:id="2603"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604" w:author="Steve Maas" w:date="2014-01-02T11:12:00Z"/>
        </w:trPr>
        <w:tc>
          <w:tcPr>
            <w:tcW w:w="2628" w:type="dxa"/>
            <w:shd w:val="clear" w:color="auto" w:fill="auto"/>
          </w:tcPr>
          <w:p w14:paraId="43D35F9F" w14:textId="31ED5F14" w:rsidR="00860308" w:rsidRPr="000B272C" w:rsidDel="00470C94" w:rsidRDefault="007E2409">
            <w:pPr>
              <w:jc w:val="left"/>
              <w:rPr>
                <w:del w:id="2605" w:author="Steve Maas" w:date="2014-01-02T11:12:00Z"/>
                <w:b/>
                <w:i/>
              </w:rPr>
              <w:pPrChange w:id="2606" w:author="Steve Maas" w:date="2014-01-02T11:12:00Z">
                <w:pPr/>
              </w:pPrChange>
            </w:pPr>
            <w:ins w:id="2607" w:author="Steve Maas" w:date="2014-01-02T11:19:00Z">
              <w:r>
                <w:rPr>
                  <w:b/>
                  <w:i/>
                </w:rPr>
                <w:t>erer</w:t>
              </w:r>
            </w:ins>
            <w:del w:id="2608"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609" w:author="Steve Maas" w:date="2014-01-02T11:12:00Z"/>
                <w:b/>
                <w:i/>
              </w:rPr>
              <w:pPrChange w:id="2610" w:author="Steve Maas" w:date="2014-01-02T11:12:00Z">
                <w:pPr/>
              </w:pPrChange>
            </w:pPr>
            <w:del w:id="2611" w:author="Steve Maas" w:date="2014-01-02T11:12:00Z">
              <w:r w:rsidRPr="000B272C" w:rsidDel="00470C94">
                <w:rPr>
                  <w:b/>
                  <w:i/>
                </w:rPr>
                <w:delText>FEBio data field</w:delText>
              </w:r>
            </w:del>
          </w:p>
        </w:tc>
      </w:tr>
      <w:tr w:rsidR="00860308" w:rsidDel="00470C94" w14:paraId="4AF8B55B" w14:textId="379E9DF8" w:rsidTr="00A35CD6">
        <w:trPr>
          <w:del w:id="2612" w:author="Steve Maas" w:date="2014-01-02T11:12:00Z"/>
        </w:trPr>
        <w:tc>
          <w:tcPr>
            <w:tcW w:w="2628" w:type="dxa"/>
            <w:shd w:val="clear" w:color="auto" w:fill="auto"/>
          </w:tcPr>
          <w:p w14:paraId="17C9FF12" w14:textId="55540CCB" w:rsidR="00860308" w:rsidDel="00470C94" w:rsidRDefault="00860308">
            <w:pPr>
              <w:jc w:val="left"/>
              <w:rPr>
                <w:del w:id="2613" w:author="Steve Maas" w:date="2014-01-02T11:12:00Z"/>
              </w:rPr>
              <w:pPrChange w:id="2614" w:author="Steve Maas" w:date="2014-01-02T11:12:00Z">
                <w:pPr/>
              </w:pPrChange>
            </w:pPr>
            <w:del w:id="2615"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616" w:author="Steve Maas" w:date="2014-01-02T11:12:00Z"/>
              </w:rPr>
              <w:pPrChange w:id="2617" w:author="Steve Maas" w:date="2014-01-02T11:12:00Z">
                <w:pPr/>
              </w:pPrChange>
            </w:pPr>
            <w:del w:id="2618" w:author="Steve Maas" w:date="2014-01-02T11:12:00Z">
              <w:r w:rsidDel="00470C94">
                <w:delText>DISPLACEMENT</w:delText>
              </w:r>
            </w:del>
          </w:p>
        </w:tc>
      </w:tr>
      <w:tr w:rsidR="00860308" w:rsidDel="00470C94" w14:paraId="17C56C59" w14:textId="46F74EF2" w:rsidTr="00A35CD6">
        <w:trPr>
          <w:del w:id="2619" w:author="Steve Maas" w:date="2014-01-02T11:12:00Z"/>
        </w:trPr>
        <w:tc>
          <w:tcPr>
            <w:tcW w:w="2628" w:type="dxa"/>
            <w:shd w:val="clear" w:color="auto" w:fill="auto"/>
          </w:tcPr>
          <w:p w14:paraId="42523462" w14:textId="4E1E0294" w:rsidR="00860308" w:rsidDel="00470C94" w:rsidRDefault="00860308">
            <w:pPr>
              <w:jc w:val="left"/>
              <w:rPr>
                <w:del w:id="2620" w:author="Steve Maas" w:date="2014-01-02T11:12:00Z"/>
              </w:rPr>
              <w:pPrChange w:id="2621" w:author="Steve Maas" w:date="2014-01-02T11:12:00Z">
                <w:pPr/>
              </w:pPrChange>
            </w:pPr>
            <w:del w:id="2622"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623" w:author="Steve Maas" w:date="2014-01-02T11:12:00Z"/>
              </w:rPr>
              <w:pPrChange w:id="2624" w:author="Steve Maas" w:date="2014-01-02T11:12:00Z">
                <w:pPr/>
              </w:pPrChange>
            </w:pPr>
            <w:del w:id="2625" w:author="Steve Maas" w:date="2014-01-02T11:12:00Z">
              <w:r w:rsidDel="00470C94">
                <w:delText>NONE</w:delText>
              </w:r>
            </w:del>
          </w:p>
        </w:tc>
      </w:tr>
      <w:tr w:rsidR="00860308" w:rsidDel="00470C94" w14:paraId="368CF9D1" w14:textId="58F4F482" w:rsidTr="00A35CD6">
        <w:trPr>
          <w:del w:id="2626" w:author="Steve Maas" w:date="2014-01-02T11:12:00Z"/>
        </w:trPr>
        <w:tc>
          <w:tcPr>
            <w:tcW w:w="2628" w:type="dxa"/>
            <w:shd w:val="clear" w:color="auto" w:fill="auto"/>
          </w:tcPr>
          <w:p w14:paraId="0BDA5758" w14:textId="189C673E" w:rsidR="00860308" w:rsidRPr="00552529" w:rsidDel="00470C94" w:rsidRDefault="00860308">
            <w:pPr>
              <w:jc w:val="left"/>
              <w:rPr>
                <w:del w:id="2627" w:author="Steve Maas" w:date="2014-01-02T11:12:00Z"/>
                <w:b/>
                <w:bCs/>
                <w:caps/>
                <w:smallCaps/>
              </w:rPr>
              <w:pPrChange w:id="2628"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2629" w:author="Steve Maas" w:date="2014-01-02T11:12:00Z"/>
              </w:rPr>
              <w:pPrChange w:id="2630" w:author="Steve Maas" w:date="2014-01-02T11:12:00Z">
                <w:pPr/>
              </w:pPrChange>
            </w:pPr>
            <w:del w:id="2631" w:author="Steve Maas" w:date="2014-01-02T11:12:00Z">
              <w:r w:rsidDel="00470C94">
                <w:delText>VELOCITY</w:delText>
              </w:r>
            </w:del>
          </w:p>
        </w:tc>
      </w:tr>
      <w:tr w:rsidR="00860308" w:rsidDel="00470C94" w14:paraId="50DDC1BF" w14:textId="78C46D3A" w:rsidTr="00A35CD6">
        <w:trPr>
          <w:del w:id="2632" w:author="Steve Maas" w:date="2014-01-02T11:12:00Z"/>
        </w:trPr>
        <w:tc>
          <w:tcPr>
            <w:tcW w:w="2628" w:type="dxa"/>
            <w:shd w:val="clear" w:color="auto" w:fill="auto"/>
          </w:tcPr>
          <w:p w14:paraId="5958A017" w14:textId="4854F7A4" w:rsidR="00860308" w:rsidDel="00470C94" w:rsidRDefault="00860308">
            <w:pPr>
              <w:jc w:val="left"/>
              <w:rPr>
                <w:del w:id="2633" w:author="Steve Maas" w:date="2014-01-02T11:12:00Z"/>
                <w:b/>
                <w:bCs/>
                <w:caps/>
                <w:smallCaps/>
              </w:rPr>
              <w:pPrChange w:id="2634"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2635" w:author="Steve Maas" w:date="2014-01-02T11:12:00Z"/>
              </w:rPr>
              <w:pPrChange w:id="2636" w:author="Steve Maas" w:date="2014-01-02T11:12:00Z">
                <w:pPr/>
              </w:pPrChange>
            </w:pPr>
            <w:del w:id="2637" w:author="Steve Maas" w:date="2014-01-02T11:12:00Z">
              <w:r w:rsidDel="00470C94">
                <w:delText>FLUID_FLUX</w:delText>
              </w:r>
            </w:del>
          </w:p>
        </w:tc>
      </w:tr>
      <w:tr w:rsidR="00860308" w:rsidDel="00470C94" w14:paraId="2818604D" w14:textId="1AE987C9" w:rsidTr="00A35CD6">
        <w:trPr>
          <w:del w:id="2638" w:author="Steve Maas" w:date="2014-01-02T11:12:00Z"/>
        </w:trPr>
        <w:tc>
          <w:tcPr>
            <w:tcW w:w="2628" w:type="dxa"/>
            <w:shd w:val="clear" w:color="auto" w:fill="auto"/>
          </w:tcPr>
          <w:p w14:paraId="665EAD9A" w14:textId="229F404F" w:rsidR="00860308" w:rsidDel="00470C94" w:rsidRDefault="00860308">
            <w:pPr>
              <w:jc w:val="left"/>
              <w:rPr>
                <w:del w:id="2639" w:author="Steve Maas" w:date="2014-01-02T11:12:00Z"/>
                <w:b/>
                <w:bCs/>
                <w:caps/>
                <w:smallCaps/>
              </w:rPr>
              <w:pPrChange w:id="2640"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2641" w:author="Steve Maas" w:date="2014-01-02T11:12:00Z"/>
              </w:rPr>
              <w:pPrChange w:id="2642" w:author="Steve Maas" w:date="2014-01-02T11:12:00Z">
                <w:pPr/>
              </w:pPrChange>
            </w:pPr>
            <w:del w:id="2643" w:author="Steve Maas" w:date="2014-01-02T11:12:00Z">
              <w:r w:rsidDel="00470C94">
                <w:delText>CONTACT_TRACTION</w:delText>
              </w:r>
            </w:del>
          </w:p>
        </w:tc>
      </w:tr>
      <w:tr w:rsidR="00860308" w:rsidDel="00470C94" w14:paraId="2B4D2B83" w14:textId="28F188B0" w:rsidTr="00A35CD6">
        <w:trPr>
          <w:del w:id="2644" w:author="Steve Maas" w:date="2014-01-02T11:12:00Z"/>
        </w:trPr>
        <w:tc>
          <w:tcPr>
            <w:tcW w:w="2628" w:type="dxa"/>
            <w:shd w:val="clear" w:color="auto" w:fill="auto"/>
          </w:tcPr>
          <w:p w14:paraId="4A3339FF" w14:textId="0C0AD82E" w:rsidR="00860308" w:rsidDel="00470C94" w:rsidRDefault="00860308">
            <w:pPr>
              <w:jc w:val="left"/>
              <w:rPr>
                <w:del w:id="2645" w:author="Steve Maas" w:date="2014-01-02T11:12:00Z"/>
                <w:b/>
                <w:bCs/>
                <w:caps/>
                <w:smallCaps/>
              </w:rPr>
              <w:pPrChange w:id="2646"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2647" w:author="Steve Maas" w:date="2014-01-02T11:12:00Z"/>
              </w:rPr>
              <w:pPrChange w:id="2648" w:author="Steve Maas" w:date="2014-01-02T11:12:00Z">
                <w:pPr/>
              </w:pPrChange>
            </w:pPr>
            <w:del w:id="2649" w:author="Steve Maas" w:date="2014-01-02T11:12:00Z">
              <w:r w:rsidDel="00470C94">
                <w:delText>REACTION_FORCE</w:delText>
              </w:r>
            </w:del>
          </w:p>
        </w:tc>
      </w:tr>
      <w:tr w:rsidR="00860308" w:rsidDel="00470C94" w14:paraId="0FAA3FD4" w14:textId="79A1E47C" w:rsidTr="00A35CD6">
        <w:trPr>
          <w:del w:id="2650" w:author="Steve Maas" w:date="2014-01-02T11:12:00Z"/>
        </w:trPr>
        <w:tc>
          <w:tcPr>
            <w:tcW w:w="2628" w:type="dxa"/>
            <w:shd w:val="clear" w:color="auto" w:fill="auto"/>
          </w:tcPr>
          <w:p w14:paraId="4A8B041A" w14:textId="55158142" w:rsidR="00860308" w:rsidDel="00470C94" w:rsidRDefault="00860308">
            <w:pPr>
              <w:jc w:val="left"/>
              <w:rPr>
                <w:del w:id="2651" w:author="Steve Maas" w:date="2014-01-02T11:12:00Z"/>
                <w:rFonts w:cs="Arial"/>
                <w:b/>
                <w:bCs/>
                <w:caps/>
                <w:smallCaps/>
                <w:kern w:val="32"/>
              </w:rPr>
              <w:pPrChange w:id="2652"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2653" w:author="Steve Maas" w:date="2014-01-02T11:12:00Z"/>
              </w:rPr>
              <w:pPrChange w:id="2654" w:author="Steve Maas" w:date="2014-01-02T11:12:00Z">
                <w:pPr/>
              </w:pPrChange>
            </w:pPr>
            <w:del w:id="2655" w:author="Steve Maas" w:date="2014-01-02T11:12:00Z">
              <w:r w:rsidDel="00470C94">
                <w:delText>MATERIAL_FIBER</w:delText>
              </w:r>
            </w:del>
          </w:p>
        </w:tc>
      </w:tr>
      <w:tr w:rsidR="00860308" w:rsidDel="00470C94" w14:paraId="254652B9" w14:textId="3E232686" w:rsidTr="00A35CD6">
        <w:trPr>
          <w:del w:id="2656" w:author="Steve Maas" w:date="2014-01-02T11:12:00Z"/>
        </w:trPr>
        <w:tc>
          <w:tcPr>
            <w:tcW w:w="2628" w:type="dxa"/>
            <w:shd w:val="clear" w:color="auto" w:fill="auto"/>
          </w:tcPr>
          <w:p w14:paraId="115F5354" w14:textId="441570EA" w:rsidR="00860308" w:rsidDel="00470C94" w:rsidRDefault="00860308">
            <w:pPr>
              <w:jc w:val="left"/>
              <w:rPr>
                <w:del w:id="2657" w:author="Steve Maas" w:date="2014-01-02T11:12:00Z"/>
              </w:rPr>
              <w:pPrChange w:id="2658" w:author="Steve Maas" w:date="2014-01-02T11:12:00Z">
                <w:pPr/>
              </w:pPrChange>
            </w:pPr>
            <w:del w:id="2659"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660" w:author="Steve Maas" w:date="2014-01-02T11:12:00Z"/>
              </w:rPr>
              <w:pPrChange w:id="2661" w:author="Steve Maas" w:date="2014-01-02T11:12:00Z">
                <w:pPr/>
              </w:pPrChange>
            </w:pPr>
            <w:del w:id="2662" w:author="Steve Maas" w:date="2014-01-02T11:12:00Z">
              <w:r w:rsidDel="00470C94">
                <w:delText>NONE</w:delText>
              </w:r>
            </w:del>
          </w:p>
        </w:tc>
      </w:tr>
      <w:tr w:rsidR="00860308" w:rsidDel="00470C94" w14:paraId="53EDB3DA" w14:textId="352FE5AA" w:rsidTr="00A35CD6">
        <w:trPr>
          <w:del w:id="2663" w:author="Steve Maas" w:date="2014-01-02T11:12:00Z"/>
        </w:trPr>
        <w:tc>
          <w:tcPr>
            <w:tcW w:w="2628" w:type="dxa"/>
            <w:shd w:val="clear" w:color="auto" w:fill="auto"/>
          </w:tcPr>
          <w:p w14:paraId="15E04EF6" w14:textId="6589AC08" w:rsidR="00860308" w:rsidDel="00470C94" w:rsidRDefault="00860308">
            <w:pPr>
              <w:jc w:val="left"/>
              <w:rPr>
                <w:del w:id="2664" w:author="Steve Maas" w:date="2014-01-02T11:12:00Z"/>
                <w:b/>
                <w:bCs/>
                <w:caps/>
                <w:smallCaps/>
              </w:rPr>
              <w:pPrChange w:id="2665"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2666" w:author="Steve Maas" w:date="2014-01-02T11:12:00Z"/>
              </w:rPr>
              <w:pPrChange w:id="2667" w:author="Steve Maas" w:date="2014-01-02T11:12:00Z">
                <w:pPr/>
              </w:pPrChange>
            </w:pPr>
            <w:del w:id="2668" w:author="Steve Maas" w:date="2014-01-02T11:12:00Z">
              <w:r w:rsidDel="00470C94">
                <w:delText>ACCELERATION</w:delText>
              </w:r>
            </w:del>
          </w:p>
        </w:tc>
      </w:tr>
      <w:tr w:rsidR="00860308" w:rsidDel="00470C94" w14:paraId="0175C6B5" w14:textId="4411EB9A" w:rsidTr="00A35CD6">
        <w:trPr>
          <w:del w:id="2669" w:author="Steve Maas" w:date="2014-01-02T11:12:00Z"/>
        </w:trPr>
        <w:tc>
          <w:tcPr>
            <w:tcW w:w="2628" w:type="dxa"/>
            <w:shd w:val="clear" w:color="auto" w:fill="auto"/>
          </w:tcPr>
          <w:p w14:paraId="611986B6" w14:textId="098A84FA" w:rsidR="00860308" w:rsidDel="00470C94" w:rsidRDefault="00860308">
            <w:pPr>
              <w:jc w:val="left"/>
              <w:rPr>
                <w:del w:id="2670" w:author="Steve Maas" w:date="2014-01-02T11:12:00Z"/>
                <w:b/>
                <w:bCs/>
                <w:caps/>
                <w:smallCaps/>
              </w:rPr>
              <w:pPrChange w:id="2671"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2672" w:author="Steve Maas" w:date="2014-01-02T11:12:00Z"/>
              </w:rPr>
              <w:pPrChange w:id="2673" w:author="Steve Maas" w:date="2014-01-02T11:12:00Z">
                <w:pPr/>
              </w:pPrChange>
            </w:pPr>
            <w:del w:id="2674" w:author="Steve Maas" w:date="2014-01-02T11:12:00Z">
              <w:r w:rsidDel="00470C94">
                <w:delText>FLUID_FLUX</w:delText>
              </w:r>
            </w:del>
          </w:p>
        </w:tc>
      </w:tr>
      <w:tr w:rsidR="00860308" w:rsidDel="00470C94" w14:paraId="679AB27B" w14:textId="26098572" w:rsidTr="00A35CD6">
        <w:trPr>
          <w:del w:id="2675" w:author="Steve Maas" w:date="2014-01-02T11:12:00Z"/>
        </w:trPr>
        <w:tc>
          <w:tcPr>
            <w:tcW w:w="2628" w:type="dxa"/>
            <w:shd w:val="clear" w:color="auto" w:fill="auto"/>
          </w:tcPr>
          <w:p w14:paraId="1E54C162" w14:textId="7E885373" w:rsidR="00860308" w:rsidDel="00470C94" w:rsidRDefault="00860308">
            <w:pPr>
              <w:jc w:val="left"/>
              <w:rPr>
                <w:del w:id="2676" w:author="Steve Maas" w:date="2014-01-02T11:12:00Z"/>
                <w:b/>
                <w:bCs/>
                <w:caps/>
                <w:smallCaps/>
              </w:rPr>
              <w:pPrChange w:id="2677"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2678" w:author="Steve Maas" w:date="2014-01-02T11:12:00Z"/>
              </w:rPr>
              <w:pPrChange w:id="2679" w:author="Steve Maas" w:date="2014-01-02T11:12:00Z">
                <w:pPr/>
              </w:pPrChange>
            </w:pPr>
            <w:del w:id="2680" w:author="Steve Maas" w:date="2014-01-02T11:12:00Z">
              <w:r w:rsidDel="00470C94">
                <w:delText>CONTACT_TRACTION</w:delText>
              </w:r>
            </w:del>
          </w:p>
        </w:tc>
      </w:tr>
      <w:tr w:rsidR="00860308" w:rsidDel="00470C94" w14:paraId="4BE159A1" w14:textId="4129E1F6" w:rsidTr="00A35CD6">
        <w:trPr>
          <w:del w:id="2681" w:author="Steve Maas" w:date="2014-01-02T11:12:00Z"/>
        </w:trPr>
        <w:tc>
          <w:tcPr>
            <w:tcW w:w="2628" w:type="dxa"/>
            <w:shd w:val="clear" w:color="auto" w:fill="auto"/>
          </w:tcPr>
          <w:p w14:paraId="34BDF64F" w14:textId="56512787" w:rsidR="00860308" w:rsidDel="00470C94" w:rsidRDefault="00860308">
            <w:pPr>
              <w:jc w:val="left"/>
              <w:rPr>
                <w:del w:id="2682" w:author="Steve Maas" w:date="2014-01-02T11:12:00Z"/>
                <w:b/>
                <w:bCs/>
                <w:caps/>
                <w:smallCaps/>
              </w:rPr>
              <w:pPrChange w:id="2683"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2684" w:author="Steve Maas" w:date="2014-01-02T11:12:00Z"/>
              </w:rPr>
              <w:pPrChange w:id="2685" w:author="Steve Maas" w:date="2014-01-02T11:12:00Z">
                <w:pPr/>
              </w:pPrChange>
            </w:pPr>
            <w:del w:id="2686" w:author="Steve Maas" w:date="2014-01-02T11:12:00Z">
              <w:r w:rsidDel="00470C94">
                <w:delText>REACTION_FORCE</w:delText>
              </w:r>
            </w:del>
          </w:p>
        </w:tc>
      </w:tr>
      <w:tr w:rsidR="00860308" w:rsidDel="00470C94" w14:paraId="3F86140B" w14:textId="3D40A73C" w:rsidTr="00A35CD6">
        <w:trPr>
          <w:del w:id="2687" w:author="Steve Maas" w:date="2014-01-02T11:12:00Z"/>
        </w:trPr>
        <w:tc>
          <w:tcPr>
            <w:tcW w:w="2628" w:type="dxa"/>
            <w:shd w:val="clear" w:color="auto" w:fill="auto"/>
          </w:tcPr>
          <w:p w14:paraId="1F384597" w14:textId="7ECE61FF" w:rsidR="00860308" w:rsidDel="00470C94" w:rsidRDefault="00860308">
            <w:pPr>
              <w:jc w:val="left"/>
              <w:rPr>
                <w:del w:id="2688" w:author="Steve Maas" w:date="2014-01-02T11:12:00Z"/>
                <w:b/>
                <w:bCs/>
                <w:caps/>
                <w:smallCaps/>
              </w:rPr>
              <w:pPrChange w:id="2689"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2690" w:author="Steve Maas" w:date="2014-01-02T11:12:00Z"/>
              </w:rPr>
              <w:pPrChange w:id="2691" w:author="Steve Maas" w:date="2014-01-02T11:12:00Z">
                <w:pPr/>
              </w:pPrChange>
            </w:pPr>
            <w:del w:id="2692" w:author="Steve Maas" w:date="2014-01-02T11:12:00Z">
              <w:r w:rsidDel="00470C94">
                <w:delText>MATERIAL_FIBER</w:delText>
              </w:r>
            </w:del>
          </w:p>
        </w:tc>
      </w:tr>
      <w:tr w:rsidR="00860308" w:rsidDel="00470C94" w14:paraId="19E91BF0" w14:textId="0C42310B" w:rsidTr="00A35CD6">
        <w:trPr>
          <w:del w:id="2693" w:author="Steve Maas" w:date="2014-01-02T11:12:00Z"/>
        </w:trPr>
        <w:tc>
          <w:tcPr>
            <w:tcW w:w="2628" w:type="dxa"/>
            <w:shd w:val="clear" w:color="auto" w:fill="auto"/>
          </w:tcPr>
          <w:p w14:paraId="15BBADE2" w14:textId="1B154403" w:rsidR="00860308" w:rsidDel="00470C94" w:rsidRDefault="00860308">
            <w:pPr>
              <w:jc w:val="left"/>
              <w:rPr>
                <w:del w:id="2694" w:author="Steve Maas" w:date="2014-01-02T11:12:00Z"/>
              </w:rPr>
              <w:pPrChange w:id="2695" w:author="Steve Maas" w:date="2014-01-02T11:12:00Z">
                <w:pPr/>
              </w:pPrChange>
            </w:pPr>
            <w:del w:id="2696"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697" w:author="Steve Maas" w:date="2014-01-02T11:12:00Z"/>
              </w:rPr>
              <w:pPrChange w:id="2698" w:author="Steve Maas" w:date="2014-01-02T11:12:00Z">
                <w:pPr/>
              </w:pPrChange>
            </w:pPr>
            <w:del w:id="2699" w:author="Steve Maas" w:date="2014-01-02T11:12:00Z">
              <w:r w:rsidDel="00470C94">
                <w:delText>NONE</w:delText>
              </w:r>
            </w:del>
          </w:p>
        </w:tc>
      </w:tr>
      <w:tr w:rsidR="00860308" w:rsidDel="00470C94" w14:paraId="746AD688" w14:textId="22E84253" w:rsidTr="00A35CD6">
        <w:trPr>
          <w:del w:id="2700" w:author="Steve Maas" w:date="2014-01-02T11:12:00Z"/>
        </w:trPr>
        <w:tc>
          <w:tcPr>
            <w:tcW w:w="2628" w:type="dxa"/>
            <w:shd w:val="clear" w:color="auto" w:fill="auto"/>
          </w:tcPr>
          <w:p w14:paraId="1EE1735F" w14:textId="62601FF4" w:rsidR="00860308" w:rsidDel="00470C94" w:rsidRDefault="00860308">
            <w:pPr>
              <w:jc w:val="left"/>
              <w:rPr>
                <w:del w:id="2701" w:author="Steve Maas" w:date="2014-01-02T11:12:00Z"/>
                <w:b/>
                <w:bCs/>
                <w:caps/>
                <w:smallCaps/>
              </w:rPr>
              <w:pPrChange w:id="2702"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2703" w:author="Steve Maas" w:date="2014-01-02T11:12:00Z"/>
              </w:rPr>
              <w:pPrChange w:id="2704" w:author="Steve Maas" w:date="2014-01-02T11:12:00Z">
                <w:pPr/>
              </w:pPrChange>
            </w:pPr>
            <w:del w:id="2705" w:author="Steve Maas" w:date="2014-01-02T11:12:00Z">
              <w:r w:rsidDel="00470C94">
                <w:delText>FLUID_PRESSURE</w:delText>
              </w:r>
            </w:del>
          </w:p>
        </w:tc>
      </w:tr>
      <w:tr w:rsidR="00860308" w:rsidDel="00470C94" w14:paraId="23707B40" w14:textId="32DEE806" w:rsidTr="00A35CD6">
        <w:trPr>
          <w:del w:id="2706" w:author="Steve Maas" w:date="2014-01-02T11:12:00Z"/>
        </w:trPr>
        <w:tc>
          <w:tcPr>
            <w:tcW w:w="2628" w:type="dxa"/>
            <w:shd w:val="clear" w:color="auto" w:fill="auto"/>
          </w:tcPr>
          <w:p w14:paraId="41B51AE3" w14:textId="43453561" w:rsidR="00860308" w:rsidDel="00470C94" w:rsidRDefault="00860308">
            <w:pPr>
              <w:jc w:val="left"/>
              <w:rPr>
                <w:del w:id="2707" w:author="Steve Maas" w:date="2014-01-02T11:12:00Z"/>
                <w:b/>
                <w:bCs/>
                <w:caps/>
                <w:smallCaps/>
              </w:rPr>
              <w:pPrChange w:id="2708"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2709" w:author="Steve Maas" w:date="2014-01-02T11:12:00Z"/>
              </w:rPr>
              <w:pPrChange w:id="2710" w:author="Steve Maas" w:date="2014-01-02T11:12:00Z">
                <w:pPr/>
              </w:pPrChange>
            </w:pPr>
            <w:del w:id="2711" w:author="Steve Maas" w:date="2014-01-02T11:12:00Z">
              <w:r w:rsidDel="00470C94">
                <w:delText>CONTACT_PRESSURE</w:delText>
              </w:r>
            </w:del>
          </w:p>
        </w:tc>
      </w:tr>
      <w:tr w:rsidR="00860308" w:rsidDel="00470C94" w14:paraId="7C1E5151" w14:textId="41F5BB71" w:rsidTr="00A35CD6">
        <w:trPr>
          <w:del w:id="2712" w:author="Steve Maas" w:date="2014-01-02T11:12:00Z"/>
        </w:trPr>
        <w:tc>
          <w:tcPr>
            <w:tcW w:w="2628" w:type="dxa"/>
            <w:shd w:val="clear" w:color="auto" w:fill="auto"/>
          </w:tcPr>
          <w:p w14:paraId="2D34FCE0" w14:textId="2C77F630" w:rsidR="00860308" w:rsidDel="00470C94" w:rsidRDefault="00860308">
            <w:pPr>
              <w:jc w:val="left"/>
              <w:rPr>
                <w:del w:id="2713" w:author="Steve Maas" w:date="2014-01-02T11:12:00Z"/>
                <w:b/>
                <w:bCs/>
                <w:caps/>
                <w:smallCaps/>
              </w:rPr>
              <w:pPrChange w:id="2714"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2715" w:author="Steve Maas" w:date="2014-01-02T11:12:00Z"/>
              </w:rPr>
              <w:pPrChange w:id="2716" w:author="Steve Maas" w:date="2014-01-02T11:12:00Z">
                <w:pPr/>
              </w:pPrChange>
            </w:pPr>
            <w:del w:id="2717" w:author="Steve Maas" w:date="2014-01-02T11:12:00Z">
              <w:r w:rsidDel="00470C94">
                <w:delText>CONTACT_GAP</w:delText>
              </w:r>
            </w:del>
          </w:p>
        </w:tc>
      </w:tr>
      <w:tr w:rsidR="00860308" w:rsidDel="00470C94" w14:paraId="76047802" w14:textId="77ED126C" w:rsidTr="00A35CD6">
        <w:trPr>
          <w:del w:id="2718" w:author="Steve Maas" w:date="2014-01-02T11:12:00Z"/>
        </w:trPr>
        <w:tc>
          <w:tcPr>
            <w:tcW w:w="2628" w:type="dxa"/>
            <w:shd w:val="clear" w:color="auto" w:fill="auto"/>
          </w:tcPr>
          <w:p w14:paraId="322294C0" w14:textId="17B899A5" w:rsidR="00860308" w:rsidDel="00470C94" w:rsidRDefault="00860308">
            <w:pPr>
              <w:jc w:val="left"/>
              <w:rPr>
                <w:del w:id="2719" w:author="Steve Maas" w:date="2014-01-02T11:12:00Z"/>
              </w:rPr>
              <w:pPrChange w:id="2720" w:author="Steve Maas" w:date="2014-01-02T11:12:00Z">
                <w:pPr/>
              </w:pPrChange>
            </w:pPr>
            <w:del w:id="2721"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722" w:author="Steve Maas" w:date="2014-01-02T11:12:00Z"/>
              </w:rPr>
              <w:pPrChange w:id="2723" w:author="Steve Maas" w:date="2014-01-02T11:12:00Z">
                <w:pPr/>
              </w:pPrChange>
            </w:pPr>
            <w:del w:id="2724" w:author="Steve Maas" w:date="2014-01-02T11:12:00Z">
              <w:r w:rsidDel="00470C94">
                <w:delText>PLASTIC_STRAIN</w:delText>
              </w:r>
            </w:del>
          </w:p>
        </w:tc>
      </w:tr>
      <w:tr w:rsidR="00860308" w:rsidDel="00470C94" w14:paraId="4FC9D84D" w14:textId="324EA3F8" w:rsidTr="00A35CD6">
        <w:trPr>
          <w:del w:id="2725" w:author="Steve Maas" w:date="2014-01-02T11:12:00Z"/>
        </w:trPr>
        <w:tc>
          <w:tcPr>
            <w:tcW w:w="2628" w:type="dxa"/>
            <w:shd w:val="clear" w:color="auto" w:fill="auto"/>
          </w:tcPr>
          <w:p w14:paraId="247CE5D4" w14:textId="5CE8A3C8" w:rsidR="00860308" w:rsidDel="00470C94" w:rsidRDefault="00860308">
            <w:pPr>
              <w:jc w:val="left"/>
              <w:rPr>
                <w:del w:id="2726" w:author="Steve Maas" w:date="2014-01-02T11:12:00Z"/>
                <w:b/>
                <w:bCs/>
                <w:caps/>
                <w:smallCaps/>
              </w:rPr>
              <w:pPrChange w:id="2727"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2728" w:author="Steve Maas" w:date="2014-01-02T11:12:00Z"/>
              </w:rPr>
              <w:pPrChange w:id="2729" w:author="Steve Maas" w:date="2014-01-02T11:12:00Z">
                <w:pPr/>
              </w:pPrChange>
            </w:pPr>
            <w:del w:id="2730" w:author="Steve Maas" w:date="2014-01-02T11:12:00Z">
              <w:r w:rsidDel="00470C94">
                <w:delText>FIBER_STRAIN</w:delText>
              </w:r>
            </w:del>
          </w:p>
        </w:tc>
      </w:tr>
      <w:tr w:rsidR="00860308" w:rsidDel="00470C94" w14:paraId="504AA796" w14:textId="2BB83D20" w:rsidTr="00A35CD6">
        <w:trPr>
          <w:del w:id="2731" w:author="Steve Maas" w:date="2014-01-02T11:12:00Z"/>
        </w:trPr>
        <w:tc>
          <w:tcPr>
            <w:tcW w:w="2628" w:type="dxa"/>
            <w:shd w:val="clear" w:color="auto" w:fill="auto"/>
          </w:tcPr>
          <w:p w14:paraId="0D7BD093" w14:textId="0DF541E8" w:rsidR="00860308" w:rsidDel="00470C94" w:rsidRDefault="00860308">
            <w:pPr>
              <w:jc w:val="left"/>
              <w:rPr>
                <w:del w:id="2732" w:author="Steve Maas" w:date="2014-01-02T11:12:00Z"/>
                <w:b/>
                <w:bCs/>
                <w:caps/>
                <w:smallCaps/>
              </w:rPr>
              <w:pPrChange w:id="2733"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2734" w:author="Steve Maas" w:date="2014-01-02T11:12:00Z"/>
                <w:rFonts w:cs="Arial"/>
                <w:b/>
                <w:bCs/>
                <w:kern w:val="32"/>
              </w:rPr>
              <w:pPrChange w:id="2735" w:author="Steve Maas" w:date="2014-01-02T11:12:00Z">
                <w:pPr>
                  <w:keepNext/>
                  <w:numPr>
                    <w:numId w:val="42"/>
                  </w:numPr>
                  <w:spacing w:before="240" w:after="60"/>
                  <w:ind w:left="360" w:hanging="360"/>
                  <w:outlineLvl w:val="0"/>
                </w:pPr>
              </w:pPrChange>
            </w:pPr>
            <w:del w:id="2736" w:author="Steve Maas" w:date="2014-01-02T11:12:00Z">
              <w:r w:rsidDel="00470C94">
                <w:delText>DEV_FIBER_STRAIN</w:delText>
              </w:r>
            </w:del>
          </w:p>
        </w:tc>
      </w:tr>
    </w:tbl>
    <w:p w14:paraId="5B0C083F" w14:textId="2F7C7DC3" w:rsidR="00860308" w:rsidDel="00470C94" w:rsidRDefault="007E2409" w:rsidP="00993E3A">
      <w:pPr>
        <w:rPr>
          <w:del w:id="2737" w:author="Steve Maas" w:date="2014-01-02T11:12:00Z"/>
        </w:rPr>
      </w:pPr>
      <w:ins w:id="2738" w:author="Steve Maas" w:date="2014-01-02T11:20:00Z">
        <w:r>
          <w:t>When FEBio starts, it will first load all the plugins that are defined in the configuration file before it reads the input file. This way, sections in the input file that require the plugin</w:t>
        </w:r>
      </w:ins>
      <w:ins w:id="2739" w:author="Steve Maas" w:date="2014-01-02T11:21:00Z">
        <w:r>
          <w:t>’s capabilities will already be av</w:t>
        </w:r>
      </w:ins>
    </w:p>
    <w:p w14:paraId="77A54228" w14:textId="6B435690" w:rsidR="00DE23F6" w:rsidDel="00470C94" w:rsidRDefault="00DE23F6" w:rsidP="008B2763">
      <w:pPr>
        <w:rPr>
          <w:del w:id="2740" w:author="Steve Maas" w:date="2014-01-02T11:12:00Z"/>
        </w:rPr>
      </w:pPr>
    </w:p>
    <w:p w14:paraId="19E8009B" w14:textId="115CC7F4" w:rsidR="00DE23F6" w:rsidDel="00470C94" w:rsidRDefault="00DE23F6">
      <w:pPr>
        <w:rPr>
          <w:del w:id="2741" w:author="Steve Maas" w:date="2014-01-02T11:12:00Z"/>
        </w:rPr>
      </w:pPr>
    </w:p>
    <w:p w14:paraId="746BE863" w14:textId="2F6F9603" w:rsidR="00DE23F6" w:rsidDel="00470C94" w:rsidRDefault="00DE23F6">
      <w:pPr>
        <w:rPr>
          <w:del w:id="2742" w:author="Steve Maas" w:date="2014-01-02T11:12:00Z"/>
        </w:rPr>
      </w:pPr>
    </w:p>
    <w:p w14:paraId="6ABF1300" w14:textId="66DAB7AC" w:rsidR="00DE23F6" w:rsidDel="00470C94" w:rsidRDefault="00DE23F6">
      <w:pPr>
        <w:rPr>
          <w:del w:id="2743" w:author="Steve Maas" w:date="2014-01-02T11:12:00Z"/>
        </w:rPr>
      </w:pPr>
    </w:p>
    <w:p w14:paraId="3F48DCB6" w14:textId="6FC51F5E" w:rsidR="00DE23F6" w:rsidDel="00470C94" w:rsidRDefault="00DE23F6">
      <w:pPr>
        <w:rPr>
          <w:del w:id="2744" w:author="Steve Maas" w:date="2014-01-02T11:12:00Z"/>
        </w:rPr>
      </w:pPr>
    </w:p>
    <w:p w14:paraId="694819AA" w14:textId="785149D6" w:rsidR="00DE23F6" w:rsidDel="00470C94" w:rsidRDefault="00DE23F6">
      <w:pPr>
        <w:rPr>
          <w:del w:id="2745" w:author="Steve Maas" w:date="2014-01-02T11:12:00Z"/>
        </w:rPr>
      </w:pPr>
    </w:p>
    <w:p w14:paraId="0E0D9003" w14:textId="618A9E23" w:rsidR="00DE23F6" w:rsidDel="00470C94" w:rsidRDefault="00DE23F6">
      <w:pPr>
        <w:rPr>
          <w:del w:id="2746" w:author="Steve Maas" w:date="2014-01-02T11:12:00Z"/>
        </w:rPr>
      </w:pPr>
    </w:p>
    <w:p w14:paraId="395A833B" w14:textId="1DE1873F" w:rsidR="00DE23F6" w:rsidDel="00470C94" w:rsidRDefault="00DE23F6">
      <w:pPr>
        <w:rPr>
          <w:del w:id="2747" w:author="Steve Maas" w:date="2014-01-02T11:12:00Z"/>
        </w:rPr>
      </w:pPr>
    </w:p>
    <w:p w14:paraId="6069347D" w14:textId="7029BBAE" w:rsidR="00860308" w:rsidDel="00470C94" w:rsidRDefault="00860308">
      <w:pPr>
        <w:rPr>
          <w:del w:id="2748" w:author="Steve Maas" w:date="2014-01-02T11:12:00Z"/>
        </w:rPr>
      </w:pPr>
      <w:del w:id="2749"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750" w:author="Steve Maas" w:date="2014-01-02T11:12:00Z"/>
        </w:rPr>
      </w:pPr>
    </w:p>
    <w:p w14:paraId="5476C6B3" w14:textId="6F32015F" w:rsidR="00860308" w:rsidRPr="00B27FE9" w:rsidDel="00470C94" w:rsidRDefault="00860308">
      <w:pPr>
        <w:rPr>
          <w:del w:id="2751" w:author="Steve Maas" w:date="2014-01-02T11:12:00Z"/>
        </w:rPr>
        <w:pPrChange w:id="2752" w:author="Steve Maas" w:date="2014-01-02T11:21:00Z">
          <w:pPr>
            <w:pStyle w:val="code"/>
          </w:pPr>
        </w:pPrChange>
      </w:pPr>
      <w:del w:id="2753" w:author="Steve Maas" w:date="2014-01-02T11:12:00Z">
        <w:r w:rsidRPr="00B27FE9" w:rsidDel="00470C94">
          <w:delText>&lt;Output&gt;</w:delText>
        </w:r>
      </w:del>
    </w:p>
    <w:p w14:paraId="6BB19F6F" w14:textId="7584E3C7" w:rsidR="00860308" w:rsidRPr="00B27FE9" w:rsidDel="00470C94" w:rsidRDefault="00860308">
      <w:pPr>
        <w:rPr>
          <w:del w:id="2754" w:author="Steve Maas" w:date="2014-01-02T11:12:00Z"/>
        </w:rPr>
        <w:pPrChange w:id="2755" w:author="Steve Maas" w:date="2014-01-02T11:21:00Z">
          <w:pPr>
            <w:pStyle w:val="code"/>
          </w:pPr>
        </w:pPrChange>
      </w:pPr>
      <w:del w:id="2756" w:author="Steve Maas" w:date="2014-01-02T11:12:00Z">
        <w:r w:rsidRPr="00B27FE9" w:rsidDel="00470C94">
          <w:tab/>
          <w:delText>&lt;plotfile&gt;</w:delText>
        </w:r>
      </w:del>
    </w:p>
    <w:p w14:paraId="183E606F" w14:textId="5FF8A6B0" w:rsidR="00860308" w:rsidRPr="00B27FE9" w:rsidDel="00470C94" w:rsidRDefault="00860308">
      <w:pPr>
        <w:rPr>
          <w:del w:id="2757" w:author="Steve Maas" w:date="2014-01-02T11:12:00Z"/>
        </w:rPr>
        <w:pPrChange w:id="2758" w:author="Steve Maas" w:date="2014-01-02T11:21:00Z">
          <w:pPr>
            <w:pStyle w:val="code"/>
          </w:pPr>
        </w:pPrChange>
      </w:pPr>
      <w:del w:id="2759"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760" w:author="Steve Maas" w:date="2014-01-02T11:12:00Z"/>
        </w:rPr>
        <w:pPrChange w:id="2761" w:author="Steve Maas" w:date="2014-01-02T11:21:00Z">
          <w:pPr>
            <w:pStyle w:val="code"/>
          </w:pPr>
        </w:pPrChange>
      </w:pPr>
      <w:del w:id="2762"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763" w:author="Steve Maas" w:date="2014-01-02T11:12:00Z"/>
        </w:rPr>
        <w:pPrChange w:id="2764" w:author="Steve Maas" w:date="2014-01-02T11:21:00Z">
          <w:pPr>
            <w:pStyle w:val="code"/>
          </w:pPr>
        </w:pPrChange>
      </w:pPr>
      <w:del w:id="2765"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766" w:author="Steve Maas" w:date="2014-01-02T11:12:00Z"/>
        </w:rPr>
        <w:pPrChange w:id="2767" w:author="Steve Maas" w:date="2014-01-02T11:21:00Z">
          <w:pPr>
            <w:pStyle w:val="code"/>
          </w:pPr>
        </w:pPrChange>
      </w:pPr>
      <w:del w:id="2768"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769" w:author="Steve Maas" w:date="2014-01-02T11:12:00Z"/>
        </w:rPr>
        <w:pPrChange w:id="2770" w:author="Steve Maas" w:date="2014-01-02T11:21:00Z">
          <w:pPr>
            <w:pStyle w:val="code"/>
          </w:pPr>
        </w:pPrChange>
      </w:pPr>
      <w:del w:id="2771" w:author="Steve Maas" w:date="2014-01-02T11:12:00Z">
        <w:r w:rsidRPr="00B27FE9" w:rsidDel="00470C94">
          <w:tab/>
          <w:delText>&lt;/plotfile&gt;</w:delText>
        </w:r>
      </w:del>
    </w:p>
    <w:p w14:paraId="35E828B8" w14:textId="5F9FF37F" w:rsidR="00860308" w:rsidRDefault="00860308">
      <w:pPr>
        <w:rPr>
          <w:ins w:id="2772" w:author="Steve Maas" w:date="2014-01-02T11:21:00Z"/>
        </w:rPr>
        <w:pPrChange w:id="2773" w:author="Steve Maas" w:date="2014-01-02T11:21:00Z">
          <w:pPr>
            <w:pStyle w:val="code"/>
          </w:pPr>
        </w:pPrChange>
      </w:pPr>
      <w:del w:id="2774" w:author="Steve Maas" w:date="2014-01-02T11:12:00Z">
        <w:r w:rsidRPr="00B27FE9" w:rsidDel="00470C94">
          <w:delText>&lt;/Output&gt;</w:delText>
        </w:r>
      </w:del>
      <w:ins w:id="2775"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2776"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777" w:name="_Toc377547397"/>
      <w:r w:rsidR="006A0BC1">
        <w:lastRenderedPageBreak/>
        <w:t>References</w:t>
      </w:r>
      <w:bookmarkEnd w:id="2777"/>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778"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778"/>
    </w:p>
    <w:p w14:paraId="7078C31C" w14:textId="77777777" w:rsidR="00711A1D" w:rsidRPr="00711A1D" w:rsidRDefault="00711A1D" w:rsidP="00711A1D">
      <w:pPr>
        <w:rPr>
          <w:noProof/>
        </w:rPr>
      </w:pPr>
      <w:bookmarkStart w:id="2779" w:name="_ENREF_2"/>
      <w:r w:rsidRPr="00711A1D">
        <w:rPr>
          <w:noProof/>
        </w:rPr>
        <w:t>[2]</w:t>
      </w:r>
      <w:r w:rsidRPr="00711A1D">
        <w:rPr>
          <w:noProof/>
        </w:rPr>
        <w:tab/>
        <w:t>Gee, M. W., Dohrmann, C. R., Key, S. W., and Wall, W. A., 2009, "A uniform nodal strain tetrahedron with isochoric stabilization," Int. J. Numer. Meth. Engng(78), pp. 429-443.</w:t>
      </w:r>
      <w:bookmarkEnd w:id="2779"/>
    </w:p>
    <w:p w14:paraId="29B64F22" w14:textId="77777777" w:rsidR="00711A1D" w:rsidRPr="00711A1D" w:rsidRDefault="00711A1D" w:rsidP="00711A1D">
      <w:pPr>
        <w:rPr>
          <w:noProof/>
        </w:rPr>
      </w:pPr>
      <w:bookmarkStart w:id="2780"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780"/>
    </w:p>
    <w:p w14:paraId="52715185" w14:textId="77777777" w:rsidR="00711A1D" w:rsidRPr="00711A1D" w:rsidRDefault="00711A1D" w:rsidP="00711A1D">
      <w:pPr>
        <w:rPr>
          <w:noProof/>
        </w:rPr>
      </w:pPr>
      <w:bookmarkStart w:id="2781"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781"/>
    </w:p>
    <w:p w14:paraId="250401A1" w14:textId="77777777" w:rsidR="00711A1D" w:rsidRPr="00711A1D" w:rsidRDefault="00711A1D" w:rsidP="00711A1D">
      <w:pPr>
        <w:rPr>
          <w:noProof/>
        </w:rPr>
      </w:pPr>
      <w:bookmarkStart w:id="2782"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782"/>
    </w:p>
    <w:p w14:paraId="1E38F47E" w14:textId="77777777" w:rsidR="00711A1D" w:rsidRPr="00711A1D" w:rsidRDefault="00711A1D" w:rsidP="00711A1D">
      <w:pPr>
        <w:rPr>
          <w:noProof/>
        </w:rPr>
      </w:pPr>
      <w:bookmarkStart w:id="2783"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783"/>
    </w:p>
    <w:p w14:paraId="0F3A1875" w14:textId="77777777" w:rsidR="00711A1D" w:rsidRPr="00711A1D" w:rsidRDefault="00711A1D" w:rsidP="00711A1D">
      <w:pPr>
        <w:rPr>
          <w:noProof/>
        </w:rPr>
      </w:pPr>
      <w:bookmarkStart w:id="2784" w:name="_ENREF_7"/>
      <w:r w:rsidRPr="00711A1D">
        <w:rPr>
          <w:noProof/>
        </w:rPr>
        <w:t>[7]</w:t>
      </w:r>
      <w:r w:rsidRPr="00711A1D">
        <w:rPr>
          <w:noProof/>
        </w:rPr>
        <w:tab/>
        <w:t>Lanir, Y., 1983, "Constitutive equations for fibrous connective tissues," J Biomech, 16(1), pp. 1-12.</w:t>
      </w:r>
      <w:bookmarkEnd w:id="2784"/>
    </w:p>
    <w:p w14:paraId="320578B4" w14:textId="77777777" w:rsidR="00711A1D" w:rsidRPr="00711A1D" w:rsidRDefault="00711A1D" w:rsidP="00711A1D">
      <w:pPr>
        <w:rPr>
          <w:noProof/>
        </w:rPr>
      </w:pPr>
      <w:bookmarkStart w:id="2785"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785"/>
    </w:p>
    <w:p w14:paraId="3608330B" w14:textId="77777777" w:rsidR="00711A1D" w:rsidRPr="00711A1D" w:rsidRDefault="00711A1D" w:rsidP="00711A1D">
      <w:pPr>
        <w:rPr>
          <w:noProof/>
        </w:rPr>
      </w:pPr>
      <w:bookmarkStart w:id="2786" w:name="_ENREF_9"/>
      <w:r w:rsidRPr="00711A1D">
        <w:rPr>
          <w:noProof/>
        </w:rPr>
        <w:t>[9]</w:t>
      </w:r>
      <w:r w:rsidRPr="00711A1D">
        <w:rPr>
          <w:noProof/>
        </w:rPr>
        <w:tab/>
        <w:t>Ateshian, G. A., 2007, "Anisotropy of fibrous tissues in relation to the distribution of tensed and buckled fibers," J Biomech Eng, 129(2), pp. 240-249.</w:t>
      </w:r>
      <w:bookmarkEnd w:id="2786"/>
    </w:p>
    <w:p w14:paraId="294D485C" w14:textId="77777777" w:rsidR="00711A1D" w:rsidRPr="00711A1D" w:rsidRDefault="00711A1D" w:rsidP="00711A1D">
      <w:pPr>
        <w:rPr>
          <w:noProof/>
        </w:rPr>
      </w:pPr>
      <w:bookmarkStart w:id="2787" w:name="_ENREF_10"/>
      <w:r w:rsidRPr="00711A1D">
        <w:rPr>
          <w:noProof/>
        </w:rPr>
        <w:t>[10]</w:t>
      </w:r>
      <w:r w:rsidRPr="00711A1D">
        <w:rPr>
          <w:noProof/>
        </w:rPr>
        <w:tab/>
        <w:t>Fung, Y. C., 1993, Biomechanics : mechanical properties of living tissues, Springer-Verlag, New York.</w:t>
      </w:r>
      <w:bookmarkEnd w:id="2787"/>
    </w:p>
    <w:p w14:paraId="1B8F3DBB" w14:textId="77777777" w:rsidR="00711A1D" w:rsidRPr="00711A1D" w:rsidRDefault="00711A1D" w:rsidP="00711A1D">
      <w:pPr>
        <w:rPr>
          <w:noProof/>
        </w:rPr>
      </w:pPr>
      <w:bookmarkStart w:id="2788" w:name="_ENREF_11"/>
      <w:r w:rsidRPr="00711A1D">
        <w:rPr>
          <w:noProof/>
        </w:rPr>
        <w:t>[11]</w:t>
      </w:r>
      <w:r w:rsidRPr="00711A1D">
        <w:rPr>
          <w:noProof/>
        </w:rPr>
        <w:tab/>
        <w:t>Fung, Y. C., Fronek, K., and Patitucci, P., 1979, "Pseudoelasticity of arteries and the choice of its mathematical expression," Am J Physiol, 237(5), pp. H620-631.</w:t>
      </w:r>
      <w:bookmarkEnd w:id="2788"/>
    </w:p>
    <w:p w14:paraId="2CDD8AA6" w14:textId="77777777" w:rsidR="00711A1D" w:rsidRPr="00711A1D" w:rsidRDefault="00711A1D" w:rsidP="00711A1D">
      <w:pPr>
        <w:rPr>
          <w:noProof/>
        </w:rPr>
      </w:pPr>
      <w:bookmarkStart w:id="2789" w:name="_ENREF_12"/>
      <w:r w:rsidRPr="00711A1D">
        <w:rPr>
          <w:noProof/>
        </w:rPr>
        <w:t>[12]</w:t>
      </w:r>
      <w:r w:rsidRPr="00711A1D">
        <w:rPr>
          <w:noProof/>
        </w:rPr>
        <w:tab/>
        <w:t>Ateshian, G. A., and Costa, K. D., 2009, "A frame-invariant formulation of Fung elasticity," J Biomech, 42(6), pp. 781-785.</w:t>
      </w:r>
      <w:bookmarkEnd w:id="2789"/>
    </w:p>
    <w:p w14:paraId="4FC34E49" w14:textId="77777777" w:rsidR="00711A1D" w:rsidRPr="00711A1D" w:rsidRDefault="00711A1D" w:rsidP="00711A1D">
      <w:pPr>
        <w:rPr>
          <w:noProof/>
        </w:rPr>
      </w:pPr>
      <w:bookmarkStart w:id="2790" w:name="_ENREF_13"/>
      <w:r w:rsidRPr="00711A1D">
        <w:rPr>
          <w:noProof/>
        </w:rPr>
        <w:t>[13]</w:t>
      </w:r>
      <w:r w:rsidRPr="00711A1D">
        <w:rPr>
          <w:noProof/>
        </w:rPr>
        <w:tab/>
        <w:t>Blemker, S., 2004, "3D Modeling of Complex Muscle Architecture and Geometry," Stanford University, Stanford.</w:t>
      </w:r>
      <w:bookmarkEnd w:id="2790"/>
    </w:p>
    <w:p w14:paraId="44754525" w14:textId="77777777" w:rsidR="00711A1D" w:rsidRPr="00711A1D" w:rsidRDefault="00711A1D" w:rsidP="00711A1D">
      <w:pPr>
        <w:rPr>
          <w:noProof/>
        </w:rPr>
      </w:pPr>
      <w:bookmarkStart w:id="2791"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791"/>
    </w:p>
    <w:p w14:paraId="7B80718C" w14:textId="77777777" w:rsidR="00711A1D" w:rsidRPr="00711A1D" w:rsidRDefault="00711A1D" w:rsidP="00711A1D">
      <w:pPr>
        <w:rPr>
          <w:noProof/>
        </w:rPr>
      </w:pPr>
      <w:bookmarkStart w:id="2792" w:name="_ENREF_15"/>
      <w:r w:rsidRPr="00711A1D">
        <w:rPr>
          <w:noProof/>
        </w:rPr>
        <w:t>[15]</w:t>
      </w:r>
      <w:r w:rsidRPr="00711A1D">
        <w:rPr>
          <w:noProof/>
        </w:rPr>
        <w:tab/>
        <w:t>Spencer, A. J. M., 1984, Continuum Theory of the Mechanics of Fibre-Reinforced Composites, Springer-Verlag, New York.</w:t>
      </w:r>
      <w:bookmarkEnd w:id="2792"/>
    </w:p>
    <w:p w14:paraId="3B8E8EF7" w14:textId="77777777" w:rsidR="00711A1D" w:rsidRPr="00711A1D" w:rsidRDefault="00711A1D" w:rsidP="00711A1D">
      <w:pPr>
        <w:rPr>
          <w:noProof/>
        </w:rPr>
      </w:pPr>
      <w:bookmarkStart w:id="2793"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793"/>
    </w:p>
    <w:p w14:paraId="33382BC3" w14:textId="77777777" w:rsidR="00711A1D" w:rsidRPr="00711A1D" w:rsidRDefault="00711A1D" w:rsidP="00711A1D">
      <w:pPr>
        <w:rPr>
          <w:noProof/>
        </w:rPr>
      </w:pPr>
      <w:bookmarkStart w:id="2794"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794"/>
    </w:p>
    <w:p w14:paraId="78F4B469" w14:textId="77777777" w:rsidR="00711A1D" w:rsidRPr="00711A1D" w:rsidRDefault="00711A1D" w:rsidP="00711A1D">
      <w:pPr>
        <w:rPr>
          <w:noProof/>
        </w:rPr>
      </w:pPr>
      <w:bookmarkStart w:id="2795" w:name="_ENREF_18"/>
      <w:r w:rsidRPr="00711A1D">
        <w:rPr>
          <w:noProof/>
        </w:rPr>
        <w:t>[18]</w:t>
      </w:r>
      <w:r w:rsidRPr="00711A1D">
        <w:rPr>
          <w:noProof/>
        </w:rPr>
        <w:tab/>
        <w:t>Quapp, K. M., and Weiss, J. A., 1998, "Material characterization of human medial collateral ligament," J Biomech Eng, 120(6), pp. 757-763.</w:t>
      </w:r>
      <w:bookmarkEnd w:id="2795"/>
    </w:p>
    <w:p w14:paraId="32CA7FF9" w14:textId="77777777" w:rsidR="00711A1D" w:rsidRPr="00711A1D" w:rsidRDefault="00711A1D" w:rsidP="00711A1D">
      <w:pPr>
        <w:rPr>
          <w:noProof/>
        </w:rPr>
      </w:pPr>
      <w:bookmarkStart w:id="2796"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796"/>
    </w:p>
    <w:p w14:paraId="16AAC6F4" w14:textId="77777777" w:rsidR="00711A1D" w:rsidRPr="00711A1D" w:rsidRDefault="00711A1D" w:rsidP="00711A1D">
      <w:pPr>
        <w:rPr>
          <w:noProof/>
        </w:rPr>
      </w:pPr>
      <w:bookmarkStart w:id="2797" w:name="_ENREF_20"/>
      <w:r w:rsidRPr="00711A1D">
        <w:rPr>
          <w:noProof/>
        </w:rPr>
        <w:t>[20]</w:t>
      </w:r>
      <w:r w:rsidRPr="00711A1D">
        <w:rPr>
          <w:noProof/>
        </w:rPr>
        <w:tab/>
        <w:t>Veronda, D. R., and Westmann, R. A., 1970, "Mechanical Characterization of Skin - Finite Deformations," J. Biomechanics, Vol. 3, pp. 111-124.</w:t>
      </w:r>
      <w:bookmarkEnd w:id="2797"/>
    </w:p>
    <w:p w14:paraId="1320DA6A" w14:textId="77777777" w:rsidR="00711A1D" w:rsidRPr="00711A1D" w:rsidRDefault="00711A1D" w:rsidP="00711A1D">
      <w:pPr>
        <w:rPr>
          <w:noProof/>
        </w:rPr>
      </w:pPr>
      <w:bookmarkStart w:id="2798"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798"/>
    </w:p>
    <w:p w14:paraId="52C64EC2" w14:textId="77777777" w:rsidR="00711A1D" w:rsidRPr="00711A1D" w:rsidRDefault="00711A1D" w:rsidP="00711A1D">
      <w:pPr>
        <w:rPr>
          <w:noProof/>
        </w:rPr>
      </w:pPr>
      <w:bookmarkStart w:id="2799"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799"/>
    </w:p>
    <w:p w14:paraId="498B1043" w14:textId="77777777" w:rsidR="00711A1D" w:rsidRPr="00711A1D" w:rsidRDefault="00711A1D" w:rsidP="00711A1D">
      <w:pPr>
        <w:rPr>
          <w:noProof/>
        </w:rPr>
      </w:pPr>
      <w:bookmarkStart w:id="2800" w:name="_ENREF_23"/>
      <w:r w:rsidRPr="00711A1D">
        <w:rPr>
          <w:noProof/>
        </w:rPr>
        <w:t>[23]</w:t>
      </w:r>
      <w:r w:rsidRPr="00711A1D">
        <w:rPr>
          <w:noProof/>
        </w:rPr>
        <w:tab/>
        <w:t>Bonet, J., and Wood, R. D., 1997, Nonlinear continuum mechanics for finite element analysis, Cambridge University Press.</w:t>
      </w:r>
      <w:bookmarkEnd w:id="2800"/>
    </w:p>
    <w:p w14:paraId="01797796" w14:textId="77777777" w:rsidR="00711A1D" w:rsidRPr="00711A1D" w:rsidRDefault="00711A1D" w:rsidP="00711A1D">
      <w:pPr>
        <w:rPr>
          <w:noProof/>
        </w:rPr>
      </w:pPr>
      <w:bookmarkStart w:id="2801" w:name="_ENREF_24"/>
      <w:r w:rsidRPr="00711A1D">
        <w:rPr>
          <w:noProof/>
        </w:rPr>
        <w:t>[24]</w:t>
      </w:r>
      <w:r w:rsidRPr="00711A1D">
        <w:rPr>
          <w:noProof/>
        </w:rPr>
        <w:tab/>
        <w:t>Carter, D. R., and Hayes, W. C., 1976, "Bone compressive strength: the influence of density and strain rate," Science, 194(4270), pp. 1174-1176.</w:t>
      </w:r>
      <w:bookmarkEnd w:id="2801"/>
    </w:p>
    <w:p w14:paraId="4BE3FAA8" w14:textId="77777777" w:rsidR="00711A1D" w:rsidRPr="00711A1D" w:rsidRDefault="00711A1D" w:rsidP="00711A1D">
      <w:pPr>
        <w:rPr>
          <w:noProof/>
        </w:rPr>
      </w:pPr>
      <w:bookmarkStart w:id="2802" w:name="_ENREF_25"/>
      <w:r w:rsidRPr="00711A1D">
        <w:rPr>
          <w:noProof/>
        </w:rPr>
        <w:t>[25]</w:t>
      </w:r>
      <w:r w:rsidRPr="00711A1D">
        <w:rPr>
          <w:noProof/>
        </w:rPr>
        <w:tab/>
        <w:t>Carter, D. R., and Hayes, W. C., 1977, "The compressive behavior of bone as a two-phase porous structure," J Bone Joint Surg Am, 59(7), pp. 954-962.</w:t>
      </w:r>
      <w:bookmarkEnd w:id="2802"/>
    </w:p>
    <w:p w14:paraId="6764EF22" w14:textId="77777777" w:rsidR="00711A1D" w:rsidRPr="00711A1D" w:rsidRDefault="00711A1D" w:rsidP="00711A1D">
      <w:pPr>
        <w:rPr>
          <w:noProof/>
        </w:rPr>
      </w:pPr>
      <w:bookmarkStart w:id="2803" w:name="_ENREF_26"/>
      <w:r w:rsidRPr="00711A1D">
        <w:rPr>
          <w:noProof/>
        </w:rPr>
        <w:t>[26]</w:t>
      </w:r>
      <w:r w:rsidRPr="00711A1D">
        <w:rPr>
          <w:noProof/>
        </w:rPr>
        <w:tab/>
        <w:t>Overbeek, J. T., 1956, "The Donnan equilibrium," Prog Biophys Biophys Chem, 6, pp. 57-84.</w:t>
      </w:r>
      <w:bookmarkEnd w:id="2803"/>
    </w:p>
    <w:p w14:paraId="2295E82B" w14:textId="77777777" w:rsidR="00711A1D" w:rsidRPr="00711A1D" w:rsidRDefault="00711A1D" w:rsidP="00711A1D">
      <w:pPr>
        <w:rPr>
          <w:noProof/>
        </w:rPr>
      </w:pPr>
      <w:bookmarkStart w:id="2804"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804"/>
    </w:p>
    <w:p w14:paraId="45694551" w14:textId="77777777" w:rsidR="00711A1D" w:rsidRPr="00711A1D" w:rsidRDefault="00711A1D" w:rsidP="00711A1D">
      <w:pPr>
        <w:rPr>
          <w:noProof/>
        </w:rPr>
      </w:pPr>
      <w:bookmarkStart w:id="2805"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805"/>
    </w:p>
    <w:p w14:paraId="66E68CCA" w14:textId="77777777" w:rsidR="00711A1D" w:rsidRPr="00711A1D" w:rsidRDefault="00711A1D" w:rsidP="00711A1D">
      <w:pPr>
        <w:rPr>
          <w:noProof/>
        </w:rPr>
      </w:pPr>
      <w:bookmarkStart w:id="2806"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806"/>
    </w:p>
    <w:p w14:paraId="31C6FEAF" w14:textId="77777777" w:rsidR="00711A1D" w:rsidRPr="00711A1D" w:rsidRDefault="00711A1D" w:rsidP="00711A1D">
      <w:pPr>
        <w:rPr>
          <w:noProof/>
        </w:rPr>
      </w:pPr>
      <w:bookmarkStart w:id="2807"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807"/>
    </w:p>
    <w:p w14:paraId="5121E746" w14:textId="77777777" w:rsidR="00711A1D" w:rsidRPr="00711A1D" w:rsidRDefault="00711A1D" w:rsidP="00711A1D">
      <w:pPr>
        <w:rPr>
          <w:noProof/>
        </w:rPr>
      </w:pPr>
      <w:bookmarkStart w:id="2808" w:name="_ENREF_31"/>
      <w:r w:rsidRPr="00711A1D">
        <w:rPr>
          <w:noProof/>
        </w:rPr>
        <w:t>[31]</w:t>
      </w:r>
      <w:r w:rsidRPr="00711A1D">
        <w:rPr>
          <w:noProof/>
        </w:rPr>
        <w:tab/>
        <w:t>Ateshian, G. A., and Ricken, T., 2010, "Multigenerational interstitial growth of biological tissues," Biomech Model Mechanobiol, 9(6), pp. 689-702.</w:t>
      </w:r>
      <w:bookmarkEnd w:id="2808"/>
    </w:p>
    <w:p w14:paraId="7C381329" w14:textId="77777777" w:rsidR="00711A1D" w:rsidRPr="00711A1D" w:rsidRDefault="00711A1D" w:rsidP="00711A1D">
      <w:pPr>
        <w:rPr>
          <w:noProof/>
        </w:rPr>
      </w:pPr>
      <w:bookmarkStart w:id="2809"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809"/>
    </w:p>
    <w:p w14:paraId="5FE113E8" w14:textId="77777777" w:rsidR="00711A1D" w:rsidRPr="00711A1D" w:rsidRDefault="00711A1D" w:rsidP="00711A1D">
      <w:pPr>
        <w:rPr>
          <w:noProof/>
        </w:rPr>
      </w:pPr>
      <w:bookmarkStart w:id="2810"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810"/>
    </w:p>
    <w:p w14:paraId="36FDCD92" w14:textId="77777777" w:rsidR="00711A1D" w:rsidRPr="00711A1D" w:rsidRDefault="00711A1D" w:rsidP="00711A1D">
      <w:pPr>
        <w:rPr>
          <w:noProof/>
        </w:rPr>
      </w:pPr>
      <w:bookmarkStart w:id="2811"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811"/>
    </w:p>
    <w:p w14:paraId="26462A35" w14:textId="77777777" w:rsidR="00711A1D" w:rsidRPr="00711A1D" w:rsidRDefault="00711A1D" w:rsidP="00711A1D">
      <w:pPr>
        <w:rPr>
          <w:noProof/>
        </w:rPr>
      </w:pPr>
      <w:bookmarkStart w:id="2812" w:name="_ENREF_35"/>
      <w:r w:rsidRPr="00711A1D">
        <w:rPr>
          <w:noProof/>
        </w:rPr>
        <w:t>[35]</w:t>
      </w:r>
      <w:r w:rsidRPr="00711A1D">
        <w:rPr>
          <w:noProof/>
        </w:rPr>
        <w:tab/>
        <w:t>Weinans, H., Huiskes, R., and Grootenboer, H. J., 1992, "The behavior of adaptive bone-remodeling simulation models," J Biomech, 25(12), pp. 1425-1441.</w:t>
      </w:r>
      <w:bookmarkEnd w:id="2812"/>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44" w:author="weiss" w:date="2012-04-05T16:36:00Z" w:initials="w">
    <w:p w14:paraId="1F873030" w14:textId="77777777" w:rsidR="00661C81" w:rsidRDefault="00661C81">
      <w:pPr>
        <w:pStyle w:val="CommentText"/>
      </w:pPr>
      <w:r>
        <w:rPr>
          <w:rStyle w:val="CommentReference"/>
        </w:rPr>
        <w:annotationRef/>
      </w:r>
      <w:r>
        <w:t>A simple figure would be helpful.</w:t>
      </w:r>
    </w:p>
  </w:comment>
  <w:comment w:id="1168" w:author="weiss" w:date="2012-04-05T16:36:00Z" w:initials="w">
    <w:p w14:paraId="20505464" w14:textId="77777777" w:rsidR="00661C81" w:rsidRDefault="00661C81">
      <w:pPr>
        <w:pStyle w:val="CommentText"/>
      </w:pPr>
      <w:r>
        <w:rPr>
          <w:rStyle w:val="CommentReference"/>
        </w:rPr>
        <w:annotationRef/>
      </w:r>
      <w:r>
        <w:t>Steve – perhaps you could specify how to use the displacement based elements here, and what the differences are in terms of results etc.</w:t>
      </w:r>
    </w:p>
  </w:comment>
  <w:comment w:id="1180" w:author="weiss" w:date="2012-04-05T16:36:00Z" w:initials="w">
    <w:p w14:paraId="44C24796" w14:textId="77777777" w:rsidR="00661C81" w:rsidRDefault="00661C81">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195" w:author="weiss" w:date="2012-04-05T16:37:00Z" w:initials="w">
    <w:p w14:paraId="6C41155D" w14:textId="77777777" w:rsidR="00661C81" w:rsidRDefault="00661C81">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0D7A61" w14:textId="77777777" w:rsidR="00051B9D" w:rsidRDefault="00051B9D">
      <w:r>
        <w:separator/>
      </w:r>
    </w:p>
  </w:endnote>
  <w:endnote w:type="continuationSeparator" w:id="0">
    <w:p w14:paraId="46774BA9" w14:textId="77777777" w:rsidR="00051B9D" w:rsidRDefault="00051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00002A87" w:usb1="80000000" w:usb2="00000008"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9430D0" w14:textId="77777777" w:rsidR="00051B9D" w:rsidRDefault="00051B9D">
      <w:r>
        <w:separator/>
      </w:r>
    </w:p>
  </w:footnote>
  <w:footnote w:type="continuationSeparator" w:id="0">
    <w:p w14:paraId="0D64E25B" w14:textId="77777777" w:rsidR="00051B9D" w:rsidRDefault="00051B9D">
      <w:r>
        <w:continuationSeparator/>
      </w:r>
    </w:p>
  </w:footnote>
  <w:footnote w:id="1">
    <w:p w14:paraId="2EECF9A7" w14:textId="1DEABEEA" w:rsidR="00661C81" w:rsidRDefault="00661C81">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61C81" w:rsidRDefault="00661C81">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61C81" w:rsidRDefault="00661C81">
      <w:pPr>
        <w:pStyle w:val="FootnoteText"/>
      </w:pPr>
      <w:r>
        <w:rPr>
          <w:rStyle w:val="FootnoteReference"/>
        </w:rPr>
        <w:footnoteRef/>
      </w:r>
      <w:r>
        <w:t xml:space="preserve"> FEBio continues to read </w:t>
      </w:r>
      <w:ins w:id="53" w:author="Steve Maas" w:date="2013-12-30T14:46:00Z">
        <w:r>
          <w:t xml:space="preserve">some </w:t>
        </w:r>
      </w:ins>
      <w:r>
        <w:t>older formats, but they are considered to be obsolete.</w:t>
      </w:r>
    </w:p>
  </w:footnote>
  <w:footnote w:id="4">
    <w:p w14:paraId="75238AE5" w14:textId="77777777" w:rsidR="00661C81" w:rsidRDefault="00661C81"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661C81" w:rsidRDefault="00661C81">
      <w:pPr>
        <w:pStyle w:val="FootnoteText"/>
      </w:pPr>
      <w:ins w:id="1142" w:author="Steve Maas" w:date="2014-01-15T10:51:00Z">
        <w:r>
          <w:rPr>
            <w:rStyle w:val="FootnoteReference"/>
          </w:rPr>
          <w:footnoteRef/>
        </w:r>
        <w:r>
          <w:t xml:space="preserve"> As of FEBio version 2.0, the LSDYNA database is no longer supported. The FEBio </w:t>
        </w:r>
      </w:ins>
      <w:ins w:id="1143" w:author="Steve Maas" w:date="2014-01-15T10:52:00Z">
        <w:r>
          <w:t>database</w:t>
        </w:r>
      </w:ins>
      <w:ins w:id="1144" w:author="Steve Maas" w:date="2014-01-15T10:51:00Z">
        <w:r>
          <w:t xml:space="preserve"> format</w:t>
        </w:r>
      </w:ins>
      <w:ins w:id="1145" w:author="Steve Maas" w:date="2014-01-15T10:52:00Z">
        <w:r>
          <w:t xml:space="preserve"> is the only format that will be supported from now on.</w:t>
        </w:r>
      </w:ins>
    </w:p>
  </w:footnote>
  <w:footnote w:id="6">
    <w:p w14:paraId="2FB68287" w14:textId="77777777" w:rsidR="00661C81" w:rsidRPr="00112C98" w:rsidRDefault="00661C81">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661C81" w:rsidRPr="009339D1" w:rsidRDefault="00661C81">
      <w:pPr>
        <w:pStyle w:val="FootnoteText"/>
      </w:pPr>
      <w:ins w:id="1249" w:author="Steve Maas" w:date="2014-01-02T13:05:00Z">
        <w:r>
          <w:rPr>
            <w:rStyle w:val="FootnoteReference"/>
          </w:rPr>
          <w:footnoteRef/>
        </w:r>
        <w:r>
          <w:t xml:space="preserve"> As of FEBio </w:t>
        </w:r>
      </w:ins>
      <w:ins w:id="1250" w:author="Steve Maas" w:date="2014-01-02T13:06:00Z">
        <w:r>
          <w:t xml:space="preserve">version </w:t>
        </w:r>
      </w:ins>
      <w:ins w:id="1251" w:author="Steve Maas" w:date="2014-01-02T13:05:00Z">
        <w:r>
          <w:t>2</w:t>
        </w:r>
      </w:ins>
      <w:ins w:id="1252" w:author="Steve Maas" w:date="2014-01-02T13:06:00Z">
        <w:r>
          <w:t>.0</w:t>
        </w:r>
      </w:ins>
      <w:ins w:id="1253"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661C81" w:rsidRDefault="00661C81">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661C81" w:rsidRDefault="00661C81">
      <w:pPr>
        <w:pStyle w:val="FootnoteText"/>
      </w:pPr>
      <w:ins w:id="2461" w:author="Steve Maas" w:date="2014-01-02T16:26:00Z">
        <w:r>
          <w:rPr>
            <w:rStyle w:val="FootnoteReference"/>
          </w:rPr>
          <w:footnoteRef/>
        </w:r>
        <w:r>
          <w:t xml:space="preserve"> As of FEBio 2.0, some feature</w:t>
        </w:r>
      </w:ins>
      <w:ins w:id="2462"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61C81" w:rsidRDefault="00661C81"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61C81" w:rsidRDefault="00661C81"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61C81" w:rsidRDefault="00661C81"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61A31">
      <w:rPr>
        <w:rStyle w:val="PageNumber"/>
        <w:noProof/>
      </w:rPr>
      <w:t>156</w:t>
    </w:r>
    <w:r>
      <w:rPr>
        <w:rStyle w:val="PageNumber"/>
      </w:rPr>
      <w:fldChar w:fldCharType="end"/>
    </w:r>
  </w:p>
  <w:p w14:paraId="4C9E34C0" w14:textId="77777777" w:rsidR="00661C81" w:rsidRDefault="00661C81"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B48"/>
    <w:rsid w:val="00626292"/>
    <w:rsid w:val="00630A21"/>
    <w:rsid w:val="0063263E"/>
    <w:rsid w:val="00632B4A"/>
    <w:rsid w:val="00634552"/>
    <w:rsid w:val="00640EBF"/>
    <w:rsid w:val="00642181"/>
    <w:rsid w:val="006424ED"/>
    <w:rsid w:val="00645EA5"/>
    <w:rsid w:val="00651716"/>
    <w:rsid w:val="00651D45"/>
    <w:rsid w:val="00654DB0"/>
    <w:rsid w:val="0065701F"/>
    <w:rsid w:val="00661C81"/>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292A"/>
    <w:rsid w:val="0085430D"/>
    <w:rsid w:val="00860308"/>
    <w:rsid w:val="008609BA"/>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47"/>
    <w:rsid w:val="00A0697D"/>
    <w:rsid w:val="00A10B80"/>
    <w:rsid w:val="00A16055"/>
    <w:rsid w:val="00A1636E"/>
    <w:rsid w:val="00A21D16"/>
    <w:rsid w:val="00A231E8"/>
    <w:rsid w:val="00A23771"/>
    <w:rsid w:val="00A24A65"/>
    <w:rsid w:val="00A2605F"/>
    <w:rsid w:val="00A34D5E"/>
    <w:rsid w:val="00A35CD6"/>
    <w:rsid w:val="00A37014"/>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38.wmf"/><Relationship Id="rId501" Type="http://schemas.openxmlformats.org/officeDocument/2006/relationships/oleObject" Target="embeddings/oleObject235.bin"/><Relationship Id="rId502" Type="http://schemas.openxmlformats.org/officeDocument/2006/relationships/image" Target="media/image239.wmf"/><Relationship Id="rId503" Type="http://schemas.openxmlformats.org/officeDocument/2006/relationships/oleObject" Target="embeddings/oleObject236.bin"/><Relationship Id="rId110" Type="http://schemas.openxmlformats.org/officeDocument/2006/relationships/oleObject" Target="embeddings/oleObject41.bin"/><Relationship Id="rId111" Type="http://schemas.openxmlformats.org/officeDocument/2006/relationships/comments" Target="comments.xml"/><Relationship Id="rId112" Type="http://schemas.openxmlformats.org/officeDocument/2006/relationships/image" Target="media/image44.wmf"/><Relationship Id="rId113" Type="http://schemas.openxmlformats.org/officeDocument/2006/relationships/oleObject" Target="embeddings/oleObject42.bin"/><Relationship Id="rId114" Type="http://schemas.openxmlformats.org/officeDocument/2006/relationships/image" Target="media/image45.wmf"/><Relationship Id="rId115" Type="http://schemas.openxmlformats.org/officeDocument/2006/relationships/oleObject" Target="embeddings/oleObject43.bin"/><Relationship Id="rId116" Type="http://schemas.openxmlformats.org/officeDocument/2006/relationships/image" Target="media/image46.wmf"/><Relationship Id="rId117" Type="http://schemas.openxmlformats.org/officeDocument/2006/relationships/oleObject" Target="embeddings/oleObject44.bin"/><Relationship Id="rId118" Type="http://schemas.openxmlformats.org/officeDocument/2006/relationships/image" Target="media/image47.wmf"/><Relationship Id="rId119" Type="http://schemas.openxmlformats.org/officeDocument/2006/relationships/oleObject" Target="embeddings/oleObject45.bin"/><Relationship Id="rId504" Type="http://schemas.openxmlformats.org/officeDocument/2006/relationships/image" Target="media/image240.wmf"/><Relationship Id="rId505" Type="http://schemas.openxmlformats.org/officeDocument/2006/relationships/oleObject" Target="embeddings/oleObject237.bin"/><Relationship Id="rId506" Type="http://schemas.openxmlformats.org/officeDocument/2006/relationships/image" Target="media/image241.wmf"/><Relationship Id="rId507" Type="http://schemas.openxmlformats.org/officeDocument/2006/relationships/oleObject" Target="embeddings/oleObject238.bin"/><Relationship Id="rId508" Type="http://schemas.openxmlformats.org/officeDocument/2006/relationships/image" Target="media/image242.wmf"/><Relationship Id="rId509" Type="http://schemas.openxmlformats.org/officeDocument/2006/relationships/oleObject" Target="embeddings/oleObject239.bin"/><Relationship Id="rId1760" Type="http://schemas.openxmlformats.org/officeDocument/2006/relationships/oleObject" Target="embeddings/oleObject863.bin"/><Relationship Id="rId1761" Type="http://schemas.openxmlformats.org/officeDocument/2006/relationships/image" Target="media/image867.wmf"/><Relationship Id="rId1762" Type="http://schemas.openxmlformats.org/officeDocument/2006/relationships/oleObject" Target="embeddings/oleObject864.bin"/><Relationship Id="rId1763" Type="http://schemas.openxmlformats.org/officeDocument/2006/relationships/image" Target="media/image868.wmf"/><Relationship Id="rId1370" Type="http://schemas.openxmlformats.org/officeDocument/2006/relationships/image" Target="media/image672.wmf"/><Relationship Id="rId1371" Type="http://schemas.openxmlformats.org/officeDocument/2006/relationships/oleObject" Target="embeddings/oleObject669.bin"/><Relationship Id="rId1372" Type="http://schemas.openxmlformats.org/officeDocument/2006/relationships/image" Target="media/image673.wmf"/><Relationship Id="rId1373" Type="http://schemas.openxmlformats.org/officeDocument/2006/relationships/oleObject" Target="embeddings/oleObject670.bin"/><Relationship Id="rId1374" Type="http://schemas.openxmlformats.org/officeDocument/2006/relationships/image" Target="media/image674.wmf"/><Relationship Id="rId1375" Type="http://schemas.openxmlformats.org/officeDocument/2006/relationships/oleObject" Target="embeddings/oleObject671.bin"/><Relationship Id="rId1376" Type="http://schemas.openxmlformats.org/officeDocument/2006/relationships/image" Target="media/image675.wmf"/><Relationship Id="rId1377" Type="http://schemas.openxmlformats.org/officeDocument/2006/relationships/oleObject" Target="embeddings/oleObject672.bin"/><Relationship Id="rId1378" Type="http://schemas.openxmlformats.org/officeDocument/2006/relationships/image" Target="media/image676.wmf"/><Relationship Id="rId1379" Type="http://schemas.openxmlformats.org/officeDocument/2006/relationships/oleObject" Target="embeddings/oleObject673.bin"/><Relationship Id="rId1764" Type="http://schemas.openxmlformats.org/officeDocument/2006/relationships/oleObject" Target="embeddings/oleObject865.bin"/><Relationship Id="rId1765" Type="http://schemas.openxmlformats.org/officeDocument/2006/relationships/image" Target="media/image869.wmf"/><Relationship Id="rId1766" Type="http://schemas.openxmlformats.org/officeDocument/2006/relationships/oleObject" Target="embeddings/oleObject866.bin"/><Relationship Id="rId1767" Type="http://schemas.openxmlformats.org/officeDocument/2006/relationships/image" Target="media/image870.wmf"/><Relationship Id="rId1768" Type="http://schemas.openxmlformats.org/officeDocument/2006/relationships/oleObject" Target="embeddings/oleObject867.bin"/><Relationship Id="rId1769" Type="http://schemas.openxmlformats.org/officeDocument/2006/relationships/image" Target="media/image871.wmf"/><Relationship Id="rId900" Type="http://schemas.openxmlformats.org/officeDocument/2006/relationships/image" Target="media/image438.wmf"/><Relationship Id="rId901" Type="http://schemas.openxmlformats.org/officeDocument/2006/relationships/oleObject" Target="embeddings/oleObject435.bin"/><Relationship Id="rId902" Type="http://schemas.openxmlformats.org/officeDocument/2006/relationships/image" Target="media/image439.wmf"/><Relationship Id="rId903" Type="http://schemas.openxmlformats.org/officeDocument/2006/relationships/oleObject" Target="embeddings/oleObject436.bin"/><Relationship Id="rId904" Type="http://schemas.openxmlformats.org/officeDocument/2006/relationships/image" Target="media/image440.wmf"/><Relationship Id="rId905" Type="http://schemas.openxmlformats.org/officeDocument/2006/relationships/oleObject" Target="embeddings/oleObject437.bin"/><Relationship Id="rId906" Type="http://schemas.openxmlformats.org/officeDocument/2006/relationships/image" Target="media/image441.wmf"/><Relationship Id="rId907" Type="http://schemas.openxmlformats.org/officeDocument/2006/relationships/oleObject" Target="embeddings/oleObject438.bin"/><Relationship Id="rId120" Type="http://schemas.openxmlformats.org/officeDocument/2006/relationships/image" Target="media/image48.wmf"/><Relationship Id="rId121" Type="http://schemas.openxmlformats.org/officeDocument/2006/relationships/oleObject" Target="embeddings/oleObject46.bin"/><Relationship Id="rId122" Type="http://schemas.openxmlformats.org/officeDocument/2006/relationships/image" Target="media/image49.wmf"/><Relationship Id="rId123" Type="http://schemas.openxmlformats.org/officeDocument/2006/relationships/oleObject" Target="embeddings/oleObject47.bin"/><Relationship Id="rId124" Type="http://schemas.openxmlformats.org/officeDocument/2006/relationships/image" Target="media/image50.wmf"/><Relationship Id="rId125" Type="http://schemas.openxmlformats.org/officeDocument/2006/relationships/oleObject" Target="embeddings/oleObject48.bin"/><Relationship Id="rId126" Type="http://schemas.openxmlformats.org/officeDocument/2006/relationships/image" Target="media/image51.wmf"/><Relationship Id="rId127" Type="http://schemas.openxmlformats.org/officeDocument/2006/relationships/oleObject" Target="embeddings/oleObject49.bin"/><Relationship Id="rId128" Type="http://schemas.openxmlformats.org/officeDocument/2006/relationships/image" Target="media/image52.wmf"/><Relationship Id="rId129" Type="http://schemas.openxmlformats.org/officeDocument/2006/relationships/oleObject" Target="embeddings/oleObject50.bin"/><Relationship Id="rId908" Type="http://schemas.openxmlformats.org/officeDocument/2006/relationships/image" Target="media/image442.wmf"/><Relationship Id="rId909" Type="http://schemas.openxmlformats.org/officeDocument/2006/relationships/oleObject" Target="embeddings/oleObject439.bin"/><Relationship Id="rId510" Type="http://schemas.openxmlformats.org/officeDocument/2006/relationships/image" Target="media/image243.wmf"/><Relationship Id="rId511" Type="http://schemas.openxmlformats.org/officeDocument/2006/relationships/oleObject" Target="embeddings/oleObject240.bin"/><Relationship Id="rId512" Type="http://schemas.openxmlformats.org/officeDocument/2006/relationships/image" Target="media/image244.wmf"/><Relationship Id="rId513" Type="http://schemas.openxmlformats.org/officeDocument/2006/relationships/oleObject" Target="embeddings/oleObject241.bin"/><Relationship Id="rId514" Type="http://schemas.openxmlformats.org/officeDocument/2006/relationships/image" Target="media/image245.wmf"/><Relationship Id="rId515" Type="http://schemas.openxmlformats.org/officeDocument/2006/relationships/oleObject" Target="embeddings/oleObject242.bin"/><Relationship Id="rId516" Type="http://schemas.openxmlformats.org/officeDocument/2006/relationships/image" Target="media/image246.wmf"/><Relationship Id="rId517" Type="http://schemas.openxmlformats.org/officeDocument/2006/relationships/oleObject" Target="embeddings/oleObject243.bin"/><Relationship Id="rId518" Type="http://schemas.openxmlformats.org/officeDocument/2006/relationships/image" Target="media/image247.wmf"/><Relationship Id="rId519" Type="http://schemas.openxmlformats.org/officeDocument/2006/relationships/oleObject" Target="embeddings/oleObject244.bin"/><Relationship Id="rId1770" Type="http://schemas.openxmlformats.org/officeDocument/2006/relationships/oleObject" Target="embeddings/oleObject868.bin"/><Relationship Id="rId1771" Type="http://schemas.openxmlformats.org/officeDocument/2006/relationships/image" Target="media/image872.wmf"/><Relationship Id="rId1772" Type="http://schemas.openxmlformats.org/officeDocument/2006/relationships/oleObject" Target="embeddings/oleObject869.bin"/><Relationship Id="rId1773" Type="http://schemas.openxmlformats.org/officeDocument/2006/relationships/image" Target="media/image873.wmf"/><Relationship Id="rId1380" Type="http://schemas.openxmlformats.org/officeDocument/2006/relationships/image" Target="media/image677.wmf"/><Relationship Id="rId1381" Type="http://schemas.openxmlformats.org/officeDocument/2006/relationships/oleObject" Target="embeddings/oleObject674.bin"/><Relationship Id="rId1382" Type="http://schemas.openxmlformats.org/officeDocument/2006/relationships/image" Target="media/image678.emf"/><Relationship Id="rId1383" Type="http://schemas.openxmlformats.org/officeDocument/2006/relationships/oleObject" Target="embeddings/oleObject675.bin"/><Relationship Id="rId1384" Type="http://schemas.openxmlformats.org/officeDocument/2006/relationships/image" Target="media/image679.wmf"/><Relationship Id="rId1385" Type="http://schemas.openxmlformats.org/officeDocument/2006/relationships/oleObject" Target="embeddings/oleObject676.bin"/><Relationship Id="rId1386" Type="http://schemas.openxmlformats.org/officeDocument/2006/relationships/image" Target="media/image680.emf"/><Relationship Id="rId1387" Type="http://schemas.openxmlformats.org/officeDocument/2006/relationships/oleObject" Target="embeddings/oleObject677.bin"/><Relationship Id="rId1388" Type="http://schemas.openxmlformats.org/officeDocument/2006/relationships/image" Target="media/image681.emf"/><Relationship Id="rId1389" Type="http://schemas.openxmlformats.org/officeDocument/2006/relationships/oleObject" Target="embeddings/oleObject678.bin"/><Relationship Id="rId1774" Type="http://schemas.openxmlformats.org/officeDocument/2006/relationships/oleObject" Target="embeddings/oleObject870.bin"/><Relationship Id="rId1775" Type="http://schemas.openxmlformats.org/officeDocument/2006/relationships/image" Target="media/image874.wmf"/><Relationship Id="rId1776" Type="http://schemas.openxmlformats.org/officeDocument/2006/relationships/oleObject" Target="embeddings/oleObject871.bin"/><Relationship Id="rId1777" Type="http://schemas.openxmlformats.org/officeDocument/2006/relationships/image" Target="media/image875.wmf"/><Relationship Id="rId1778" Type="http://schemas.openxmlformats.org/officeDocument/2006/relationships/oleObject" Target="embeddings/oleObject872.bin"/><Relationship Id="rId1779" Type="http://schemas.openxmlformats.org/officeDocument/2006/relationships/image" Target="media/image876.wmf"/><Relationship Id="rId910" Type="http://schemas.openxmlformats.org/officeDocument/2006/relationships/image" Target="media/image443.wmf"/><Relationship Id="rId911" Type="http://schemas.openxmlformats.org/officeDocument/2006/relationships/oleObject" Target="embeddings/oleObject440.bin"/><Relationship Id="rId912" Type="http://schemas.openxmlformats.org/officeDocument/2006/relationships/image" Target="media/image444.wmf"/><Relationship Id="rId913" Type="http://schemas.openxmlformats.org/officeDocument/2006/relationships/oleObject" Target="embeddings/oleObject441.bin"/><Relationship Id="rId914" Type="http://schemas.openxmlformats.org/officeDocument/2006/relationships/image" Target="media/image445.wmf"/><Relationship Id="rId915" Type="http://schemas.openxmlformats.org/officeDocument/2006/relationships/oleObject" Target="embeddings/oleObject442.bin"/><Relationship Id="rId916" Type="http://schemas.openxmlformats.org/officeDocument/2006/relationships/image" Target="media/image446.wmf"/><Relationship Id="rId917" Type="http://schemas.openxmlformats.org/officeDocument/2006/relationships/oleObject" Target="embeddings/oleObject443.bin"/><Relationship Id="rId130" Type="http://schemas.openxmlformats.org/officeDocument/2006/relationships/image" Target="media/image53.wmf"/><Relationship Id="rId131" Type="http://schemas.openxmlformats.org/officeDocument/2006/relationships/oleObject" Target="embeddings/oleObject51.bin"/><Relationship Id="rId132" Type="http://schemas.openxmlformats.org/officeDocument/2006/relationships/hyperlink" Target="http://mrl.sci.utah.edu/software/febio" TargetMode="External"/><Relationship Id="rId133" Type="http://schemas.openxmlformats.org/officeDocument/2006/relationships/image" Target="media/image54.wmf"/><Relationship Id="rId134" Type="http://schemas.openxmlformats.org/officeDocument/2006/relationships/oleObject" Target="embeddings/oleObject52.bin"/><Relationship Id="rId135" Type="http://schemas.openxmlformats.org/officeDocument/2006/relationships/image" Target="media/image55.wmf"/><Relationship Id="rId136" Type="http://schemas.openxmlformats.org/officeDocument/2006/relationships/oleObject" Target="embeddings/oleObject53.bin"/><Relationship Id="rId137" Type="http://schemas.openxmlformats.org/officeDocument/2006/relationships/image" Target="media/image56.wmf"/><Relationship Id="rId138" Type="http://schemas.openxmlformats.org/officeDocument/2006/relationships/oleObject" Target="embeddings/oleObject54.bin"/><Relationship Id="rId139" Type="http://schemas.openxmlformats.org/officeDocument/2006/relationships/image" Target="media/image57.wmf"/><Relationship Id="rId918" Type="http://schemas.openxmlformats.org/officeDocument/2006/relationships/image" Target="media/image447.wmf"/><Relationship Id="rId919" Type="http://schemas.openxmlformats.org/officeDocument/2006/relationships/oleObject" Target="embeddings/oleObject444.bin"/><Relationship Id="rId520" Type="http://schemas.openxmlformats.org/officeDocument/2006/relationships/image" Target="media/image248.wmf"/><Relationship Id="rId521" Type="http://schemas.openxmlformats.org/officeDocument/2006/relationships/oleObject" Target="embeddings/oleObject245.bin"/><Relationship Id="rId522" Type="http://schemas.openxmlformats.org/officeDocument/2006/relationships/image" Target="media/image249.wmf"/><Relationship Id="rId523" Type="http://schemas.openxmlformats.org/officeDocument/2006/relationships/oleObject" Target="embeddings/oleObject246.bin"/><Relationship Id="rId524" Type="http://schemas.openxmlformats.org/officeDocument/2006/relationships/image" Target="media/image250.wmf"/><Relationship Id="rId525" Type="http://schemas.openxmlformats.org/officeDocument/2006/relationships/oleObject" Target="embeddings/oleObject247.bin"/><Relationship Id="rId526" Type="http://schemas.openxmlformats.org/officeDocument/2006/relationships/image" Target="media/image251.wmf"/><Relationship Id="rId527" Type="http://schemas.openxmlformats.org/officeDocument/2006/relationships/oleObject" Target="embeddings/oleObject248.bin"/><Relationship Id="rId528" Type="http://schemas.openxmlformats.org/officeDocument/2006/relationships/image" Target="media/image252.wmf"/><Relationship Id="rId529" Type="http://schemas.openxmlformats.org/officeDocument/2006/relationships/oleObject" Target="embeddings/oleObject249.bin"/><Relationship Id="rId1780" Type="http://schemas.openxmlformats.org/officeDocument/2006/relationships/oleObject" Target="embeddings/oleObject873.bin"/><Relationship Id="rId1781" Type="http://schemas.openxmlformats.org/officeDocument/2006/relationships/image" Target="media/image877.wmf"/><Relationship Id="rId1782" Type="http://schemas.openxmlformats.org/officeDocument/2006/relationships/oleObject" Target="embeddings/oleObject874.bin"/><Relationship Id="rId1783" Type="http://schemas.openxmlformats.org/officeDocument/2006/relationships/image" Target="media/image878.wmf"/><Relationship Id="rId1390" Type="http://schemas.openxmlformats.org/officeDocument/2006/relationships/image" Target="media/image682.emf"/><Relationship Id="rId1391" Type="http://schemas.openxmlformats.org/officeDocument/2006/relationships/oleObject" Target="embeddings/oleObject679.bin"/><Relationship Id="rId1392" Type="http://schemas.openxmlformats.org/officeDocument/2006/relationships/image" Target="media/image683.emf"/><Relationship Id="rId1393" Type="http://schemas.openxmlformats.org/officeDocument/2006/relationships/oleObject" Target="embeddings/oleObject680.bin"/><Relationship Id="rId1394" Type="http://schemas.openxmlformats.org/officeDocument/2006/relationships/image" Target="media/image684.emf"/><Relationship Id="rId1395" Type="http://schemas.openxmlformats.org/officeDocument/2006/relationships/oleObject" Target="embeddings/oleObject681.bin"/><Relationship Id="rId1396" Type="http://schemas.openxmlformats.org/officeDocument/2006/relationships/image" Target="media/image685.emf"/><Relationship Id="rId1397" Type="http://schemas.openxmlformats.org/officeDocument/2006/relationships/oleObject" Target="embeddings/oleObject682.bin"/><Relationship Id="rId1398" Type="http://schemas.openxmlformats.org/officeDocument/2006/relationships/image" Target="media/image686.wmf"/><Relationship Id="rId1399" Type="http://schemas.openxmlformats.org/officeDocument/2006/relationships/oleObject" Target="embeddings/oleObject683.bin"/><Relationship Id="rId1784" Type="http://schemas.openxmlformats.org/officeDocument/2006/relationships/oleObject" Target="embeddings/oleObject875.bin"/><Relationship Id="rId1785" Type="http://schemas.openxmlformats.org/officeDocument/2006/relationships/image" Target="media/image879.wmf"/><Relationship Id="rId1786" Type="http://schemas.openxmlformats.org/officeDocument/2006/relationships/oleObject" Target="embeddings/oleObject876.bin"/><Relationship Id="rId1787" Type="http://schemas.openxmlformats.org/officeDocument/2006/relationships/image" Target="media/image880.wmf"/><Relationship Id="rId1788" Type="http://schemas.openxmlformats.org/officeDocument/2006/relationships/oleObject" Target="embeddings/oleObject877.bin"/><Relationship Id="rId1789" Type="http://schemas.openxmlformats.org/officeDocument/2006/relationships/image" Target="media/image881.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48.wmf"/><Relationship Id="rId921" Type="http://schemas.openxmlformats.org/officeDocument/2006/relationships/oleObject" Target="embeddings/oleObject445.bin"/><Relationship Id="rId922" Type="http://schemas.openxmlformats.org/officeDocument/2006/relationships/image" Target="media/image449.wmf"/><Relationship Id="rId923" Type="http://schemas.openxmlformats.org/officeDocument/2006/relationships/oleObject" Target="embeddings/oleObject446.bin"/><Relationship Id="rId924" Type="http://schemas.openxmlformats.org/officeDocument/2006/relationships/image" Target="media/image450.wmf"/><Relationship Id="rId925" Type="http://schemas.openxmlformats.org/officeDocument/2006/relationships/oleObject" Target="embeddings/oleObject447.bin"/><Relationship Id="rId926" Type="http://schemas.openxmlformats.org/officeDocument/2006/relationships/image" Target="media/image451.wmf"/><Relationship Id="rId927" Type="http://schemas.openxmlformats.org/officeDocument/2006/relationships/oleObject" Target="embeddings/oleObject448.bin"/><Relationship Id="rId140" Type="http://schemas.openxmlformats.org/officeDocument/2006/relationships/oleObject" Target="embeddings/oleObject55.bin"/><Relationship Id="rId141" Type="http://schemas.openxmlformats.org/officeDocument/2006/relationships/image" Target="media/image58.wmf"/><Relationship Id="rId142" Type="http://schemas.openxmlformats.org/officeDocument/2006/relationships/oleObject" Target="embeddings/oleObject56.bin"/><Relationship Id="rId143" Type="http://schemas.openxmlformats.org/officeDocument/2006/relationships/image" Target="media/image59.wmf"/><Relationship Id="rId144" Type="http://schemas.openxmlformats.org/officeDocument/2006/relationships/oleObject" Target="embeddings/oleObject57.bin"/><Relationship Id="rId145" Type="http://schemas.openxmlformats.org/officeDocument/2006/relationships/image" Target="media/image60.wmf"/><Relationship Id="rId146" Type="http://schemas.openxmlformats.org/officeDocument/2006/relationships/oleObject" Target="embeddings/oleObject58.bin"/><Relationship Id="rId147" Type="http://schemas.openxmlformats.org/officeDocument/2006/relationships/image" Target="media/image61.wmf"/><Relationship Id="rId148" Type="http://schemas.openxmlformats.org/officeDocument/2006/relationships/oleObject" Target="embeddings/oleObject59.bin"/><Relationship Id="rId149" Type="http://schemas.openxmlformats.org/officeDocument/2006/relationships/image" Target="media/image62.wmf"/><Relationship Id="rId928" Type="http://schemas.openxmlformats.org/officeDocument/2006/relationships/image" Target="media/image452.wmf"/><Relationship Id="rId929" Type="http://schemas.openxmlformats.org/officeDocument/2006/relationships/oleObject" Target="embeddings/oleObject449.bin"/><Relationship Id="rId530" Type="http://schemas.openxmlformats.org/officeDocument/2006/relationships/image" Target="media/image253.wmf"/><Relationship Id="rId531" Type="http://schemas.openxmlformats.org/officeDocument/2006/relationships/oleObject" Target="embeddings/oleObject250.bin"/><Relationship Id="rId532" Type="http://schemas.openxmlformats.org/officeDocument/2006/relationships/image" Target="media/image254.wmf"/><Relationship Id="rId533" Type="http://schemas.openxmlformats.org/officeDocument/2006/relationships/oleObject" Target="embeddings/oleObject251.bin"/><Relationship Id="rId534" Type="http://schemas.openxmlformats.org/officeDocument/2006/relationships/image" Target="media/image255.wmf"/><Relationship Id="rId535" Type="http://schemas.openxmlformats.org/officeDocument/2006/relationships/oleObject" Target="embeddings/oleObject252.bin"/><Relationship Id="rId536" Type="http://schemas.openxmlformats.org/officeDocument/2006/relationships/image" Target="media/image256.wmf"/><Relationship Id="rId537" Type="http://schemas.openxmlformats.org/officeDocument/2006/relationships/oleObject" Target="embeddings/oleObject253.bin"/><Relationship Id="rId538" Type="http://schemas.openxmlformats.org/officeDocument/2006/relationships/image" Target="media/image257.wmf"/><Relationship Id="rId539" Type="http://schemas.openxmlformats.org/officeDocument/2006/relationships/oleObject" Target="embeddings/oleObject254.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oleObject" Target="embeddings/oleObject878.bin"/><Relationship Id="rId1791" Type="http://schemas.openxmlformats.org/officeDocument/2006/relationships/image" Target="media/image882.wmf"/><Relationship Id="rId1792" Type="http://schemas.openxmlformats.org/officeDocument/2006/relationships/oleObject" Target="embeddings/oleObject879.bin"/><Relationship Id="rId1793" Type="http://schemas.openxmlformats.org/officeDocument/2006/relationships/image" Target="media/image883.wmf"/><Relationship Id="rId1794" Type="http://schemas.openxmlformats.org/officeDocument/2006/relationships/oleObject" Target="embeddings/oleObject880.bin"/><Relationship Id="rId1795" Type="http://schemas.openxmlformats.org/officeDocument/2006/relationships/image" Target="media/image884.wmf"/><Relationship Id="rId1796" Type="http://schemas.openxmlformats.org/officeDocument/2006/relationships/oleObject" Target="embeddings/oleObject881.bin"/><Relationship Id="rId1797" Type="http://schemas.openxmlformats.org/officeDocument/2006/relationships/image" Target="media/image885.wmf"/><Relationship Id="rId1798" Type="http://schemas.openxmlformats.org/officeDocument/2006/relationships/oleObject" Target="embeddings/oleObject882.bin"/><Relationship Id="rId1799" Type="http://schemas.openxmlformats.org/officeDocument/2006/relationships/image" Target="media/image886.wmf"/><Relationship Id="rId1000" Type="http://schemas.openxmlformats.org/officeDocument/2006/relationships/oleObject" Target="embeddings/oleObject484.bin"/><Relationship Id="rId1001" Type="http://schemas.openxmlformats.org/officeDocument/2006/relationships/image" Target="media/image488.wmf"/><Relationship Id="rId1002" Type="http://schemas.openxmlformats.org/officeDocument/2006/relationships/oleObject" Target="embeddings/oleObject485.bin"/><Relationship Id="rId1003" Type="http://schemas.openxmlformats.org/officeDocument/2006/relationships/image" Target="media/image489.wmf"/><Relationship Id="rId930" Type="http://schemas.openxmlformats.org/officeDocument/2006/relationships/image" Target="media/image453.wmf"/><Relationship Id="rId931" Type="http://schemas.openxmlformats.org/officeDocument/2006/relationships/oleObject" Target="embeddings/oleObject450.bin"/><Relationship Id="rId932" Type="http://schemas.openxmlformats.org/officeDocument/2006/relationships/hyperlink" Target="http://mrl.sci.utah.edu/software/febio" TargetMode="External"/><Relationship Id="rId933" Type="http://schemas.openxmlformats.org/officeDocument/2006/relationships/image" Target="media/image454.wmf"/><Relationship Id="rId934" Type="http://schemas.openxmlformats.org/officeDocument/2006/relationships/oleObject" Target="embeddings/oleObject451.bin"/><Relationship Id="rId935" Type="http://schemas.openxmlformats.org/officeDocument/2006/relationships/image" Target="media/image455.wmf"/><Relationship Id="rId936" Type="http://schemas.openxmlformats.org/officeDocument/2006/relationships/oleObject" Target="embeddings/oleObject452.bin"/><Relationship Id="rId937" Type="http://schemas.openxmlformats.org/officeDocument/2006/relationships/image" Target="media/image456.wmf"/><Relationship Id="rId150" Type="http://schemas.openxmlformats.org/officeDocument/2006/relationships/oleObject" Target="embeddings/oleObject60.bin"/><Relationship Id="rId151" Type="http://schemas.openxmlformats.org/officeDocument/2006/relationships/image" Target="media/image63.wmf"/><Relationship Id="rId152" Type="http://schemas.openxmlformats.org/officeDocument/2006/relationships/oleObject" Target="embeddings/oleObject61.bin"/><Relationship Id="rId153" Type="http://schemas.openxmlformats.org/officeDocument/2006/relationships/image" Target="media/image64.wmf"/><Relationship Id="rId154" Type="http://schemas.openxmlformats.org/officeDocument/2006/relationships/oleObject" Target="embeddings/oleObject62.bin"/><Relationship Id="rId155" Type="http://schemas.openxmlformats.org/officeDocument/2006/relationships/image" Target="media/image65.wmf"/><Relationship Id="rId156" Type="http://schemas.openxmlformats.org/officeDocument/2006/relationships/oleObject" Target="embeddings/oleObject63.bin"/><Relationship Id="rId157" Type="http://schemas.openxmlformats.org/officeDocument/2006/relationships/image" Target="media/image66.wmf"/><Relationship Id="rId158" Type="http://schemas.openxmlformats.org/officeDocument/2006/relationships/oleObject" Target="embeddings/oleObject64.bin"/><Relationship Id="rId159" Type="http://schemas.openxmlformats.org/officeDocument/2006/relationships/image" Target="media/image67.wmf"/><Relationship Id="rId938" Type="http://schemas.openxmlformats.org/officeDocument/2006/relationships/oleObject" Target="embeddings/oleObject453.bin"/><Relationship Id="rId939" Type="http://schemas.openxmlformats.org/officeDocument/2006/relationships/image" Target="media/image457.wmf"/><Relationship Id="rId1004" Type="http://schemas.openxmlformats.org/officeDocument/2006/relationships/oleObject" Target="embeddings/oleObject486.bin"/><Relationship Id="rId1005" Type="http://schemas.openxmlformats.org/officeDocument/2006/relationships/image" Target="media/image490.wmf"/><Relationship Id="rId1006" Type="http://schemas.openxmlformats.org/officeDocument/2006/relationships/oleObject" Target="embeddings/oleObject487.bin"/><Relationship Id="rId1007" Type="http://schemas.openxmlformats.org/officeDocument/2006/relationships/image" Target="media/image491.wmf"/><Relationship Id="rId1008" Type="http://schemas.openxmlformats.org/officeDocument/2006/relationships/oleObject" Target="embeddings/oleObject488.bin"/><Relationship Id="rId1009" Type="http://schemas.openxmlformats.org/officeDocument/2006/relationships/image" Target="media/image492.wmf"/><Relationship Id="rId540" Type="http://schemas.openxmlformats.org/officeDocument/2006/relationships/image" Target="media/image258.wmf"/><Relationship Id="rId541" Type="http://schemas.openxmlformats.org/officeDocument/2006/relationships/oleObject" Target="embeddings/oleObject255.bin"/><Relationship Id="rId542" Type="http://schemas.openxmlformats.org/officeDocument/2006/relationships/image" Target="media/image259.wmf"/><Relationship Id="rId543" Type="http://schemas.openxmlformats.org/officeDocument/2006/relationships/oleObject" Target="embeddings/oleObject256.bin"/><Relationship Id="rId544" Type="http://schemas.openxmlformats.org/officeDocument/2006/relationships/image" Target="media/image260.wmf"/><Relationship Id="rId545" Type="http://schemas.openxmlformats.org/officeDocument/2006/relationships/oleObject" Target="embeddings/oleObject257.bin"/><Relationship Id="rId546" Type="http://schemas.openxmlformats.org/officeDocument/2006/relationships/image" Target="media/image261.wmf"/><Relationship Id="rId547" Type="http://schemas.openxmlformats.org/officeDocument/2006/relationships/oleObject" Target="embeddings/oleObject258.bin"/><Relationship Id="rId548" Type="http://schemas.openxmlformats.org/officeDocument/2006/relationships/image" Target="media/image262.wmf"/><Relationship Id="rId549" Type="http://schemas.openxmlformats.org/officeDocument/2006/relationships/oleObject" Target="embeddings/oleObject259.bin"/><Relationship Id="rId1400" Type="http://schemas.openxmlformats.org/officeDocument/2006/relationships/image" Target="media/image687.wmf"/><Relationship Id="rId1401" Type="http://schemas.openxmlformats.org/officeDocument/2006/relationships/oleObject" Target="embeddings/oleObject684.bin"/><Relationship Id="rId1402" Type="http://schemas.openxmlformats.org/officeDocument/2006/relationships/image" Target="media/image688.wmf"/><Relationship Id="rId1403" Type="http://schemas.openxmlformats.org/officeDocument/2006/relationships/oleObject" Target="embeddings/oleObject685.bin"/><Relationship Id="rId1404" Type="http://schemas.openxmlformats.org/officeDocument/2006/relationships/image" Target="media/image689.emf"/><Relationship Id="rId1405" Type="http://schemas.openxmlformats.org/officeDocument/2006/relationships/oleObject" Target="embeddings/oleObject686.bin"/><Relationship Id="rId1406" Type="http://schemas.openxmlformats.org/officeDocument/2006/relationships/image" Target="media/image690.emf"/><Relationship Id="rId1407" Type="http://schemas.openxmlformats.org/officeDocument/2006/relationships/oleObject" Target="embeddings/oleObject687.bin"/><Relationship Id="rId1408" Type="http://schemas.openxmlformats.org/officeDocument/2006/relationships/image" Target="media/image691.emf"/><Relationship Id="rId1409" Type="http://schemas.openxmlformats.org/officeDocument/2006/relationships/oleObject" Target="embeddings/oleObject688.bin"/><Relationship Id="rId940" Type="http://schemas.openxmlformats.org/officeDocument/2006/relationships/oleObject" Target="embeddings/oleObject454.bin"/><Relationship Id="rId941" Type="http://schemas.openxmlformats.org/officeDocument/2006/relationships/image" Target="media/image458.wmf"/><Relationship Id="rId942" Type="http://schemas.openxmlformats.org/officeDocument/2006/relationships/oleObject" Target="embeddings/oleObject455.bin"/><Relationship Id="rId943" Type="http://schemas.openxmlformats.org/officeDocument/2006/relationships/image" Target="media/image459.wmf"/><Relationship Id="rId944" Type="http://schemas.openxmlformats.org/officeDocument/2006/relationships/oleObject" Target="embeddings/oleObject456.bin"/><Relationship Id="rId945" Type="http://schemas.openxmlformats.org/officeDocument/2006/relationships/image" Target="media/image460.wmf"/><Relationship Id="rId160" Type="http://schemas.openxmlformats.org/officeDocument/2006/relationships/oleObject" Target="embeddings/oleObject65.bin"/><Relationship Id="rId161" Type="http://schemas.openxmlformats.org/officeDocument/2006/relationships/image" Target="media/image68.wmf"/><Relationship Id="rId162" Type="http://schemas.openxmlformats.org/officeDocument/2006/relationships/oleObject" Target="embeddings/oleObject66.bin"/><Relationship Id="rId163" Type="http://schemas.openxmlformats.org/officeDocument/2006/relationships/image" Target="media/image69.wmf"/><Relationship Id="rId164" Type="http://schemas.openxmlformats.org/officeDocument/2006/relationships/oleObject" Target="embeddings/oleObject67.bin"/><Relationship Id="rId165" Type="http://schemas.openxmlformats.org/officeDocument/2006/relationships/image" Target="media/image70.wmf"/><Relationship Id="rId166" Type="http://schemas.openxmlformats.org/officeDocument/2006/relationships/oleObject" Target="embeddings/oleObject68.bin"/><Relationship Id="rId167" Type="http://schemas.openxmlformats.org/officeDocument/2006/relationships/image" Target="media/image71.wmf"/><Relationship Id="rId168" Type="http://schemas.openxmlformats.org/officeDocument/2006/relationships/oleObject" Target="embeddings/oleObject69.bin"/><Relationship Id="rId169" Type="http://schemas.openxmlformats.org/officeDocument/2006/relationships/image" Target="media/image72.wmf"/><Relationship Id="rId946" Type="http://schemas.openxmlformats.org/officeDocument/2006/relationships/oleObject" Target="embeddings/oleObject457.bin"/><Relationship Id="rId947" Type="http://schemas.openxmlformats.org/officeDocument/2006/relationships/image" Target="media/image461.wmf"/><Relationship Id="rId948" Type="http://schemas.openxmlformats.org/officeDocument/2006/relationships/oleObject" Target="embeddings/oleObject458.bin"/><Relationship Id="rId949" Type="http://schemas.openxmlformats.org/officeDocument/2006/relationships/image" Target="media/image462.wmf"/><Relationship Id="rId1010" Type="http://schemas.openxmlformats.org/officeDocument/2006/relationships/oleObject" Target="embeddings/oleObject489.bin"/><Relationship Id="rId1011" Type="http://schemas.openxmlformats.org/officeDocument/2006/relationships/image" Target="media/image493.wmf"/><Relationship Id="rId1012" Type="http://schemas.openxmlformats.org/officeDocument/2006/relationships/oleObject" Target="embeddings/oleObject490.bin"/><Relationship Id="rId1013" Type="http://schemas.openxmlformats.org/officeDocument/2006/relationships/image" Target="media/image494.wmf"/><Relationship Id="rId1014" Type="http://schemas.openxmlformats.org/officeDocument/2006/relationships/oleObject" Target="embeddings/oleObject491.bin"/><Relationship Id="rId1015" Type="http://schemas.openxmlformats.org/officeDocument/2006/relationships/image" Target="media/image495.wmf"/><Relationship Id="rId1016" Type="http://schemas.openxmlformats.org/officeDocument/2006/relationships/oleObject" Target="embeddings/oleObject492.bin"/><Relationship Id="rId1017" Type="http://schemas.openxmlformats.org/officeDocument/2006/relationships/image" Target="media/image496.wmf"/><Relationship Id="rId1018" Type="http://schemas.openxmlformats.org/officeDocument/2006/relationships/oleObject" Target="embeddings/oleObject493.bin"/><Relationship Id="rId1019" Type="http://schemas.openxmlformats.org/officeDocument/2006/relationships/image" Target="media/image497.wmf"/><Relationship Id="rId550" Type="http://schemas.openxmlformats.org/officeDocument/2006/relationships/image" Target="media/image263.wmf"/><Relationship Id="rId551" Type="http://schemas.openxmlformats.org/officeDocument/2006/relationships/oleObject" Target="embeddings/oleObject260.bin"/><Relationship Id="rId552" Type="http://schemas.openxmlformats.org/officeDocument/2006/relationships/image" Target="media/image264.wmf"/><Relationship Id="rId553" Type="http://schemas.openxmlformats.org/officeDocument/2006/relationships/oleObject" Target="embeddings/oleObject261.bin"/><Relationship Id="rId554" Type="http://schemas.openxmlformats.org/officeDocument/2006/relationships/image" Target="media/image265.wmf"/><Relationship Id="rId555" Type="http://schemas.openxmlformats.org/officeDocument/2006/relationships/oleObject" Target="embeddings/oleObject262.bin"/><Relationship Id="rId556" Type="http://schemas.openxmlformats.org/officeDocument/2006/relationships/image" Target="media/image266.wmf"/><Relationship Id="rId557" Type="http://schemas.openxmlformats.org/officeDocument/2006/relationships/oleObject" Target="embeddings/oleObject263.bin"/><Relationship Id="rId558" Type="http://schemas.openxmlformats.org/officeDocument/2006/relationships/image" Target="media/image267.wmf"/><Relationship Id="rId559" Type="http://schemas.openxmlformats.org/officeDocument/2006/relationships/oleObject" Target="embeddings/oleObject264.bin"/><Relationship Id="rId1800" Type="http://schemas.openxmlformats.org/officeDocument/2006/relationships/oleObject" Target="embeddings/oleObject883.bin"/><Relationship Id="rId1801" Type="http://schemas.openxmlformats.org/officeDocument/2006/relationships/image" Target="media/image887.wmf"/><Relationship Id="rId1802" Type="http://schemas.openxmlformats.org/officeDocument/2006/relationships/oleObject" Target="embeddings/oleObject884.bin"/><Relationship Id="rId1803" Type="http://schemas.openxmlformats.org/officeDocument/2006/relationships/image" Target="media/image888.wmf"/><Relationship Id="rId1410" Type="http://schemas.openxmlformats.org/officeDocument/2006/relationships/image" Target="media/image692.wmf"/><Relationship Id="rId1411" Type="http://schemas.openxmlformats.org/officeDocument/2006/relationships/oleObject" Target="embeddings/oleObject689.bin"/><Relationship Id="rId1412" Type="http://schemas.openxmlformats.org/officeDocument/2006/relationships/image" Target="media/image693.wmf"/><Relationship Id="rId1413" Type="http://schemas.openxmlformats.org/officeDocument/2006/relationships/oleObject" Target="embeddings/oleObject690.bin"/><Relationship Id="rId1414" Type="http://schemas.openxmlformats.org/officeDocument/2006/relationships/image" Target="media/image694.wmf"/><Relationship Id="rId1415" Type="http://schemas.openxmlformats.org/officeDocument/2006/relationships/oleObject" Target="embeddings/oleObject691.bin"/><Relationship Id="rId1416" Type="http://schemas.openxmlformats.org/officeDocument/2006/relationships/image" Target="media/image695.wmf"/><Relationship Id="rId1417" Type="http://schemas.openxmlformats.org/officeDocument/2006/relationships/oleObject" Target="embeddings/oleObject692.bin"/><Relationship Id="rId1418" Type="http://schemas.openxmlformats.org/officeDocument/2006/relationships/hyperlink" Target="http://mrl.sci.utah.edu/software/febio" TargetMode="External"/><Relationship Id="rId1419" Type="http://schemas.openxmlformats.org/officeDocument/2006/relationships/image" Target="media/image696.wmf"/><Relationship Id="rId950" Type="http://schemas.openxmlformats.org/officeDocument/2006/relationships/oleObject" Target="embeddings/oleObject459.bin"/><Relationship Id="rId951" Type="http://schemas.openxmlformats.org/officeDocument/2006/relationships/image" Target="media/image463.wmf"/><Relationship Id="rId952" Type="http://schemas.openxmlformats.org/officeDocument/2006/relationships/oleObject" Target="embeddings/oleObject460.bin"/><Relationship Id="rId953" Type="http://schemas.openxmlformats.org/officeDocument/2006/relationships/image" Target="media/image464.wmf"/><Relationship Id="rId954" Type="http://schemas.openxmlformats.org/officeDocument/2006/relationships/oleObject" Target="embeddings/oleObject461.bin"/><Relationship Id="rId955" Type="http://schemas.openxmlformats.org/officeDocument/2006/relationships/image" Target="media/image465.wmf"/><Relationship Id="rId170" Type="http://schemas.openxmlformats.org/officeDocument/2006/relationships/oleObject" Target="embeddings/oleObject70.bin"/><Relationship Id="rId171" Type="http://schemas.openxmlformats.org/officeDocument/2006/relationships/image" Target="media/image73.wmf"/><Relationship Id="rId172" Type="http://schemas.openxmlformats.org/officeDocument/2006/relationships/oleObject" Target="embeddings/oleObject71.bin"/><Relationship Id="rId173" Type="http://schemas.openxmlformats.org/officeDocument/2006/relationships/image" Target="media/image74.wmf"/><Relationship Id="rId174" Type="http://schemas.openxmlformats.org/officeDocument/2006/relationships/oleObject" Target="embeddings/oleObject72.bin"/><Relationship Id="rId175" Type="http://schemas.openxmlformats.org/officeDocument/2006/relationships/image" Target="media/image75.wmf"/><Relationship Id="rId176" Type="http://schemas.openxmlformats.org/officeDocument/2006/relationships/oleObject" Target="embeddings/oleObject73.bin"/><Relationship Id="rId177" Type="http://schemas.openxmlformats.org/officeDocument/2006/relationships/image" Target="media/image76.wmf"/><Relationship Id="rId178" Type="http://schemas.openxmlformats.org/officeDocument/2006/relationships/oleObject" Target="embeddings/oleObject74.bin"/><Relationship Id="rId179" Type="http://schemas.openxmlformats.org/officeDocument/2006/relationships/image" Target="media/image77.wmf"/><Relationship Id="rId956" Type="http://schemas.openxmlformats.org/officeDocument/2006/relationships/oleObject" Target="embeddings/oleObject462.bin"/><Relationship Id="rId957" Type="http://schemas.openxmlformats.org/officeDocument/2006/relationships/image" Target="media/image466.wmf"/><Relationship Id="rId958" Type="http://schemas.openxmlformats.org/officeDocument/2006/relationships/oleObject" Target="embeddings/oleObject463.bin"/><Relationship Id="rId959" Type="http://schemas.openxmlformats.org/officeDocument/2006/relationships/image" Target="media/image467.wmf"/><Relationship Id="rId1020" Type="http://schemas.openxmlformats.org/officeDocument/2006/relationships/oleObject" Target="embeddings/oleObject494.bin"/><Relationship Id="rId1021" Type="http://schemas.openxmlformats.org/officeDocument/2006/relationships/image" Target="media/image498.wmf"/><Relationship Id="rId1022" Type="http://schemas.openxmlformats.org/officeDocument/2006/relationships/oleObject" Target="embeddings/oleObject495.bin"/><Relationship Id="rId1023" Type="http://schemas.openxmlformats.org/officeDocument/2006/relationships/image" Target="media/image499.wmf"/><Relationship Id="rId1024" Type="http://schemas.openxmlformats.org/officeDocument/2006/relationships/oleObject" Target="embeddings/oleObject496.bin"/><Relationship Id="rId1025" Type="http://schemas.openxmlformats.org/officeDocument/2006/relationships/image" Target="media/image500.wmf"/><Relationship Id="rId1026" Type="http://schemas.openxmlformats.org/officeDocument/2006/relationships/oleObject" Target="embeddings/oleObject497.bin"/><Relationship Id="rId1027" Type="http://schemas.openxmlformats.org/officeDocument/2006/relationships/image" Target="media/image501.wmf"/><Relationship Id="rId1028" Type="http://schemas.openxmlformats.org/officeDocument/2006/relationships/oleObject" Target="embeddings/oleObject498.bin"/><Relationship Id="rId1029" Type="http://schemas.openxmlformats.org/officeDocument/2006/relationships/image" Target="media/image502.wmf"/><Relationship Id="rId560" Type="http://schemas.openxmlformats.org/officeDocument/2006/relationships/image" Target="media/image268.wmf"/><Relationship Id="rId561" Type="http://schemas.openxmlformats.org/officeDocument/2006/relationships/oleObject" Target="embeddings/oleObject265.bin"/><Relationship Id="rId562" Type="http://schemas.openxmlformats.org/officeDocument/2006/relationships/image" Target="media/image269.wmf"/><Relationship Id="rId563" Type="http://schemas.openxmlformats.org/officeDocument/2006/relationships/oleObject" Target="embeddings/oleObject266.bin"/><Relationship Id="rId564" Type="http://schemas.openxmlformats.org/officeDocument/2006/relationships/image" Target="media/image270.wmf"/><Relationship Id="rId565" Type="http://schemas.openxmlformats.org/officeDocument/2006/relationships/oleObject" Target="embeddings/oleObject267.bin"/><Relationship Id="rId566" Type="http://schemas.openxmlformats.org/officeDocument/2006/relationships/image" Target="media/image271.wmf"/><Relationship Id="rId567" Type="http://schemas.openxmlformats.org/officeDocument/2006/relationships/oleObject" Target="embeddings/oleObject268.bin"/><Relationship Id="rId568" Type="http://schemas.openxmlformats.org/officeDocument/2006/relationships/image" Target="media/image272.wmf"/><Relationship Id="rId569" Type="http://schemas.openxmlformats.org/officeDocument/2006/relationships/oleObject" Target="embeddings/oleObject269.bin"/><Relationship Id="rId1804" Type="http://schemas.openxmlformats.org/officeDocument/2006/relationships/oleObject" Target="embeddings/oleObject885.bin"/><Relationship Id="rId1805" Type="http://schemas.openxmlformats.org/officeDocument/2006/relationships/image" Target="media/image889.wmf"/><Relationship Id="rId1806" Type="http://schemas.openxmlformats.org/officeDocument/2006/relationships/oleObject" Target="embeddings/oleObject886.bin"/><Relationship Id="rId1807" Type="http://schemas.openxmlformats.org/officeDocument/2006/relationships/image" Target="media/image890.wmf"/><Relationship Id="rId1808" Type="http://schemas.openxmlformats.org/officeDocument/2006/relationships/oleObject" Target="embeddings/oleObject887.bin"/><Relationship Id="rId1809" Type="http://schemas.openxmlformats.org/officeDocument/2006/relationships/image" Target="media/image891.wmf"/><Relationship Id="rId1810" Type="http://schemas.openxmlformats.org/officeDocument/2006/relationships/oleObject" Target="embeddings/oleObject888.bin"/><Relationship Id="rId1811" Type="http://schemas.openxmlformats.org/officeDocument/2006/relationships/image" Target="media/image892.wmf"/><Relationship Id="rId1812" Type="http://schemas.openxmlformats.org/officeDocument/2006/relationships/oleObject" Target="embeddings/oleObject889.bin"/><Relationship Id="rId1813" Type="http://schemas.openxmlformats.org/officeDocument/2006/relationships/image" Target="media/image893.wmf"/><Relationship Id="rId1420" Type="http://schemas.openxmlformats.org/officeDocument/2006/relationships/oleObject" Target="embeddings/oleObject693.bin"/><Relationship Id="rId1421" Type="http://schemas.openxmlformats.org/officeDocument/2006/relationships/image" Target="media/image697.wmf"/><Relationship Id="rId1422" Type="http://schemas.openxmlformats.org/officeDocument/2006/relationships/oleObject" Target="embeddings/oleObject694.bin"/><Relationship Id="rId1423" Type="http://schemas.openxmlformats.org/officeDocument/2006/relationships/image" Target="media/image698.wmf"/><Relationship Id="rId1424" Type="http://schemas.openxmlformats.org/officeDocument/2006/relationships/oleObject" Target="embeddings/oleObject695.bin"/><Relationship Id="rId1425" Type="http://schemas.openxmlformats.org/officeDocument/2006/relationships/image" Target="media/image699.wmf"/><Relationship Id="rId1426" Type="http://schemas.openxmlformats.org/officeDocument/2006/relationships/oleObject" Target="embeddings/oleObject696.bin"/><Relationship Id="rId1427" Type="http://schemas.openxmlformats.org/officeDocument/2006/relationships/image" Target="media/image700.wmf"/><Relationship Id="rId1428" Type="http://schemas.openxmlformats.org/officeDocument/2006/relationships/oleObject" Target="embeddings/oleObject697.bin"/><Relationship Id="rId1429" Type="http://schemas.openxmlformats.org/officeDocument/2006/relationships/image" Target="media/image701.wmf"/><Relationship Id="rId960" Type="http://schemas.openxmlformats.org/officeDocument/2006/relationships/oleObject" Target="embeddings/oleObject464.bin"/><Relationship Id="rId961" Type="http://schemas.openxmlformats.org/officeDocument/2006/relationships/image" Target="media/image468.wmf"/><Relationship Id="rId962" Type="http://schemas.openxmlformats.org/officeDocument/2006/relationships/oleObject" Target="embeddings/oleObject465.bin"/><Relationship Id="rId963" Type="http://schemas.openxmlformats.org/officeDocument/2006/relationships/image" Target="media/image469.wmf"/><Relationship Id="rId964" Type="http://schemas.openxmlformats.org/officeDocument/2006/relationships/oleObject" Target="embeddings/oleObject466.bin"/><Relationship Id="rId965" Type="http://schemas.openxmlformats.org/officeDocument/2006/relationships/image" Target="media/image470.wmf"/><Relationship Id="rId180" Type="http://schemas.openxmlformats.org/officeDocument/2006/relationships/oleObject" Target="embeddings/oleObject75.bin"/><Relationship Id="rId181" Type="http://schemas.openxmlformats.org/officeDocument/2006/relationships/image" Target="media/image78.wmf"/><Relationship Id="rId182" Type="http://schemas.openxmlformats.org/officeDocument/2006/relationships/oleObject" Target="embeddings/oleObject76.bin"/><Relationship Id="rId183" Type="http://schemas.openxmlformats.org/officeDocument/2006/relationships/image" Target="media/image79.wmf"/><Relationship Id="rId184" Type="http://schemas.openxmlformats.org/officeDocument/2006/relationships/oleObject" Target="embeddings/oleObject77.bin"/><Relationship Id="rId185" Type="http://schemas.openxmlformats.org/officeDocument/2006/relationships/image" Target="media/image80.wmf"/><Relationship Id="rId186" Type="http://schemas.openxmlformats.org/officeDocument/2006/relationships/oleObject" Target="embeddings/oleObject78.bin"/><Relationship Id="rId187" Type="http://schemas.openxmlformats.org/officeDocument/2006/relationships/image" Target="media/image81.wmf"/><Relationship Id="rId188" Type="http://schemas.openxmlformats.org/officeDocument/2006/relationships/oleObject" Target="embeddings/oleObject79.bin"/><Relationship Id="rId189" Type="http://schemas.openxmlformats.org/officeDocument/2006/relationships/image" Target="media/image82.wmf"/><Relationship Id="rId966" Type="http://schemas.openxmlformats.org/officeDocument/2006/relationships/oleObject" Target="embeddings/oleObject467.bin"/><Relationship Id="rId967" Type="http://schemas.openxmlformats.org/officeDocument/2006/relationships/image" Target="media/image471.wmf"/><Relationship Id="rId968" Type="http://schemas.openxmlformats.org/officeDocument/2006/relationships/oleObject" Target="embeddings/oleObject468.bin"/><Relationship Id="rId969" Type="http://schemas.openxmlformats.org/officeDocument/2006/relationships/image" Target="media/image472.wmf"/><Relationship Id="rId1030" Type="http://schemas.openxmlformats.org/officeDocument/2006/relationships/oleObject" Target="embeddings/oleObject499.bin"/><Relationship Id="rId1031" Type="http://schemas.openxmlformats.org/officeDocument/2006/relationships/image" Target="media/image503.wmf"/><Relationship Id="rId1032" Type="http://schemas.openxmlformats.org/officeDocument/2006/relationships/oleObject" Target="embeddings/oleObject500.bin"/><Relationship Id="rId1033" Type="http://schemas.openxmlformats.org/officeDocument/2006/relationships/image" Target="media/image504.wmf"/><Relationship Id="rId1034" Type="http://schemas.openxmlformats.org/officeDocument/2006/relationships/oleObject" Target="embeddings/oleObject501.bin"/><Relationship Id="rId1035" Type="http://schemas.openxmlformats.org/officeDocument/2006/relationships/image" Target="media/image505.wmf"/><Relationship Id="rId1036" Type="http://schemas.openxmlformats.org/officeDocument/2006/relationships/oleObject" Target="embeddings/oleObject502.bin"/><Relationship Id="rId1037" Type="http://schemas.openxmlformats.org/officeDocument/2006/relationships/image" Target="media/image506.wmf"/><Relationship Id="rId1038" Type="http://schemas.openxmlformats.org/officeDocument/2006/relationships/oleObject" Target="embeddings/oleObject503.bin"/><Relationship Id="rId1039" Type="http://schemas.openxmlformats.org/officeDocument/2006/relationships/image" Target="media/image507.wmf"/><Relationship Id="rId570" Type="http://schemas.openxmlformats.org/officeDocument/2006/relationships/image" Target="media/image273.wmf"/><Relationship Id="rId571" Type="http://schemas.openxmlformats.org/officeDocument/2006/relationships/oleObject" Target="embeddings/oleObject270.bin"/><Relationship Id="rId572" Type="http://schemas.openxmlformats.org/officeDocument/2006/relationships/image" Target="media/image274.wmf"/><Relationship Id="rId573" Type="http://schemas.openxmlformats.org/officeDocument/2006/relationships/oleObject" Target="embeddings/oleObject271.bin"/><Relationship Id="rId574" Type="http://schemas.openxmlformats.org/officeDocument/2006/relationships/image" Target="media/image275.wmf"/><Relationship Id="rId575" Type="http://schemas.openxmlformats.org/officeDocument/2006/relationships/oleObject" Target="embeddings/oleObject272.bin"/><Relationship Id="rId576" Type="http://schemas.openxmlformats.org/officeDocument/2006/relationships/image" Target="media/image276.wmf"/><Relationship Id="rId577" Type="http://schemas.openxmlformats.org/officeDocument/2006/relationships/oleObject" Target="embeddings/oleObject273.bin"/><Relationship Id="rId578" Type="http://schemas.openxmlformats.org/officeDocument/2006/relationships/image" Target="media/image277.wmf"/><Relationship Id="rId579" Type="http://schemas.openxmlformats.org/officeDocument/2006/relationships/oleObject" Target="embeddings/oleObject274.bin"/><Relationship Id="rId1814" Type="http://schemas.openxmlformats.org/officeDocument/2006/relationships/oleObject" Target="embeddings/oleObject890.bin"/><Relationship Id="rId1815" Type="http://schemas.openxmlformats.org/officeDocument/2006/relationships/image" Target="media/image894.wmf"/><Relationship Id="rId1816" Type="http://schemas.openxmlformats.org/officeDocument/2006/relationships/oleObject" Target="embeddings/oleObject891.bin"/><Relationship Id="rId1817" Type="http://schemas.openxmlformats.org/officeDocument/2006/relationships/image" Target="media/image895.wmf"/><Relationship Id="rId1818" Type="http://schemas.openxmlformats.org/officeDocument/2006/relationships/oleObject" Target="embeddings/oleObject892.bin"/><Relationship Id="rId1819" Type="http://schemas.openxmlformats.org/officeDocument/2006/relationships/image" Target="media/image896.wmf"/><Relationship Id="rId1820" Type="http://schemas.openxmlformats.org/officeDocument/2006/relationships/oleObject" Target="embeddings/oleObject893.bin"/><Relationship Id="rId1821" Type="http://schemas.openxmlformats.org/officeDocument/2006/relationships/image" Target="media/image897.wmf"/><Relationship Id="rId1822" Type="http://schemas.openxmlformats.org/officeDocument/2006/relationships/oleObject" Target="embeddings/oleObject894.bin"/><Relationship Id="rId1823" Type="http://schemas.openxmlformats.org/officeDocument/2006/relationships/image" Target="media/image898.wmf"/><Relationship Id="rId1430" Type="http://schemas.openxmlformats.org/officeDocument/2006/relationships/oleObject" Target="embeddings/oleObject698.bin"/><Relationship Id="rId1431" Type="http://schemas.openxmlformats.org/officeDocument/2006/relationships/image" Target="media/image702.wmf"/><Relationship Id="rId1432" Type="http://schemas.openxmlformats.org/officeDocument/2006/relationships/oleObject" Target="embeddings/oleObject699.bin"/><Relationship Id="rId1433" Type="http://schemas.openxmlformats.org/officeDocument/2006/relationships/image" Target="media/image703.wmf"/><Relationship Id="rId1434" Type="http://schemas.openxmlformats.org/officeDocument/2006/relationships/oleObject" Target="embeddings/oleObject700.bin"/><Relationship Id="rId1435" Type="http://schemas.openxmlformats.org/officeDocument/2006/relationships/image" Target="media/image704.wmf"/><Relationship Id="rId1436" Type="http://schemas.openxmlformats.org/officeDocument/2006/relationships/oleObject" Target="embeddings/oleObject701.bin"/><Relationship Id="rId1437" Type="http://schemas.openxmlformats.org/officeDocument/2006/relationships/image" Target="media/image705.wmf"/><Relationship Id="rId1438" Type="http://schemas.openxmlformats.org/officeDocument/2006/relationships/oleObject" Target="embeddings/oleObject702.bin"/><Relationship Id="rId1439" Type="http://schemas.openxmlformats.org/officeDocument/2006/relationships/image" Target="media/image706.wmf"/><Relationship Id="rId970" Type="http://schemas.openxmlformats.org/officeDocument/2006/relationships/oleObject" Target="embeddings/oleObject469.bin"/><Relationship Id="rId971" Type="http://schemas.openxmlformats.org/officeDocument/2006/relationships/image" Target="media/image473.wmf"/><Relationship Id="rId972" Type="http://schemas.openxmlformats.org/officeDocument/2006/relationships/oleObject" Target="embeddings/oleObject470.bin"/><Relationship Id="rId973" Type="http://schemas.openxmlformats.org/officeDocument/2006/relationships/image" Target="media/image474.wmf"/><Relationship Id="rId974" Type="http://schemas.openxmlformats.org/officeDocument/2006/relationships/oleObject" Target="embeddings/oleObject471.bin"/><Relationship Id="rId975" Type="http://schemas.openxmlformats.org/officeDocument/2006/relationships/image" Target="media/image475.wmf"/><Relationship Id="rId190" Type="http://schemas.openxmlformats.org/officeDocument/2006/relationships/oleObject" Target="embeddings/oleObject80.bin"/><Relationship Id="rId191" Type="http://schemas.openxmlformats.org/officeDocument/2006/relationships/image" Target="media/image83.wmf"/><Relationship Id="rId192" Type="http://schemas.openxmlformats.org/officeDocument/2006/relationships/oleObject" Target="embeddings/oleObject81.bin"/><Relationship Id="rId193" Type="http://schemas.openxmlformats.org/officeDocument/2006/relationships/image" Target="media/image84.wmf"/><Relationship Id="rId194" Type="http://schemas.openxmlformats.org/officeDocument/2006/relationships/oleObject" Target="embeddings/oleObject82.bin"/><Relationship Id="rId195" Type="http://schemas.openxmlformats.org/officeDocument/2006/relationships/image" Target="media/image85.wmf"/><Relationship Id="rId196" Type="http://schemas.openxmlformats.org/officeDocument/2006/relationships/oleObject" Target="embeddings/oleObject83.bin"/><Relationship Id="rId197" Type="http://schemas.openxmlformats.org/officeDocument/2006/relationships/image" Target="media/image86.wmf"/><Relationship Id="rId198" Type="http://schemas.openxmlformats.org/officeDocument/2006/relationships/oleObject" Target="embeddings/oleObject84.bin"/><Relationship Id="rId199" Type="http://schemas.openxmlformats.org/officeDocument/2006/relationships/image" Target="media/image87.wmf"/><Relationship Id="rId976" Type="http://schemas.openxmlformats.org/officeDocument/2006/relationships/oleObject" Target="embeddings/oleObject472.bin"/><Relationship Id="rId977" Type="http://schemas.openxmlformats.org/officeDocument/2006/relationships/image" Target="media/image476.wmf"/><Relationship Id="rId978" Type="http://schemas.openxmlformats.org/officeDocument/2006/relationships/oleObject" Target="embeddings/oleObject473.bin"/><Relationship Id="rId979" Type="http://schemas.openxmlformats.org/officeDocument/2006/relationships/image" Target="media/image477.wmf"/><Relationship Id="rId1040" Type="http://schemas.openxmlformats.org/officeDocument/2006/relationships/oleObject" Target="embeddings/oleObject504.bin"/><Relationship Id="rId1041" Type="http://schemas.openxmlformats.org/officeDocument/2006/relationships/image" Target="media/image508.wmf"/><Relationship Id="rId1042" Type="http://schemas.openxmlformats.org/officeDocument/2006/relationships/oleObject" Target="embeddings/oleObject505.bin"/><Relationship Id="rId1043" Type="http://schemas.openxmlformats.org/officeDocument/2006/relationships/image" Target="media/image509.wmf"/><Relationship Id="rId1044" Type="http://schemas.openxmlformats.org/officeDocument/2006/relationships/oleObject" Target="embeddings/oleObject506.bin"/><Relationship Id="rId1045" Type="http://schemas.openxmlformats.org/officeDocument/2006/relationships/image" Target="media/image510.wmf"/><Relationship Id="rId1046" Type="http://schemas.openxmlformats.org/officeDocument/2006/relationships/oleObject" Target="embeddings/oleObject507.bin"/><Relationship Id="rId1047" Type="http://schemas.openxmlformats.org/officeDocument/2006/relationships/image" Target="media/image511.wmf"/><Relationship Id="rId1048" Type="http://schemas.openxmlformats.org/officeDocument/2006/relationships/oleObject" Target="embeddings/oleObject508.bin"/><Relationship Id="rId1049" Type="http://schemas.openxmlformats.org/officeDocument/2006/relationships/image" Target="media/image512.wmf"/><Relationship Id="rId580" Type="http://schemas.openxmlformats.org/officeDocument/2006/relationships/image" Target="media/image278.wmf"/><Relationship Id="rId581" Type="http://schemas.openxmlformats.org/officeDocument/2006/relationships/oleObject" Target="embeddings/oleObject275.bin"/><Relationship Id="rId582" Type="http://schemas.openxmlformats.org/officeDocument/2006/relationships/image" Target="media/image279.wmf"/><Relationship Id="rId583" Type="http://schemas.openxmlformats.org/officeDocument/2006/relationships/oleObject" Target="embeddings/oleObject276.bin"/><Relationship Id="rId584" Type="http://schemas.openxmlformats.org/officeDocument/2006/relationships/image" Target="media/image280.wmf"/><Relationship Id="rId585" Type="http://schemas.openxmlformats.org/officeDocument/2006/relationships/oleObject" Target="embeddings/oleObject277.bin"/><Relationship Id="rId586" Type="http://schemas.openxmlformats.org/officeDocument/2006/relationships/image" Target="media/image281.wmf"/><Relationship Id="rId587" Type="http://schemas.openxmlformats.org/officeDocument/2006/relationships/oleObject" Target="embeddings/oleObject278.bin"/><Relationship Id="rId588" Type="http://schemas.openxmlformats.org/officeDocument/2006/relationships/image" Target="media/image282.wmf"/><Relationship Id="rId589" Type="http://schemas.openxmlformats.org/officeDocument/2006/relationships/oleObject" Target="embeddings/oleObject279.bin"/><Relationship Id="rId1824" Type="http://schemas.openxmlformats.org/officeDocument/2006/relationships/oleObject" Target="embeddings/oleObject895.bin"/><Relationship Id="rId1825" Type="http://schemas.openxmlformats.org/officeDocument/2006/relationships/image" Target="media/image899.wmf"/><Relationship Id="rId1826" Type="http://schemas.openxmlformats.org/officeDocument/2006/relationships/oleObject" Target="embeddings/oleObject896.bin"/><Relationship Id="rId1827" Type="http://schemas.openxmlformats.org/officeDocument/2006/relationships/image" Target="media/image900.wmf"/><Relationship Id="rId1828" Type="http://schemas.openxmlformats.org/officeDocument/2006/relationships/oleObject" Target="embeddings/oleObject897.bin"/><Relationship Id="rId1829" Type="http://schemas.openxmlformats.org/officeDocument/2006/relationships/image" Target="media/image901.wmf"/><Relationship Id="rId1830" Type="http://schemas.openxmlformats.org/officeDocument/2006/relationships/oleObject" Target="embeddings/oleObject898.bin"/><Relationship Id="rId1831" Type="http://schemas.openxmlformats.org/officeDocument/2006/relationships/image" Target="media/image902.wmf"/><Relationship Id="rId1832" Type="http://schemas.openxmlformats.org/officeDocument/2006/relationships/oleObject" Target="embeddings/oleObject899.bin"/><Relationship Id="rId1833" Type="http://schemas.openxmlformats.org/officeDocument/2006/relationships/image" Target="media/image903.wmf"/><Relationship Id="rId1440" Type="http://schemas.openxmlformats.org/officeDocument/2006/relationships/oleObject" Target="embeddings/oleObject703.bin"/><Relationship Id="rId1441" Type="http://schemas.openxmlformats.org/officeDocument/2006/relationships/image" Target="media/image707.wmf"/><Relationship Id="rId1442" Type="http://schemas.openxmlformats.org/officeDocument/2006/relationships/oleObject" Target="embeddings/oleObject704.bin"/><Relationship Id="rId1443" Type="http://schemas.openxmlformats.org/officeDocument/2006/relationships/image" Target="media/image708.wmf"/><Relationship Id="rId1444" Type="http://schemas.openxmlformats.org/officeDocument/2006/relationships/oleObject" Target="embeddings/oleObject705.bin"/><Relationship Id="rId1445" Type="http://schemas.openxmlformats.org/officeDocument/2006/relationships/image" Target="media/image709.wmf"/><Relationship Id="rId1446" Type="http://schemas.openxmlformats.org/officeDocument/2006/relationships/oleObject" Target="embeddings/oleObject706.bin"/><Relationship Id="rId1447" Type="http://schemas.openxmlformats.org/officeDocument/2006/relationships/image" Target="media/image710.wmf"/><Relationship Id="rId1448" Type="http://schemas.openxmlformats.org/officeDocument/2006/relationships/oleObject" Target="embeddings/oleObject707.bin"/><Relationship Id="rId1449" Type="http://schemas.openxmlformats.org/officeDocument/2006/relationships/image" Target="media/image711.wmf"/><Relationship Id="rId980" Type="http://schemas.openxmlformats.org/officeDocument/2006/relationships/oleObject" Target="embeddings/oleObject474.bin"/><Relationship Id="rId981" Type="http://schemas.openxmlformats.org/officeDocument/2006/relationships/image" Target="media/image478.wmf"/><Relationship Id="rId982" Type="http://schemas.openxmlformats.org/officeDocument/2006/relationships/oleObject" Target="embeddings/oleObject475.bin"/><Relationship Id="rId983" Type="http://schemas.openxmlformats.org/officeDocument/2006/relationships/image" Target="media/image479.wmf"/><Relationship Id="rId984" Type="http://schemas.openxmlformats.org/officeDocument/2006/relationships/oleObject" Target="embeddings/oleObject476.bin"/><Relationship Id="rId985" Type="http://schemas.openxmlformats.org/officeDocument/2006/relationships/image" Target="media/image480.wmf"/><Relationship Id="rId986" Type="http://schemas.openxmlformats.org/officeDocument/2006/relationships/oleObject" Target="embeddings/oleObject477.bin"/><Relationship Id="rId987" Type="http://schemas.openxmlformats.org/officeDocument/2006/relationships/image" Target="media/image481.wmf"/><Relationship Id="rId988" Type="http://schemas.openxmlformats.org/officeDocument/2006/relationships/oleObject" Target="embeddings/oleObject478.bin"/><Relationship Id="rId989" Type="http://schemas.openxmlformats.org/officeDocument/2006/relationships/image" Target="media/image482.wmf"/><Relationship Id="rId1050" Type="http://schemas.openxmlformats.org/officeDocument/2006/relationships/oleObject" Target="embeddings/oleObject509.bin"/><Relationship Id="rId1051" Type="http://schemas.openxmlformats.org/officeDocument/2006/relationships/image" Target="media/image513.wmf"/><Relationship Id="rId1052" Type="http://schemas.openxmlformats.org/officeDocument/2006/relationships/oleObject" Target="embeddings/oleObject510.bin"/><Relationship Id="rId1053" Type="http://schemas.openxmlformats.org/officeDocument/2006/relationships/image" Target="media/image514.wmf"/><Relationship Id="rId1054" Type="http://schemas.openxmlformats.org/officeDocument/2006/relationships/oleObject" Target="embeddings/oleObject511.bin"/><Relationship Id="rId1055" Type="http://schemas.openxmlformats.org/officeDocument/2006/relationships/image" Target="media/image515.wmf"/><Relationship Id="rId1056" Type="http://schemas.openxmlformats.org/officeDocument/2006/relationships/oleObject" Target="embeddings/oleObject512.bin"/><Relationship Id="rId1057" Type="http://schemas.openxmlformats.org/officeDocument/2006/relationships/image" Target="media/image516.wmf"/><Relationship Id="rId1058" Type="http://schemas.openxmlformats.org/officeDocument/2006/relationships/oleObject" Target="embeddings/oleObject513.bin"/><Relationship Id="rId1059" Type="http://schemas.openxmlformats.org/officeDocument/2006/relationships/image" Target="media/image517.wmf"/><Relationship Id="rId590" Type="http://schemas.openxmlformats.org/officeDocument/2006/relationships/image" Target="media/image283.wmf"/><Relationship Id="rId591" Type="http://schemas.openxmlformats.org/officeDocument/2006/relationships/oleObject" Target="embeddings/oleObject280.bin"/><Relationship Id="rId592" Type="http://schemas.openxmlformats.org/officeDocument/2006/relationships/image" Target="media/image284.wmf"/><Relationship Id="rId593" Type="http://schemas.openxmlformats.org/officeDocument/2006/relationships/oleObject" Target="embeddings/oleObject281.bin"/><Relationship Id="rId594" Type="http://schemas.openxmlformats.org/officeDocument/2006/relationships/image" Target="media/image285.wmf"/><Relationship Id="rId595" Type="http://schemas.openxmlformats.org/officeDocument/2006/relationships/oleObject" Target="embeddings/oleObject282.bin"/><Relationship Id="rId596" Type="http://schemas.openxmlformats.org/officeDocument/2006/relationships/image" Target="media/image286.wmf"/><Relationship Id="rId597" Type="http://schemas.openxmlformats.org/officeDocument/2006/relationships/oleObject" Target="embeddings/oleObject283.bin"/><Relationship Id="rId598" Type="http://schemas.openxmlformats.org/officeDocument/2006/relationships/image" Target="media/image287.wmf"/><Relationship Id="rId599" Type="http://schemas.openxmlformats.org/officeDocument/2006/relationships/oleObject" Target="embeddings/oleObject284.bin"/><Relationship Id="rId1834" Type="http://schemas.openxmlformats.org/officeDocument/2006/relationships/oleObject" Target="embeddings/oleObject900.bin"/><Relationship Id="rId1835" Type="http://schemas.openxmlformats.org/officeDocument/2006/relationships/image" Target="media/image904.wmf"/><Relationship Id="rId1836" Type="http://schemas.openxmlformats.org/officeDocument/2006/relationships/oleObject" Target="embeddings/oleObject901.bin"/><Relationship Id="rId1837" Type="http://schemas.openxmlformats.org/officeDocument/2006/relationships/image" Target="media/image905.wmf"/><Relationship Id="rId1838" Type="http://schemas.openxmlformats.org/officeDocument/2006/relationships/oleObject" Target="embeddings/oleObject902.bin"/><Relationship Id="rId1839" Type="http://schemas.openxmlformats.org/officeDocument/2006/relationships/image" Target="media/image906.wmf"/><Relationship Id="rId1840" Type="http://schemas.openxmlformats.org/officeDocument/2006/relationships/oleObject" Target="embeddings/oleObject903.bin"/><Relationship Id="rId1841" Type="http://schemas.openxmlformats.org/officeDocument/2006/relationships/image" Target="media/image907.wmf"/><Relationship Id="rId1842" Type="http://schemas.openxmlformats.org/officeDocument/2006/relationships/oleObject" Target="embeddings/oleObject904.bin"/><Relationship Id="rId1843" Type="http://schemas.openxmlformats.org/officeDocument/2006/relationships/image" Target="media/image908.wmf"/><Relationship Id="rId1450" Type="http://schemas.openxmlformats.org/officeDocument/2006/relationships/oleObject" Target="embeddings/oleObject708.bin"/><Relationship Id="rId1451" Type="http://schemas.openxmlformats.org/officeDocument/2006/relationships/image" Target="media/image712.wmf"/><Relationship Id="rId1452" Type="http://schemas.openxmlformats.org/officeDocument/2006/relationships/oleObject" Target="embeddings/oleObject709.bin"/><Relationship Id="rId1453" Type="http://schemas.openxmlformats.org/officeDocument/2006/relationships/image" Target="media/image713.wmf"/><Relationship Id="rId1454" Type="http://schemas.openxmlformats.org/officeDocument/2006/relationships/oleObject" Target="embeddings/oleObject710.bin"/><Relationship Id="rId1455" Type="http://schemas.openxmlformats.org/officeDocument/2006/relationships/image" Target="media/image714.wmf"/><Relationship Id="rId1456" Type="http://schemas.openxmlformats.org/officeDocument/2006/relationships/oleObject" Target="embeddings/oleObject711.bin"/><Relationship Id="rId1457" Type="http://schemas.openxmlformats.org/officeDocument/2006/relationships/image" Target="media/image715.wmf"/><Relationship Id="rId1458" Type="http://schemas.openxmlformats.org/officeDocument/2006/relationships/oleObject" Target="embeddings/oleObject712.bin"/><Relationship Id="rId1459" Type="http://schemas.openxmlformats.org/officeDocument/2006/relationships/image" Target="media/image716.wmf"/><Relationship Id="rId990" Type="http://schemas.openxmlformats.org/officeDocument/2006/relationships/oleObject" Target="embeddings/oleObject479.bin"/><Relationship Id="rId991" Type="http://schemas.openxmlformats.org/officeDocument/2006/relationships/image" Target="media/image483.wmf"/><Relationship Id="rId992" Type="http://schemas.openxmlformats.org/officeDocument/2006/relationships/oleObject" Target="embeddings/oleObject480.bin"/><Relationship Id="rId993" Type="http://schemas.openxmlformats.org/officeDocument/2006/relationships/image" Target="media/image484.wmf"/><Relationship Id="rId994" Type="http://schemas.openxmlformats.org/officeDocument/2006/relationships/oleObject" Target="embeddings/oleObject481.bin"/><Relationship Id="rId995" Type="http://schemas.openxmlformats.org/officeDocument/2006/relationships/image" Target="media/image485.wmf"/><Relationship Id="rId996" Type="http://schemas.openxmlformats.org/officeDocument/2006/relationships/oleObject" Target="embeddings/oleObject482.bin"/><Relationship Id="rId997" Type="http://schemas.openxmlformats.org/officeDocument/2006/relationships/image" Target="media/image486.wmf"/><Relationship Id="rId998" Type="http://schemas.openxmlformats.org/officeDocument/2006/relationships/oleObject" Target="embeddings/oleObject483.bin"/><Relationship Id="rId999" Type="http://schemas.openxmlformats.org/officeDocument/2006/relationships/image" Target="media/image487.wmf"/><Relationship Id="rId1060" Type="http://schemas.openxmlformats.org/officeDocument/2006/relationships/oleObject" Target="embeddings/oleObject514.bin"/><Relationship Id="rId1061" Type="http://schemas.openxmlformats.org/officeDocument/2006/relationships/image" Target="media/image518.wmf"/><Relationship Id="rId1062" Type="http://schemas.openxmlformats.org/officeDocument/2006/relationships/oleObject" Target="embeddings/oleObject515.bin"/><Relationship Id="rId1063" Type="http://schemas.openxmlformats.org/officeDocument/2006/relationships/image" Target="media/image519.wmf"/><Relationship Id="rId1064" Type="http://schemas.openxmlformats.org/officeDocument/2006/relationships/oleObject" Target="embeddings/oleObject516.bin"/><Relationship Id="rId1065" Type="http://schemas.openxmlformats.org/officeDocument/2006/relationships/image" Target="media/image520.wmf"/><Relationship Id="rId1066" Type="http://schemas.openxmlformats.org/officeDocument/2006/relationships/oleObject" Target="embeddings/oleObject517.bin"/><Relationship Id="rId1067" Type="http://schemas.openxmlformats.org/officeDocument/2006/relationships/image" Target="media/image521.wmf"/><Relationship Id="rId1068" Type="http://schemas.openxmlformats.org/officeDocument/2006/relationships/oleObject" Target="embeddings/oleObject518.bin"/><Relationship Id="rId1069" Type="http://schemas.openxmlformats.org/officeDocument/2006/relationships/image" Target="media/image522.wmf"/><Relationship Id="rId1844" Type="http://schemas.openxmlformats.org/officeDocument/2006/relationships/oleObject" Target="embeddings/oleObject905.bin"/><Relationship Id="rId1845" Type="http://schemas.openxmlformats.org/officeDocument/2006/relationships/image" Target="media/image909.wmf"/><Relationship Id="rId1846" Type="http://schemas.openxmlformats.org/officeDocument/2006/relationships/oleObject" Target="embeddings/oleObject906.bin"/><Relationship Id="rId1847" Type="http://schemas.openxmlformats.org/officeDocument/2006/relationships/image" Target="media/image910.wmf"/><Relationship Id="rId1848" Type="http://schemas.openxmlformats.org/officeDocument/2006/relationships/oleObject" Target="embeddings/oleObject907.bin"/><Relationship Id="rId1849" Type="http://schemas.openxmlformats.org/officeDocument/2006/relationships/image" Target="media/image911.wmf"/><Relationship Id="rId200" Type="http://schemas.openxmlformats.org/officeDocument/2006/relationships/oleObject" Target="embeddings/oleObject85.bin"/><Relationship Id="rId201" Type="http://schemas.openxmlformats.org/officeDocument/2006/relationships/image" Target="media/image88.wmf"/><Relationship Id="rId202" Type="http://schemas.openxmlformats.org/officeDocument/2006/relationships/oleObject" Target="embeddings/oleObject86.bin"/><Relationship Id="rId203" Type="http://schemas.openxmlformats.org/officeDocument/2006/relationships/image" Target="media/image89.wmf"/><Relationship Id="rId204" Type="http://schemas.openxmlformats.org/officeDocument/2006/relationships/oleObject" Target="embeddings/oleObject87.bin"/><Relationship Id="rId205" Type="http://schemas.openxmlformats.org/officeDocument/2006/relationships/image" Target="media/image90.wmf"/><Relationship Id="rId206" Type="http://schemas.openxmlformats.org/officeDocument/2006/relationships/oleObject" Target="embeddings/oleObject88.bin"/><Relationship Id="rId207" Type="http://schemas.openxmlformats.org/officeDocument/2006/relationships/image" Target="media/image91.wmf"/><Relationship Id="rId208" Type="http://schemas.openxmlformats.org/officeDocument/2006/relationships/oleObject" Target="embeddings/oleObject89.bin"/><Relationship Id="rId209" Type="http://schemas.openxmlformats.org/officeDocument/2006/relationships/image" Target="media/image92.wmf"/><Relationship Id="rId1850" Type="http://schemas.openxmlformats.org/officeDocument/2006/relationships/oleObject" Target="embeddings/oleObject908.bin"/><Relationship Id="rId1851" Type="http://schemas.openxmlformats.org/officeDocument/2006/relationships/image" Target="media/image912.wmf"/><Relationship Id="rId1852" Type="http://schemas.openxmlformats.org/officeDocument/2006/relationships/oleObject" Target="embeddings/oleObject909.bin"/><Relationship Id="rId1853" Type="http://schemas.openxmlformats.org/officeDocument/2006/relationships/image" Target="media/image913.wmf"/><Relationship Id="rId1460" Type="http://schemas.openxmlformats.org/officeDocument/2006/relationships/oleObject" Target="embeddings/oleObject713.bin"/><Relationship Id="rId1461" Type="http://schemas.openxmlformats.org/officeDocument/2006/relationships/image" Target="media/image717.wmf"/><Relationship Id="rId1462" Type="http://schemas.openxmlformats.org/officeDocument/2006/relationships/oleObject" Target="embeddings/oleObject714.bin"/><Relationship Id="rId1463" Type="http://schemas.openxmlformats.org/officeDocument/2006/relationships/image" Target="media/image718.wmf"/><Relationship Id="rId1464" Type="http://schemas.openxmlformats.org/officeDocument/2006/relationships/oleObject" Target="embeddings/oleObject715.bin"/><Relationship Id="rId1465" Type="http://schemas.openxmlformats.org/officeDocument/2006/relationships/image" Target="media/image719.wmf"/><Relationship Id="rId1466" Type="http://schemas.openxmlformats.org/officeDocument/2006/relationships/oleObject" Target="embeddings/oleObject716.bin"/><Relationship Id="rId1467" Type="http://schemas.openxmlformats.org/officeDocument/2006/relationships/image" Target="media/image720.wmf"/><Relationship Id="rId1468" Type="http://schemas.openxmlformats.org/officeDocument/2006/relationships/oleObject" Target="embeddings/oleObject717.bin"/><Relationship Id="rId1469" Type="http://schemas.openxmlformats.org/officeDocument/2006/relationships/image" Target="media/image721.wmf"/><Relationship Id="rId1070" Type="http://schemas.openxmlformats.org/officeDocument/2006/relationships/oleObject" Target="embeddings/oleObject519.bin"/><Relationship Id="rId1071" Type="http://schemas.openxmlformats.org/officeDocument/2006/relationships/image" Target="media/image523.wmf"/><Relationship Id="rId1072" Type="http://schemas.openxmlformats.org/officeDocument/2006/relationships/oleObject" Target="embeddings/oleObject520.bin"/><Relationship Id="rId1073" Type="http://schemas.openxmlformats.org/officeDocument/2006/relationships/image" Target="media/image524.wmf"/><Relationship Id="rId1074" Type="http://schemas.openxmlformats.org/officeDocument/2006/relationships/oleObject" Target="embeddings/oleObject521.bin"/><Relationship Id="rId1075" Type="http://schemas.openxmlformats.org/officeDocument/2006/relationships/image" Target="media/image525.wmf"/><Relationship Id="rId1076" Type="http://schemas.openxmlformats.org/officeDocument/2006/relationships/oleObject" Target="embeddings/oleObject522.bin"/><Relationship Id="rId1077" Type="http://schemas.openxmlformats.org/officeDocument/2006/relationships/image" Target="media/image526.wmf"/><Relationship Id="rId1078" Type="http://schemas.openxmlformats.org/officeDocument/2006/relationships/oleObject" Target="embeddings/oleObject523.bin"/><Relationship Id="rId1079" Type="http://schemas.openxmlformats.org/officeDocument/2006/relationships/image" Target="media/image527.wmf"/><Relationship Id="rId1854" Type="http://schemas.openxmlformats.org/officeDocument/2006/relationships/oleObject" Target="embeddings/oleObject910.bin"/><Relationship Id="rId1855" Type="http://schemas.openxmlformats.org/officeDocument/2006/relationships/image" Target="media/image914.wmf"/><Relationship Id="rId1856" Type="http://schemas.openxmlformats.org/officeDocument/2006/relationships/oleObject" Target="embeddings/oleObject911.bin"/><Relationship Id="rId1857" Type="http://schemas.openxmlformats.org/officeDocument/2006/relationships/image" Target="media/image915.wmf"/><Relationship Id="rId1858" Type="http://schemas.openxmlformats.org/officeDocument/2006/relationships/oleObject" Target="embeddings/oleObject912.bin"/><Relationship Id="rId1859" Type="http://schemas.openxmlformats.org/officeDocument/2006/relationships/image" Target="media/image916.wmf"/><Relationship Id="rId600" Type="http://schemas.openxmlformats.org/officeDocument/2006/relationships/image" Target="media/image288.wmf"/><Relationship Id="rId601" Type="http://schemas.openxmlformats.org/officeDocument/2006/relationships/oleObject" Target="embeddings/oleObject285.bin"/><Relationship Id="rId602" Type="http://schemas.openxmlformats.org/officeDocument/2006/relationships/image" Target="media/image289.wmf"/><Relationship Id="rId603" Type="http://schemas.openxmlformats.org/officeDocument/2006/relationships/oleObject" Target="embeddings/oleObject286.bin"/><Relationship Id="rId604" Type="http://schemas.openxmlformats.org/officeDocument/2006/relationships/image" Target="media/image290.wmf"/><Relationship Id="rId605" Type="http://schemas.openxmlformats.org/officeDocument/2006/relationships/oleObject" Target="embeddings/oleObject287.bin"/><Relationship Id="rId606" Type="http://schemas.openxmlformats.org/officeDocument/2006/relationships/image" Target="media/image291.wmf"/><Relationship Id="rId607" Type="http://schemas.openxmlformats.org/officeDocument/2006/relationships/oleObject" Target="embeddings/oleObject288.bin"/><Relationship Id="rId608" Type="http://schemas.openxmlformats.org/officeDocument/2006/relationships/image" Target="media/image292.wmf"/><Relationship Id="rId609" Type="http://schemas.openxmlformats.org/officeDocument/2006/relationships/oleObject" Target="embeddings/oleObject289.bin"/><Relationship Id="rId210" Type="http://schemas.openxmlformats.org/officeDocument/2006/relationships/oleObject" Target="embeddings/oleObject90.bin"/><Relationship Id="rId211" Type="http://schemas.openxmlformats.org/officeDocument/2006/relationships/image" Target="media/image93.wmf"/><Relationship Id="rId212" Type="http://schemas.openxmlformats.org/officeDocument/2006/relationships/oleObject" Target="embeddings/oleObject91.bin"/><Relationship Id="rId213" Type="http://schemas.openxmlformats.org/officeDocument/2006/relationships/image" Target="media/image94.wmf"/><Relationship Id="rId214" Type="http://schemas.openxmlformats.org/officeDocument/2006/relationships/oleObject" Target="embeddings/oleObject92.bin"/><Relationship Id="rId215" Type="http://schemas.openxmlformats.org/officeDocument/2006/relationships/image" Target="media/image95.wmf"/><Relationship Id="rId216" Type="http://schemas.openxmlformats.org/officeDocument/2006/relationships/oleObject" Target="embeddings/oleObject93.bin"/><Relationship Id="rId217" Type="http://schemas.openxmlformats.org/officeDocument/2006/relationships/image" Target="media/image96.wmf"/><Relationship Id="rId218" Type="http://schemas.openxmlformats.org/officeDocument/2006/relationships/oleObject" Target="embeddings/oleObject94.bin"/><Relationship Id="rId219" Type="http://schemas.openxmlformats.org/officeDocument/2006/relationships/image" Target="media/image97.wmf"/><Relationship Id="rId1860" Type="http://schemas.openxmlformats.org/officeDocument/2006/relationships/oleObject" Target="embeddings/oleObject913.bin"/><Relationship Id="rId1861" Type="http://schemas.openxmlformats.org/officeDocument/2006/relationships/image" Target="media/image917.wmf"/><Relationship Id="rId1862" Type="http://schemas.openxmlformats.org/officeDocument/2006/relationships/oleObject" Target="embeddings/oleObject914.bin"/><Relationship Id="rId1863" Type="http://schemas.openxmlformats.org/officeDocument/2006/relationships/image" Target="media/image918.wmf"/><Relationship Id="rId1470" Type="http://schemas.openxmlformats.org/officeDocument/2006/relationships/oleObject" Target="embeddings/oleObject718.bin"/><Relationship Id="rId1471" Type="http://schemas.openxmlformats.org/officeDocument/2006/relationships/image" Target="media/image722.wmf"/><Relationship Id="rId1472" Type="http://schemas.openxmlformats.org/officeDocument/2006/relationships/oleObject" Target="embeddings/oleObject719.bin"/><Relationship Id="rId1473" Type="http://schemas.openxmlformats.org/officeDocument/2006/relationships/image" Target="media/image723.wmf"/><Relationship Id="rId1474" Type="http://schemas.openxmlformats.org/officeDocument/2006/relationships/oleObject" Target="embeddings/oleObject720.bin"/><Relationship Id="rId1475" Type="http://schemas.openxmlformats.org/officeDocument/2006/relationships/image" Target="media/image724.wmf"/><Relationship Id="rId1476" Type="http://schemas.openxmlformats.org/officeDocument/2006/relationships/oleObject" Target="embeddings/oleObject721.bin"/><Relationship Id="rId1477" Type="http://schemas.openxmlformats.org/officeDocument/2006/relationships/image" Target="media/image725.wmf"/><Relationship Id="rId1478" Type="http://schemas.openxmlformats.org/officeDocument/2006/relationships/oleObject" Target="embeddings/oleObject722.bin"/><Relationship Id="rId1479" Type="http://schemas.openxmlformats.org/officeDocument/2006/relationships/image" Target="media/image726.wmf"/><Relationship Id="rId1080" Type="http://schemas.openxmlformats.org/officeDocument/2006/relationships/oleObject" Target="embeddings/oleObject524.bin"/><Relationship Id="rId1081" Type="http://schemas.openxmlformats.org/officeDocument/2006/relationships/image" Target="media/image528.wmf"/><Relationship Id="rId1082" Type="http://schemas.openxmlformats.org/officeDocument/2006/relationships/oleObject" Target="embeddings/oleObject525.bin"/><Relationship Id="rId1083" Type="http://schemas.openxmlformats.org/officeDocument/2006/relationships/image" Target="media/image529.wmf"/><Relationship Id="rId1084" Type="http://schemas.openxmlformats.org/officeDocument/2006/relationships/oleObject" Target="embeddings/oleObject526.bin"/><Relationship Id="rId1085" Type="http://schemas.openxmlformats.org/officeDocument/2006/relationships/image" Target="media/image530.wmf"/><Relationship Id="rId1086" Type="http://schemas.openxmlformats.org/officeDocument/2006/relationships/oleObject" Target="embeddings/oleObject527.bin"/><Relationship Id="rId1087" Type="http://schemas.openxmlformats.org/officeDocument/2006/relationships/image" Target="media/image531.wmf"/><Relationship Id="rId1088" Type="http://schemas.openxmlformats.org/officeDocument/2006/relationships/oleObject" Target="embeddings/oleObject528.bin"/><Relationship Id="rId1089" Type="http://schemas.openxmlformats.org/officeDocument/2006/relationships/image" Target="media/image532.wmf"/><Relationship Id="rId1864" Type="http://schemas.openxmlformats.org/officeDocument/2006/relationships/oleObject" Target="embeddings/oleObject915.bin"/><Relationship Id="rId1865" Type="http://schemas.openxmlformats.org/officeDocument/2006/relationships/image" Target="media/image919.wmf"/><Relationship Id="rId1866" Type="http://schemas.openxmlformats.org/officeDocument/2006/relationships/oleObject" Target="embeddings/oleObject916.bin"/><Relationship Id="rId1867" Type="http://schemas.openxmlformats.org/officeDocument/2006/relationships/image" Target="media/image920.wmf"/><Relationship Id="rId1868" Type="http://schemas.openxmlformats.org/officeDocument/2006/relationships/oleObject" Target="embeddings/oleObject917.bin"/><Relationship Id="rId1869" Type="http://schemas.openxmlformats.org/officeDocument/2006/relationships/image" Target="media/image921.wmf"/><Relationship Id="rId610" Type="http://schemas.openxmlformats.org/officeDocument/2006/relationships/image" Target="media/image293.wmf"/><Relationship Id="rId611" Type="http://schemas.openxmlformats.org/officeDocument/2006/relationships/oleObject" Target="embeddings/oleObject290.bin"/><Relationship Id="rId612" Type="http://schemas.openxmlformats.org/officeDocument/2006/relationships/image" Target="media/image294.wmf"/><Relationship Id="rId613" Type="http://schemas.openxmlformats.org/officeDocument/2006/relationships/oleObject" Target="embeddings/oleObject291.bin"/><Relationship Id="rId614" Type="http://schemas.openxmlformats.org/officeDocument/2006/relationships/image" Target="media/image295.wmf"/><Relationship Id="rId615" Type="http://schemas.openxmlformats.org/officeDocument/2006/relationships/oleObject" Target="embeddings/oleObject292.bin"/><Relationship Id="rId616" Type="http://schemas.openxmlformats.org/officeDocument/2006/relationships/image" Target="media/image296.wmf"/><Relationship Id="rId617" Type="http://schemas.openxmlformats.org/officeDocument/2006/relationships/oleObject" Target="embeddings/oleObject293.bin"/><Relationship Id="rId618" Type="http://schemas.openxmlformats.org/officeDocument/2006/relationships/image" Target="media/image297.wmf"/><Relationship Id="rId619" Type="http://schemas.openxmlformats.org/officeDocument/2006/relationships/oleObject" Target="embeddings/oleObject294.bin"/><Relationship Id="rId220" Type="http://schemas.openxmlformats.org/officeDocument/2006/relationships/oleObject" Target="embeddings/oleObject95.bin"/><Relationship Id="rId221" Type="http://schemas.openxmlformats.org/officeDocument/2006/relationships/image" Target="media/image98.wmf"/><Relationship Id="rId222" Type="http://schemas.openxmlformats.org/officeDocument/2006/relationships/oleObject" Target="embeddings/oleObject96.bin"/><Relationship Id="rId223" Type="http://schemas.openxmlformats.org/officeDocument/2006/relationships/image" Target="media/image99.wmf"/><Relationship Id="rId224" Type="http://schemas.openxmlformats.org/officeDocument/2006/relationships/oleObject" Target="embeddings/oleObject97.bin"/><Relationship Id="rId225" Type="http://schemas.openxmlformats.org/officeDocument/2006/relationships/image" Target="media/image100.wmf"/><Relationship Id="rId226" Type="http://schemas.openxmlformats.org/officeDocument/2006/relationships/oleObject" Target="embeddings/oleObject98.bin"/><Relationship Id="rId227" Type="http://schemas.openxmlformats.org/officeDocument/2006/relationships/image" Target="media/image101.wmf"/><Relationship Id="rId228" Type="http://schemas.openxmlformats.org/officeDocument/2006/relationships/oleObject" Target="embeddings/oleObject99.bin"/><Relationship Id="rId229" Type="http://schemas.openxmlformats.org/officeDocument/2006/relationships/image" Target="media/image102.wmf"/><Relationship Id="rId1870" Type="http://schemas.openxmlformats.org/officeDocument/2006/relationships/oleObject" Target="embeddings/oleObject918.bin"/><Relationship Id="rId1871" Type="http://schemas.openxmlformats.org/officeDocument/2006/relationships/image" Target="media/image922.wmf"/><Relationship Id="rId1872" Type="http://schemas.openxmlformats.org/officeDocument/2006/relationships/oleObject" Target="embeddings/oleObject919.bin"/><Relationship Id="rId1873" Type="http://schemas.openxmlformats.org/officeDocument/2006/relationships/image" Target="media/image923.wmf"/><Relationship Id="rId1480" Type="http://schemas.openxmlformats.org/officeDocument/2006/relationships/oleObject" Target="embeddings/oleObject723.bin"/><Relationship Id="rId1481" Type="http://schemas.openxmlformats.org/officeDocument/2006/relationships/image" Target="media/image727.wmf"/><Relationship Id="rId1482" Type="http://schemas.openxmlformats.org/officeDocument/2006/relationships/oleObject" Target="embeddings/oleObject724.bin"/><Relationship Id="rId1483" Type="http://schemas.openxmlformats.org/officeDocument/2006/relationships/image" Target="media/image728.wmf"/><Relationship Id="rId1484" Type="http://schemas.openxmlformats.org/officeDocument/2006/relationships/oleObject" Target="embeddings/oleObject725.bin"/><Relationship Id="rId1485" Type="http://schemas.openxmlformats.org/officeDocument/2006/relationships/image" Target="media/image729.wmf"/><Relationship Id="rId1486" Type="http://schemas.openxmlformats.org/officeDocument/2006/relationships/oleObject" Target="embeddings/oleObject726.bin"/><Relationship Id="rId1487" Type="http://schemas.openxmlformats.org/officeDocument/2006/relationships/image" Target="media/image730.wmf"/><Relationship Id="rId1488" Type="http://schemas.openxmlformats.org/officeDocument/2006/relationships/oleObject" Target="embeddings/oleObject727.bin"/><Relationship Id="rId1489" Type="http://schemas.openxmlformats.org/officeDocument/2006/relationships/image" Target="media/image731.wmf"/><Relationship Id="rId1090" Type="http://schemas.openxmlformats.org/officeDocument/2006/relationships/oleObject" Target="embeddings/oleObject529.bin"/><Relationship Id="rId1091" Type="http://schemas.openxmlformats.org/officeDocument/2006/relationships/image" Target="media/image533.wmf"/><Relationship Id="rId1092" Type="http://schemas.openxmlformats.org/officeDocument/2006/relationships/oleObject" Target="embeddings/oleObject530.bin"/><Relationship Id="rId1093" Type="http://schemas.openxmlformats.org/officeDocument/2006/relationships/image" Target="media/image534.wmf"/><Relationship Id="rId1094" Type="http://schemas.openxmlformats.org/officeDocument/2006/relationships/oleObject" Target="embeddings/oleObject531.bin"/><Relationship Id="rId1095" Type="http://schemas.openxmlformats.org/officeDocument/2006/relationships/image" Target="media/image535.wmf"/><Relationship Id="rId1096" Type="http://schemas.openxmlformats.org/officeDocument/2006/relationships/oleObject" Target="embeddings/oleObject532.bin"/><Relationship Id="rId1097" Type="http://schemas.openxmlformats.org/officeDocument/2006/relationships/image" Target="media/image536.wmf"/><Relationship Id="rId1098" Type="http://schemas.openxmlformats.org/officeDocument/2006/relationships/oleObject" Target="embeddings/oleObject533.bin"/><Relationship Id="rId1099" Type="http://schemas.openxmlformats.org/officeDocument/2006/relationships/image" Target="media/image537.wmf"/><Relationship Id="rId1874" Type="http://schemas.openxmlformats.org/officeDocument/2006/relationships/oleObject" Target="embeddings/oleObject920.bin"/><Relationship Id="rId1875" Type="http://schemas.openxmlformats.org/officeDocument/2006/relationships/image" Target="media/image924.wmf"/><Relationship Id="rId1876" Type="http://schemas.openxmlformats.org/officeDocument/2006/relationships/oleObject" Target="embeddings/oleObject921.bin"/><Relationship Id="rId1877" Type="http://schemas.openxmlformats.org/officeDocument/2006/relationships/image" Target="media/image925.wmf"/><Relationship Id="rId1878" Type="http://schemas.openxmlformats.org/officeDocument/2006/relationships/oleObject" Target="embeddings/oleObject922.bin"/><Relationship Id="rId1879" Type="http://schemas.openxmlformats.org/officeDocument/2006/relationships/image" Target="media/image926.wmf"/><Relationship Id="rId620" Type="http://schemas.openxmlformats.org/officeDocument/2006/relationships/image" Target="media/image298.wmf"/><Relationship Id="rId621" Type="http://schemas.openxmlformats.org/officeDocument/2006/relationships/oleObject" Target="embeddings/oleObject295.bin"/><Relationship Id="rId622" Type="http://schemas.openxmlformats.org/officeDocument/2006/relationships/image" Target="media/image299.wmf"/><Relationship Id="rId623" Type="http://schemas.openxmlformats.org/officeDocument/2006/relationships/oleObject" Target="embeddings/oleObject296.bin"/><Relationship Id="rId624" Type="http://schemas.openxmlformats.org/officeDocument/2006/relationships/image" Target="media/image300.wmf"/><Relationship Id="rId625" Type="http://schemas.openxmlformats.org/officeDocument/2006/relationships/oleObject" Target="embeddings/oleObject297.bin"/><Relationship Id="rId626" Type="http://schemas.openxmlformats.org/officeDocument/2006/relationships/image" Target="media/image301.wmf"/><Relationship Id="rId627" Type="http://schemas.openxmlformats.org/officeDocument/2006/relationships/oleObject" Target="embeddings/oleObject298.bin"/><Relationship Id="rId628" Type="http://schemas.openxmlformats.org/officeDocument/2006/relationships/image" Target="media/image302.wmf"/><Relationship Id="rId629" Type="http://schemas.openxmlformats.org/officeDocument/2006/relationships/oleObject" Target="embeddings/oleObject299.bin"/><Relationship Id="rId230" Type="http://schemas.openxmlformats.org/officeDocument/2006/relationships/oleObject" Target="embeddings/oleObject100.bin"/><Relationship Id="rId231" Type="http://schemas.openxmlformats.org/officeDocument/2006/relationships/image" Target="media/image103.wmf"/><Relationship Id="rId232" Type="http://schemas.openxmlformats.org/officeDocument/2006/relationships/oleObject" Target="embeddings/oleObject101.bin"/><Relationship Id="rId233" Type="http://schemas.openxmlformats.org/officeDocument/2006/relationships/image" Target="media/image104.wmf"/><Relationship Id="rId234" Type="http://schemas.openxmlformats.org/officeDocument/2006/relationships/oleObject" Target="embeddings/oleObject102.bin"/><Relationship Id="rId235" Type="http://schemas.openxmlformats.org/officeDocument/2006/relationships/image" Target="media/image105.wmf"/><Relationship Id="rId236" Type="http://schemas.openxmlformats.org/officeDocument/2006/relationships/oleObject" Target="embeddings/oleObject103.bin"/><Relationship Id="rId237" Type="http://schemas.openxmlformats.org/officeDocument/2006/relationships/image" Target="media/image106.wmf"/><Relationship Id="rId238" Type="http://schemas.openxmlformats.org/officeDocument/2006/relationships/oleObject" Target="embeddings/oleObject104.bin"/><Relationship Id="rId239" Type="http://schemas.openxmlformats.org/officeDocument/2006/relationships/image" Target="media/image107.wmf"/><Relationship Id="rId1880" Type="http://schemas.openxmlformats.org/officeDocument/2006/relationships/oleObject" Target="embeddings/oleObject923.bin"/><Relationship Id="rId1881" Type="http://schemas.openxmlformats.org/officeDocument/2006/relationships/image" Target="media/image927.wmf"/><Relationship Id="rId1882" Type="http://schemas.openxmlformats.org/officeDocument/2006/relationships/oleObject" Target="embeddings/oleObject924.bin"/><Relationship Id="rId1883" Type="http://schemas.openxmlformats.org/officeDocument/2006/relationships/image" Target="media/image928.wmf"/><Relationship Id="rId1490" Type="http://schemas.openxmlformats.org/officeDocument/2006/relationships/oleObject" Target="embeddings/oleObject728.bin"/><Relationship Id="rId1491" Type="http://schemas.openxmlformats.org/officeDocument/2006/relationships/image" Target="media/image732.wmf"/><Relationship Id="rId1492" Type="http://schemas.openxmlformats.org/officeDocument/2006/relationships/oleObject" Target="embeddings/oleObject729.bin"/><Relationship Id="rId1493" Type="http://schemas.openxmlformats.org/officeDocument/2006/relationships/image" Target="media/image733.wmf"/><Relationship Id="rId1494" Type="http://schemas.openxmlformats.org/officeDocument/2006/relationships/oleObject" Target="embeddings/oleObject730.bin"/><Relationship Id="rId1495" Type="http://schemas.openxmlformats.org/officeDocument/2006/relationships/image" Target="media/image734.wmf"/><Relationship Id="rId1496" Type="http://schemas.openxmlformats.org/officeDocument/2006/relationships/oleObject" Target="embeddings/oleObject731.bin"/><Relationship Id="rId1497" Type="http://schemas.openxmlformats.org/officeDocument/2006/relationships/image" Target="media/image735.wmf"/><Relationship Id="rId1498" Type="http://schemas.openxmlformats.org/officeDocument/2006/relationships/oleObject" Target="embeddings/oleObject732.bin"/><Relationship Id="rId1499" Type="http://schemas.openxmlformats.org/officeDocument/2006/relationships/image" Target="media/image736.wmf"/><Relationship Id="rId1884" Type="http://schemas.openxmlformats.org/officeDocument/2006/relationships/oleObject" Target="embeddings/oleObject925.bin"/><Relationship Id="rId1885" Type="http://schemas.openxmlformats.org/officeDocument/2006/relationships/image" Target="media/image929.wmf"/><Relationship Id="rId1886" Type="http://schemas.openxmlformats.org/officeDocument/2006/relationships/oleObject" Target="embeddings/oleObject926.bin"/><Relationship Id="rId1887" Type="http://schemas.openxmlformats.org/officeDocument/2006/relationships/image" Target="media/image930.wmf"/><Relationship Id="rId1888" Type="http://schemas.openxmlformats.org/officeDocument/2006/relationships/oleObject" Target="embeddings/oleObject927.bin"/><Relationship Id="rId1889" Type="http://schemas.openxmlformats.org/officeDocument/2006/relationships/image" Target="media/image931.wmf"/><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image" Target="media/image303.wmf"/><Relationship Id="rId631" Type="http://schemas.openxmlformats.org/officeDocument/2006/relationships/oleObject" Target="embeddings/oleObject300.bin"/><Relationship Id="rId632" Type="http://schemas.openxmlformats.org/officeDocument/2006/relationships/image" Target="media/image304.wmf"/><Relationship Id="rId633" Type="http://schemas.openxmlformats.org/officeDocument/2006/relationships/oleObject" Target="embeddings/oleObject301.bin"/><Relationship Id="rId634" Type="http://schemas.openxmlformats.org/officeDocument/2006/relationships/image" Target="media/image305.wmf"/><Relationship Id="rId635" Type="http://schemas.openxmlformats.org/officeDocument/2006/relationships/oleObject" Target="embeddings/oleObject302.bin"/><Relationship Id="rId636" Type="http://schemas.openxmlformats.org/officeDocument/2006/relationships/image" Target="media/image306.wmf"/><Relationship Id="rId637" Type="http://schemas.openxmlformats.org/officeDocument/2006/relationships/oleObject" Target="embeddings/oleObject303.bin"/><Relationship Id="rId638" Type="http://schemas.openxmlformats.org/officeDocument/2006/relationships/image" Target="media/image307.wmf"/><Relationship Id="rId639" Type="http://schemas.openxmlformats.org/officeDocument/2006/relationships/oleObject" Target="embeddings/oleObject304.bin"/><Relationship Id="rId240" Type="http://schemas.openxmlformats.org/officeDocument/2006/relationships/oleObject" Target="embeddings/oleObject105.bin"/><Relationship Id="rId241" Type="http://schemas.openxmlformats.org/officeDocument/2006/relationships/image" Target="media/image108.wmf"/><Relationship Id="rId242" Type="http://schemas.openxmlformats.org/officeDocument/2006/relationships/oleObject" Target="embeddings/oleObject106.bin"/><Relationship Id="rId243" Type="http://schemas.openxmlformats.org/officeDocument/2006/relationships/image" Target="media/image109.wmf"/><Relationship Id="rId244" Type="http://schemas.openxmlformats.org/officeDocument/2006/relationships/oleObject" Target="embeddings/oleObject107.bin"/><Relationship Id="rId245" Type="http://schemas.openxmlformats.org/officeDocument/2006/relationships/image" Target="media/image110.wmf"/><Relationship Id="rId246" Type="http://schemas.openxmlformats.org/officeDocument/2006/relationships/oleObject" Target="embeddings/oleObject108.bin"/><Relationship Id="rId247" Type="http://schemas.openxmlformats.org/officeDocument/2006/relationships/image" Target="media/image111.wmf"/><Relationship Id="rId248" Type="http://schemas.openxmlformats.org/officeDocument/2006/relationships/oleObject" Target="embeddings/oleObject109.bin"/><Relationship Id="rId249" Type="http://schemas.openxmlformats.org/officeDocument/2006/relationships/image" Target="media/image112.wmf"/><Relationship Id="rId1890" Type="http://schemas.openxmlformats.org/officeDocument/2006/relationships/oleObject" Target="embeddings/oleObject928.bin"/><Relationship Id="rId1891" Type="http://schemas.openxmlformats.org/officeDocument/2006/relationships/image" Target="media/image932.wmf"/><Relationship Id="rId1892" Type="http://schemas.openxmlformats.org/officeDocument/2006/relationships/oleObject" Target="embeddings/oleObject929.bin"/><Relationship Id="rId1893" Type="http://schemas.openxmlformats.org/officeDocument/2006/relationships/image" Target="media/image933.wmf"/><Relationship Id="rId1894" Type="http://schemas.openxmlformats.org/officeDocument/2006/relationships/oleObject" Target="embeddings/oleObject930.bin"/><Relationship Id="rId1895" Type="http://schemas.openxmlformats.org/officeDocument/2006/relationships/image" Target="media/image934.wmf"/><Relationship Id="rId1896" Type="http://schemas.openxmlformats.org/officeDocument/2006/relationships/oleObject" Target="embeddings/oleObject931.bin"/><Relationship Id="rId1897" Type="http://schemas.openxmlformats.org/officeDocument/2006/relationships/image" Target="media/image935.wmf"/><Relationship Id="rId1898" Type="http://schemas.openxmlformats.org/officeDocument/2006/relationships/oleObject" Target="embeddings/oleObject932.bin"/><Relationship Id="rId1899" Type="http://schemas.openxmlformats.org/officeDocument/2006/relationships/image" Target="media/image936.wmf"/><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hyperlink" Target="http://mrl.sci.utah.edu/software/postview" TargetMode="External"/><Relationship Id="rId28" Type="http://schemas.openxmlformats.org/officeDocument/2006/relationships/image" Target="media/image3.wmf"/><Relationship Id="rId29" Type="http://schemas.openxmlformats.org/officeDocument/2006/relationships/oleObject" Target="embeddings/oleObject1.bin"/><Relationship Id="rId1100" Type="http://schemas.openxmlformats.org/officeDocument/2006/relationships/oleObject" Target="embeddings/oleObject534.bin"/><Relationship Id="rId1101" Type="http://schemas.openxmlformats.org/officeDocument/2006/relationships/image" Target="media/image538.wmf"/><Relationship Id="rId1102" Type="http://schemas.openxmlformats.org/officeDocument/2006/relationships/oleObject" Target="embeddings/oleObject535.bin"/><Relationship Id="rId1103" Type="http://schemas.openxmlformats.org/officeDocument/2006/relationships/image" Target="media/image539.wmf"/><Relationship Id="rId1104" Type="http://schemas.openxmlformats.org/officeDocument/2006/relationships/oleObject" Target="embeddings/oleObject536.bin"/><Relationship Id="rId1105" Type="http://schemas.openxmlformats.org/officeDocument/2006/relationships/image" Target="media/image540.wmf"/><Relationship Id="rId1106" Type="http://schemas.openxmlformats.org/officeDocument/2006/relationships/oleObject" Target="embeddings/oleObject537.bin"/><Relationship Id="rId1107" Type="http://schemas.openxmlformats.org/officeDocument/2006/relationships/image" Target="media/image541.wmf"/><Relationship Id="rId1108" Type="http://schemas.openxmlformats.org/officeDocument/2006/relationships/oleObject" Target="embeddings/oleObject538.bin"/><Relationship Id="rId1109" Type="http://schemas.openxmlformats.org/officeDocument/2006/relationships/image" Target="media/image542.wmf"/><Relationship Id="rId640" Type="http://schemas.openxmlformats.org/officeDocument/2006/relationships/image" Target="media/image308.wmf"/><Relationship Id="rId641" Type="http://schemas.openxmlformats.org/officeDocument/2006/relationships/oleObject" Target="embeddings/oleObject305.bin"/><Relationship Id="rId642" Type="http://schemas.openxmlformats.org/officeDocument/2006/relationships/image" Target="media/image309.wmf"/><Relationship Id="rId643" Type="http://schemas.openxmlformats.org/officeDocument/2006/relationships/oleObject" Target="embeddings/oleObject306.bin"/><Relationship Id="rId644" Type="http://schemas.openxmlformats.org/officeDocument/2006/relationships/image" Target="media/image310.wmf"/><Relationship Id="rId645" Type="http://schemas.openxmlformats.org/officeDocument/2006/relationships/oleObject" Target="embeddings/oleObject307.bin"/><Relationship Id="rId646" Type="http://schemas.openxmlformats.org/officeDocument/2006/relationships/image" Target="media/image311.wmf"/><Relationship Id="rId647" Type="http://schemas.openxmlformats.org/officeDocument/2006/relationships/oleObject" Target="embeddings/oleObject308.bin"/><Relationship Id="rId648" Type="http://schemas.openxmlformats.org/officeDocument/2006/relationships/image" Target="media/image312.wmf"/><Relationship Id="rId649" Type="http://schemas.openxmlformats.org/officeDocument/2006/relationships/oleObject" Target="embeddings/oleObject309.bin"/><Relationship Id="rId250" Type="http://schemas.openxmlformats.org/officeDocument/2006/relationships/oleObject" Target="embeddings/oleObject110.bin"/><Relationship Id="rId251" Type="http://schemas.openxmlformats.org/officeDocument/2006/relationships/image" Target="media/image113.wmf"/><Relationship Id="rId252" Type="http://schemas.openxmlformats.org/officeDocument/2006/relationships/oleObject" Target="embeddings/oleObject111.bin"/><Relationship Id="rId253" Type="http://schemas.openxmlformats.org/officeDocument/2006/relationships/image" Target="media/image114.wmf"/><Relationship Id="rId254" Type="http://schemas.openxmlformats.org/officeDocument/2006/relationships/oleObject" Target="embeddings/oleObject112.bin"/><Relationship Id="rId255" Type="http://schemas.openxmlformats.org/officeDocument/2006/relationships/image" Target="media/image115.wmf"/><Relationship Id="rId256" Type="http://schemas.openxmlformats.org/officeDocument/2006/relationships/oleObject" Target="embeddings/oleObject113.bin"/><Relationship Id="rId257" Type="http://schemas.openxmlformats.org/officeDocument/2006/relationships/image" Target="media/image116.wmf"/><Relationship Id="rId258" Type="http://schemas.openxmlformats.org/officeDocument/2006/relationships/oleObject" Target="embeddings/oleObject114.bin"/><Relationship Id="rId259" Type="http://schemas.openxmlformats.org/officeDocument/2006/relationships/image" Target="media/image117.wmf"/><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image" Target="media/image6.wmf"/><Relationship Id="rId35" Type="http://schemas.openxmlformats.org/officeDocument/2006/relationships/oleObject" Target="embeddings/oleObject4.bin"/><Relationship Id="rId36" Type="http://schemas.openxmlformats.org/officeDocument/2006/relationships/image" Target="media/image7.wmf"/><Relationship Id="rId37" Type="http://schemas.openxmlformats.org/officeDocument/2006/relationships/oleObject" Target="embeddings/oleObject5.bin"/><Relationship Id="rId38" Type="http://schemas.openxmlformats.org/officeDocument/2006/relationships/image" Target="media/image8.wmf"/><Relationship Id="rId39" Type="http://schemas.openxmlformats.org/officeDocument/2006/relationships/oleObject" Target="embeddings/oleObject6.bin"/><Relationship Id="rId1500" Type="http://schemas.openxmlformats.org/officeDocument/2006/relationships/oleObject" Target="embeddings/oleObject733.bin"/><Relationship Id="rId1501" Type="http://schemas.openxmlformats.org/officeDocument/2006/relationships/image" Target="media/image737.wmf"/><Relationship Id="rId1502" Type="http://schemas.openxmlformats.org/officeDocument/2006/relationships/oleObject" Target="embeddings/oleObject734.bin"/><Relationship Id="rId1503" Type="http://schemas.openxmlformats.org/officeDocument/2006/relationships/image" Target="media/image738.wmf"/><Relationship Id="rId1110" Type="http://schemas.openxmlformats.org/officeDocument/2006/relationships/oleObject" Target="embeddings/oleObject539.bin"/><Relationship Id="rId1111" Type="http://schemas.openxmlformats.org/officeDocument/2006/relationships/image" Target="media/image543.wmf"/><Relationship Id="rId1112" Type="http://schemas.openxmlformats.org/officeDocument/2006/relationships/oleObject" Target="embeddings/oleObject540.bin"/><Relationship Id="rId1113" Type="http://schemas.openxmlformats.org/officeDocument/2006/relationships/image" Target="media/image544.wmf"/><Relationship Id="rId1114" Type="http://schemas.openxmlformats.org/officeDocument/2006/relationships/oleObject" Target="embeddings/oleObject541.bin"/><Relationship Id="rId1115" Type="http://schemas.openxmlformats.org/officeDocument/2006/relationships/hyperlink" Target="http://mrl.sci.utah.edu/software/febio" TargetMode="External"/><Relationship Id="rId1116" Type="http://schemas.openxmlformats.org/officeDocument/2006/relationships/image" Target="media/image545.wmf"/><Relationship Id="rId1117" Type="http://schemas.openxmlformats.org/officeDocument/2006/relationships/oleObject" Target="embeddings/oleObject542.bin"/><Relationship Id="rId1118" Type="http://schemas.openxmlformats.org/officeDocument/2006/relationships/image" Target="media/image546.wmf"/><Relationship Id="rId1119" Type="http://schemas.openxmlformats.org/officeDocument/2006/relationships/oleObject" Target="embeddings/oleObject543.bin"/><Relationship Id="rId650" Type="http://schemas.openxmlformats.org/officeDocument/2006/relationships/image" Target="media/image313.wmf"/><Relationship Id="rId651" Type="http://schemas.openxmlformats.org/officeDocument/2006/relationships/oleObject" Target="embeddings/oleObject310.bin"/><Relationship Id="rId652" Type="http://schemas.openxmlformats.org/officeDocument/2006/relationships/image" Target="media/image314.wmf"/><Relationship Id="rId653" Type="http://schemas.openxmlformats.org/officeDocument/2006/relationships/oleObject" Target="embeddings/oleObject311.bin"/><Relationship Id="rId654" Type="http://schemas.openxmlformats.org/officeDocument/2006/relationships/image" Target="media/image315.wmf"/><Relationship Id="rId655" Type="http://schemas.openxmlformats.org/officeDocument/2006/relationships/oleObject" Target="embeddings/oleObject312.bin"/><Relationship Id="rId656" Type="http://schemas.openxmlformats.org/officeDocument/2006/relationships/image" Target="media/image316.wmf"/><Relationship Id="rId657" Type="http://schemas.openxmlformats.org/officeDocument/2006/relationships/oleObject" Target="embeddings/oleObject313.bin"/><Relationship Id="rId658" Type="http://schemas.openxmlformats.org/officeDocument/2006/relationships/image" Target="media/image317.wmf"/><Relationship Id="rId659" Type="http://schemas.openxmlformats.org/officeDocument/2006/relationships/oleObject" Target="embeddings/oleObject314.bin"/><Relationship Id="rId1504" Type="http://schemas.openxmlformats.org/officeDocument/2006/relationships/oleObject" Target="embeddings/oleObject735.bin"/><Relationship Id="rId1505" Type="http://schemas.openxmlformats.org/officeDocument/2006/relationships/image" Target="media/image739.wmf"/><Relationship Id="rId1506" Type="http://schemas.openxmlformats.org/officeDocument/2006/relationships/oleObject" Target="embeddings/oleObject736.bin"/><Relationship Id="rId1507" Type="http://schemas.openxmlformats.org/officeDocument/2006/relationships/image" Target="media/image740.wmf"/><Relationship Id="rId1508" Type="http://schemas.openxmlformats.org/officeDocument/2006/relationships/oleObject" Target="embeddings/oleObject737.bin"/><Relationship Id="rId1509" Type="http://schemas.openxmlformats.org/officeDocument/2006/relationships/image" Target="media/image741.wmf"/><Relationship Id="rId260" Type="http://schemas.openxmlformats.org/officeDocument/2006/relationships/oleObject" Target="embeddings/oleObject115.bin"/><Relationship Id="rId261" Type="http://schemas.openxmlformats.org/officeDocument/2006/relationships/image" Target="media/image118.wmf"/><Relationship Id="rId262" Type="http://schemas.openxmlformats.org/officeDocument/2006/relationships/oleObject" Target="embeddings/oleObject116.bin"/><Relationship Id="rId263" Type="http://schemas.openxmlformats.org/officeDocument/2006/relationships/image" Target="media/image119.wmf"/><Relationship Id="rId264" Type="http://schemas.openxmlformats.org/officeDocument/2006/relationships/oleObject" Target="embeddings/oleObject117.bin"/><Relationship Id="rId265" Type="http://schemas.openxmlformats.org/officeDocument/2006/relationships/image" Target="media/image120.wmf"/><Relationship Id="rId266" Type="http://schemas.openxmlformats.org/officeDocument/2006/relationships/oleObject" Target="embeddings/oleObject118.bin"/><Relationship Id="rId267" Type="http://schemas.openxmlformats.org/officeDocument/2006/relationships/image" Target="media/image121.wmf"/><Relationship Id="rId268" Type="http://schemas.openxmlformats.org/officeDocument/2006/relationships/oleObject" Target="embeddings/oleObject119.bin"/><Relationship Id="rId269" Type="http://schemas.openxmlformats.org/officeDocument/2006/relationships/image" Target="media/image122.wmf"/><Relationship Id="rId40" Type="http://schemas.openxmlformats.org/officeDocument/2006/relationships/image" Target="media/image9.wmf"/><Relationship Id="rId41" Type="http://schemas.openxmlformats.org/officeDocument/2006/relationships/oleObject" Target="embeddings/oleObject7.bin"/><Relationship Id="rId42" Type="http://schemas.openxmlformats.org/officeDocument/2006/relationships/image" Target="media/image10.wmf"/><Relationship Id="rId43" Type="http://schemas.openxmlformats.org/officeDocument/2006/relationships/oleObject" Target="embeddings/oleObject8.bin"/><Relationship Id="rId44" Type="http://schemas.openxmlformats.org/officeDocument/2006/relationships/image" Target="media/image11.wmf"/><Relationship Id="rId45" Type="http://schemas.openxmlformats.org/officeDocument/2006/relationships/oleObject" Target="embeddings/oleObject9.bin"/><Relationship Id="rId46" Type="http://schemas.openxmlformats.org/officeDocument/2006/relationships/hyperlink" Target="http://mrl.sci.utah.edu/software/febio" TargetMode="External"/><Relationship Id="rId47" Type="http://schemas.openxmlformats.org/officeDocument/2006/relationships/image" Target="media/image12.wmf"/><Relationship Id="rId48" Type="http://schemas.openxmlformats.org/officeDocument/2006/relationships/oleObject" Target="embeddings/oleObject10.bin"/><Relationship Id="rId49" Type="http://schemas.openxmlformats.org/officeDocument/2006/relationships/image" Target="media/image13.wmf"/><Relationship Id="rId1900" Type="http://schemas.openxmlformats.org/officeDocument/2006/relationships/oleObject" Target="embeddings/oleObject933.bin"/><Relationship Id="rId1901" Type="http://schemas.openxmlformats.org/officeDocument/2006/relationships/image" Target="media/image937.wmf"/><Relationship Id="rId1902" Type="http://schemas.openxmlformats.org/officeDocument/2006/relationships/oleObject" Target="embeddings/oleObject934.bin"/><Relationship Id="rId1903" Type="http://schemas.openxmlformats.org/officeDocument/2006/relationships/image" Target="media/image938.wmf"/><Relationship Id="rId1510" Type="http://schemas.openxmlformats.org/officeDocument/2006/relationships/oleObject" Target="embeddings/oleObject738.bin"/><Relationship Id="rId1511" Type="http://schemas.openxmlformats.org/officeDocument/2006/relationships/image" Target="media/image742.wmf"/><Relationship Id="rId1512" Type="http://schemas.openxmlformats.org/officeDocument/2006/relationships/oleObject" Target="embeddings/oleObject739.bin"/><Relationship Id="rId1513" Type="http://schemas.openxmlformats.org/officeDocument/2006/relationships/image" Target="media/image743.wmf"/><Relationship Id="rId1120" Type="http://schemas.openxmlformats.org/officeDocument/2006/relationships/image" Target="media/image547.wmf"/><Relationship Id="rId1121" Type="http://schemas.openxmlformats.org/officeDocument/2006/relationships/oleObject" Target="embeddings/oleObject544.bin"/><Relationship Id="rId1122" Type="http://schemas.openxmlformats.org/officeDocument/2006/relationships/image" Target="media/image548.wmf"/><Relationship Id="rId1123" Type="http://schemas.openxmlformats.org/officeDocument/2006/relationships/oleObject" Target="embeddings/oleObject545.bin"/><Relationship Id="rId1124" Type="http://schemas.openxmlformats.org/officeDocument/2006/relationships/image" Target="media/image549.wmf"/><Relationship Id="rId1125" Type="http://schemas.openxmlformats.org/officeDocument/2006/relationships/oleObject" Target="embeddings/oleObject546.bin"/><Relationship Id="rId1126" Type="http://schemas.openxmlformats.org/officeDocument/2006/relationships/image" Target="media/image550.wmf"/><Relationship Id="rId1127" Type="http://schemas.openxmlformats.org/officeDocument/2006/relationships/oleObject" Target="embeddings/oleObject547.bin"/><Relationship Id="rId1128" Type="http://schemas.openxmlformats.org/officeDocument/2006/relationships/image" Target="media/image551.wmf"/><Relationship Id="rId1129" Type="http://schemas.openxmlformats.org/officeDocument/2006/relationships/oleObject" Target="embeddings/oleObject548.bin"/><Relationship Id="rId660" Type="http://schemas.openxmlformats.org/officeDocument/2006/relationships/image" Target="media/image318.wmf"/><Relationship Id="rId661" Type="http://schemas.openxmlformats.org/officeDocument/2006/relationships/oleObject" Target="embeddings/oleObject315.bin"/><Relationship Id="rId662" Type="http://schemas.openxmlformats.org/officeDocument/2006/relationships/image" Target="media/image319.wmf"/><Relationship Id="rId663" Type="http://schemas.openxmlformats.org/officeDocument/2006/relationships/oleObject" Target="embeddings/oleObject316.bin"/><Relationship Id="rId664" Type="http://schemas.openxmlformats.org/officeDocument/2006/relationships/image" Target="media/image320.wmf"/><Relationship Id="rId665" Type="http://schemas.openxmlformats.org/officeDocument/2006/relationships/oleObject" Target="embeddings/oleObject317.bin"/><Relationship Id="rId666" Type="http://schemas.openxmlformats.org/officeDocument/2006/relationships/image" Target="media/image321.wmf"/><Relationship Id="rId667" Type="http://schemas.openxmlformats.org/officeDocument/2006/relationships/oleObject" Target="embeddings/oleObject318.bin"/><Relationship Id="rId668" Type="http://schemas.openxmlformats.org/officeDocument/2006/relationships/image" Target="media/image322.wmf"/><Relationship Id="rId669" Type="http://schemas.openxmlformats.org/officeDocument/2006/relationships/oleObject" Target="embeddings/oleObject319.bin"/><Relationship Id="rId1514" Type="http://schemas.openxmlformats.org/officeDocument/2006/relationships/oleObject" Target="embeddings/oleObject740.bin"/><Relationship Id="rId1515" Type="http://schemas.openxmlformats.org/officeDocument/2006/relationships/image" Target="media/image744.wmf"/><Relationship Id="rId1516" Type="http://schemas.openxmlformats.org/officeDocument/2006/relationships/oleObject" Target="embeddings/oleObject741.bin"/><Relationship Id="rId1517" Type="http://schemas.openxmlformats.org/officeDocument/2006/relationships/image" Target="media/image745.wmf"/><Relationship Id="rId1518" Type="http://schemas.openxmlformats.org/officeDocument/2006/relationships/oleObject" Target="embeddings/oleObject742.bin"/><Relationship Id="rId1519" Type="http://schemas.openxmlformats.org/officeDocument/2006/relationships/image" Target="media/image746.wmf"/><Relationship Id="rId270" Type="http://schemas.openxmlformats.org/officeDocument/2006/relationships/oleObject" Target="embeddings/oleObject120.bin"/><Relationship Id="rId271" Type="http://schemas.openxmlformats.org/officeDocument/2006/relationships/image" Target="media/image123.wmf"/><Relationship Id="rId272" Type="http://schemas.openxmlformats.org/officeDocument/2006/relationships/oleObject" Target="embeddings/oleObject121.bin"/><Relationship Id="rId273" Type="http://schemas.openxmlformats.org/officeDocument/2006/relationships/image" Target="media/image124.wmf"/><Relationship Id="rId274" Type="http://schemas.openxmlformats.org/officeDocument/2006/relationships/oleObject" Target="embeddings/oleObject122.bin"/><Relationship Id="rId275" Type="http://schemas.openxmlformats.org/officeDocument/2006/relationships/image" Target="media/image125.wmf"/><Relationship Id="rId276" Type="http://schemas.openxmlformats.org/officeDocument/2006/relationships/oleObject" Target="embeddings/oleObject123.bin"/><Relationship Id="rId277" Type="http://schemas.openxmlformats.org/officeDocument/2006/relationships/image" Target="media/image126.wmf"/><Relationship Id="rId278" Type="http://schemas.openxmlformats.org/officeDocument/2006/relationships/oleObject" Target="embeddings/oleObject124.bin"/><Relationship Id="rId279" Type="http://schemas.openxmlformats.org/officeDocument/2006/relationships/image" Target="media/image127.wmf"/><Relationship Id="rId1904" Type="http://schemas.openxmlformats.org/officeDocument/2006/relationships/oleObject" Target="embeddings/oleObject935.bin"/><Relationship Id="rId1905" Type="http://schemas.openxmlformats.org/officeDocument/2006/relationships/image" Target="media/image939.wmf"/><Relationship Id="rId1906" Type="http://schemas.openxmlformats.org/officeDocument/2006/relationships/oleObject" Target="embeddings/oleObject936.bin"/><Relationship Id="rId1907" Type="http://schemas.openxmlformats.org/officeDocument/2006/relationships/image" Target="media/image940.wmf"/><Relationship Id="rId1908" Type="http://schemas.openxmlformats.org/officeDocument/2006/relationships/oleObject" Target="embeddings/oleObject937.bin"/><Relationship Id="rId1909" Type="http://schemas.openxmlformats.org/officeDocument/2006/relationships/image" Target="media/image941.wmf"/><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oleObject" Target="embeddings/oleObject938.bin"/><Relationship Id="rId1911" Type="http://schemas.openxmlformats.org/officeDocument/2006/relationships/image" Target="media/image942.wmf"/><Relationship Id="rId1912" Type="http://schemas.openxmlformats.org/officeDocument/2006/relationships/oleObject" Target="embeddings/oleObject939.bin"/><Relationship Id="rId1913" Type="http://schemas.openxmlformats.org/officeDocument/2006/relationships/image" Target="media/image943.wmf"/><Relationship Id="rId1520" Type="http://schemas.openxmlformats.org/officeDocument/2006/relationships/oleObject" Target="embeddings/oleObject743.bin"/><Relationship Id="rId1521" Type="http://schemas.openxmlformats.org/officeDocument/2006/relationships/image" Target="media/image747.wmf"/><Relationship Id="rId1522" Type="http://schemas.openxmlformats.org/officeDocument/2006/relationships/oleObject" Target="embeddings/oleObject744.bin"/><Relationship Id="rId1523" Type="http://schemas.openxmlformats.org/officeDocument/2006/relationships/image" Target="media/image748.wmf"/><Relationship Id="rId1130" Type="http://schemas.openxmlformats.org/officeDocument/2006/relationships/image" Target="media/image552.wmf"/><Relationship Id="rId1131" Type="http://schemas.openxmlformats.org/officeDocument/2006/relationships/oleObject" Target="embeddings/oleObject549.bin"/><Relationship Id="rId1132" Type="http://schemas.openxmlformats.org/officeDocument/2006/relationships/image" Target="media/image553.wmf"/><Relationship Id="rId1133" Type="http://schemas.openxmlformats.org/officeDocument/2006/relationships/oleObject" Target="embeddings/oleObject550.bin"/><Relationship Id="rId1134" Type="http://schemas.openxmlformats.org/officeDocument/2006/relationships/image" Target="media/image554.wmf"/><Relationship Id="rId1135" Type="http://schemas.openxmlformats.org/officeDocument/2006/relationships/oleObject" Target="embeddings/oleObject551.bin"/><Relationship Id="rId1136" Type="http://schemas.openxmlformats.org/officeDocument/2006/relationships/image" Target="media/image555.wmf"/><Relationship Id="rId1137" Type="http://schemas.openxmlformats.org/officeDocument/2006/relationships/oleObject" Target="embeddings/oleObject552.bin"/><Relationship Id="rId1138" Type="http://schemas.openxmlformats.org/officeDocument/2006/relationships/image" Target="media/image556.wmf"/><Relationship Id="rId1139" Type="http://schemas.openxmlformats.org/officeDocument/2006/relationships/oleObject" Target="embeddings/oleObject553.bin"/><Relationship Id="rId670" Type="http://schemas.openxmlformats.org/officeDocument/2006/relationships/image" Target="media/image323.wmf"/><Relationship Id="rId671" Type="http://schemas.openxmlformats.org/officeDocument/2006/relationships/oleObject" Target="embeddings/oleObject320.bin"/><Relationship Id="rId280" Type="http://schemas.openxmlformats.org/officeDocument/2006/relationships/oleObject" Target="embeddings/oleObject125.bin"/><Relationship Id="rId281" Type="http://schemas.openxmlformats.org/officeDocument/2006/relationships/image" Target="media/image128.wmf"/><Relationship Id="rId282" Type="http://schemas.openxmlformats.org/officeDocument/2006/relationships/oleObject" Target="embeddings/oleObject126.bin"/><Relationship Id="rId283" Type="http://schemas.openxmlformats.org/officeDocument/2006/relationships/image" Target="media/image129.wmf"/><Relationship Id="rId284" Type="http://schemas.openxmlformats.org/officeDocument/2006/relationships/oleObject" Target="embeddings/oleObject127.bin"/><Relationship Id="rId285" Type="http://schemas.openxmlformats.org/officeDocument/2006/relationships/image" Target="media/image130.wmf"/><Relationship Id="rId286" Type="http://schemas.openxmlformats.org/officeDocument/2006/relationships/oleObject" Target="embeddings/oleObject128.bin"/><Relationship Id="rId287" Type="http://schemas.openxmlformats.org/officeDocument/2006/relationships/image" Target="media/image131.wmf"/><Relationship Id="rId288" Type="http://schemas.openxmlformats.org/officeDocument/2006/relationships/oleObject" Target="embeddings/oleObject129.bin"/><Relationship Id="rId289" Type="http://schemas.openxmlformats.org/officeDocument/2006/relationships/image" Target="media/image132.wmf"/><Relationship Id="rId672" Type="http://schemas.openxmlformats.org/officeDocument/2006/relationships/image" Target="media/image324.wmf"/><Relationship Id="rId673" Type="http://schemas.openxmlformats.org/officeDocument/2006/relationships/oleObject" Target="embeddings/oleObject321.bin"/><Relationship Id="rId674" Type="http://schemas.openxmlformats.org/officeDocument/2006/relationships/image" Target="media/image325.wmf"/><Relationship Id="rId675" Type="http://schemas.openxmlformats.org/officeDocument/2006/relationships/oleObject" Target="embeddings/oleObject322.bin"/><Relationship Id="rId676" Type="http://schemas.openxmlformats.org/officeDocument/2006/relationships/image" Target="media/image326.wmf"/><Relationship Id="rId677" Type="http://schemas.openxmlformats.org/officeDocument/2006/relationships/oleObject" Target="embeddings/oleObject323.bin"/><Relationship Id="rId678" Type="http://schemas.openxmlformats.org/officeDocument/2006/relationships/image" Target="media/image327.wmf"/><Relationship Id="rId679" Type="http://schemas.openxmlformats.org/officeDocument/2006/relationships/oleObject" Target="embeddings/oleObject324.bin"/><Relationship Id="rId1524" Type="http://schemas.openxmlformats.org/officeDocument/2006/relationships/oleObject" Target="embeddings/oleObject745.bin"/><Relationship Id="rId1525" Type="http://schemas.openxmlformats.org/officeDocument/2006/relationships/image" Target="media/image749.wmf"/><Relationship Id="rId1526" Type="http://schemas.openxmlformats.org/officeDocument/2006/relationships/oleObject" Target="embeddings/oleObject746.bin"/><Relationship Id="rId1527" Type="http://schemas.openxmlformats.org/officeDocument/2006/relationships/image" Target="media/image750.wmf"/><Relationship Id="rId1528" Type="http://schemas.openxmlformats.org/officeDocument/2006/relationships/oleObject" Target="embeddings/oleObject747.bin"/><Relationship Id="rId1529" Type="http://schemas.openxmlformats.org/officeDocument/2006/relationships/image" Target="media/image751.wmf"/><Relationship Id="rId1914" Type="http://schemas.openxmlformats.org/officeDocument/2006/relationships/oleObject" Target="embeddings/oleObject940.bin"/><Relationship Id="rId1915" Type="http://schemas.openxmlformats.org/officeDocument/2006/relationships/image" Target="media/image944.wmf"/><Relationship Id="rId1916" Type="http://schemas.openxmlformats.org/officeDocument/2006/relationships/oleObject" Target="embeddings/oleObject941.bin"/><Relationship Id="rId1917" Type="http://schemas.openxmlformats.org/officeDocument/2006/relationships/image" Target="media/image945.wmf"/><Relationship Id="rId1918" Type="http://schemas.openxmlformats.org/officeDocument/2006/relationships/oleObject" Target="embeddings/oleObject942.bin"/><Relationship Id="rId1919" Type="http://schemas.openxmlformats.org/officeDocument/2006/relationships/image" Target="media/image946.wmf"/><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oleObject" Target="embeddings/oleObject943.bin"/><Relationship Id="rId1921" Type="http://schemas.openxmlformats.org/officeDocument/2006/relationships/image" Target="media/image947.wmf"/><Relationship Id="rId1922" Type="http://schemas.openxmlformats.org/officeDocument/2006/relationships/oleObject" Target="embeddings/oleObject944.bin"/><Relationship Id="rId1923" Type="http://schemas.openxmlformats.org/officeDocument/2006/relationships/fontTable" Target="fontTable.xml"/><Relationship Id="rId1530" Type="http://schemas.openxmlformats.org/officeDocument/2006/relationships/oleObject" Target="embeddings/oleObject748.bin"/><Relationship Id="rId1531" Type="http://schemas.openxmlformats.org/officeDocument/2006/relationships/image" Target="media/image752.wmf"/><Relationship Id="rId1532" Type="http://schemas.openxmlformats.org/officeDocument/2006/relationships/oleObject" Target="embeddings/oleObject749.bin"/><Relationship Id="rId1533" Type="http://schemas.openxmlformats.org/officeDocument/2006/relationships/image" Target="media/image753.wmf"/><Relationship Id="rId1140" Type="http://schemas.openxmlformats.org/officeDocument/2006/relationships/image" Target="media/image557.wmf"/><Relationship Id="rId1141" Type="http://schemas.openxmlformats.org/officeDocument/2006/relationships/oleObject" Target="embeddings/oleObject554.bin"/><Relationship Id="rId1142" Type="http://schemas.openxmlformats.org/officeDocument/2006/relationships/image" Target="media/image558.wmf"/><Relationship Id="rId1143" Type="http://schemas.openxmlformats.org/officeDocument/2006/relationships/oleObject" Target="embeddings/oleObject555.bin"/><Relationship Id="rId1144" Type="http://schemas.openxmlformats.org/officeDocument/2006/relationships/image" Target="media/image559.wmf"/><Relationship Id="rId1145" Type="http://schemas.openxmlformats.org/officeDocument/2006/relationships/oleObject" Target="embeddings/oleObject556.bin"/><Relationship Id="rId1146" Type="http://schemas.openxmlformats.org/officeDocument/2006/relationships/image" Target="media/image560.wmf"/><Relationship Id="rId1147" Type="http://schemas.openxmlformats.org/officeDocument/2006/relationships/oleObject" Target="embeddings/oleObject557.bin"/><Relationship Id="rId1148" Type="http://schemas.openxmlformats.org/officeDocument/2006/relationships/image" Target="media/image561.wmf"/><Relationship Id="rId1149" Type="http://schemas.openxmlformats.org/officeDocument/2006/relationships/oleObject" Target="embeddings/oleObject558.bin"/><Relationship Id="rId680" Type="http://schemas.openxmlformats.org/officeDocument/2006/relationships/image" Target="media/image328.wmf"/><Relationship Id="rId681" Type="http://schemas.openxmlformats.org/officeDocument/2006/relationships/oleObject" Target="embeddings/oleObject325.bin"/><Relationship Id="rId290" Type="http://schemas.openxmlformats.org/officeDocument/2006/relationships/oleObject" Target="embeddings/oleObject130.bin"/><Relationship Id="rId291" Type="http://schemas.openxmlformats.org/officeDocument/2006/relationships/image" Target="media/image133.wmf"/><Relationship Id="rId292" Type="http://schemas.openxmlformats.org/officeDocument/2006/relationships/oleObject" Target="embeddings/oleObject131.bin"/><Relationship Id="rId293" Type="http://schemas.openxmlformats.org/officeDocument/2006/relationships/image" Target="media/image134.wmf"/><Relationship Id="rId294" Type="http://schemas.openxmlformats.org/officeDocument/2006/relationships/oleObject" Target="embeddings/oleObject132.bin"/><Relationship Id="rId295" Type="http://schemas.openxmlformats.org/officeDocument/2006/relationships/image" Target="media/image135.wmf"/><Relationship Id="rId296" Type="http://schemas.openxmlformats.org/officeDocument/2006/relationships/oleObject" Target="embeddings/oleObject133.bin"/><Relationship Id="rId297" Type="http://schemas.openxmlformats.org/officeDocument/2006/relationships/image" Target="media/image136.wmf"/><Relationship Id="rId298" Type="http://schemas.openxmlformats.org/officeDocument/2006/relationships/oleObject" Target="embeddings/oleObject134.bin"/><Relationship Id="rId299" Type="http://schemas.openxmlformats.org/officeDocument/2006/relationships/image" Target="media/image137.wmf"/><Relationship Id="rId682" Type="http://schemas.openxmlformats.org/officeDocument/2006/relationships/image" Target="media/image329.wmf"/><Relationship Id="rId683" Type="http://schemas.openxmlformats.org/officeDocument/2006/relationships/oleObject" Target="embeddings/oleObject326.bin"/><Relationship Id="rId684" Type="http://schemas.openxmlformats.org/officeDocument/2006/relationships/image" Target="media/image330.wmf"/><Relationship Id="rId685" Type="http://schemas.openxmlformats.org/officeDocument/2006/relationships/oleObject" Target="embeddings/oleObject327.bin"/><Relationship Id="rId686" Type="http://schemas.openxmlformats.org/officeDocument/2006/relationships/image" Target="media/image331.wmf"/><Relationship Id="rId687" Type="http://schemas.openxmlformats.org/officeDocument/2006/relationships/oleObject" Target="embeddings/oleObject328.bin"/><Relationship Id="rId688" Type="http://schemas.openxmlformats.org/officeDocument/2006/relationships/image" Target="media/image332.wmf"/><Relationship Id="rId689" Type="http://schemas.openxmlformats.org/officeDocument/2006/relationships/oleObject" Target="embeddings/oleObject329.bin"/><Relationship Id="rId1534" Type="http://schemas.openxmlformats.org/officeDocument/2006/relationships/oleObject" Target="embeddings/oleObject750.bin"/><Relationship Id="rId1535" Type="http://schemas.openxmlformats.org/officeDocument/2006/relationships/image" Target="media/image754.wmf"/><Relationship Id="rId1536" Type="http://schemas.openxmlformats.org/officeDocument/2006/relationships/oleObject" Target="embeddings/oleObject751.bin"/><Relationship Id="rId1537" Type="http://schemas.openxmlformats.org/officeDocument/2006/relationships/image" Target="media/image755.wmf"/><Relationship Id="rId1538" Type="http://schemas.openxmlformats.org/officeDocument/2006/relationships/oleObject" Target="embeddings/oleObject752.bin"/><Relationship Id="rId1539" Type="http://schemas.openxmlformats.org/officeDocument/2006/relationships/image" Target="media/image756.wmf"/><Relationship Id="rId1924" Type="http://schemas.openxmlformats.org/officeDocument/2006/relationships/theme" Target="theme/theme1.xml"/><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540" Type="http://schemas.openxmlformats.org/officeDocument/2006/relationships/oleObject" Target="embeddings/oleObject753.bin"/><Relationship Id="rId1541" Type="http://schemas.openxmlformats.org/officeDocument/2006/relationships/image" Target="media/image757.wmf"/><Relationship Id="rId1542" Type="http://schemas.openxmlformats.org/officeDocument/2006/relationships/oleObject" Target="embeddings/oleObject754.bin"/><Relationship Id="rId1543" Type="http://schemas.openxmlformats.org/officeDocument/2006/relationships/image" Target="media/image758.wmf"/><Relationship Id="rId1150" Type="http://schemas.openxmlformats.org/officeDocument/2006/relationships/image" Target="media/image562.wmf"/><Relationship Id="rId1151" Type="http://schemas.openxmlformats.org/officeDocument/2006/relationships/oleObject" Target="embeddings/oleObject559.bin"/><Relationship Id="rId1152" Type="http://schemas.openxmlformats.org/officeDocument/2006/relationships/image" Target="media/image563.wmf"/><Relationship Id="rId1153" Type="http://schemas.openxmlformats.org/officeDocument/2006/relationships/oleObject" Target="embeddings/oleObject560.bin"/><Relationship Id="rId1154" Type="http://schemas.openxmlformats.org/officeDocument/2006/relationships/image" Target="media/image564.wmf"/><Relationship Id="rId1155" Type="http://schemas.openxmlformats.org/officeDocument/2006/relationships/oleObject" Target="embeddings/oleObject561.bin"/><Relationship Id="rId1156" Type="http://schemas.openxmlformats.org/officeDocument/2006/relationships/image" Target="media/image565.wmf"/><Relationship Id="rId1157" Type="http://schemas.openxmlformats.org/officeDocument/2006/relationships/oleObject" Target="embeddings/oleObject562.bin"/><Relationship Id="rId1158" Type="http://schemas.openxmlformats.org/officeDocument/2006/relationships/image" Target="media/image566.wmf"/><Relationship Id="rId1159" Type="http://schemas.openxmlformats.org/officeDocument/2006/relationships/oleObject" Target="embeddings/oleObject563.bin"/><Relationship Id="rId690" Type="http://schemas.openxmlformats.org/officeDocument/2006/relationships/image" Target="media/image333.wmf"/><Relationship Id="rId691" Type="http://schemas.openxmlformats.org/officeDocument/2006/relationships/oleObject" Target="embeddings/oleObject330.bin"/><Relationship Id="rId692" Type="http://schemas.openxmlformats.org/officeDocument/2006/relationships/image" Target="media/image334.wmf"/><Relationship Id="rId693" Type="http://schemas.openxmlformats.org/officeDocument/2006/relationships/oleObject" Target="embeddings/oleObject331.bin"/><Relationship Id="rId694" Type="http://schemas.openxmlformats.org/officeDocument/2006/relationships/image" Target="media/image335.wmf"/><Relationship Id="rId695" Type="http://schemas.openxmlformats.org/officeDocument/2006/relationships/oleObject" Target="embeddings/oleObject332.bin"/><Relationship Id="rId696" Type="http://schemas.openxmlformats.org/officeDocument/2006/relationships/image" Target="media/image336.wmf"/><Relationship Id="rId697" Type="http://schemas.openxmlformats.org/officeDocument/2006/relationships/oleObject" Target="embeddings/oleObject333.bin"/><Relationship Id="rId698" Type="http://schemas.openxmlformats.org/officeDocument/2006/relationships/image" Target="media/image337.wmf"/><Relationship Id="rId699" Type="http://schemas.openxmlformats.org/officeDocument/2006/relationships/oleObject" Target="embeddings/oleObject334.bin"/><Relationship Id="rId1544" Type="http://schemas.openxmlformats.org/officeDocument/2006/relationships/oleObject" Target="embeddings/oleObject755.bin"/><Relationship Id="rId1545" Type="http://schemas.openxmlformats.org/officeDocument/2006/relationships/image" Target="media/image759.wmf"/><Relationship Id="rId1546" Type="http://schemas.openxmlformats.org/officeDocument/2006/relationships/oleObject" Target="embeddings/oleObject756.bin"/><Relationship Id="rId1547" Type="http://schemas.openxmlformats.org/officeDocument/2006/relationships/image" Target="media/image760.wmf"/><Relationship Id="rId1548" Type="http://schemas.openxmlformats.org/officeDocument/2006/relationships/oleObject" Target="embeddings/oleObject757.bin"/><Relationship Id="rId1549" Type="http://schemas.openxmlformats.org/officeDocument/2006/relationships/image" Target="media/image761.wmf"/><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550" Type="http://schemas.openxmlformats.org/officeDocument/2006/relationships/oleObject" Target="embeddings/oleObject758.bin"/><Relationship Id="rId1551" Type="http://schemas.openxmlformats.org/officeDocument/2006/relationships/image" Target="media/image762.wmf"/><Relationship Id="rId1552" Type="http://schemas.openxmlformats.org/officeDocument/2006/relationships/oleObject" Target="embeddings/oleObject759.bin"/><Relationship Id="rId1553" Type="http://schemas.openxmlformats.org/officeDocument/2006/relationships/image" Target="media/image763.wmf"/><Relationship Id="rId1160" Type="http://schemas.openxmlformats.org/officeDocument/2006/relationships/image" Target="media/image567.wmf"/><Relationship Id="rId1161" Type="http://schemas.openxmlformats.org/officeDocument/2006/relationships/oleObject" Target="embeddings/oleObject564.bin"/><Relationship Id="rId1162" Type="http://schemas.openxmlformats.org/officeDocument/2006/relationships/image" Target="media/image568.wmf"/><Relationship Id="rId1163" Type="http://schemas.openxmlformats.org/officeDocument/2006/relationships/oleObject" Target="embeddings/oleObject565.bin"/><Relationship Id="rId1164" Type="http://schemas.openxmlformats.org/officeDocument/2006/relationships/image" Target="media/image569.wmf"/><Relationship Id="rId1165" Type="http://schemas.openxmlformats.org/officeDocument/2006/relationships/oleObject" Target="embeddings/oleObject566.bin"/><Relationship Id="rId1166" Type="http://schemas.openxmlformats.org/officeDocument/2006/relationships/image" Target="media/image570.wmf"/><Relationship Id="rId1167" Type="http://schemas.openxmlformats.org/officeDocument/2006/relationships/oleObject" Target="embeddings/oleObject567.bin"/><Relationship Id="rId1168" Type="http://schemas.openxmlformats.org/officeDocument/2006/relationships/image" Target="media/image571.wmf"/><Relationship Id="rId1169" Type="http://schemas.openxmlformats.org/officeDocument/2006/relationships/oleObject" Target="embeddings/oleObject568.bin"/><Relationship Id="rId1554" Type="http://schemas.openxmlformats.org/officeDocument/2006/relationships/oleObject" Target="embeddings/oleObject760.bin"/><Relationship Id="rId1555" Type="http://schemas.openxmlformats.org/officeDocument/2006/relationships/image" Target="media/image764.wmf"/><Relationship Id="rId1556" Type="http://schemas.openxmlformats.org/officeDocument/2006/relationships/oleObject" Target="embeddings/oleObject761.bin"/><Relationship Id="rId1557" Type="http://schemas.openxmlformats.org/officeDocument/2006/relationships/image" Target="media/image765.wmf"/><Relationship Id="rId1558" Type="http://schemas.openxmlformats.org/officeDocument/2006/relationships/oleObject" Target="embeddings/oleObject762.bin"/><Relationship Id="rId1559" Type="http://schemas.openxmlformats.org/officeDocument/2006/relationships/image" Target="media/image766.wmf"/><Relationship Id="rId300" Type="http://schemas.openxmlformats.org/officeDocument/2006/relationships/oleObject" Target="embeddings/oleObject135.bin"/><Relationship Id="rId301" Type="http://schemas.openxmlformats.org/officeDocument/2006/relationships/image" Target="media/image138.wmf"/><Relationship Id="rId302" Type="http://schemas.openxmlformats.org/officeDocument/2006/relationships/oleObject" Target="embeddings/oleObject136.bin"/><Relationship Id="rId303" Type="http://schemas.openxmlformats.org/officeDocument/2006/relationships/image" Target="media/image139.wmf"/><Relationship Id="rId304" Type="http://schemas.openxmlformats.org/officeDocument/2006/relationships/oleObject" Target="embeddings/oleObject137.bin"/><Relationship Id="rId305" Type="http://schemas.openxmlformats.org/officeDocument/2006/relationships/image" Target="media/image140.wmf"/><Relationship Id="rId306" Type="http://schemas.openxmlformats.org/officeDocument/2006/relationships/oleObject" Target="embeddings/oleObject138.bin"/><Relationship Id="rId307" Type="http://schemas.openxmlformats.org/officeDocument/2006/relationships/image" Target="media/image141.wmf"/><Relationship Id="rId308" Type="http://schemas.openxmlformats.org/officeDocument/2006/relationships/oleObject" Target="embeddings/oleObject139.bin"/><Relationship Id="rId309" Type="http://schemas.openxmlformats.org/officeDocument/2006/relationships/image" Target="media/image142.wmf"/><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image" Target="media/image38.wmf"/><Relationship Id="rId1560" Type="http://schemas.openxmlformats.org/officeDocument/2006/relationships/oleObject" Target="embeddings/oleObject763.bin"/><Relationship Id="rId1561" Type="http://schemas.openxmlformats.org/officeDocument/2006/relationships/image" Target="media/image767.wmf"/><Relationship Id="rId1562" Type="http://schemas.openxmlformats.org/officeDocument/2006/relationships/oleObject" Target="embeddings/oleObject764.bin"/><Relationship Id="rId1563" Type="http://schemas.openxmlformats.org/officeDocument/2006/relationships/image" Target="media/image768.wmf"/><Relationship Id="rId1170" Type="http://schemas.openxmlformats.org/officeDocument/2006/relationships/image" Target="media/image572.wmf"/><Relationship Id="rId1171" Type="http://schemas.openxmlformats.org/officeDocument/2006/relationships/oleObject" Target="embeddings/oleObject569.bin"/><Relationship Id="rId1172" Type="http://schemas.openxmlformats.org/officeDocument/2006/relationships/image" Target="media/image573.wmf"/><Relationship Id="rId1173" Type="http://schemas.openxmlformats.org/officeDocument/2006/relationships/oleObject" Target="embeddings/oleObject570.bin"/><Relationship Id="rId1174" Type="http://schemas.openxmlformats.org/officeDocument/2006/relationships/image" Target="media/image574.wmf"/><Relationship Id="rId1175" Type="http://schemas.openxmlformats.org/officeDocument/2006/relationships/oleObject" Target="embeddings/oleObject571.bin"/><Relationship Id="rId1176" Type="http://schemas.openxmlformats.org/officeDocument/2006/relationships/image" Target="media/image575.wmf"/><Relationship Id="rId1177" Type="http://schemas.openxmlformats.org/officeDocument/2006/relationships/oleObject" Target="embeddings/oleObject572.bin"/><Relationship Id="rId1178" Type="http://schemas.openxmlformats.org/officeDocument/2006/relationships/image" Target="media/image576.wmf"/><Relationship Id="rId1179" Type="http://schemas.openxmlformats.org/officeDocument/2006/relationships/oleObject" Target="embeddings/oleObject573.bin"/><Relationship Id="rId1564" Type="http://schemas.openxmlformats.org/officeDocument/2006/relationships/oleObject" Target="embeddings/oleObject765.bin"/><Relationship Id="rId1565" Type="http://schemas.openxmlformats.org/officeDocument/2006/relationships/image" Target="media/image769.wmf"/><Relationship Id="rId1566" Type="http://schemas.openxmlformats.org/officeDocument/2006/relationships/oleObject" Target="embeddings/oleObject766.bin"/><Relationship Id="rId1567" Type="http://schemas.openxmlformats.org/officeDocument/2006/relationships/image" Target="media/image770.wmf"/><Relationship Id="rId1568" Type="http://schemas.openxmlformats.org/officeDocument/2006/relationships/oleObject" Target="embeddings/oleObject767.bin"/><Relationship Id="rId1569" Type="http://schemas.openxmlformats.org/officeDocument/2006/relationships/image" Target="media/image771.wmf"/><Relationship Id="rId700" Type="http://schemas.openxmlformats.org/officeDocument/2006/relationships/image" Target="media/image338.wmf"/><Relationship Id="rId701" Type="http://schemas.openxmlformats.org/officeDocument/2006/relationships/oleObject" Target="embeddings/oleObject335.bin"/><Relationship Id="rId702" Type="http://schemas.openxmlformats.org/officeDocument/2006/relationships/image" Target="media/image339.wmf"/><Relationship Id="rId703" Type="http://schemas.openxmlformats.org/officeDocument/2006/relationships/oleObject" Target="embeddings/oleObject336.bin"/><Relationship Id="rId310" Type="http://schemas.openxmlformats.org/officeDocument/2006/relationships/oleObject" Target="embeddings/oleObject140.bin"/><Relationship Id="rId311" Type="http://schemas.openxmlformats.org/officeDocument/2006/relationships/image" Target="media/image143.wmf"/><Relationship Id="rId312" Type="http://schemas.openxmlformats.org/officeDocument/2006/relationships/oleObject" Target="embeddings/oleObject141.bin"/><Relationship Id="rId313" Type="http://schemas.openxmlformats.org/officeDocument/2006/relationships/image" Target="media/image144.wmf"/><Relationship Id="rId314" Type="http://schemas.openxmlformats.org/officeDocument/2006/relationships/oleObject" Target="embeddings/oleObject142.bin"/><Relationship Id="rId315" Type="http://schemas.openxmlformats.org/officeDocument/2006/relationships/image" Target="media/image145.wmf"/><Relationship Id="rId316" Type="http://schemas.openxmlformats.org/officeDocument/2006/relationships/oleObject" Target="embeddings/oleObject143.bin"/><Relationship Id="rId317" Type="http://schemas.openxmlformats.org/officeDocument/2006/relationships/image" Target="media/image146.wmf"/><Relationship Id="rId318" Type="http://schemas.openxmlformats.org/officeDocument/2006/relationships/oleObject" Target="embeddings/oleObject144.bin"/><Relationship Id="rId319" Type="http://schemas.openxmlformats.org/officeDocument/2006/relationships/image" Target="media/image147.wmf"/><Relationship Id="rId704" Type="http://schemas.openxmlformats.org/officeDocument/2006/relationships/image" Target="media/image340.wmf"/><Relationship Id="rId705" Type="http://schemas.openxmlformats.org/officeDocument/2006/relationships/oleObject" Target="embeddings/oleObject337.bin"/><Relationship Id="rId706" Type="http://schemas.openxmlformats.org/officeDocument/2006/relationships/image" Target="media/image341.wmf"/><Relationship Id="rId707" Type="http://schemas.openxmlformats.org/officeDocument/2006/relationships/oleObject" Target="embeddings/oleObject338.bin"/><Relationship Id="rId708" Type="http://schemas.openxmlformats.org/officeDocument/2006/relationships/image" Target="media/image342.wmf"/><Relationship Id="rId709" Type="http://schemas.openxmlformats.org/officeDocument/2006/relationships/oleObject" Target="embeddings/oleObject339.bin"/><Relationship Id="rId1570" Type="http://schemas.openxmlformats.org/officeDocument/2006/relationships/oleObject" Target="embeddings/oleObject768.bin"/><Relationship Id="rId1571" Type="http://schemas.openxmlformats.org/officeDocument/2006/relationships/image" Target="media/image772.wmf"/><Relationship Id="rId1572" Type="http://schemas.openxmlformats.org/officeDocument/2006/relationships/oleObject" Target="embeddings/oleObject769.bin"/><Relationship Id="rId1573" Type="http://schemas.openxmlformats.org/officeDocument/2006/relationships/image" Target="media/image773.wmf"/><Relationship Id="rId1180" Type="http://schemas.openxmlformats.org/officeDocument/2006/relationships/image" Target="media/image577.wmf"/><Relationship Id="rId1181" Type="http://schemas.openxmlformats.org/officeDocument/2006/relationships/oleObject" Target="embeddings/oleObject574.bin"/><Relationship Id="rId1182" Type="http://schemas.openxmlformats.org/officeDocument/2006/relationships/image" Target="media/image578.wmf"/><Relationship Id="rId1183" Type="http://schemas.openxmlformats.org/officeDocument/2006/relationships/oleObject" Target="embeddings/oleObject575.bin"/><Relationship Id="rId1184" Type="http://schemas.openxmlformats.org/officeDocument/2006/relationships/image" Target="media/image579.wmf"/><Relationship Id="rId1185" Type="http://schemas.openxmlformats.org/officeDocument/2006/relationships/oleObject" Target="embeddings/oleObject576.bin"/><Relationship Id="rId1186" Type="http://schemas.openxmlformats.org/officeDocument/2006/relationships/image" Target="media/image580.wmf"/><Relationship Id="rId1187" Type="http://schemas.openxmlformats.org/officeDocument/2006/relationships/oleObject" Target="embeddings/oleObject577.bin"/><Relationship Id="rId1188" Type="http://schemas.openxmlformats.org/officeDocument/2006/relationships/image" Target="media/image581.wmf"/><Relationship Id="rId1189" Type="http://schemas.openxmlformats.org/officeDocument/2006/relationships/oleObject" Target="embeddings/oleObject578.bin"/><Relationship Id="rId1574" Type="http://schemas.openxmlformats.org/officeDocument/2006/relationships/oleObject" Target="embeddings/oleObject770.bin"/><Relationship Id="rId1575" Type="http://schemas.openxmlformats.org/officeDocument/2006/relationships/image" Target="media/image774.wmf"/><Relationship Id="rId1576" Type="http://schemas.openxmlformats.org/officeDocument/2006/relationships/oleObject" Target="embeddings/oleObject771.bin"/><Relationship Id="rId1577" Type="http://schemas.openxmlformats.org/officeDocument/2006/relationships/image" Target="media/image775.wmf"/><Relationship Id="rId1578" Type="http://schemas.openxmlformats.org/officeDocument/2006/relationships/oleObject" Target="embeddings/oleObject772.bin"/><Relationship Id="rId1579" Type="http://schemas.openxmlformats.org/officeDocument/2006/relationships/image" Target="media/image776.wmf"/><Relationship Id="rId710" Type="http://schemas.openxmlformats.org/officeDocument/2006/relationships/image" Target="media/image343.wmf"/><Relationship Id="rId711" Type="http://schemas.openxmlformats.org/officeDocument/2006/relationships/oleObject" Target="embeddings/oleObject340.bin"/><Relationship Id="rId712" Type="http://schemas.openxmlformats.org/officeDocument/2006/relationships/image" Target="media/image344.wmf"/><Relationship Id="rId713" Type="http://schemas.openxmlformats.org/officeDocument/2006/relationships/oleObject" Target="embeddings/oleObject341.bin"/><Relationship Id="rId320" Type="http://schemas.openxmlformats.org/officeDocument/2006/relationships/oleObject" Target="embeddings/oleObject145.bin"/><Relationship Id="rId321" Type="http://schemas.openxmlformats.org/officeDocument/2006/relationships/image" Target="media/image148.wmf"/><Relationship Id="rId322" Type="http://schemas.openxmlformats.org/officeDocument/2006/relationships/oleObject" Target="embeddings/oleObject146.bin"/><Relationship Id="rId323" Type="http://schemas.openxmlformats.org/officeDocument/2006/relationships/image" Target="media/image149.wmf"/><Relationship Id="rId324" Type="http://schemas.openxmlformats.org/officeDocument/2006/relationships/oleObject" Target="embeddings/oleObject147.bin"/><Relationship Id="rId325" Type="http://schemas.openxmlformats.org/officeDocument/2006/relationships/image" Target="media/image150.wmf"/><Relationship Id="rId326" Type="http://schemas.openxmlformats.org/officeDocument/2006/relationships/oleObject" Target="embeddings/oleObject148.bin"/><Relationship Id="rId327" Type="http://schemas.openxmlformats.org/officeDocument/2006/relationships/image" Target="media/image151.wmf"/><Relationship Id="rId328" Type="http://schemas.openxmlformats.org/officeDocument/2006/relationships/oleObject" Target="embeddings/oleObject149.bin"/><Relationship Id="rId329" Type="http://schemas.openxmlformats.org/officeDocument/2006/relationships/image" Target="media/image152.wmf"/><Relationship Id="rId714" Type="http://schemas.openxmlformats.org/officeDocument/2006/relationships/image" Target="media/image345.wmf"/><Relationship Id="rId715" Type="http://schemas.openxmlformats.org/officeDocument/2006/relationships/oleObject" Target="embeddings/oleObject342.bin"/><Relationship Id="rId716" Type="http://schemas.openxmlformats.org/officeDocument/2006/relationships/image" Target="media/image346.wmf"/><Relationship Id="rId717" Type="http://schemas.openxmlformats.org/officeDocument/2006/relationships/oleObject" Target="embeddings/oleObject343.bin"/><Relationship Id="rId718" Type="http://schemas.openxmlformats.org/officeDocument/2006/relationships/image" Target="media/image347.wmf"/><Relationship Id="rId719" Type="http://schemas.openxmlformats.org/officeDocument/2006/relationships/oleObject" Target="embeddings/oleObject344.bin"/><Relationship Id="rId1580" Type="http://schemas.openxmlformats.org/officeDocument/2006/relationships/oleObject" Target="embeddings/oleObject773.bin"/><Relationship Id="rId1581" Type="http://schemas.openxmlformats.org/officeDocument/2006/relationships/image" Target="media/image777.wmf"/><Relationship Id="rId1582" Type="http://schemas.openxmlformats.org/officeDocument/2006/relationships/oleObject" Target="embeddings/oleObject774.bin"/><Relationship Id="rId1583" Type="http://schemas.openxmlformats.org/officeDocument/2006/relationships/image" Target="media/image778.wmf"/><Relationship Id="rId1190" Type="http://schemas.openxmlformats.org/officeDocument/2006/relationships/image" Target="media/image582.wmf"/><Relationship Id="rId1191" Type="http://schemas.openxmlformats.org/officeDocument/2006/relationships/oleObject" Target="embeddings/oleObject579.bin"/><Relationship Id="rId1192" Type="http://schemas.openxmlformats.org/officeDocument/2006/relationships/image" Target="media/image583.wmf"/><Relationship Id="rId1193" Type="http://schemas.openxmlformats.org/officeDocument/2006/relationships/oleObject" Target="embeddings/oleObject580.bin"/><Relationship Id="rId1194" Type="http://schemas.openxmlformats.org/officeDocument/2006/relationships/image" Target="media/image584.wmf"/><Relationship Id="rId1195" Type="http://schemas.openxmlformats.org/officeDocument/2006/relationships/oleObject" Target="embeddings/oleObject581.bin"/><Relationship Id="rId1196" Type="http://schemas.openxmlformats.org/officeDocument/2006/relationships/image" Target="media/image585.wmf"/><Relationship Id="rId1197" Type="http://schemas.openxmlformats.org/officeDocument/2006/relationships/oleObject" Target="embeddings/oleObject582.bin"/><Relationship Id="rId1198" Type="http://schemas.openxmlformats.org/officeDocument/2006/relationships/image" Target="media/image586.wmf"/><Relationship Id="rId1199" Type="http://schemas.openxmlformats.org/officeDocument/2006/relationships/oleObject" Target="embeddings/oleObject583.bin"/><Relationship Id="rId1584" Type="http://schemas.openxmlformats.org/officeDocument/2006/relationships/oleObject" Target="embeddings/oleObject775.bin"/><Relationship Id="rId1585" Type="http://schemas.openxmlformats.org/officeDocument/2006/relationships/image" Target="media/image779.wmf"/><Relationship Id="rId1586" Type="http://schemas.openxmlformats.org/officeDocument/2006/relationships/oleObject" Target="embeddings/oleObject776.bin"/><Relationship Id="rId1587" Type="http://schemas.openxmlformats.org/officeDocument/2006/relationships/image" Target="media/image780.wmf"/><Relationship Id="rId1588" Type="http://schemas.openxmlformats.org/officeDocument/2006/relationships/oleObject" Target="embeddings/oleObject777.bin"/><Relationship Id="rId1589" Type="http://schemas.openxmlformats.org/officeDocument/2006/relationships/image" Target="media/image781.wmf"/><Relationship Id="rId720" Type="http://schemas.openxmlformats.org/officeDocument/2006/relationships/image" Target="media/image348.wmf"/><Relationship Id="rId721" Type="http://schemas.openxmlformats.org/officeDocument/2006/relationships/oleObject" Target="embeddings/oleObject345.bin"/><Relationship Id="rId722" Type="http://schemas.openxmlformats.org/officeDocument/2006/relationships/image" Target="media/image349.wmf"/><Relationship Id="rId723" Type="http://schemas.openxmlformats.org/officeDocument/2006/relationships/oleObject" Target="embeddings/oleObject346.bin"/><Relationship Id="rId330" Type="http://schemas.openxmlformats.org/officeDocument/2006/relationships/oleObject" Target="embeddings/oleObject150.bin"/><Relationship Id="rId331" Type="http://schemas.openxmlformats.org/officeDocument/2006/relationships/image" Target="media/image153.wmf"/><Relationship Id="rId332" Type="http://schemas.openxmlformats.org/officeDocument/2006/relationships/oleObject" Target="embeddings/oleObject151.bin"/><Relationship Id="rId333" Type="http://schemas.openxmlformats.org/officeDocument/2006/relationships/image" Target="media/image154.wmf"/><Relationship Id="rId334" Type="http://schemas.openxmlformats.org/officeDocument/2006/relationships/oleObject" Target="embeddings/oleObject152.bin"/><Relationship Id="rId335" Type="http://schemas.openxmlformats.org/officeDocument/2006/relationships/image" Target="media/image155.wmf"/><Relationship Id="rId336" Type="http://schemas.openxmlformats.org/officeDocument/2006/relationships/oleObject" Target="embeddings/oleObject153.bin"/><Relationship Id="rId337" Type="http://schemas.openxmlformats.org/officeDocument/2006/relationships/image" Target="media/image156.wmf"/><Relationship Id="rId338" Type="http://schemas.openxmlformats.org/officeDocument/2006/relationships/oleObject" Target="embeddings/oleObject154.bin"/><Relationship Id="rId339" Type="http://schemas.openxmlformats.org/officeDocument/2006/relationships/image" Target="media/image157.wmf"/><Relationship Id="rId724" Type="http://schemas.openxmlformats.org/officeDocument/2006/relationships/image" Target="media/image350.wmf"/><Relationship Id="rId725" Type="http://schemas.openxmlformats.org/officeDocument/2006/relationships/oleObject" Target="embeddings/oleObject347.bin"/><Relationship Id="rId726" Type="http://schemas.openxmlformats.org/officeDocument/2006/relationships/image" Target="media/image351.wmf"/><Relationship Id="rId727" Type="http://schemas.openxmlformats.org/officeDocument/2006/relationships/oleObject" Target="embeddings/oleObject348.bin"/><Relationship Id="rId728" Type="http://schemas.openxmlformats.org/officeDocument/2006/relationships/image" Target="media/image352.wmf"/><Relationship Id="rId729" Type="http://schemas.openxmlformats.org/officeDocument/2006/relationships/oleObject" Target="embeddings/oleObject349.bin"/><Relationship Id="rId1590" Type="http://schemas.openxmlformats.org/officeDocument/2006/relationships/oleObject" Target="embeddings/oleObject778.bin"/><Relationship Id="rId1591" Type="http://schemas.openxmlformats.org/officeDocument/2006/relationships/image" Target="media/image782.wmf"/><Relationship Id="rId1592" Type="http://schemas.openxmlformats.org/officeDocument/2006/relationships/oleObject" Target="embeddings/oleObject779.bin"/><Relationship Id="rId1593" Type="http://schemas.openxmlformats.org/officeDocument/2006/relationships/image" Target="media/image783.wmf"/><Relationship Id="rId1594" Type="http://schemas.openxmlformats.org/officeDocument/2006/relationships/oleObject" Target="embeddings/oleObject780.bin"/><Relationship Id="rId1595" Type="http://schemas.openxmlformats.org/officeDocument/2006/relationships/image" Target="media/image784.wmf"/><Relationship Id="rId1596" Type="http://schemas.openxmlformats.org/officeDocument/2006/relationships/oleObject" Target="embeddings/oleObject781.bin"/><Relationship Id="rId1597" Type="http://schemas.openxmlformats.org/officeDocument/2006/relationships/image" Target="media/image785.wmf"/><Relationship Id="rId1598" Type="http://schemas.openxmlformats.org/officeDocument/2006/relationships/oleObject" Target="embeddings/oleObject782.bin"/><Relationship Id="rId1599" Type="http://schemas.openxmlformats.org/officeDocument/2006/relationships/image" Target="media/image786.wmf"/><Relationship Id="rId730" Type="http://schemas.openxmlformats.org/officeDocument/2006/relationships/image" Target="media/image353.wmf"/><Relationship Id="rId731" Type="http://schemas.openxmlformats.org/officeDocument/2006/relationships/oleObject" Target="embeddings/oleObject350.bin"/><Relationship Id="rId732" Type="http://schemas.openxmlformats.org/officeDocument/2006/relationships/image" Target="media/image354.wmf"/><Relationship Id="rId733" Type="http://schemas.openxmlformats.org/officeDocument/2006/relationships/oleObject" Target="embeddings/oleObject351.bin"/><Relationship Id="rId734" Type="http://schemas.openxmlformats.org/officeDocument/2006/relationships/image" Target="media/image355.wmf"/><Relationship Id="rId735" Type="http://schemas.openxmlformats.org/officeDocument/2006/relationships/oleObject" Target="embeddings/oleObject352.bin"/><Relationship Id="rId736" Type="http://schemas.openxmlformats.org/officeDocument/2006/relationships/image" Target="media/image356.wmf"/><Relationship Id="rId737" Type="http://schemas.openxmlformats.org/officeDocument/2006/relationships/oleObject" Target="embeddings/oleObject353.bin"/><Relationship Id="rId738" Type="http://schemas.openxmlformats.org/officeDocument/2006/relationships/image" Target="media/image357.wmf"/><Relationship Id="rId739" Type="http://schemas.openxmlformats.org/officeDocument/2006/relationships/oleObject" Target="embeddings/oleObject354.bin"/><Relationship Id="rId340" Type="http://schemas.openxmlformats.org/officeDocument/2006/relationships/oleObject" Target="embeddings/oleObject155.bin"/><Relationship Id="rId341" Type="http://schemas.openxmlformats.org/officeDocument/2006/relationships/image" Target="media/image158.wmf"/><Relationship Id="rId342" Type="http://schemas.openxmlformats.org/officeDocument/2006/relationships/oleObject" Target="embeddings/oleObject156.bin"/><Relationship Id="rId343" Type="http://schemas.openxmlformats.org/officeDocument/2006/relationships/image" Target="media/image159.wmf"/><Relationship Id="rId344" Type="http://schemas.openxmlformats.org/officeDocument/2006/relationships/oleObject" Target="embeddings/oleObject157.bin"/><Relationship Id="rId345" Type="http://schemas.openxmlformats.org/officeDocument/2006/relationships/image" Target="media/image160.wmf"/><Relationship Id="rId346" Type="http://schemas.openxmlformats.org/officeDocument/2006/relationships/oleObject" Target="embeddings/oleObject158.bin"/><Relationship Id="rId347" Type="http://schemas.openxmlformats.org/officeDocument/2006/relationships/image" Target="media/image161.wmf"/><Relationship Id="rId348" Type="http://schemas.openxmlformats.org/officeDocument/2006/relationships/oleObject" Target="embeddings/oleObject159.bin"/><Relationship Id="rId349" Type="http://schemas.openxmlformats.org/officeDocument/2006/relationships/image" Target="media/image162.wmf"/><Relationship Id="rId1200" Type="http://schemas.openxmlformats.org/officeDocument/2006/relationships/image" Target="media/image587.wmf"/><Relationship Id="rId1201" Type="http://schemas.openxmlformats.org/officeDocument/2006/relationships/oleObject" Target="embeddings/oleObject584.bin"/><Relationship Id="rId1202" Type="http://schemas.openxmlformats.org/officeDocument/2006/relationships/image" Target="media/image588.wmf"/><Relationship Id="rId1203" Type="http://schemas.openxmlformats.org/officeDocument/2006/relationships/oleObject" Target="embeddings/oleObject585.bin"/><Relationship Id="rId1204" Type="http://schemas.openxmlformats.org/officeDocument/2006/relationships/image" Target="media/image589.wmf"/><Relationship Id="rId1205" Type="http://schemas.openxmlformats.org/officeDocument/2006/relationships/oleObject" Target="embeddings/oleObject586.bin"/><Relationship Id="rId1206" Type="http://schemas.openxmlformats.org/officeDocument/2006/relationships/image" Target="media/image590.wmf"/><Relationship Id="rId1207" Type="http://schemas.openxmlformats.org/officeDocument/2006/relationships/oleObject" Target="embeddings/oleObject587.bin"/><Relationship Id="rId740" Type="http://schemas.openxmlformats.org/officeDocument/2006/relationships/image" Target="media/image358.wmf"/><Relationship Id="rId741" Type="http://schemas.openxmlformats.org/officeDocument/2006/relationships/oleObject" Target="embeddings/oleObject355.bin"/><Relationship Id="rId742" Type="http://schemas.openxmlformats.org/officeDocument/2006/relationships/image" Target="media/image359.wmf"/><Relationship Id="rId743" Type="http://schemas.openxmlformats.org/officeDocument/2006/relationships/oleObject" Target="embeddings/oleObject356.bin"/><Relationship Id="rId744" Type="http://schemas.openxmlformats.org/officeDocument/2006/relationships/image" Target="media/image360.wmf"/><Relationship Id="rId745" Type="http://schemas.openxmlformats.org/officeDocument/2006/relationships/oleObject" Target="embeddings/oleObject357.bin"/><Relationship Id="rId746" Type="http://schemas.openxmlformats.org/officeDocument/2006/relationships/image" Target="media/image361.wmf"/><Relationship Id="rId747" Type="http://schemas.openxmlformats.org/officeDocument/2006/relationships/oleObject" Target="embeddings/oleObject358.bin"/><Relationship Id="rId748" Type="http://schemas.openxmlformats.org/officeDocument/2006/relationships/image" Target="media/image362.wmf"/><Relationship Id="rId749" Type="http://schemas.openxmlformats.org/officeDocument/2006/relationships/oleObject" Target="embeddings/oleObject359.bin"/><Relationship Id="rId350" Type="http://schemas.openxmlformats.org/officeDocument/2006/relationships/oleObject" Target="embeddings/oleObject160.bin"/><Relationship Id="rId351" Type="http://schemas.openxmlformats.org/officeDocument/2006/relationships/image" Target="media/image163.wmf"/><Relationship Id="rId352" Type="http://schemas.openxmlformats.org/officeDocument/2006/relationships/oleObject" Target="embeddings/oleObject161.bin"/><Relationship Id="rId353" Type="http://schemas.openxmlformats.org/officeDocument/2006/relationships/image" Target="media/image164.wmf"/><Relationship Id="rId354" Type="http://schemas.openxmlformats.org/officeDocument/2006/relationships/oleObject" Target="embeddings/oleObject162.bin"/><Relationship Id="rId355" Type="http://schemas.openxmlformats.org/officeDocument/2006/relationships/image" Target="media/image165.wmf"/><Relationship Id="rId356" Type="http://schemas.openxmlformats.org/officeDocument/2006/relationships/oleObject" Target="embeddings/oleObject163.bin"/><Relationship Id="rId357" Type="http://schemas.openxmlformats.org/officeDocument/2006/relationships/image" Target="media/image166.wmf"/><Relationship Id="rId358" Type="http://schemas.openxmlformats.org/officeDocument/2006/relationships/oleObject" Target="embeddings/oleObject164.bin"/><Relationship Id="rId359" Type="http://schemas.openxmlformats.org/officeDocument/2006/relationships/image" Target="media/image167.wmf"/><Relationship Id="rId1208" Type="http://schemas.openxmlformats.org/officeDocument/2006/relationships/image" Target="media/image591.wmf"/><Relationship Id="rId1209" Type="http://schemas.openxmlformats.org/officeDocument/2006/relationships/oleObject" Target="embeddings/oleObject588.bin"/><Relationship Id="rId1600" Type="http://schemas.openxmlformats.org/officeDocument/2006/relationships/oleObject" Target="embeddings/oleObject783.bin"/><Relationship Id="rId1601" Type="http://schemas.openxmlformats.org/officeDocument/2006/relationships/image" Target="media/image787.wmf"/><Relationship Id="rId1602" Type="http://schemas.openxmlformats.org/officeDocument/2006/relationships/oleObject" Target="embeddings/oleObject784.bin"/><Relationship Id="rId1603" Type="http://schemas.openxmlformats.org/officeDocument/2006/relationships/image" Target="media/image788.wmf"/><Relationship Id="rId1604" Type="http://schemas.openxmlformats.org/officeDocument/2006/relationships/oleObject" Target="embeddings/oleObject785.bin"/><Relationship Id="rId1605" Type="http://schemas.openxmlformats.org/officeDocument/2006/relationships/image" Target="media/image789.wmf"/><Relationship Id="rId1606" Type="http://schemas.openxmlformats.org/officeDocument/2006/relationships/oleObject" Target="embeddings/oleObject786.bin"/><Relationship Id="rId1607" Type="http://schemas.openxmlformats.org/officeDocument/2006/relationships/image" Target="media/image790.wmf"/><Relationship Id="rId1608" Type="http://schemas.openxmlformats.org/officeDocument/2006/relationships/oleObject" Target="embeddings/oleObject787.bin"/><Relationship Id="rId1609" Type="http://schemas.openxmlformats.org/officeDocument/2006/relationships/image" Target="media/image791.wmf"/><Relationship Id="rId1210" Type="http://schemas.openxmlformats.org/officeDocument/2006/relationships/image" Target="media/image592.wmf"/><Relationship Id="rId1211" Type="http://schemas.openxmlformats.org/officeDocument/2006/relationships/oleObject" Target="embeddings/oleObject589.bin"/><Relationship Id="rId750" Type="http://schemas.openxmlformats.org/officeDocument/2006/relationships/image" Target="media/image363.wmf"/><Relationship Id="rId751" Type="http://schemas.openxmlformats.org/officeDocument/2006/relationships/oleObject" Target="embeddings/oleObject360.bin"/><Relationship Id="rId752" Type="http://schemas.openxmlformats.org/officeDocument/2006/relationships/image" Target="media/image364.wmf"/><Relationship Id="rId753" Type="http://schemas.openxmlformats.org/officeDocument/2006/relationships/oleObject" Target="embeddings/oleObject361.bin"/><Relationship Id="rId754" Type="http://schemas.openxmlformats.org/officeDocument/2006/relationships/image" Target="media/image365.wmf"/><Relationship Id="rId755" Type="http://schemas.openxmlformats.org/officeDocument/2006/relationships/oleObject" Target="embeddings/oleObject362.bin"/><Relationship Id="rId756" Type="http://schemas.openxmlformats.org/officeDocument/2006/relationships/image" Target="media/image366.wmf"/><Relationship Id="rId757" Type="http://schemas.openxmlformats.org/officeDocument/2006/relationships/oleObject" Target="embeddings/oleObject363.bin"/><Relationship Id="rId758" Type="http://schemas.openxmlformats.org/officeDocument/2006/relationships/image" Target="media/image367.wmf"/><Relationship Id="rId759" Type="http://schemas.openxmlformats.org/officeDocument/2006/relationships/oleObject" Target="embeddings/oleObject364.bin"/><Relationship Id="rId360" Type="http://schemas.openxmlformats.org/officeDocument/2006/relationships/oleObject" Target="embeddings/oleObject165.bin"/><Relationship Id="rId361" Type="http://schemas.openxmlformats.org/officeDocument/2006/relationships/image" Target="media/image168.wmf"/><Relationship Id="rId362" Type="http://schemas.openxmlformats.org/officeDocument/2006/relationships/oleObject" Target="embeddings/oleObject166.bin"/><Relationship Id="rId363" Type="http://schemas.openxmlformats.org/officeDocument/2006/relationships/image" Target="media/image169.wmf"/><Relationship Id="rId364" Type="http://schemas.openxmlformats.org/officeDocument/2006/relationships/oleObject" Target="embeddings/oleObject167.bin"/><Relationship Id="rId365" Type="http://schemas.openxmlformats.org/officeDocument/2006/relationships/image" Target="media/image170.wmf"/><Relationship Id="rId366" Type="http://schemas.openxmlformats.org/officeDocument/2006/relationships/oleObject" Target="embeddings/oleObject168.bin"/><Relationship Id="rId367" Type="http://schemas.openxmlformats.org/officeDocument/2006/relationships/image" Target="media/image171.wmf"/><Relationship Id="rId368" Type="http://schemas.openxmlformats.org/officeDocument/2006/relationships/oleObject" Target="embeddings/oleObject169.bin"/><Relationship Id="rId369" Type="http://schemas.openxmlformats.org/officeDocument/2006/relationships/image" Target="media/image172.wmf"/><Relationship Id="rId1212" Type="http://schemas.openxmlformats.org/officeDocument/2006/relationships/image" Target="media/image593.wmf"/><Relationship Id="rId1213" Type="http://schemas.openxmlformats.org/officeDocument/2006/relationships/oleObject" Target="embeddings/oleObject590.bin"/><Relationship Id="rId1214" Type="http://schemas.openxmlformats.org/officeDocument/2006/relationships/image" Target="media/image594.wmf"/><Relationship Id="rId1215" Type="http://schemas.openxmlformats.org/officeDocument/2006/relationships/oleObject" Target="embeddings/oleObject591.bin"/><Relationship Id="rId1216" Type="http://schemas.openxmlformats.org/officeDocument/2006/relationships/image" Target="media/image595.wmf"/><Relationship Id="rId1217" Type="http://schemas.openxmlformats.org/officeDocument/2006/relationships/oleObject" Target="embeddings/oleObject592.bin"/><Relationship Id="rId1218" Type="http://schemas.openxmlformats.org/officeDocument/2006/relationships/image" Target="media/image596.wmf"/><Relationship Id="rId1219" Type="http://schemas.openxmlformats.org/officeDocument/2006/relationships/oleObject" Target="embeddings/oleObject593.bin"/><Relationship Id="rId1610" Type="http://schemas.openxmlformats.org/officeDocument/2006/relationships/oleObject" Target="embeddings/oleObject788.bin"/><Relationship Id="rId1611" Type="http://schemas.openxmlformats.org/officeDocument/2006/relationships/image" Target="media/image792.wmf"/><Relationship Id="rId1612" Type="http://schemas.openxmlformats.org/officeDocument/2006/relationships/oleObject" Target="embeddings/oleObject789.bin"/><Relationship Id="rId1613" Type="http://schemas.openxmlformats.org/officeDocument/2006/relationships/image" Target="media/image793.wmf"/><Relationship Id="rId1614" Type="http://schemas.openxmlformats.org/officeDocument/2006/relationships/oleObject" Target="embeddings/oleObject790.bin"/><Relationship Id="rId1615" Type="http://schemas.openxmlformats.org/officeDocument/2006/relationships/image" Target="media/image794.wmf"/><Relationship Id="rId1616" Type="http://schemas.openxmlformats.org/officeDocument/2006/relationships/oleObject" Target="embeddings/oleObject791.bin"/><Relationship Id="rId1617" Type="http://schemas.openxmlformats.org/officeDocument/2006/relationships/image" Target="media/image795.emf"/><Relationship Id="rId1618" Type="http://schemas.openxmlformats.org/officeDocument/2006/relationships/oleObject" Target="embeddings/oleObject792.bin"/><Relationship Id="rId1619" Type="http://schemas.openxmlformats.org/officeDocument/2006/relationships/image" Target="media/image796.wmf"/><Relationship Id="rId1220" Type="http://schemas.openxmlformats.org/officeDocument/2006/relationships/image" Target="media/image597.wmf"/><Relationship Id="rId1221" Type="http://schemas.openxmlformats.org/officeDocument/2006/relationships/oleObject" Target="embeddings/oleObject594.bin"/><Relationship Id="rId760" Type="http://schemas.openxmlformats.org/officeDocument/2006/relationships/image" Target="media/image368.wmf"/><Relationship Id="rId761" Type="http://schemas.openxmlformats.org/officeDocument/2006/relationships/oleObject" Target="embeddings/oleObject365.bin"/><Relationship Id="rId762" Type="http://schemas.openxmlformats.org/officeDocument/2006/relationships/image" Target="media/image369.wmf"/><Relationship Id="rId763" Type="http://schemas.openxmlformats.org/officeDocument/2006/relationships/oleObject" Target="embeddings/oleObject366.bin"/><Relationship Id="rId764" Type="http://schemas.openxmlformats.org/officeDocument/2006/relationships/image" Target="media/image370.wmf"/><Relationship Id="rId765" Type="http://schemas.openxmlformats.org/officeDocument/2006/relationships/oleObject" Target="embeddings/oleObject367.bin"/><Relationship Id="rId766" Type="http://schemas.openxmlformats.org/officeDocument/2006/relationships/image" Target="media/image371.wmf"/><Relationship Id="rId767" Type="http://schemas.openxmlformats.org/officeDocument/2006/relationships/oleObject" Target="embeddings/oleObject368.bin"/><Relationship Id="rId768" Type="http://schemas.openxmlformats.org/officeDocument/2006/relationships/image" Target="media/image372.wmf"/><Relationship Id="rId769" Type="http://schemas.openxmlformats.org/officeDocument/2006/relationships/oleObject" Target="embeddings/oleObject369.bin"/><Relationship Id="rId370" Type="http://schemas.openxmlformats.org/officeDocument/2006/relationships/oleObject" Target="embeddings/oleObject170.bin"/><Relationship Id="rId371" Type="http://schemas.openxmlformats.org/officeDocument/2006/relationships/image" Target="media/image173.wmf"/><Relationship Id="rId372" Type="http://schemas.openxmlformats.org/officeDocument/2006/relationships/oleObject" Target="embeddings/oleObject171.bin"/><Relationship Id="rId373" Type="http://schemas.openxmlformats.org/officeDocument/2006/relationships/image" Target="media/image174.wmf"/><Relationship Id="rId374" Type="http://schemas.openxmlformats.org/officeDocument/2006/relationships/oleObject" Target="embeddings/oleObject172.bin"/><Relationship Id="rId375" Type="http://schemas.openxmlformats.org/officeDocument/2006/relationships/image" Target="media/image175.wmf"/><Relationship Id="rId376" Type="http://schemas.openxmlformats.org/officeDocument/2006/relationships/oleObject" Target="embeddings/oleObject173.bin"/><Relationship Id="rId377" Type="http://schemas.openxmlformats.org/officeDocument/2006/relationships/image" Target="media/image176.wmf"/><Relationship Id="rId378" Type="http://schemas.openxmlformats.org/officeDocument/2006/relationships/oleObject" Target="embeddings/oleObject174.bin"/><Relationship Id="rId379" Type="http://schemas.openxmlformats.org/officeDocument/2006/relationships/image" Target="media/image177.wmf"/><Relationship Id="rId1222" Type="http://schemas.openxmlformats.org/officeDocument/2006/relationships/image" Target="media/image598.wmf"/><Relationship Id="rId1223" Type="http://schemas.openxmlformats.org/officeDocument/2006/relationships/oleObject" Target="embeddings/oleObject595.bin"/><Relationship Id="rId1224" Type="http://schemas.openxmlformats.org/officeDocument/2006/relationships/image" Target="media/image599.wmf"/><Relationship Id="rId1225" Type="http://schemas.openxmlformats.org/officeDocument/2006/relationships/oleObject" Target="embeddings/oleObject596.bin"/><Relationship Id="rId1226" Type="http://schemas.openxmlformats.org/officeDocument/2006/relationships/image" Target="media/image600.wmf"/><Relationship Id="rId1227" Type="http://schemas.openxmlformats.org/officeDocument/2006/relationships/oleObject" Target="embeddings/oleObject597.bin"/><Relationship Id="rId1228" Type="http://schemas.openxmlformats.org/officeDocument/2006/relationships/image" Target="media/image601.wmf"/><Relationship Id="rId1229" Type="http://schemas.openxmlformats.org/officeDocument/2006/relationships/oleObject" Target="embeddings/oleObject598.bin"/><Relationship Id="rId1620" Type="http://schemas.openxmlformats.org/officeDocument/2006/relationships/oleObject" Target="embeddings/oleObject793.bin"/><Relationship Id="rId1621" Type="http://schemas.openxmlformats.org/officeDocument/2006/relationships/image" Target="media/image797.emf"/><Relationship Id="rId1622" Type="http://schemas.openxmlformats.org/officeDocument/2006/relationships/oleObject" Target="embeddings/oleObject794.bin"/><Relationship Id="rId1623" Type="http://schemas.openxmlformats.org/officeDocument/2006/relationships/image" Target="media/image798.wmf"/><Relationship Id="rId1624" Type="http://schemas.openxmlformats.org/officeDocument/2006/relationships/oleObject" Target="embeddings/oleObject795.bin"/><Relationship Id="rId1625" Type="http://schemas.openxmlformats.org/officeDocument/2006/relationships/image" Target="media/image799.wmf"/><Relationship Id="rId1626" Type="http://schemas.openxmlformats.org/officeDocument/2006/relationships/oleObject" Target="embeddings/oleObject796.bin"/><Relationship Id="rId1627" Type="http://schemas.openxmlformats.org/officeDocument/2006/relationships/image" Target="media/image800.wmf"/><Relationship Id="rId1628" Type="http://schemas.openxmlformats.org/officeDocument/2006/relationships/oleObject" Target="embeddings/oleObject797.bin"/><Relationship Id="rId1629" Type="http://schemas.openxmlformats.org/officeDocument/2006/relationships/image" Target="media/image801.wmf"/><Relationship Id="rId1230" Type="http://schemas.openxmlformats.org/officeDocument/2006/relationships/image" Target="media/image602.wmf"/><Relationship Id="rId1231" Type="http://schemas.openxmlformats.org/officeDocument/2006/relationships/oleObject" Target="embeddings/oleObject599.bin"/><Relationship Id="rId770" Type="http://schemas.openxmlformats.org/officeDocument/2006/relationships/image" Target="media/image373.wmf"/><Relationship Id="rId771" Type="http://schemas.openxmlformats.org/officeDocument/2006/relationships/oleObject" Target="embeddings/oleObject370.bin"/><Relationship Id="rId772" Type="http://schemas.openxmlformats.org/officeDocument/2006/relationships/image" Target="media/image374.wmf"/><Relationship Id="rId773" Type="http://schemas.openxmlformats.org/officeDocument/2006/relationships/oleObject" Target="embeddings/oleObject371.bin"/><Relationship Id="rId774" Type="http://schemas.openxmlformats.org/officeDocument/2006/relationships/image" Target="media/image375.wmf"/><Relationship Id="rId775" Type="http://schemas.openxmlformats.org/officeDocument/2006/relationships/oleObject" Target="embeddings/oleObject372.bin"/><Relationship Id="rId776" Type="http://schemas.openxmlformats.org/officeDocument/2006/relationships/image" Target="media/image376.wmf"/><Relationship Id="rId777" Type="http://schemas.openxmlformats.org/officeDocument/2006/relationships/oleObject" Target="embeddings/oleObject373.bin"/><Relationship Id="rId778" Type="http://schemas.openxmlformats.org/officeDocument/2006/relationships/image" Target="media/image377.wmf"/><Relationship Id="rId779" Type="http://schemas.openxmlformats.org/officeDocument/2006/relationships/oleObject" Target="embeddings/oleObject374.bin"/><Relationship Id="rId380" Type="http://schemas.openxmlformats.org/officeDocument/2006/relationships/oleObject" Target="embeddings/oleObject175.bin"/><Relationship Id="rId381" Type="http://schemas.openxmlformats.org/officeDocument/2006/relationships/image" Target="media/image178.wmf"/><Relationship Id="rId382" Type="http://schemas.openxmlformats.org/officeDocument/2006/relationships/oleObject" Target="embeddings/oleObject176.bin"/><Relationship Id="rId383" Type="http://schemas.openxmlformats.org/officeDocument/2006/relationships/image" Target="media/image179.wmf"/><Relationship Id="rId384" Type="http://schemas.openxmlformats.org/officeDocument/2006/relationships/oleObject" Target="embeddings/oleObject177.bin"/><Relationship Id="rId385" Type="http://schemas.openxmlformats.org/officeDocument/2006/relationships/image" Target="media/image180.wmf"/><Relationship Id="rId386" Type="http://schemas.openxmlformats.org/officeDocument/2006/relationships/oleObject" Target="embeddings/oleObject178.bin"/><Relationship Id="rId387" Type="http://schemas.openxmlformats.org/officeDocument/2006/relationships/image" Target="media/image181.wmf"/><Relationship Id="rId388" Type="http://schemas.openxmlformats.org/officeDocument/2006/relationships/oleObject" Target="embeddings/oleObject179.bin"/><Relationship Id="rId389" Type="http://schemas.openxmlformats.org/officeDocument/2006/relationships/image" Target="media/image182.wmf"/><Relationship Id="rId1232" Type="http://schemas.openxmlformats.org/officeDocument/2006/relationships/image" Target="media/image603.wmf"/><Relationship Id="rId1233" Type="http://schemas.openxmlformats.org/officeDocument/2006/relationships/oleObject" Target="embeddings/oleObject600.bin"/><Relationship Id="rId1234" Type="http://schemas.openxmlformats.org/officeDocument/2006/relationships/image" Target="media/image604.wmf"/><Relationship Id="rId1235" Type="http://schemas.openxmlformats.org/officeDocument/2006/relationships/oleObject" Target="embeddings/oleObject601.bin"/><Relationship Id="rId1236" Type="http://schemas.openxmlformats.org/officeDocument/2006/relationships/image" Target="media/image605.wmf"/><Relationship Id="rId1237" Type="http://schemas.openxmlformats.org/officeDocument/2006/relationships/oleObject" Target="embeddings/oleObject602.bin"/><Relationship Id="rId1238" Type="http://schemas.openxmlformats.org/officeDocument/2006/relationships/image" Target="media/image606.wmf"/><Relationship Id="rId1239" Type="http://schemas.openxmlformats.org/officeDocument/2006/relationships/oleObject" Target="embeddings/oleObject603.bin"/><Relationship Id="rId1630" Type="http://schemas.openxmlformats.org/officeDocument/2006/relationships/oleObject" Target="embeddings/oleObject798.bin"/><Relationship Id="rId1631" Type="http://schemas.openxmlformats.org/officeDocument/2006/relationships/image" Target="media/image802.wmf"/><Relationship Id="rId1632" Type="http://schemas.openxmlformats.org/officeDocument/2006/relationships/oleObject" Target="embeddings/oleObject799.bin"/><Relationship Id="rId1633" Type="http://schemas.openxmlformats.org/officeDocument/2006/relationships/image" Target="media/image803.wmf"/><Relationship Id="rId1634" Type="http://schemas.openxmlformats.org/officeDocument/2006/relationships/oleObject" Target="embeddings/oleObject800.bin"/><Relationship Id="rId1635" Type="http://schemas.openxmlformats.org/officeDocument/2006/relationships/image" Target="media/image804.wmf"/><Relationship Id="rId1636" Type="http://schemas.openxmlformats.org/officeDocument/2006/relationships/oleObject" Target="embeddings/oleObject801.bin"/><Relationship Id="rId1637" Type="http://schemas.openxmlformats.org/officeDocument/2006/relationships/image" Target="media/image805.wmf"/><Relationship Id="rId1638" Type="http://schemas.openxmlformats.org/officeDocument/2006/relationships/oleObject" Target="embeddings/oleObject802.bin"/><Relationship Id="rId1639" Type="http://schemas.openxmlformats.org/officeDocument/2006/relationships/image" Target="media/image806.wmf"/><Relationship Id="rId1240" Type="http://schemas.openxmlformats.org/officeDocument/2006/relationships/image" Target="media/image607.wmf"/><Relationship Id="rId1241" Type="http://schemas.openxmlformats.org/officeDocument/2006/relationships/oleObject" Target="embeddings/oleObject604.bin"/><Relationship Id="rId780" Type="http://schemas.openxmlformats.org/officeDocument/2006/relationships/image" Target="media/image378.wmf"/><Relationship Id="rId781" Type="http://schemas.openxmlformats.org/officeDocument/2006/relationships/oleObject" Target="embeddings/oleObject375.bin"/><Relationship Id="rId782" Type="http://schemas.openxmlformats.org/officeDocument/2006/relationships/image" Target="media/image379.wmf"/><Relationship Id="rId783" Type="http://schemas.openxmlformats.org/officeDocument/2006/relationships/oleObject" Target="embeddings/oleObject376.bin"/><Relationship Id="rId784" Type="http://schemas.openxmlformats.org/officeDocument/2006/relationships/image" Target="media/image380.wmf"/><Relationship Id="rId785" Type="http://schemas.openxmlformats.org/officeDocument/2006/relationships/oleObject" Target="embeddings/oleObject377.bin"/><Relationship Id="rId786" Type="http://schemas.openxmlformats.org/officeDocument/2006/relationships/image" Target="media/image381.wmf"/><Relationship Id="rId787" Type="http://schemas.openxmlformats.org/officeDocument/2006/relationships/oleObject" Target="embeddings/oleObject378.bin"/><Relationship Id="rId788" Type="http://schemas.openxmlformats.org/officeDocument/2006/relationships/image" Target="media/image382.wmf"/><Relationship Id="rId789" Type="http://schemas.openxmlformats.org/officeDocument/2006/relationships/oleObject" Target="embeddings/oleObject379.bin"/><Relationship Id="rId390" Type="http://schemas.openxmlformats.org/officeDocument/2006/relationships/oleObject" Target="embeddings/oleObject180.bin"/><Relationship Id="rId391" Type="http://schemas.openxmlformats.org/officeDocument/2006/relationships/image" Target="media/image183.wmf"/><Relationship Id="rId392" Type="http://schemas.openxmlformats.org/officeDocument/2006/relationships/oleObject" Target="embeddings/oleObject181.bin"/><Relationship Id="rId393" Type="http://schemas.openxmlformats.org/officeDocument/2006/relationships/image" Target="media/image184.wmf"/><Relationship Id="rId394" Type="http://schemas.openxmlformats.org/officeDocument/2006/relationships/oleObject" Target="embeddings/oleObject182.bin"/><Relationship Id="rId395" Type="http://schemas.openxmlformats.org/officeDocument/2006/relationships/image" Target="media/image185.wmf"/><Relationship Id="rId396" Type="http://schemas.openxmlformats.org/officeDocument/2006/relationships/oleObject" Target="embeddings/oleObject183.bin"/><Relationship Id="rId397" Type="http://schemas.openxmlformats.org/officeDocument/2006/relationships/image" Target="media/image186.wmf"/><Relationship Id="rId398" Type="http://schemas.openxmlformats.org/officeDocument/2006/relationships/oleObject" Target="embeddings/oleObject184.bin"/><Relationship Id="rId399" Type="http://schemas.openxmlformats.org/officeDocument/2006/relationships/image" Target="media/image187.wmf"/><Relationship Id="rId1242" Type="http://schemas.openxmlformats.org/officeDocument/2006/relationships/image" Target="media/image608.wmf"/><Relationship Id="rId1243" Type="http://schemas.openxmlformats.org/officeDocument/2006/relationships/oleObject" Target="embeddings/oleObject605.bin"/><Relationship Id="rId1244" Type="http://schemas.openxmlformats.org/officeDocument/2006/relationships/image" Target="media/image609.wmf"/><Relationship Id="rId1245" Type="http://schemas.openxmlformats.org/officeDocument/2006/relationships/oleObject" Target="embeddings/oleObject606.bin"/><Relationship Id="rId1246" Type="http://schemas.openxmlformats.org/officeDocument/2006/relationships/image" Target="media/image610.wmf"/><Relationship Id="rId1247" Type="http://schemas.openxmlformats.org/officeDocument/2006/relationships/oleObject" Target="embeddings/oleObject607.bin"/><Relationship Id="rId1248" Type="http://schemas.openxmlformats.org/officeDocument/2006/relationships/image" Target="media/image611.wmf"/><Relationship Id="rId1249" Type="http://schemas.openxmlformats.org/officeDocument/2006/relationships/oleObject" Target="embeddings/oleObject608.bin"/><Relationship Id="rId1640" Type="http://schemas.openxmlformats.org/officeDocument/2006/relationships/oleObject" Target="embeddings/oleObject803.bin"/><Relationship Id="rId1641" Type="http://schemas.openxmlformats.org/officeDocument/2006/relationships/image" Target="media/image807.wmf"/><Relationship Id="rId1642" Type="http://schemas.openxmlformats.org/officeDocument/2006/relationships/oleObject" Target="embeddings/oleObject804.bin"/><Relationship Id="rId1643" Type="http://schemas.openxmlformats.org/officeDocument/2006/relationships/image" Target="media/image808.wmf"/><Relationship Id="rId1644" Type="http://schemas.openxmlformats.org/officeDocument/2006/relationships/oleObject" Target="embeddings/oleObject805.bin"/><Relationship Id="rId1645" Type="http://schemas.openxmlformats.org/officeDocument/2006/relationships/image" Target="media/image809.wmf"/><Relationship Id="rId1646" Type="http://schemas.openxmlformats.org/officeDocument/2006/relationships/oleObject" Target="embeddings/oleObject806.bin"/><Relationship Id="rId1647" Type="http://schemas.openxmlformats.org/officeDocument/2006/relationships/image" Target="media/image810.wmf"/><Relationship Id="rId1648" Type="http://schemas.openxmlformats.org/officeDocument/2006/relationships/oleObject" Target="embeddings/oleObject807.bin"/><Relationship Id="rId1649" Type="http://schemas.openxmlformats.org/officeDocument/2006/relationships/image" Target="media/image811.wmf"/><Relationship Id="rId1250" Type="http://schemas.openxmlformats.org/officeDocument/2006/relationships/image" Target="media/image612.wmf"/><Relationship Id="rId1251" Type="http://schemas.openxmlformats.org/officeDocument/2006/relationships/oleObject" Target="embeddings/oleObject609.bin"/><Relationship Id="rId790" Type="http://schemas.openxmlformats.org/officeDocument/2006/relationships/image" Target="media/image383.wmf"/><Relationship Id="rId791" Type="http://schemas.openxmlformats.org/officeDocument/2006/relationships/oleObject" Target="embeddings/oleObject380.bin"/><Relationship Id="rId792" Type="http://schemas.openxmlformats.org/officeDocument/2006/relationships/image" Target="media/image384.wmf"/><Relationship Id="rId793" Type="http://schemas.openxmlformats.org/officeDocument/2006/relationships/oleObject" Target="embeddings/oleObject381.bin"/><Relationship Id="rId794" Type="http://schemas.openxmlformats.org/officeDocument/2006/relationships/image" Target="media/image385.wmf"/><Relationship Id="rId795" Type="http://schemas.openxmlformats.org/officeDocument/2006/relationships/oleObject" Target="embeddings/oleObject382.bin"/><Relationship Id="rId796" Type="http://schemas.openxmlformats.org/officeDocument/2006/relationships/image" Target="media/image386.wmf"/><Relationship Id="rId797" Type="http://schemas.openxmlformats.org/officeDocument/2006/relationships/oleObject" Target="embeddings/oleObject383.bin"/><Relationship Id="rId798" Type="http://schemas.openxmlformats.org/officeDocument/2006/relationships/image" Target="media/image387.wmf"/><Relationship Id="rId799" Type="http://schemas.openxmlformats.org/officeDocument/2006/relationships/oleObject" Target="embeddings/oleObject384.bin"/><Relationship Id="rId1252" Type="http://schemas.openxmlformats.org/officeDocument/2006/relationships/image" Target="media/image613.wmf"/><Relationship Id="rId1253" Type="http://schemas.openxmlformats.org/officeDocument/2006/relationships/oleObject" Target="embeddings/oleObject610.bin"/><Relationship Id="rId1254" Type="http://schemas.openxmlformats.org/officeDocument/2006/relationships/image" Target="media/image614.wmf"/><Relationship Id="rId1255" Type="http://schemas.openxmlformats.org/officeDocument/2006/relationships/oleObject" Target="embeddings/oleObject611.bin"/><Relationship Id="rId1256" Type="http://schemas.openxmlformats.org/officeDocument/2006/relationships/image" Target="media/image615.wmf"/><Relationship Id="rId1257" Type="http://schemas.openxmlformats.org/officeDocument/2006/relationships/oleObject" Target="embeddings/oleObject612.bin"/><Relationship Id="rId1258" Type="http://schemas.openxmlformats.org/officeDocument/2006/relationships/image" Target="media/image616.wmf"/><Relationship Id="rId1259" Type="http://schemas.openxmlformats.org/officeDocument/2006/relationships/oleObject" Target="embeddings/oleObject613.bin"/><Relationship Id="rId1650" Type="http://schemas.openxmlformats.org/officeDocument/2006/relationships/oleObject" Target="embeddings/oleObject808.bin"/><Relationship Id="rId1651" Type="http://schemas.openxmlformats.org/officeDocument/2006/relationships/image" Target="media/image812.wmf"/><Relationship Id="rId1652" Type="http://schemas.openxmlformats.org/officeDocument/2006/relationships/oleObject" Target="embeddings/oleObject809.bin"/><Relationship Id="rId1653" Type="http://schemas.openxmlformats.org/officeDocument/2006/relationships/image" Target="media/image813.wmf"/><Relationship Id="rId1654" Type="http://schemas.openxmlformats.org/officeDocument/2006/relationships/oleObject" Target="embeddings/oleObject810.bin"/><Relationship Id="rId1655" Type="http://schemas.openxmlformats.org/officeDocument/2006/relationships/image" Target="media/image814.wmf"/><Relationship Id="rId1656" Type="http://schemas.openxmlformats.org/officeDocument/2006/relationships/oleObject" Target="embeddings/oleObject811.bin"/><Relationship Id="rId1657" Type="http://schemas.openxmlformats.org/officeDocument/2006/relationships/image" Target="media/image815.wmf"/><Relationship Id="rId1658" Type="http://schemas.openxmlformats.org/officeDocument/2006/relationships/oleObject" Target="embeddings/oleObject812.bin"/><Relationship Id="rId1659" Type="http://schemas.openxmlformats.org/officeDocument/2006/relationships/image" Target="media/image816.wmf"/><Relationship Id="rId1260" Type="http://schemas.openxmlformats.org/officeDocument/2006/relationships/image" Target="media/image617.wmf"/><Relationship Id="rId1261" Type="http://schemas.openxmlformats.org/officeDocument/2006/relationships/oleObject" Target="embeddings/oleObject614.bin"/><Relationship Id="rId1262" Type="http://schemas.openxmlformats.org/officeDocument/2006/relationships/image" Target="media/image618.wmf"/><Relationship Id="rId1263" Type="http://schemas.openxmlformats.org/officeDocument/2006/relationships/oleObject" Target="embeddings/oleObject615.bin"/><Relationship Id="rId1264" Type="http://schemas.openxmlformats.org/officeDocument/2006/relationships/image" Target="media/image619.wmf"/><Relationship Id="rId1265" Type="http://schemas.openxmlformats.org/officeDocument/2006/relationships/oleObject" Target="embeddings/oleObject616.bin"/><Relationship Id="rId1266" Type="http://schemas.openxmlformats.org/officeDocument/2006/relationships/image" Target="media/image620.wmf"/><Relationship Id="rId1267" Type="http://schemas.openxmlformats.org/officeDocument/2006/relationships/oleObject" Target="embeddings/oleObject617.bin"/><Relationship Id="rId1268" Type="http://schemas.openxmlformats.org/officeDocument/2006/relationships/image" Target="media/image621.wmf"/><Relationship Id="rId1269" Type="http://schemas.openxmlformats.org/officeDocument/2006/relationships/oleObject" Target="embeddings/oleObject618.bin"/><Relationship Id="rId400" Type="http://schemas.openxmlformats.org/officeDocument/2006/relationships/oleObject" Target="embeddings/oleObject185.bin"/><Relationship Id="rId401" Type="http://schemas.openxmlformats.org/officeDocument/2006/relationships/image" Target="media/image188.wmf"/><Relationship Id="rId402" Type="http://schemas.openxmlformats.org/officeDocument/2006/relationships/oleObject" Target="embeddings/oleObject186.bin"/><Relationship Id="rId403" Type="http://schemas.openxmlformats.org/officeDocument/2006/relationships/image" Target="media/image189.wmf"/><Relationship Id="rId404" Type="http://schemas.openxmlformats.org/officeDocument/2006/relationships/oleObject" Target="embeddings/oleObject187.bin"/><Relationship Id="rId405" Type="http://schemas.openxmlformats.org/officeDocument/2006/relationships/image" Target="media/image190.wmf"/><Relationship Id="rId406" Type="http://schemas.openxmlformats.org/officeDocument/2006/relationships/oleObject" Target="embeddings/oleObject188.bin"/><Relationship Id="rId407" Type="http://schemas.openxmlformats.org/officeDocument/2006/relationships/image" Target="media/image191.wmf"/><Relationship Id="rId408" Type="http://schemas.openxmlformats.org/officeDocument/2006/relationships/oleObject" Target="embeddings/oleObject189.bin"/><Relationship Id="rId409" Type="http://schemas.openxmlformats.org/officeDocument/2006/relationships/image" Target="media/image192.wmf"/><Relationship Id="rId1660" Type="http://schemas.openxmlformats.org/officeDocument/2006/relationships/oleObject" Target="embeddings/oleObject813.bin"/><Relationship Id="rId1661" Type="http://schemas.openxmlformats.org/officeDocument/2006/relationships/image" Target="media/image817.wmf"/><Relationship Id="rId1662" Type="http://schemas.openxmlformats.org/officeDocument/2006/relationships/oleObject" Target="embeddings/oleObject814.bin"/><Relationship Id="rId1663" Type="http://schemas.openxmlformats.org/officeDocument/2006/relationships/image" Target="media/image818.wmf"/><Relationship Id="rId1664" Type="http://schemas.openxmlformats.org/officeDocument/2006/relationships/oleObject" Target="embeddings/oleObject815.bin"/><Relationship Id="rId1665" Type="http://schemas.openxmlformats.org/officeDocument/2006/relationships/image" Target="media/image819.wmf"/><Relationship Id="rId1666" Type="http://schemas.openxmlformats.org/officeDocument/2006/relationships/oleObject" Target="embeddings/oleObject816.bin"/><Relationship Id="rId1667" Type="http://schemas.openxmlformats.org/officeDocument/2006/relationships/image" Target="media/image820.wmf"/><Relationship Id="rId1668" Type="http://schemas.openxmlformats.org/officeDocument/2006/relationships/oleObject" Target="embeddings/oleObject817.bin"/><Relationship Id="rId1669" Type="http://schemas.openxmlformats.org/officeDocument/2006/relationships/image" Target="media/image821.wmf"/><Relationship Id="rId1270" Type="http://schemas.openxmlformats.org/officeDocument/2006/relationships/image" Target="media/image622.wmf"/><Relationship Id="rId1271" Type="http://schemas.openxmlformats.org/officeDocument/2006/relationships/oleObject" Target="embeddings/oleObject619.bin"/><Relationship Id="rId1272" Type="http://schemas.openxmlformats.org/officeDocument/2006/relationships/image" Target="media/image623.wmf"/><Relationship Id="rId1273" Type="http://schemas.openxmlformats.org/officeDocument/2006/relationships/oleObject" Target="embeddings/oleObject620.bin"/><Relationship Id="rId1274" Type="http://schemas.openxmlformats.org/officeDocument/2006/relationships/image" Target="media/image624.wmf"/><Relationship Id="rId1275" Type="http://schemas.openxmlformats.org/officeDocument/2006/relationships/oleObject" Target="embeddings/oleObject621.bin"/><Relationship Id="rId1276" Type="http://schemas.openxmlformats.org/officeDocument/2006/relationships/image" Target="media/image625.wmf"/><Relationship Id="rId1277" Type="http://schemas.openxmlformats.org/officeDocument/2006/relationships/oleObject" Target="embeddings/oleObject622.bin"/><Relationship Id="rId1278" Type="http://schemas.openxmlformats.org/officeDocument/2006/relationships/image" Target="media/image626.wmf"/><Relationship Id="rId1279" Type="http://schemas.openxmlformats.org/officeDocument/2006/relationships/oleObject" Target="embeddings/oleObject623.bin"/><Relationship Id="rId800" Type="http://schemas.openxmlformats.org/officeDocument/2006/relationships/image" Target="media/image388.wmf"/><Relationship Id="rId801" Type="http://schemas.openxmlformats.org/officeDocument/2006/relationships/oleObject" Target="embeddings/oleObject385.bin"/><Relationship Id="rId802" Type="http://schemas.openxmlformats.org/officeDocument/2006/relationships/image" Target="media/image389.wmf"/><Relationship Id="rId803" Type="http://schemas.openxmlformats.org/officeDocument/2006/relationships/oleObject" Target="embeddings/oleObject386.bin"/><Relationship Id="rId410" Type="http://schemas.openxmlformats.org/officeDocument/2006/relationships/oleObject" Target="embeddings/oleObject190.bin"/><Relationship Id="rId411" Type="http://schemas.openxmlformats.org/officeDocument/2006/relationships/image" Target="media/image193.wmf"/><Relationship Id="rId412" Type="http://schemas.openxmlformats.org/officeDocument/2006/relationships/oleObject" Target="embeddings/oleObject191.bin"/><Relationship Id="rId413" Type="http://schemas.openxmlformats.org/officeDocument/2006/relationships/image" Target="media/image194.wmf"/><Relationship Id="rId414" Type="http://schemas.openxmlformats.org/officeDocument/2006/relationships/oleObject" Target="embeddings/oleObject192.bin"/><Relationship Id="rId415" Type="http://schemas.openxmlformats.org/officeDocument/2006/relationships/image" Target="media/image195.wmf"/><Relationship Id="rId416" Type="http://schemas.openxmlformats.org/officeDocument/2006/relationships/oleObject" Target="embeddings/oleObject193.bin"/><Relationship Id="rId417" Type="http://schemas.openxmlformats.org/officeDocument/2006/relationships/image" Target="media/image196.wmf"/><Relationship Id="rId418" Type="http://schemas.openxmlformats.org/officeDocument/2006/relationships/oleObject" Target="embeddings/oleObject194.bin"/><Relationship Id="rId419" Type="http://schemas.openxmlformats.org/officeDocument/2006/relationships/image" Target="media/image197.wmf"/><Relationship Id="rId804" Type="http://schemas.openxmlformats.org/officeDocument/2006/relationships/image" Target="media/image390.wmf"/><Relationship Id="rId805" Type="http://schemas.openxmlformats.org/officeDocument/2006/relationships/oleObject" Target="embeddings/oleObject387.bin"/><Relationship Id="rId806" Type="http://schemas.openxmlformats.org/officeDocument/2006/relationships/image" Target="media/image391.wmf"/><Relationship Id="rId807" Type="http://schemas.openxmlformats.org/officeDocument/2006/relationships/oleObject" Target="embeddings/oleObject388.bin"/><Relationship Id="rId808" Type="http://schemas.openxmlformats.org/officeDocument/2006/relationships/image" Target="media/image392.wmf"/><Relationship Id="rId809" Type="http://schemas.openxmlformats.org/officeDocument/2006/relationships/oleObject" Target="embeddings/oleObject389.bin"/><Relationship Id="rId1670" Type="http://schemas.openxmlformats.org/officeDocument/2006/relationships/oleObject" Target="embeddings/oleObject818.bin"/><Relationship Id="rId1671" Type="http://schemas.openxmlformats.org/officeDocument/2006/relationships/image" Target="media/image822.wmf"/><Relationship Id="rId1672" Type="http://schemas.openxmlformats.org/officeDocument/2006/relationships/oleObject" Target="embeddings/oleObject819.bin"/><Relationship Id="rId1673" Type="http://schemas.openxmlformats.org/officeDocument/2006/relationships/image" Target="media/image823.wmf"/><Relationship Id="rId1280" Type="http://schemas.openxmlformats.org/officeDocument/2006/relationships/image" Target="media/image627.wmf"/><Relationship Id="rId1281" Type="http://schemas.openxmlformats.org/officeDocument/2006/relationships/oleObject" Target="embeddings/oleObject624.bin"/><Relationship Id="rId1282" Type="http://schemas.openxmlformats.org/officeDocument/2006/relationships/image" Target="media/image628.wmf"/><Relationship Id="rId1283" Type="http://schemas.openxmlformats.org/officeDocument/2006/relationships/oleObject" Target="embeddings/oleObject625.bin"/><Relationship Id="rId1284" Type="http://schemas.openxmlformats.org/officeDocument/2006/relationships/image" Target="media/image629.wmf"/><Relationship Id="rId1285" Type="http://schemas.openxmlformats.org/officeDocument/2006/relationships/oleObject" Target="embeddings/oleObject626.bin"/><Relationship Id="rId1286" Type="http://schemas.openxmlformats.org/officeDocument/2006/relationships/image" Target="media/image630.wmf"/><Relationship Id="rId1287" Type="http://schemas.openxmlformats.org/officeDocument/2006/relationships/oleObject" Target="embeddings/oleObject627.bin"/><Relationship Id="rId1288" Type="http://schemas.openxmlformats.org/officeDocument/2006/relationships/image" Target="media/image631.wmf"/><Relationship Id="rId1289" Type="http://schemas.openxmlformats.org/officeDocument/2006/relationships/oleObject" Target="embeddings/oleObject628.bin"/><Relationship Id="rId1674" Type="http://schemas.openxmlformats.org/officeDocument/2006/relationships/oleObject" Target="embeddings/oleObject820.bin"/><Relationship Id="rId1675" Type="http://schemas.openxmlformats.org/officeDocument/2006/relationships/image" Target="media/image824.wmf"/><Relationship Id="rId1676" Type="http://schemas.openxmlformats.org/officeDocument/2006/relationships/oleObject" Target="embeddings/oleObject821.bin"/><Relationship Id="rId1677" Type="http://schemas.openxmlformats.org/officeDocument/2006/relationships/image" Target="media/image825.wmf"/><Relationship Id="rId1678" Type="http://schemas.openxmlformats.org/officeDocument/2006/relationships/oleObject" Target="embeddings/oleObject822.bin"/><Relationship Id="rId1679" Type="http://schemas.openxmlformats.org/officeDocument/2006/relationships/image" Target="media/image826.wmf"/><Relationship Id="rId810" Type="http://schemas.openxmlformats.org/officeDocument/2006/relationships/image" Target="media/image393.wmf"/><Relationship Id="rId811" Type="http://schemas.openxmlformats.org/officeDocument/2006/relationships/oleObject" Target="embeddings/oleObject390.bin"/><Relationship Id="rId812" Type="http://schemas.openxmlformats.org/officeDocument/2006/relationships/image" Target="media/image394.wmf"/><Relationship Id="rId813" Type="http://schemas.openxmlformats.org/officeDocument/2006/relationships/oleObject" Target="embeddings/oleObject391.bin"/><Relationship Id="rId420" Type="http://schemas.openxmlformats.org/officeDocument/2006/relationships/oleObject" Target="embeddings/oleObject195.bin"/><Relationship Id="rId421" Type="http://schemas.openxmlformats.org/officeDocument/2006/relationships/image" Target="media/image198.wmf"/><Relationship Id="rId422" Type="http://schemas.openxmlformats.org/officeDocument/2006/relationships/oleObject" Target="embeddings/oleObject196.bin"/><Relationship Id="rId423" Type="http://schemas.openxmlformats.org/officeDocument/2006/relationships/image" Target="media/image199.wmf"/><Relationship Id="rId424" Type="http://schemas.openxmlformats.org/officeDocument/2006/relationships/oleObject" Target="embeddings/oleObject197.bin"/><Relationship Id="rId425" Type="http://schemas.openxmlformats.org/officeDocument/2006/relationships/image" Target="media/image200.wmf"/><Relationship Id="rId426" Type="http://schemas.openxmlformats.org/officeDocument/2006/relationships/oleObject" Target="embeddings/oleObject198.bin"/><Relationship Id="rId427" Type="http://schemas.openxmlformats.org/officeDocument/2006/relationships/image" Target="media/image201.wmf"/><Relationship Id="rId428" Type="http://schemas.openxmlformats.org/officeDocument/2006/relationships/oleObject" Target="embeddings/oleObject199.bin"/><Relationship Id="rId429" Type="http://schemas.openxmlformats.org/officeDocument/2006/relationships/image" Target="media/image202.wmf"/><Relationship Id="rId814" Type="http://schemas.openxmlformats.org/officeDocument/2006/relationships/image" Target="media/image395.wmf"/><Relationship Id="rId815" Type="http://schemas.openxmlformats.org/officeDocument/2006/relationships/oleObject" Target="embeddings/oleObject392.bin"/><Relationship Id="rId816" Type="http://schemas.openxmlformats.org/officeDocument/2006/relationships/image" Target="media/image396.wmf"/><Relationship Id="rId817" Type="http://schemas.openxmlformats.org/officeDocument/2006/relationships/oleObject" Target="embeddings/oleObject393.bin"/><Relationship Id="rId818" Type="http://schemas.openxmlformats.org/officeDocument/2006/relationships/image" Target="media/image397.wmf"/><Relationship Id="rId819" Type="http://schemas.openxmlformats.org/officeDocument/2006/relationships/oleObject" Target="embeddings/oleObject394.bin"/><Relationship Id="rId1680" Type="http://schemas.openxmlformats.org/officeDocument/2006/relationships/oleObject" Target="embeddings/oleObject823.bin"/><Relationship Id="rId1681" Type="http://schemas.openxmlformats.org/officeDocument/2006/relationships/image" Target="media/image827.wmf"/><Relationship Id="rId1682" Type="http://schemas.openxmlformats.org/officeDocument/2006/relationships/oleObject" Target="embeddings/oleObject824.bin"/><Relationship Id="rId1683" Type="http://schemas.openxmlformats.org/officeDocument/2006/relationships/image" Target="media/image828.wmf"/><Relationship Id="rId1290" Type="http://schemas.openxmlformats.org/officeDocument/2006/relationships/image" Target="media/image632.wmf"/><Relationship Id="rId1291" Type="http://schemas.openxmlformats.org/officeDocument/2006/relationships/oleObject" Target="embeddings/oleObject629.bin"/><Relationship Id="rId1292" Type="http://schemas.openxmlformats.org/officeDocument/2006/relationships/image" Target="media/image633.wmf"/><Relationship Id="rId1293" Type="http://schemas.openxmlformats.org/officeDocument/2006/relationships/oleObject" Target="embeddings/oleObject630.bin"/><Relationship Id="rId1294" Type="http://schemas.openxmlformats.org/officeDocument/2006/relationships/image" Target="media/image634.wmf"/><Relationship Id="rId1295" Type="http://schemas.openxmlformats.org/officeDocument/2006/relationships/oleObject" Target="embeddings/oleObject631.bin"/><Relationship Id="rId1296" Type="http://schemas.openxmlformats.org/officeDocument/2006/relationships/image" Target="media/image635.wmf"/><Relationship Id="rId1297" Type="http://schemas.openxmlformats.org/officeDocument/2006/relationships/oleObject" Target="embeddings/oleObject632.bin"/><Relationship Id="rId1298" Type="http://schemas.openxmlformats.org/officeDocument/2006/relationships/image" Target="media/image636.wmf"/><Relationship Id="rId1299" Type="http://schemas.openxmlformats.org/officeDocument/2006/relationships/oleObject" Target="embeddings/oleObject633.bin"/><Relationship Id="rId1684" Type="http://schemas.openxmlformats.org/officeDocument/2006/relationships/oleObject" Target="embeddings/oleObject825.bin"/><Relationship Id="rId1685" Type="http://schemas.openxmlformats.org/officeDocument/2006/relationships/image" Target="media/image829.wmf"/><Relationship Id="rId1686" Type="http://schemas.openxmlformats.org/officeDocument/2006/relationships/oleObject" Target="embeddings/oleObject826.bin"/><Relationship Id="rId1687" Type="http://schemas.openxmlformats.org/officeDocument/2006/relationships/image" Target="media/image830.wmf"/><Relationship Id="rId1688" Type="http://schemas.openxmlformats.org/officeDocument/2006/relationships/oleObject" Target="embeddings/oleObject827.bin"/><Relationship Id="rId1689" Type="http://schemas.openxmlformats.org/officeDocument/2006/relationships/image" Target="media/image831.wmf"/><Relationship Id="rId820" Type="http://schemas.openxmlformats.org/officeDocument/2006/relationships/image" Target="media/image398.wmf"/><Relationship Id="rId821" Type="http://schemas.openxmlformats.org/officeDocument/2006/relationships/oleObject" Target="embeddings/oleObject395.bin"/><Relationship Id="rId822" Type="http://schemas.openxmlformats.org/officeDocument/2006/relationships/image" Target="media/image399.wmf"/><Relationship Id="rId823" Type="http://schemas.openxmlformats.org/officeDocument/2006/relationships/oleObject" Target="embeddings/oleObject396.bin"/><Relationship Id="rId430" Type="http://schemas.openxmlformats.org/officeDocument/2006/relationships/oleObject" Target="embeddings/oleObject200.bin"/><Relationship Id="rId431" Type="http://schemas.openxmlformats.org/officeDocument/2006/relationships/image" Target="media/image203.wmf"/><Relationship Id="rId432" Type="http://schemas.openxmlformats.org/officeDocument/2006/relationships/oleObject" Target="embeddings/oleObject201.bin"/><Relationship Id="rId433" Type="http://schemas.openxmlformats.org/officeDocument/2006/relationships/image" Target="media/image204.wmf"/><Relationship Id="rId434" Type="http://schemas.openxmlformats.org/officeDocument/2006/relationships/oleObject" Target="embeddings/oleObject202.bin"/><Relationship Id="rId435" Type="http://schemas.openxmlformats.org/officeDocument/2006/relationships/image" Target="media/image205.png"/><Relationship Id="rId436" Type="http://schemas.openxmlformats.org/officeDocument/2006/relationships/image" Target="media/image206.wmf"/><Relationship Id="rId437" Type="http://schemas.openxmlformats.org/officeDocument/2006/relationships/oleObject" Target="embeddings/oleObject203.bin"/><Relationship Id="rId438" Type="http://schemas.openxmlformats.org/officeDocument/2006/relationships/image" Target="media/image207.wmf"/><Relationship Id="rId439" Type="http://schemas.openxmlformats.org/officeDocument/2006/relationships/oleObject" Target="embeddings/oleObject204.bin"/><Relationship Id="rId824" Type="http://schemas.openxmlformats.org/officeDocument/2006/relationships/image" Target="media/image400.wmf"/><Relationship Id="rId825" Type="http://schemas.openxmlformats.org/officeDocument/2006/relationships/oleObject" Target="embeddings/oleObject397.bin"/><Relationship Id="rId826" Type="http://schemas.openxmlformats.org/officeDocument/2006/relationships/image" Target="media/image401.wmf"/><Relationship Id="rId827" Type="http://schemas.openxmlformats.org/officeDocument/2006/relationships/oleObject" Target="embeddings/oleObject398.bin"/><Relationship Id="rId828" Type="http://schemas.openxmlformats.org/officeDocument/2006/relationships/image" Target="media/image402.wmf"/><Relationship Id="rId829" Type="http://schemas.openxmlformats.org/officeDocument/2006/relationships/oleObject" Target="embeddings/oleObject399.bin"/><Relationship Id="rId1690" Type="http://schemas.openxmlformats.org/officeDocument/2006/relationships/oleObject" Target="embeddings/oleObject828.bin"/><Relationship Id="rId1691" Type="http://schemas.openxmlformats.org/officeDocument/2006/relationships/image" Target="media/image832.wmf"/><Relationship Id="rId1692" Type="http://schemas.openxmlformats.org/officeDocument/2006/relationships/oleObject" Target="embeddings/oleObject829.bin"/><Relationship Id="rId1693" Type="http://schemas.openxmlformats.org/officeDocument/2006/relationships/image" Target="media/image833.wmf"/><Relationship Id="rId1694" Type="http://schemas.openxmlformats.org/officeDocument/2006/relationships/oleObject" Target="embeddings/oleObject830.bin"/><Relationship Id="rId1695" Type="http://schemas.openxmlformats.org/officeDocument/2006/relationships/image" Target="media/image834.wmf"/><Relationship Id="rId1696" Type="http://schemas.openxmlformats.org/officeDocument/2006/relationships/oleObject" Target="embeddings/oleObject831.bin"/><Relationship Id="rId1697" Type="http://schemas.openxmlformats.org/officeDocument/2006/relationships/image" Target="media/image835.wmf"/><Relationship Id="rId1698" Type="http://schemas.openxmlformats.org/officeDocument/2006/relationships/oleObject" Target="embeddings/oleObject832.bin"/><Relationship Id="rId1699" Type="http://schemas.openxmlformats.org/officeDocument/2006/relationships/image" Target="media/image836.wmf"/><Relationship Id="rId830" Type="http://schemas.openxmlformats.org/officeDocument/2006/relationships/image" Target="media/image403.wmf"/><Relationship Id="rId831" Type="http://schemas.openxmlformats.org/officeDocument/2006/relationships/oleObject" Target="embeddings/oleObject400.bin"/><Relationship Id="rId832" Type="http://schemas.openxmlformats.org/officeDocument/2006/relationships/image" Target="media/image404.wmf"/><Relationship Id="rId833" Type="http://schemas.openxmlformats.org/officeDocument/2006/relationships/oleObject" Target="embeddings/oleObject401.bin"/><Relationship Id="rId440" Type="http://schemas.openxmlformats.org/officeDocument/2006/relationships/image" Target="media/image208.wmf"/><Relationship Id="rId441" Type="http://schemas.openxmlformats.org/officeDocument/2006/relationships/oleObject" Target="embeddings/oleObject205.bin"/><Relationship Id="rId442" Type="http://schemas.openxmlformats.org/officeDocument/2006/relationships/image" Target="media/image209.wmf"/><Relationship Id="rId443" Type="http://schemas.openxmlformats.org/officeDocument/2006/relationships/oleObject" Target="embeddings/oleObject206.bin"/><Relationship Id="rId444" Type="http://schemas.openxmlformats.org/officeDocument/2006/relationships/image" Target="media/image210.wmf"/><Relationship Id="rId445" Type="http://schemas.openxmlformats.org/officeDocument/2006/relationships/oleObject" Target="embeddings/oleObject207.bin"/><Relationship Id="rId446" Type="http://schemas.openxmlformats.org/officeDocument/2006/relationships/image" Target="media/image211.wmf"/><Relationship Id="rId447" Type="http://schemas.openxmlformats.org/officeDocument/2006/relationships/oleObject" Target="embeddings/oleObject208.bin"/><Relationship Id="rId448" Type="http://schemas.openxmlformats.org/officeDocument/2006/relationships/image" Target="media/image212.wmf"/><Relationship Id="rId449" Type="http://schemas.openxmlformats.org/officeDocument/2006/relationships/oleObject" Target="embeddings/oleObject209.bin"/><Relationship Id="rId834" Type="http://schemas.openxmlformats.org/officeDocument/2006/relationships/image" Target="media/image405.wmf"/><Relationship Id="rId835" Type="http://schemas.openxmlformats.org/officeDocument/2006/relationships/oleObject" Target="embeddings/oleObject402.bin"/><Relationship Id="rId836" Type="http://schemas.openxmlformats.org/officeDocument/2006/relationships/image" Target="media/image406.wmf"/><Relationship Id="rId837" Type="http://schemas.openxmlformats.org/officeDocument/2006/relationships/oleObject" Target="embeddings/oleObject403.bin"/><Relationship Id="rId838" Type="http://schemas.openxmlformats.org/officeDocument/2006/relationships/image" Target="media/image407.wmf"/><Relationship Id="rId839" Type="http://schemas.openxmlformats.org/officeDocument/2006/relationships/oleObject" Target="embeddings/oleObject404.bin"/><Relationship Id="rId1300" Type="http://schemas.openxmlformats.org/officeDocument/2006/relationships/image" Target="media/image637.wmf"/><Relationship Id="rId1301" Type="http://schemas.openxmlformats.org/officeDocument/2006/relationships/oleObject" Target="embeddings/oleObject634.bin"/><Relationship Id="rId1302" Type="http://schemas.openxmlformats.org/officeDocument/2006/relationships/image" Target="media/image638.wmf"/><Relationship Id="rId1303" Type="http://schemas.openxmlformats.org/officeDocument/2006/relationships/oleObject" Target="embeddings/oleObject635.bin"/><Relationship Id="rId1304" Type="http://schemas.openxmlformats.org/officeDocument/2006/relationships/image" Target="media/image639.wmf"/><Relationship Id="rId1305" Type="http://schemas.openxmlformats.org/officeDocument/2006/relationships/oleObject" Target="embeddings/oleObject636.bin"/><Relationship Id="rId1306" Type="http://schemas.openxmlformats.org/officeDocument/2006/relationships/image" Target="media/image640.wmf"/><Relationship Id="rId1307" Type="http://schemas.openxmlformats.org/officeDocument/2006/relationships/oleObject" Target="embeddings/oleObject637.bin"/><Relationship Id="rId1308" Type="http://schemas.openxmlformats.org/officeDocument/2006/relationships/image" Target="media/image641.wmf"/><Relationship Id="rId1309" Type="http://schemas.openxmlformats.org/officeDocument/2006/relationships/oleObject" Target="embeddings/oleObject638.bin"/><Relationship Id="rId840" Type="http://schemas.openxmlformats.org/officeDocument/2006/relationships/image" Target="media/image408.wmf"/><Relationship Id="rId841" Type="http://schemas.openxmlformats.org/officeDocument/2006/relationships/oleObject" Target="embeddings/oleObject405.bin"/><Relationship Id="rId450" Type="http://schemas.openxmlformats.org/officeDocument/2006/relationships/image" Target="media/image213.wmf"/><Relationship Id="rId451" Type="http://schemas.openxmlformats.org/officeDocument/2006/relationships/oleObject" Target="embeddings/oleObject210.bin"/><Relationship Id="rId452" Type="http://schemas.openxmlformats.org/officeDocument/2006/relationships/image" Target="media/image214.wmf"/><Relationship Id="rId453" Type="http://schemas.openxmlformats.org/officeDocument/2006/relationships/oleObject" Target="embeddings/oleObject211.bin"/><Relationship Id="rId454" Type="http://schemas.openxmlformats.org/officeDocument/2006/relationships/image" Target="media/image215.wmf"/><Relationship Id="rId455" Type="http://schemas.openxmlformats.org/officeDocument/2006/relationships/oleObject" Target="embeddings/oleObject212.bin"/><Relationship Id="rId456" Type="http://schemas.openxmlformats.org/officeDocument/2006/relationships/image" Target="media/image216.wmf"/><Relationship Id="rId457" Type="http://schemas.openxmlformats.org/officeDocument/2006/relationships/oleObject" Target="embeddings/oleObject213.bin"/><Relationship Id="rId458" Type="http://schemas.openxmlformats.org/officeDocument/2006/relationships/image" Target="media/image217.wmf"/><Relationship Id="rId459" Type="http://schemas.openxmlformats.org/officeDocument/2006/relationships/oleObject" Target="embeddings/oleObject214.bin"/><Relationship Id="rId842" Type="http://schemas.openxmlformats.org/officeDocument/2006/relationships/image" Target="media/image409.wmf"/><Relationship Id="rId843" Type="http://schemas.openxmlformats.org/officeDocument/2006/relationships/oleObject" Target="embeddings/oleObject406.bin"/><Relationship Id="rId844" Type="http://schemas.openxmlformats.org/officeDocument/2006/relationships/image" Target="media/image410.wmf"/><Relationship Id="rId845" Type="http://schemas.openxmlformats.org/officeDocument/2006/relationships/oleObject" Target="embeddings/oleObject407.bin"/><Relationship Id="rId846" Type="http://schemas.openxmlformats.org/officeDocument/2006/relationships/image" Target="media/image411.wmf"/><Relationship Id="rId847" Type="http://schemas.openxmlformats.org/officeDocument/2006/relationships/oleObject" Target="embeddings/oleObject408.bin"/><Relationship Id="rId848" Type="http://schemas.openxmlformats.org/officeDocument/2006/relationships/image" Target="media/image412.wmf"/><Relationship Id="rId849" Type="http://schemas.openxmlformats.org/officeDocument/2006/relationships/oleObject" Target="embeddings/oleObject409.bin"/><Relationship Id="rId1700" Type="http://schemas.openxmlformats.org/officeDocument/2006/relationships/oleObject" Target="embeddings/oleObject833.bin"/><Relationship Id="rId1701" Type="http://schemas.openxmlformats.org/officeDocument/2006/relationships/image" Target="media/image837.wmf"/><Relationship Id="rId1702" Type="http://schemas.openxmlformats.org/officeDocument/2006/relationships/oleObject" Target="embeddings/oleObject834.bin"/><Relationship Id="rId1703" Type="http://schemas.openxmlformats.org/officeDocument/2006/relationships/image" Target="media/image838.wmf"/><Relationship Id="rId1310" Type="http://schemas.openxmlformats.org/officeDocument/2006/relationships/image" Target="media/image642.wmf"/><Relationship Id="rId1311" Type="http://schemas.openxmlformats.org/officeDocument/2006/relationships/oleObject" Target="embeddings/oleObject639.bin"/><Relationship Id="rId1312" Type="http://schemas.openxmlformats.org/officeDocument/2006/relationships/image" Target="media/image643.wmf"/><Relationship Id="rId1313" Type="http://schemas.openxmlformats.org/officeDocument/2006/relationships/oleObject" Target="embeddings/oleObject640.bin"/><Relationship Id="rId1314" Type="http://schemas.openxmlformats.org/officeDocument/2006/relationships/image" Target="media/image644.wmf"/><Relationship Id="rId1315" Type="http://schemas.openxmlformats.org/officeDocument/2006/relationships/oleObject" Target="embeddings/oleObject641.bin"/><Relationship Id="rId1316" Type="http://schemas.openxmlformats.org/officeDocument/2006/relationships/image" Target="media/image645.wmf"/><Relationship Id="rId1317" Type="http://schemas.openxmlformats.org/officeDocument/2006/relationships/oleObject" Target="embeddings/oleObject642.bin"/><Relationship Id="rId1318" Type="http://schemas.openxmlformats.org/officeDocument/2006/relationships/image" Target="media/image646.wmf"/><Relationship Id="rId1319" Type="http://schemas.openxmlformats.org/officeDocument/2006/relationships/oleObject" Target="embeddings/oleObject643.bin"/><Relationship Id="rId850" Type="http://schemas.openxmlformats.org/officeDocument/2006/relationships/image" Target="media/image413.wmf"/><Relationship Id="rId851" Type="http://schemas.openxmlformats.org/officeDocument/2006/relationships/oleObject" Target="embeddings/oleObject410.bin"/><Relationship Id="rId460" Type="http://schemas.openxmlformats.org/officeDocument/2006/relationships/image" Target="media/image218.wmf"/><Relationship Id="rId461" Type="http://schemas.openxmlformats.org/officeDocument/2006/relationships/oleObject" Target="embeddings/oleObject215.bin"/><Relationship Id="rId462" Type="http://schemas.openxmlformats.org/officeDocument/2006/relationships/image" Target="media/image219.wmf"/><Relationship Id="rId463" Type="http://schemas.openxmlformats.org/officeDocument/2006/relationships/oleObject" Target="embeddings/oleObject216.bin"/><Relationship Id="rId464" Type="http://schemas.openxmlformats.org/officeDocument/2006/relationships/image" Target="media/image220.wmf"/><Relationship Id="rId465" Type="http://schemas.openxmlformats.org/officeDocument/2006/relationships/oleObject" Target="embeddings/oleObject217.bin"/><Relationship Id="rId466" Type="http://schemas.openxmlformats.org/officeDocument/2006/relationships/image" Target="media/image221.wmf"/><Relationship Id="rId467" Type="http://schemas.openxmlformats.org/officeDocument/2006/relationships/oleObject" Target="embeddings/oleObject218.bin"/><Relationship Id="rId468" Type="http://schemas.openxmlformats.org/officeDocument/2006/relationships/image" Target="media/image222.wmf"/><Relationship Id="rId469" Type="http://schemas.openxmlformats.org/officeDocument/2006/relationships/oleObject" Target="embeddings/oleObject219.bin"/><Relationship Id="rId852" Type="http://schemas.openxmlformats.org/officeDocument/2006/relationships/image" Target="media/image414.wmf"/><Relationship Id="rId853" Type="http://schemas.openxmlformats.org/officeDocument/2006/relationships/oleObject" Target="embeddings/oleObject411.bin"/><Relationship Id="rId854" Type="http://schemas.openxmlformats.org/officeDocument/2006/relationships/image" Target="media/image415.wmf"/><Relationship Id="rId855" Type="http://schemas.openxmlformats.org/officeDocument/2006/relationships/oleObject" Target="embeddings/oleObject412.bin"/><Relationship Id="rId856" Type="http://schemas.openxmlformats.org/officeDocument/2006/relationships/image" Target="media/image416.wmf"/><Relationship Id="rId857" Type="http://schemas.openxmlformats.org/officeDocument/2006/relationships/oleObject" Target="embeddings/oleObject413.bin"/><Relationship Id="rId858" Type="http://schemas.openxmlformats.org/officeDocument/2006/relationships/image" Target="media/image417.wmf"/><Relationship Id="rId859" Type="http://schemas.openxmlformats.org/officeDocument/2006/relationships/oleObject" Target="embeddings/oleObject414.bin"/><Relationship Id="rId1704" Type="http://schemas.openxmlformats.org/officeDocument/2006/relationships/oleObject" Target="embeddings/oleObject835.bin"/><Relationship Id="rId1705" Type="http://schemas.openxmlformats.org/officeDocument/2006/relationships/image" Target="media/image839.wmf"/><Relationship Id="rId1706" Type="http://schemas.openxmlformats.org/officeDocument/2006/relationships/oleObject" Target="embeddings/oleObject836.bin"/><Relationship Id="rId1707" Type="http://schemas.openxmlformats.org/officeDocument/2006/relationships/image" Target="media/image840.wmf"/><Relationship Id="rId1708" Type="http://schemas.openxmlformats.org/officeDocument/2006/relationships/oleObject" Target="embeddings/oleObject837.bin"/><Relationship Id="rId1709" Type="http://schemas.openxmlformats.org/officeDocument/2006/relationships/image" Target="media/image841.wmf"/><Relationship Id="rId1710" Type="http://schemas.openxmlformats.org/officeDocument/2006/relationships/oleObject" Target="embeddings/oleObject838.bin"/><Relationship Id="rId1711" Type="http://schemas.openxmlformats.org/officeDocument/2006/relationships/image" Target="media/image842.wmf"/><Relationship Id="rId1712" Type="http://schemas.openxmlformats.org/officeDocument/2006/relationships/oleObject" Target="embeddings/oleObject839.bin"/><Relationship Id="rId1713" Type="http://schemas.openxmlformats.org/officeDocument/2006/relationships/image" Target="media/image843.wmf"/><Relationship Id="rId1320" Type="http://schemas.openxmlformats.org/officeDocument/2006/relationships/image" Target="media/image647.wmf"/><Relationship Id="rId1321" Type="http://schemas.openxmlformats.org/officeDocument/2006/relationships/oleObject" Target="embeddings/oleObject644.bin"/><Relationship Id="rId1322" Type="http://schemas.openxmlformats.org/officeDocument/2006/relationships/image" Target="media/image648.wmf"/><Relationship Id="rId1323" Type="http://schemas.openxmlformats.org/officeDocument/2006/relationships/oleObject" Target="embeddings/oleObject645.bin"/><Relationship Id="rId1324" Type="http://schemas.openxmlformats.org/officeDocument/2006/relationships/image" Target="media/image649.wmf"/><Relationship Id="rId1325" Type="http://schemas.openxmlformats.org/officeDocument/2006/relationships/oleObject" Target="embeddings/oleObject646.bin"/><Relationship Id="rId1326" Type="http://schemas.openxmlformats.org/officeDocument/2006/relationships/image" Target="media/image650.wmf"/><Relationship Id="rId1327" Type="http://schemas.openxmlformats.org/officeDocument/2006/relationships/oleObject" Target="embeddings/oleObject647.bin"/><Relationship Id="rId1328" Type="http://schemas.openxmlformats.org/officeDocument/2006/relationships/image" Target="media/image651.wmf"/><Relationship Id="rId1329" Type="http://schemas.openxmlformats.org/officeDocument/2006/relationships/oleObject" Target="embeddings/oleObject648.bin"/><Relationship Id="rId860" Type="http://schemas.openxmlformats.org/officeDocument/2006/relationships/image" Target="media/image418.wmf"/><Relationship Id="rId861" Type="http://schemas.openxmlformats.org/officeDocument/2006/relationships/oleObject" Target="embeddings/oleObject415.bin"/><Relationship Id="rId470" Type="http://schemas.openxmlformats.org/officeDocument/2006/relationships/image" Target="media/image223.wmf"/><Relationship Id="rId471" Type="http://schemas.openxmlformats.org/officeDocument/2006/relationships/oleObject" Target="embeddings/oleObject220.bin"/><Relationship Id="rId472" Type="http://schemas.openxmlformats.org/officeDocument/2006/relationships/image" Target="media/image224.wmf"/><Relationship Id="rId473" Type="http://schemas.openxmlformats.org/officeDocument/2006/relationships/oleObject" Target="embeddings/oleObject221.bin"/><Relationship Id="rId474" Type="http://schemas.openxmlformats.org/officeDocument/2006/relationships/image" Target="media/image225.wmf"/><Relationship Id="rId475" Type="http://schemas.openxmlformats.org/officeDocument/2006/relationships/oleObject" Target="embeddings/oleObject222.bin"/><Relationship Id="rId476" Type="http://schemas.openxmlformats.org/officeDocument/2006/relationships/image" Target="media/image226.wmf"/><Relationship Id="rId477" Type="http://schemas.openxmlformats.org/officeDocument/2006/relationships/oleObject" Target="embeddings/oleObject223.bin"/><Relationship Id="rId478" Type="http://schemas.openxmlformats.org/officeDocument/2006/relationships/image" Target="media/image227.wmf"/><Relationship Id="rId479" Type="http://schemas.openxmlformats.org/officeDocument/2006/relationships/oleObject" Target="embeddings/oleObject224.bin"/><Relationship Id="rId862" Type="http://schemas.openxmlformats.org/officeDocument/2006/relationships/image" Target="media/image419.wmf"/><Relationship Id="rId863" Type="http://schemas.openxmlformats.org/officeDocument/2006/relationships/oleObject" Target="embeddings/oleObject416.bin"/><Relationship Id="rId864" Type="http://schemas.openxmlformats.org/officeDocument/2006/relationships/image" Target="media/image420.wmf"/><Relationship Id="rId865" Type="http://schemas.openxmlformats.org/officeDocument/2006/relationships/oleObject" Target="embeddings/oleObject417.bin"/><Relationship Id="rId866" Type="http://schemas.openxmlformats.org/officeDocument/2006/relationships/image" Target="media/image421.wmf"/><Relationship Id="rId867" Type="http://schemas.openxmlformats.org/officeDocument/2006/relationships/oleObject" Target="embeddings/oleObject418.bin"/><Relationship Id="rId868" Type="http://schemas.openxmlformats.org/officeDocument/2006/relationships/image" Target="media/image422.wmf"/><Relationship Id="rId869" Type="http://schemas.openxmlformats.org/officeDocument/2006/relationships/oleObject" Target="embeddings/oleObject419.bin"/><Relationship Id="rId1714" Type="http://schemas.openxmlformats.org/officeDocument/2006/relationships/oleObject" Target="embeddings/oleObject840.bin"/><Relationship Id="rId1715" Type="http://schemas.openxmlformats.org/officeDocument/2006/relationships/image" Target="media/image844.wmf"/><Relationship Id="rId1716" Type="http://schemas.openxmlformats.org/officeDocument/2006/relationships/oleObject" Target="embeddings/oleObject841.bin"/><Relationship Id="rId1717" Type="http://schemas.openxmlformats.org/officeDocument/2006/relationships/image" Target="media/image845.wmf"/><Relationship Id="rId1718" Type="http://schemas.openxmlformats.org/officeDocument/2006/relationships/oleObject" Target="embeddings/oleObject842.bin"/><Relationship Id="rId1719" Type="http://schemas.openxmlformats.org/officeDocument/2006/relationships/image" Target="media/image846.wmf"/><Relationship Id="rId1720" Type="http://schemas.openxmlformats.org/officeDocument/2006/relationships/oleObject" Target="embeddings/oleObject843.bin"/><Relationship Id="rId1721" Type="http://schemas.openxmlformats.org/officeDocument/2006/relationships/image" Target="media/image847.wmf"/><Relationship Id="rId1722" Type="http://schemas.openxmlformats.org/officeDocument/2006/relationships/oleObject" Target="embeddings/oleObject844.bin"/><Relationship Id="rId1723" Type="http://schemas.openxmlformats.org/officeDocument/2006/relationships/image" Target="media/image848.wmf"/><Relationship Id="rId1330" Type="http://schemas.openxmlformats.org/officeDocument/2006/relationships/image" Target="media/image652.wmf"/><Relationship Id="rId1331" Type="http://schemas.openxmlformats.org/officeDocument/2006/relationships/oleObject" Target="embeddings/oleObject649.bin"/><Relationship Id="rId1332" Type="http://schemas.openxmlformats.org/officeDocument/2006/relationships/image" Target="media/image653.wmf"/><Relationship Id="rId1333" Type="http://schemas.openxmlformats.org/officeDocument/2006/relationships/oleObject" Target="embeddings/oleObject650.bin"/><Relationship Id="rId1334" Type="http://schemas.openxmlformats.org/officeDocument/2006/relationships/image" Target="media/image654.wmf"/><Relationship Id="rId1335" Type="http://schemas.openxmlformats.org/officeDocument/2006/relationships/oleObject" Target="embeddings/oleObject651.bin"/><Relationship Id="rId1336" Type="http://schemas.openxmlformats.org/officeDocument/2006/relationships/image" Target="media/image655.wmf"/><Relationship Id="rId1337" Type="http://schemas.openxmlformats.org/officeDocument/2006/relationships/oleObject" Target="embeddings/oleObject652.bin"/><Relationship Id="rId1338" Type="http://schemas.openxmlformats.org/officeDocument/2006/relationships/image" Target="media/image656.wmf"/><Relationship Id="rId1339" Type="http://schemas.openxmlformats.org/officeDocument/2006/relationships/oleObject" Target="embeddings/oleObject653.bin"/><Relationship Id="rId870" Type="http://schemas.openxmlformats.org/officeDocument/2006/relationships/image" Target="media/image423.wmf"/><Relationship Id="rId871" Type="http://schemas.openxmlformats.org/officeDocument/2006/relationships/oleObject" Target="embeddings/oleObject420.bin"/><Relationship Id="rId480" Type="http://schemas.openxmlformats.org/officeDocument/2006/relationships/image" Target="media/image228.wmf"/><Relationship Id="rId481" Type="http://schemas.openxmlformats.org/officeDocument/2006/relationships/oleObject" Target="embeddings/oleObject225.bin"/><Relationship Id="rId482" Type="http://schemas.openxmlformats.org/officeDocument/2006/relationships/image" Target="media/image229.wmf"/><Relationship Id="rId483" Type="http://schemas.openxmlformats.org/officeDocument/2006/relationships/oleObject" Target="embeddings/oleObject226.bin"/><Relationship Id="rId484" Type="http://schemas.openxmlformats.org/officeDocument/2006/relationships/image" Target="media/image230.wmf"/><Relationship Id="rId485" Type="http://schemas.openxmlformats.org/officeDocument/2006/relationships/oleObject" Target="embeddings/oleObject227.bin"/><Relationship Id="rId486" Type="http://schemas.openxmlformats.org/officeDocument/2006/relationships/image" Target="media/image231.wmf"/><Relationship Id="rId487" Type="http://schemas.openxmlformats.org/officeDocument/2006/relationships/oleObject" Target="embeddings/oleObject228.bin"/><Relationship Id="rId488" Type="http://schemas.openxmlformats.org/officeDocument/2006/relationships/image" Target="media/image232.wmf"/><Relationship Id="rId489" Type="http://schemas.openxmlformats.org/officeDocument/2006/relationships/oleObject" Target="embeddings/oleObject229.bin"/><Relationship Id="rId872" Type="http://schemas.openxmlformats.org/officeDocument/2006/relationships/image" Target="media/image424.wmf"/><Relationship Id="rId873" Type="http://schemas.openxmlformats.org/officeDocument/2006/relationships/oleObject" Target="embeddings/oleObject421.bin"/><Relationship Id="rId874" Type="http://schemas.openxmlformats.org/officeDocument/2006/relationships/image" Target="media/image425.wmf"/><Relationship Id="rId875" Type="http://schemas.openxmlformats.org/officeDocument/2006/relationships/oleObject" Target="embeddings/oleObject422.bin"/><Relationship Id="rId876" Type="http://schemas.openxmlformats.org/officeDocument/2006/relationships/image" Target="media/image426.wmf"/><Relationship Id="rId877" Type="http://schemas.openxmlformats.org/officeDocument/2006/relationships/oleObject" Target="embeddings/oleObject423.bin"/><Relationship Id="rId878" Type="http://schemas.openxmlformats.org/officeDocument/2006/relationships/image" Target="media/image427.wmf"/><Relationship Id="rId879" Type="http://schemas.openxmlformats.org/officeDocument/2006/relationships/oleObject" Target="embeddings/oleObject424.bin"/><Relationship Id="rId1724" Type="http://schemas.openxmlformats.org/officeDocument/2006/relationships/oleObject" Target="embeddings/oleObject845.bin"/><Relationship Id="rId1725" Type="http://schemas.openxmlformats.org/officeDocument/2006/relationships/image" Target="media/image849.wmf"/><Relationship Id="rId1726" Type="http://schemas.openxmlformats.org/officeDocument/2006/relationships/oleObject" Target="embeddings/oleObject846.bin"/><Relationship Id="rId1727" Type="http://schemas.openxmlformats.org/officeDocument/2006/relationships/image" Target="media/image850.wmf"/><Relationship Id="rId1728" Type="http://schemas.openxmlformats.org/officeDocument/2006/relationships/oleObject" Target="embeddings/oleObject847.bin"/><Relationship Id="rId1729" Type="http://schemas.openxmlformats.org/officeDocument/2006/relationships/image" Target="media/image851.wmf"/><Relationship Id="rId1730" Type="http://schemas.openxmlformats.org/officeDocument/2006/relationships/oleObject" Target="embeddings/oleObject848.bin"/><Relationship Id="rId1731" Type="http://schemas.openxmlformats.org/officeDocument/2006/relationships/image" Target="media/image852.wmf"/><Relationship Id="rId1732" Type="http://schemas.openxmlformats.org/officeDocument/2006/relationships/oleObject" Target="embeddings/oleObject849.bin"/><Relationship Id="rId1733" Type="http://schemas.openxmlformats.org/officeDocument/2006/relationships/image" Target="media/image853.wmf"/><Relationship Id="rId1340" Type="http://schemas.openxmlformats.org/officeDocument/2006/relationships/image" Target="media/image657.wmf"/><Relationship Id="rId1341" Type="http://schemas.openxmlformats.org/officeDocument/2006/relationships/oleObject" Target="embeddings/oleObject654.bin"/><Relationship Id="rId1342" Type="http://schemas.openxmlformats.org/officeDocument/2006/relationships/image" Target="media/image658.wmf"/><Relationship Id="rId1343" Type="http://schemas.openxmlformats.org/officeDocument/2006/relationships/oleObject" Target="embeddings/oleObject655.bin"/><Relationship Id="rId1344" Type="http://schemas.openxmlformats.org/officeDocument/2006/relationships/image" Target="media/image659.wmf"/><Relationship Id="rId1345" Type="http://schemas.openxmlformats.org/officeDocument/2006/relationships/oleObject" Target="embeddings/oleObject656.bin"/><Relationship Id="rId1346" Type="http://schemas.openxmlformats.org/officeDocument/2006/relationships/image" Target="media/image660.wmf"/><Relationship Id="rId1347" Type="http://schemas.openxmlformats.org/officeDocument/2006/relationships/oleObject" Target="embeddings/oleObject657.bin"/><Relationship Id="rId1348" Type="http://schemas.openxmlformats.org/officeDocument/2006/relationships/image" Target="media/image661.wmf"/><Relationship Id="rId1349" Type="http://schemas.openxmlformats.org/officeDocument/2006/relationships/oleObject" Target="embeddings/oleObject658.bin"/><Relationship Id="rId880" Type="http://schemas.openxmlformats.org/officeDocument/2006/relationships/image" Target="media/image428.wmf"/><Relationship Id="rId881" Type="http://schemas.openxmlformats.org/officeDocument/2006/relationships/oleObject" Target="embeddings/oleObject425.bin"/><Relationship Id="rId490" Type="http://schemas.openxmlformats.org/officeDocument/2006/relationships/image" Target="media/image233.wmf"/><Relationship Id="rId491" Type="http://schemas.openxmlformats.org/officeDocument/2006/relationships/oleObject" Target="embeddings/oleObject230.bin"/><Relationship Id="rId492" Type="http://schemas.openxmlformats.org/officeDocument/2006/relationships/image" Target="media/image234.wmf"/><Relationship Id="rId493" Type="http://schemas.openxmlformats.org/officeDocument/2006/relationships/oleObject" Target="embeddings/oleObject231.bin"/><Relationship Id="rId494" Type="http://schemas.openxmlformats.org/officeDocument/2006/relationships/image" Target="media/image235.wmf"/><Relationship Id="rId495" Type="http://schemas.openxmlformats.org/officeDocument/2006/relationships/oleObject" Target="embeddings/oleObject232.bin"/><Relationship Id="rId496" Type="http://schemas.openxmlformats.org/officeDocument/2006/relationships/image" Target="media/image236.wmf"/><Relationship Id="rId497" Type="http://schemas.openxmlformats.org/officeDocument/2006/relationships/oleObject" Target="embeddings/oleObject233.bin"/><Relationship Id="rId498" Type="http://schemas.openxmlformats.org/officeDocument/2006/relationships/image" Target="media/image237.wmf"/><Relationship Id="rId499" Type="http://schemas.openxmlformats.org/officeDocument/2006/relationships/oleObject" Target="embeddings/oleObject234.bin"/><Relationship Id="rId882" Type="http://schemas.openxmlformats.org/officeDocument/2006/relationships/image" Target="media/image429.wmf"/><Relationship Id="rId883" Type="http://schemas.openxmlformats.org/officeDocument/2006/relationships/oleObject" Target="embeddings/oleObject426.bin"/><Relationship Id="rId884" Type="http://schemas.openxmlformats.org/officeDocument/2006/relationships/image" Target="media/image430.wmf"/><Relationship Id="rId885" Type="http://schemas.openxmlformats.org/officeDocument/2006/relationships/oleObject" Target="embeddings/oleObject427.bin"/><Relationship Id="rId886" Type="http://schemas.openxmlformats.org/officeDocument/2006/relationships/image" Target="media/image431.wmf"/><Relationship Id="rId887" Type="http://schemas.openxmlformats.org/officeDocument/2006/relationships/oleObject" Target="embeddings/oleObject428.bin"/><Relationship Id="rId888" Type="http://schemas.openxmlformats.org/officeDocument/2006/relationships/image" Target="media/image432.wmf"/><Relationship Id="rId889" Type="http://schemas.openxmlformats.org/officeDocument/2006/relationships/oleObject" Target="embeddings/oleObject429.bin"/><Relationship Id="rId1734" Type="http://schemas.openxmlformats.org/officeDocument/2006/relationships/oleObject" Target="embeddings/oleObject850.bin"/><Relationship Id="rId1735" Type="http://schemas.openxmlformats.org/officeDocument/2006/relationships/image" Target="media/image854.wmf"/><Relationship Id="rId1736" Type="http://schemas.openxmlformats.org/officeDocument/2006/relationships/oleObject" Target="embeddings/oleObject851.bin"/><Relationship Id="rId1737" Type="http://schemas.openxmlformats.org/officeDocument/2006/relationships/image" Target="media/image855.wmf"/><Relationship Id="rId1738" Type="http://schemas.openxmlformats.org/officeDocument/2006/relationships/oleObject" Target="embeddings/oleObject852.bin"/><Relationship Id="rId1739" Type="http://schemas.openxmlformats.org/officeDocument/2006/relationships/image" Target="media/image856.wmf"/><Relationship Id="rId1740" Type="http://schemas.openxmlformats.org/officeDocument/2006/relationships/oleObject" Target="embeddings/oleObject853.bin"/><Relationship Id="rId1741" Type="http://schemas.openxmlformats.org/officeDocument/2006/relationships/image" Target="media/image857.wmf"/><Relationship Id="rId1742" Type="http://schemas.openxmlformats.org/officeDocument/2006/relationships/oleObject" Target="embeddings/oleObject854.bin"/><Relationship Id="rId1743" Type="http://schemas.openxmlformats.org/officeDocument/2006/relationships/image" Target="media/image858.wmf"/><Relationship Id="rId1350" Type="http://schemas.openxmlformats.org/officeDocument/2006/relationships/image" Target="media/image662.wmf"/><Relationship Id="rId1351" Type="http://schemas.openxmlformats.org/officeDocument/2006/relationships/oleObject" Target="embeddings/oleObject659.bin"/><Relationship Id="rId1352" Type="http://schemas.openxmlformats.org/officeDocument/2006/relationships/image" Target="media/image663.wmf"/><Relationship Id="rId1353" Type="http://schemas.openxmlformats.org/officeDocument/2006/relationships/oleObject" Target="embeddings/oleObject660.bin"/><Relationship Id="rId1354" Type="http://schemas.openxmlformats.org/officeDocument/2006/relationships/image" Target="media/image664.wmf"/><Relationship Id="rId1355" Type="http://schemas.openxmlformats.org/officeDocument/2006/relationships/oleObject" Target="embeddings/oleObject661.bin"/><Relationship Id="rId1356" Type="http://schemas.openxmlformats.org/officeDocument/2006/relationships/image" Target="media/image665.wmf"/><Relationship Id="rId1357" Type="http://schemas.openxmlformats.org/officeDocument/2006/relationships/oleObject" Target="embeddings/oleObject662.bin"/><Relationship Id="rId1358" Type="http://schemas.openxmlformats.org/officeDocument/2006/relationships/image" Target="media/image666.wmf"/><Relationship Id="rId1359" Type="http://schemas.openxmlformats.org/officeDocument/2006/relationships/oleObject" Target="embeddings/oleObject663.bin"/><Relationship Id="rId890" Type="http://schemas.openxmlformats.org/officeDocument/2006/relationships/image" Target="media/image433.wmf"/><Relationship Id="rId891" Type="http://schemas.openxmlformats.org/officeDocument/2006/relationships/oleObject" Target="embeddings/oleObject430.bin"/><Relationship Id="rId892" Type="http://schemas.openxmlformats.org/officeDocument/2006/relationships/image" Target="media/image434.wmf"/><Relationship Id="rId893" Type="http://schemas.openxmlformats.org/officeDocument/2006/relationships/oleObject" Target="embeddings/oleObject431.bin"/><Relationship Id="rId894" Type="http://schemas.openxmlformats.org/officeDocument/2006/relationships/image" Target="media/image435.wmf"/><Relationship Id="rId895" Type="http://schemas.openxmlformats.org/officeDocument/2006/relationships/oleObject" Target="embeddings/oleObject432.bin"/><Relationship Id="rId896" Type="http://schemas.openxmlformats.org/officeDocument/2006/relationships/image" Target="media/image436.wmf"/><Relationship Id="rId897" Type="http://schemas.openxmlformats.org/officeDocument/2006/relationships/oleObject" Target="embeddings/oleObject433.bin"/><Relationship Id="rId898" Type="http://schemas.openxmlformats.org/officeDocument/2006/relationships/image" Target="media/image437.wmf"/><Relationship Id="rId899" Type="http://schemas.openxmlformats.org/officeDocument/2006/relationships/oleObject" Target="embeddings/oleObject434.bin"/><Relationship Id="rId1744" Type="http://schemas.openxmlformats.org/officeDocument/2006/relationships/oleObject" Target="embeddings/oleObject855.bin"/><Relationship Id="rId1745" Type="http://schemas.openxmlformats.org/officeDocument/2006/relationships/image" Target="media/image859.wmf"/><Relationship Id="rId1746" Type="http://schemas.openxmlformats.org/officeDocument/2006/relationships/oleObject" Target="embeddings/oleObject856.bin"/><Relationship Id="rId1747" Type="http://schemas.openxmlformats.org/officeDocument/2006/relationships/image" Target="media/image860.wmf"/><Relationship Id="rId1748" Type="http://schemas.openxmlformats.org/officeDocument/2006/relationships/oleObject" Target="embeddings/oleObject857.bin"/><Relationship Id="rId1749" Type="http://schemas.openxmlformats.org/officeDocument/2006/relationships/image" Target="media/image861.wmf"/><Relationship Id="rId100" Type="http://schemas.openxmlformats.org/officeDocument/2006/relationships/oleObject" Target="embeddings/oleObject36.bin"/><Relationship Id="rId101" Type="http://schemas.openxmlformats.org/officeDocument/2006/relationships/image" Target="media/image39.wmf"/><Relationship Id="rId102" Type="http://schemas.openxmlformats.org/officeDocument/2006/relationships/oleObject" Target="embeddings/oleObject37.bin"/><Relationship Id="rId103" Type="http://schemas.openxmlformats.org/officeDocument/2006/relationships/image" Target="media/image40.wmf"/><Relationship Id="rId104" Type="http://schemas.openxmlformats.org/officeDocument/2006/relationships/oleObject" Target="embeddings/oleObject38.bin"/><Relationship Id="rId105" Type="http://schemas.openxmlformats.org/officeDocument/2006/relationships/image" Target="media/image41.wmf"/><Relationship Id="rId106" Type="http://schemas.openxmlformats.org/officeDocument/2006/relationships/oleObject" Target="embeddings/oleObject39.bin"/><Relationship Id="rId107" Type="http://schemas.openxmlformats.org/officeDocument/2006/relationships/image" Target="media/image42.wmf"/><Relationship Id="rId108" Type="http://schemas.openxmlformats.org/officeDocument/2006/relationships/oleObject" Target="embeddings/oleObject40.bin"/><Relationship Id="rId109" Type="http://schemas.openxmlformats.org/officeDocument/2006/relationships/image" Target="media/image43.wmf"/><Relationship Id="rId1750" Type="http://schemas.openxmlformats.org/officeDocument/2006/relationships/oleObject" Target="embeddings/oleObject858.bin"/><Relationship Id="rId1751" Type="http://schemas.openxmlformats.org/officeDocument/2006/relationships/image" Target="media/image862.wmf"/><Relationship Id="rId1752" Type="http://schemas.openxmlformats.org/officeDocument/2006/relationships/oleObject" Target="embeddings/oleObject859.bin"/><Relationship Id="rId1753" Type="http://schemas.openxmlformats.org/officeDocument/2006/relationships/image" Target="media/image863.wmf"/><Relationship Id="rId1360" Type="http://schemas.openxmlformats.org/officeDocument/2006/relationships/image" Target="media/image667.wmf"/><Relationship Id="rId1361" Type="http://schemas.openxmlformats.org/officeDocument/2006/relationships/oleObject" Target="embeddings/oleObject664.bin"/><Relationship Id="rId1362" Type="http://schemas.openxmlformats.org/officeDocument/2006/relationships/image" Target="media/image668.wmf"/><Relationship Id="rId1363" Type="http://schemas.openxmlformats.org/officeDocument/2006/relationships/oleObject" Target="embeddings/oleObject665.bin"/><Relationship Id="rId1364" Type="http://schemas.openxmlformats.org/officeDocument/2006/relationships/image" Target="media/image669.wmf"/><Relationship Id="rId1365" Type="http://schemas.openxmlformats.org/officeDocument/2006/relationships/oleObject" Target="embeddings/oleObject666.bin"/><Relationship Id="rId1366" Type="http://schemas.openxmlformats.org/officeDocument/2006/relationships/image" Target="media/image670.wmf"/><Relationship Id="rId1367" Type="http://schemas.openxmlformats.org/officeDocument/2006/relationships/oleObject" Target="embeddings/oleObject667.bin"/><Relationship Id="rId1368" Type="http://schemas.openxmlformats.org/officeDocument/2006/relationships/image" Target="media/image671.wmf"/><Relationship Id="rId1369" Type="http://schemas.openxmlformats.org/officeDocument/2006/relationships/oleObject" Target="embeddings/oleObject668.bin"/><Relationship Id="rId1754" Type="http://schemas.openxmlformats.org/officeDocument/2006/relationships/oleObject" Target="embeddings/oleObject860.bin"/><Relationship Id="rId1755" Type="http://schemas.openxmlformats.org/officeDocument/2006/relationships/image" Target="media/image864.wmf"/><Relationship Id="rId1756" Type="http://schemas.openxmlformats.org/officeDocument/2006/relationships/oleObject" Target="embeddings/oleObject861.bin"/><Relationship Id="rId1757" Type="http://schemas.openxmlformats.org/officeDocument/2006/relationships/image" Target="media/image865.wmf"/><Relationship Id="rId1758" Type="http://schemas.openxmlformats.org/officeDocument/2006/relationships/oleObject" Target="embeddings/oleObject862.bin"/><Relationship Id="rId1759" Type="http://schemas.openxmlformats.org/officeDocument/2006/relationships/image" Target="media/image86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B7335-06F9-7843-BAF8-0D13411E5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203</Pages>
  <Words>58875</Words>
  <Characters>335591</Characters>
  <Application>Microsoft Macintosh Word</Application>
  <DocSecurity>0</DocSecurity>
  <Lines>2796</Lines>
  <Paragraphs>787</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393679</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 Ateshian</cp:lastModifiedBy>
  <cp:revision>253</cp:revision>
  <cp:lastPrinted>2012-01-23T17:06:00Z</cp:lastPrinted>
  <dcterms:created xsi:type="dcterms:W3CDTF">2013-03-05T16:20:00Z</dcterms:created>
  <dcterms:modified xsi:type="dcterms:W3CDTF">2014-04-15T02:16:00Z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y fmtid="{D5CDD505-2E9C-101B-9397-08002B2CF9AE}" pid="12" name="MTMacEqns">
    <vt:bool>true</vt:bool>
  </property>
</Properties>
</file>