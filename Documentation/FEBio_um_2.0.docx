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rawlins" w:date="2014-04-29T11:51:00Z">
        <w:r w:rsidR="00B93935">
          <w:rPr>
            <w:b/>
            <w:noProof/>
          </w:rPr>
          <w:t>April 29, 2014</w:t>
        </w:r>
      </w:ins>
      <w:ins w:id="1" w:author="Steve Maas" w:date="2014-04-21T17:54:00Z">
        <w:del w:id="2" w:author="rawlins" w:date="2014-04-23T14:03:00Z">
          <w:r w:rsidR="002431F4" w:rsidDel="00FB7F18">
            <w:rPr>
              <w:b/>
              <w:noProof/>
            </w:rPr>
            <w:delText>April 21, 2014</w:delText>
          </w:r>
        </w:del>
      </w:ins>
      <w:ins w:id="3" w:author="Gerard" w:date="2014-04-21T14:29:00Z">
        <w:del w:id="4" w:author="rawlins" w:date="2014-04-23T14:03:00Z">
          <w:r w:rsidR="0058797B" w:rsidDel="00FB7F18">
            <w:rPr>
              <w:b/>
              <w:noProof/>
            </w:rPr>
            <w:delText>April 21, 2014</w:delText>
          </w:r>
        </w:del>
      </w:ins>
      <w:del w:id="5" w:author="rawlins" w:date="2014-04-23T14:03:00Z">
        <w:r w:rsidR="00C7478A" w:rsidDel="00FB7F18">
          <w:rPr>
            <w:b/>
            <w:noProof/>
          </w:rPr>
          <w:delText>April 17,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B93935"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F2ADEA2" w14:textId="77777777" w:rsidR="003862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3862C6" w:rsidRPr="00BD0B96">
        <w:rPr>
          <w:noProof/>
          <w:color w:val="000000"/>
        </w:rPr>
        <w:t>Chapter 1</w:t>
      </w:r>
      <w:r w:rsidR="003862C6">
        <w:rPr>
          <w:noProof/>
        </w:rPr>
        <w:t xml:space="preserve"> Introduction</w:t>
      </w:r>
      <w:r w:rsidR="003862C6">
        <w:rPr>
          <w:noProof/>
        </w:rPr>
        <w:tab/>
      </w:r>
      <w:r w:rsidR="003862C6">
        <w:rPr>
          <w:noProof/>
        </w:rPr>
        <w:fldChar w:fldCharType="begin"/>
      </w:r>
      <w:r w:rsidR="003862C6">
        <w:rPr>
          <w:noProof/>
        </w:rPr>
        <w:instrText xml:space="preserve"> PAGEREF _Toc385498384 \h </w:instrText>
      </w:r>
      <w:r w:rsidR="003862C6">
        <w:rPr>
          <w:noProof/>
        </w:rPr>
      </w:r>
      <w:r w:rsidR="003862C6">
        <w:rPr>
          <w:noProof/>
        </w:rPr>
        <w:fldChar w:fldCharType="separate"/>
      </w:r>
      <w:r w:rsidR="003862C6">
        <w:rPr>
          <w:noProof/>
        </w:rPr>
        <w:t>1</w:t>
      </w:r>
      <w:r w:rsidR="003862C6">
        <w:rPr>
          <w:noProof/>
        </w:rPr>
        <w:fldChar w:fldCharType="end"/>
      </w:r>
    </w:p>
    <w:p w14:paraId="7AABAF9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_Toc385498385 \h </w:instrText>
      </w:r>
      <w:r>
        <w:rPr>
          <w:noProof/>
        </w:rPr>
      </w:r>
      <w:r>
        <w:rPr>
          <w:noProof/>
        </w:rPr>
        <w:fldChar w:fldCharType="separate"/>
      </w:r>
      <w:r>
        <w:rPr>
          <w:noProof/>
        </w:rPr>
        <w:t>1</w:t>
      </w:r>
      <w:r>
        <w:rPr>
          <w:noProof/>
        </w:rPr>
        <w:fldChar w:fldCharType="end"/>
      </w:r>
    </w:p>
    <w:p w14:paraId="277CEDC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_Toc385498386 \h </w:instrText>
      </w:r>
      <w:r>
        <w:rPr>
          <w:noProof/>
        </w:rPr>
      </w:r>
      <w:r>
        <w:rPr>
          <w:noProof/>
        </w:rPr>
        <w:fldChar w:fldCharType="separate"/>
      </w:r>
      <w:r>
        <w:rPr>
          <w:noProof/>
        </w:rPr>
        <w:t>2</w:t>
      </w:r>
      <w:r>
        <w:rPr>
          <w:noProof/>
        </w:rPr>
        <w:fldChar w:fldCharType="end"/>
      </w:r>
    </w:p>
    <w:p w14:paraId="7EBBD4A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_Toc385498387 \h </w:instrText>
      </w:r>
      <w:r>
        <w:rPr>
          <w:noProof/>
        </w:rPr>
      </w:r>
      <w:r>
        <w:rPr>
          <w:noProof/>
        </w:rPr>
        <w:fldChar w:fldCharType="separate"/>
      </w:r>
      <w:r>
        <w:rPr>
          <w:noProof/>
        </w:rPr>
        <w:t>3</w:t>
      </w:r>
      <w:r>
        <w:rPr>
          <w:noProof/>
        </w:rPr>
        <w:fldChar w:fldCharType="end"/>
      </w:r>
    </w:p>
    <w:p w14:paraId="06DAA65A"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2</w:t>
      </w:r>
      <w:r>
        <w:rPr>
          <w:noProof/>
        </w:rPr>
        <w:t xml:space="preserve"> Running FEBio</w:t>
      </w:r>
      <w:r>
        <w:rPr>
          <w:noProof/>
        </w:rPr>
        <w:tab/>
      </w:r>
      <w:r>
        <w:rPr>
          <w:noProof/>
        </w:rPr>
        <w:fldChar w:fldCharType="begin"/>
      </w:r>
      <w:r>
        <w:rPr>
          <w:noProof/>
        </w:rPr>
        <w:instrText xml:space="preserve"> PAGEREF _Toc385498388 \h </w:instrText>
      </w:r>
      <w:r>
        <w:rPr>
          <w:noProof/>
        </w:rPr>
      </w:r>
      <w:r>
        <w:rPr>
          <w:noProof/>
        </w:rPr>
        <w:fldChar w:fldCharType="separate"/>
      </w:r>
      <w:r>
        <w:rPr>
          <w:noProof/>
        </w:rPr>
        <w:t>4</w:t>
      </w:r>
      <w:r>
        <w:rPr>
          <w:noProof/>
        </w:rPr>
        <w:fldChar w:fldCharType="end"/>
      </w:r>
    </w:p>
    <w:p w14:paraId="0D2C727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_Toc385498389 \h </w:instrText>
      </w:r>
      <w:r>
        <w:rPr>
          <w:noProof/>
        </w:rPr>
      </w:r>
      <w:r>
        <w:rPr>
          <w:noProof/>
        </w:rPr>
        <w:fldChar w:fldCharType="separate"/>
      </w:r>
      <w:r>
        <w:rPr>
          <w:noProof/>
        </w:rPr>
        <w:t>4</w:t>
      </w:r>
      <w:r>
        <w:rPr>
          <w:noProof/>
        </w:rPr>
        <w:fldChar w:fldCharType="end"/>
      </w:r>
    </w:p>
    <w:p w14:paraId="7D30C3D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2.1.1.</w:t>
      </w:r>
      <w:r>
        <w:rPr>
          <w:noProof/>
        </w:rPr>
        <w:t xml:space="preserve"> Windows XP</w:t>
      </w:r>
      <w:r>
        <w:rPr>
          <w:noProof/>
        </w:rPr>
        <w:tab/>
      </w:r>
      <w:r>
        <w:rPr>
          <w:noProof/>
        </w:rPr>
        <w:fldChar w:fldCharType="begin"/>
      </w:r>
      <w:r>
        <w:rPr>
          <w:noProof/>
        </w:rPr>
        <w:instrText xml:space="preserve"> PAGEREF _Toc385498390 \h </w:instrText>
      </w:r>
      <w:r>
        <w:rPr>
          <w:noProof/>
        </w:rPr>
      </w:r>
      <w:r>
        <w:rPr>
          <w:noProof/>
        </w:rPr>
        <w:fldChar w:fldCharType="separate"/>
      </w:r>
      <w:r>
        <w:rPr>
          <w:noProof/>
        </w:rPr>
        <w:t>4</w:t>
      </w:r>
      <w:r>
        <w:rPr>
          <w:noProof/>
        </w:rPr>
        <w:fldChar w:fldCharType="end"/>
      </w:r>
    </w:p>
    <w:p w14:paraId="52D5927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2.1.2.</w:t>
      </w:r>
      <w:r>
        <w:rPr>
          <w:noProof/>
        </w:rPr>
        <w:t xml:space="preserve"> Windows 7</w:t>
      </w:r>
      <w:r>
        <w:rPr>
          <w:noProof/>
        </w:rPr>
        <w:tab/>
      </w:r>
      <w:r>
        <w:rPr>
          <w:noProof/>
        </w:rPr>
        <w:fldChar w:fldCharType="begin"/>
      </w:r>
      <w:r>
        <w:rPr>
          <w:noProof/>
        </w:rPr>
        <w:instrText xml:space="preserve"> PAGEREF _Toc385498391 \h </w:instrText>
      </w:r>
      <w:r>
        <w:rPr>
          <w:noProof/>
        </w:rPr>
      </w:r>
      <w:r>
        <w:rPr>
          <w:noProof/>
        </w:rPr>
        <w:fldChar w:fldCharType="separate"/>
      </w:r>
      <w:r>
        <w:rPr>
          <w:noProof/>
        </w:rPr>
        <w:t>4</w:t>
      </w:r>
      <w:r>
        <w:rPr>
          <w:noProof/>
        </w:rPr>
        <w:fldChar w:fldCharType="end"/>
      </w:r>
    </w:p>
    <w:p w14:paraId="666132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2.1.3.</w:t>
      </w:r>
      <w:r>
        <w:rPr>
          <w:noProof/>
        </w:rPr>
        <w:t xml:space="preserve"> Running FEBio from Explorer</w:t>
      </w:r>
      <w:r>
        <w:rPr>
          <w:noProof/>
        </w:rPr>
        <w:tab/>
      </w:r>
      <w:r>
        <w:rPr>
          <w:noProof/>
        </w:rPr>
        <w:fldChar w:fldCharType="begin"/>
      </w:r>
      <w:r>
        <w:rPr>
          <w:noProof/>
        </w:rPr>
        <w:instrText xml:space="preserve"> PAGEREF _Toc385498392 \h </w:instrText>
      </w:r>
      <w:r>
        <w:rPr>
          <w:noProof/>
        </w:rPr>
      </w:r>
      <w:r>
        <w:rPr>
          <w:noProof/>
        </w:rPr>
        <w:fldChar w:fldCharType="separate"/>
      </w:r>
      <w:r>
        <w:rPr>
          <w:noProof/>
        </w:rPr>
        <w:t>5</w:t>
      </w:r>
      <w:r>
        <w:rPr>
          <w:noProof/>
        </w:rPr>
        <w:fldChar w:fldCharType="end"/>
      </w:r>
    </w:p>
    <w:p w14:paraId="39EAA6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_Toc385498393 \h </w:instrText>
      </w:r>
      <w:r>
        <w:rPr>
          <w:noProof/>
        </w:rPr>
      </w:r>
      <w:r>
        <w:rPr>
          <w:noProof/>
        </w:rPr>
        <w:fldChar w:fldCharType="separate"/>
      </w:r>
      <w:r>
        <w:rPr>
          <w:noProof/>
        </w:rPr>
        <w:t>5</w:t>
      </w:r>
      <w:r>
        <w:rPr>
          <w:noProof/>
        </w:rPr>
        <w:fldChar w:fldCharType="end"/>
      </w:r>
    </w:p>
    <w:p w14:paraId="7A12B83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_Toc385498394 \h </w:instrText>
      </w:r>
      <w:r>
        <w:rPr>
          <w:noProof/>
        </w:rPr>
      </w:r>
      <w:r>
        <w:rPr>
          <w:noProof/>
        </w:rPr>
        <w:fldChar w:fldCharType="separate"/>
      </w:r>
      <w:r>
        <w:rPr>
          <w:noProof/>
        </w:rPr>
        <w:t>5</w:t>
      </w:r>
      <w:r>
        <w:rPr>
          <w:noProof/>
        </w:rPr>
        <w:fldChar w:fldCharType="end"/>
      </w:r>
    </w:p>
    <w:p w14:paraId="3B3252A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_Toc385498395 \h </w:instrText>
      </w:r>
      <w:r>
        <w:rPr>
          <w:noProof/>
        </w:rPr>
      </w:r>
      <w:r>
        <w:rPr>
          <w:noProof/>
        </w:rPr>
        <w:fldChar w:fldCharType="separate"/>
      </w:r>
      <w:r>
        <w:rPr>
          <w:noProof/>
        </w:rPr>
        <w:t>8</w:t>
      </w:r>
      <w:r>
        <w:rPr>
          <w:noProof/>
        </w:rPr>
        <w:fldChar w:fldCharType="end"/>
      </w:r>
    </w:p>
    <w:p w14:paraId="1499928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_Toc385498396 \h </w:instrText>
      </w:r>
      <w:r>
        <w:rPr>
          <w:noProof/>
        </w:rPr>
      </w:r>
      <w:r>
        <w:rPr>
          <w:noProof/>
        </w:rPr>
        <w:fldChar w:fldCharType="separate"/>
      </w:r>
      <w:r>
        <w:rPr>
          <w:noProof/>
        </w:rPr>
        <w:t>9</w:t>
      </w:r>
      <w:r>
        <w:rPr>
          <w:noProof/>
        </w:rPr>
        <w:fldChar w:fldCharType="end"/>
      </w:r>
    </w:p>
    <w:p w14:paraId="629738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_Toc385498397 \h </w:instrText>
      </w:r>
      <w:r>
        <w:rPr>
          <w:noProof/>
        </w:rPr>
      </w:r>
      <w:r>
        <w:rPr>
          <w:noProof/>
        </w:rPr>
        <w:fldChar w:fldCharType="separate"/>
      </w:r>
      <w:r>
        <w:rPr>
          <w:noProof/>
        </w:rPr>
        <w:t>9</w:t>
      </w:r>
      <w:r>
        <w:rPr>
          <w:noProof/>
        </w:rPr>
        <w:fldChar w:fldCharType="end"/>
      </w:r>
    </w:p>
    <w:p w14:paraId="5E5709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_Toc385498398 \h </w:instrText>
      </w:r>
      <w:r>
        <w:rPr>
          <w:noProof/>
        </w:rPr>
      </w:r>
      <w:r>
        <w:rPr>
          <w:noProof/>
        </w:rPr>
        <w:fldChar w:fldCharType="separate"/>
      </w:r>
      <w:r>
        <w:rPr>
          <w:noProof/>
        </w:rPr>
        <w:t>10</w:t>
      </w:r>
      <w:r>
        <w:rPr>
          <w:noProof/>
        </w:rPr>
        <w:fldChar w:fldCharType="end"/>
      </w:r>
    </w:p>
    <w:p w14:paraId="4C24DF4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_Toc385498399 \h </w:instrText>
      </w:r>
      <w:r>
        <w:rPr>
          <w:noProof/>
        </w:rPr>
      </w:r>
      <w:r>
        <w:rPr>
          <w:noProof/>
        </w:rPr>
        <w:fldChar w:fldCharType="separate"/>
      </w:r>
      <w:r>
        <w:rPr>
          <w:noProof/>
        </w:rPr>
        <w:t>10</w:t>
      </w:r>
      <w:r>
        <w:rPr>
          <w:noProof/>
        </w:rPr>
        <w:fldChar w:fldCharType="end"/>
      </w:r>
    </w:p>
    <w:p w14:paraId="3D959AC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2.8.1.</w:t>
      </w:r>
      <w:r>
        <w:rPr>
          <w:noProof/>
        </w:rPr>
        <w:t xml:space="preserve"> Interrupting a Run</w:t>
      </w:r>
      <w:r>
        <w:rPr>
          <w:noProof/>
        </w:rPr>
        <w:tab/>
      </w:r>
      <w:r>
        <w:rPr>
          <w:noProof/>
        </w:rPr>
        <w:fldChar w:fldCharType="begin"/>
      </w:r>
      <w:r>
        <w:rPr>
          <w:noProof/>
        </w:rPr>
        <w:instrText xml:space="preserve"> PAGEREF _Toc385498400 \h </w:instrText>
      </w:r>
      <w:r>
        <w:rPr>
          <w:noProof/>
        </w:rPr>
      </w:r>
      <w:r>
        <w:rPr>
          <w:noProof/>
        </w:rPr>
        <w:fldChar w:fldCharType="separate"/>
      </w:r>
      <w:r>
        <w:rPr>
          <w:noProof/>
        </w:rPr>
        <w:t>10</w:t>
      </w:r>
      <w:r>
        <w:rPr>
          <w:noProof/>
        </w:rPr>
        <w:fldChar w:fldCharType="end"/>
      </w:r>
    </w:p>
    <w:p w14:paraId="2F5EA54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2.8.2.</w:t>
      </w:r>
      <w:r>
        <w:rPr>
          <w:noProof/>
        </w:rPr>
        <w:t xml:space="preserve"> Debugging a Run</w:t>
      </w:r>
      <w:r>
        <w:rPr>
          <w:noProof/>
        </w:rPr>
        <w:tab/>
      </w:r>
      <w:r>
        <w:rPr>
          <w:noProof/>
        </w:rPr>
        <w:fldChar w:fldCharType="begin"/>
      </w:r>
      <w:r>
        <w:rPr>
          <w:noProof/>
        </w:rPr>
        <w:instrText xml:space="preserve"> PAGEREF _Toc385498401 \h </w:instrText>
      </w:r>
      <w:r>
        <w:rPr>
          <w:noProof/>
        </w:rPr>
      </w:r>
      <w:r>
        <w:rPr>
          <w:noProof/>
        </w:rPr>
        <w:fldChar w:fldCharType="separate"/>
      </w:r>
      <w:r>
        <w:rPr>
          <w:noProof/>
        </w:rPr>
        <w:t>11</w:t>
      </w:r>
      <w:r>
        <w:rPr>
          <w:noProof/>
        </w:rPr>
        <w:fldChar w:fldCharType="end"/>
      </w:r>
    </w:p>
    <w:p w14:paraId="5CF81D8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2.8.3.</w:t>
      </w:r>
      <w:r>
        <w:rPr>
          <w:noProof/>
        </w:rPr>
        <w:t xml:space="preserve"> Restarting a Run</w:t>
      </w:r>
      <w:r>
        <w:rPr>
          <w:noProof/>
        </w:rPr>
        <w:tab/>
      </w:r>
      <w:r>
        <w:rPr>
          <w:noProof/>
        </w:rPr>
        <w:fldChar w:fldCharType="begin"/>
      </w:r>
      <w:r>
        <w:rPr>
          <w:noProof/>
        </w:rPr>
        <w:instrText xml:space="preserve"> PAGEREF _Toc385498402 \h </w:instrText>
      </w:r>
      <w:r>
        <w:rPr>
          <w:noProof/>
        </w:rPr>
      </w:r>
      <w:r>
        <w:rPr>
          <w:noProof/>
        </w:rPr>
        <w:fldChar w:fldCharType="separate"/>
      </w:r>
      <w:r>
        <w:rPr>
          <w:noProof/>
        </w:rPr>
        <w:t>11</w:t>
      </w:r>
      <w:r>
        <w:rPr>
          <w:noProof/>
        </w:rPr>
        <w:fldChar w:fldCharType="end"/>
      </w:r>
    </w:p>
    <w:p w14:paraId="359120A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2.8.4.</w:t>
      </w:r>
      <w:r>
        <w:rPr>
          <w:noProof/>
        </w:rPr>
        <w:t xml:space="preserve"> Input File Checking</w:t>
      </w:r>
      <w:r>
        <w:rPr>
          <w:noProof/>
        </w:rPr>
        <w:tab/>
      </w:r>
      <w:r>
        <w:rPr>
          <w:noProof/>
        </w:rPr>
        <w:fldChar w:fldCharType="begin"/>
      </w:r>
      <w:r>
        <w:rPr>
          <w:noProof/>
        </w:rPr>
        <w:instrText xml:space="preserve"> PAGEREF _Toc385498403 \h </w:instrText>
      </w:r>
      <w:r>
        <w:rPr>
          <w:noProof/>
        </w:rPr>
      </w:r>
      <w:r>
        <w:rPr>
          <w:noProof/>
        </w:rPr>
        <w:fldChar w:fldCharType="separate"/>
      </w:r>
      <w:r>
        <w:rPr>
          <w:noProof/>
        </w:rPr>
        <w:t>12</w:t>
      </w:r>
      <w:r>
        <w:rPr>
          <w:noProof/>
        </w:rPr>
        <w:fldChar w:fldCharType="end"/>
      </w:r>
    </w:p>
    <w:p w14:paraId="1B9F70E1"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3</w:t>
      </w:r>
      <w:r>
        <w:rPr>
          <w:noProof/>
        </w:rPr>
        <w:t xml:space="preserve"> Free Format Input</w:t>
      </w:r>
      <w:r>
        <w:rPr>
          <w:noProof/>
        </w:rPr>
        <w:tab/>
      </w:r>
      <w:r>
        <w:rPr>
          <w:noProof/>
        </w:rPr>
        <w:fldChar w:fldCharType="begin"/>
      </w:r>
      <w:r>
        <w:rPr>
          <w:noProof/>
        </w:rPr>
        <w:instrText xml:space="preserve"> PAGEREF _Toc385498404 \h </w:instrText>
      </w:r>
      <w:r>
        <w:rPr>
          <w:noProof/>
        </w:rPr>
      </w:r>
      <w:r>
        <w:rPr>
          <w:noProof/>
        </w:rPr>
        <w:fldChar w:fldCharType="separate"/>
      </w:r>
      <w:r>
        <w:rPr>
          <w:noProof/>
        </w:rPr>
        <w:t>13</w:t>
      </w:r>
      <w:r>
        <w:rPr>
          <w:noProof/>
        </w:rPr>
        <w:fldChar w:fldCharType="end"/>
      </w:r>
    </w:p>
    <w:p w14:paraId="4EBA2E0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_Toc385498405 \h </w:instrText>
      </w:r>
      <w:r>
        <w:rPr>
          <w:noProof/>
        </w:rPr>
      </w:r>
      <w:r>
        <w:rPr>
          <w:noProof/>
        </w:rPr>
        <w:fldChar w:fldCharType="separate"/>
      </w:r>
      <w:r>
        <w:rPr>
          <w:noProof/>
        </w:rPr>
        <w:t>14</w:t>
      </w:r>
      <w:r>
        <w:rPr>
          <w:noProof/>
        </w:rPr>
        <w:fldChar w:fldCharType="end"/>
      </w:r>
    </w:p>
    <w:p w14:paraId="57845E3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_Toc385498406 \h </w:instrText>
      </w:r>
      <w:r>
        <w:rPr>
          <w:noProof/>
        </w:rPr>
      </w:r>
      <w:r>
        <w:rPr>
          <w:noProof/>
        </w:rPr>
        <w:fldChar w:fldCharType="separate"/>
      </w:r>
      <w:r>
        <w:rPr>
          <w:noProof/>
        </w:rPr>
        <w:t>14</w:t>
      </w:r>
      <w:r>
        <w:rPr>
          <w:noProof/>
        </w:rPr>
        <w:fldChar w:fldCharType="end"/>
      </w:r>
    </w:p>
    <w:p w14:paraId="0C1E589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_Toc385498407 \h </w:instrText>
      </w:r>
      <w:r>
        <w:rPr>
          <w:noProof/>
        </w:rPr>
      </w:r>
      <w:r>
        <w:rPr>
          <w:noProof/>
        </w:rPr>
        <w:fldChar w:fldCharType="separate"/>
      </w:r>
      <w:r>
        <w:rPr>
          <w:noProof/>
        </w:rPr>
        <w:t>16</w:t>
      </w:r>
      <w:r>
        <w:rPr>
          <w:noProof/>
        </w:rPr>
        <w:fldChar w:fldCharType="end"/>
      </w:r>
    </w:p>
    <w:p w14:paraId="033A5E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_Toc385498408 \h </w:instrText>
      </w:r>
      <w:r>
        <w:rPr>
          <w:noProof/>
        </w:rPr>
      </w:r>
      <w:r>
        <w:rPr>
          <w:noProof/>
        </w:rPr>
        <w:fldChar w:fldCharType="separate"/>
      </w:r>
      <w:r>
        <w:rPr>
          <w:noProof/>
        </w:rPr>
        <w:t>17</w:t>
      </w:r>
      <w:r>
        <w:rPr>
          <w:noProof/>
        </w:rPr>
        <w:fldChar w:fldCharType="end"/>
      </w:r>
    </w:p>
    <w:p w14:paraId="714AD13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3.4.1.</w:t>
      </w:r>
      <w:r>
        <w:rPr>
          <w:noProof/>
        </w:rPr>
        <w:t xml:space="preserve"> Common Parameters</w:t>
      </w:r>
      <w:r>
        <w:rPr>
          <w:noProof/>
        </w:rPr>
        <w:tab/>
      </w:r>
      <w:r>
        <w:rPr>
          <w:noProof/>
        </w:rPr>
        <w:fldChar w:fldCharType="begin"/>
      </w:r>
      <w:r>
        <w:rPr>
          <w:noProof/>
        </w:rPr>
        <w:instrText xml:space="preserve"> PAGEREF _Toc385498409 \h </w:instrText>
      </w:r>
      <w:r>
        <w:rPr>
          <w:noProof/>
        </w:rPr>
      </w:r>
      <w:r>
        <w:rPr>
          <w:noProof/>
        </w:rPr>
        <w:fldChar w:fldCharType="separate"/>
      </w:r>
      <w:r>
        <w:rPr>
          <w:noProof/>
        </w:rPr>
        <w:t>17</w:t>
      </w:r>
      <w:r>
        <w:rPr>
          <w:noProof/>
        </w:rPr>
        <w:fldChar w:fldCharType="end"/>
      </w:r>
    </w:p>
    <w:p w14:paraId="5E49247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3.4.2.</w:t>
      </w:r>
      <w:r>
        <w:rPr>
          <w:noProof/>
        </w:rPr>
        <w:t xml:space="preserve"> Parameters for </w:t>
      </w:r>
      <w:r w:rsidRPr="00BD0B96">
        <w:rPr>
          <w:noProof/>
        </w:rPr>
        <w:t>Biphasic</w:t>
      </w:r>
      <w:r>
        <w:rPr>
          <w:noProof/>
        </w:rPr>
        <w:t xml:space="preserve"> Analysis</w:t>
      </w:r>
      <w:r>
        <w:rPr>
          <w:noProof/>
        </w:rPr>
        <w:tab/>
      </w:r>
      <w:r>
        <w:rPr>
          <w:noProof/>
        </w:rPr>
        <w:fldChar w:fldCharType="begin"/>
      </w:r>
      <w:r>
        <w:rPr>
          <w:noProof/>
        </w:rPr>
        <w:instrText xml:space="preserve"> PAGEREF _Toc385498410 \h </w:instrText>
      </w:r>
      <w:r>
        <w:rPr>
          <w:noProof/>
        </w:rPr>
      </w:r>
      <w:r>
        <w:rPr>
          <w:noProof/>
        </w:rPr>
        <w:fldChar w:fldCharType="separate"/>
      </w:r>
      <w:r>
        <w:rPr>
          <w:noProof/>
        </w:rPr>
        <w:t>23</w:t>
      </w:r>
      <w:r>
        <w:rPr>
          <w:noProof/>
        </w:rPr>
        <w:fldChar w:fldCharType="end"/>
      </w:r>
    </w:p>
    <w:p w14:paraId="3707DE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3.4.3.</w:t>
      </w:r>
      <w:r>
        <w:rPr>
          <w:noProof/>
        </w:rPr>
        <w:t xml:space="preserve"> Parameters for </w:t>
      </w:r>
      <w:r w:rsidRPr="00BD0B96">
        <w:rPr>
          <w:noProof/>
        </w:rPr>
        <w:t>Solute</w:t>
      </w:r>
      <w:r>
        <w:rPr>
          <w:noProof/>
        </w:rPr>
        <w:t xml:space="preserve"> Analysis</w:t>
      </w:r>
      <w:r>
        <w:rPr>
          <w:noProof/>
        </w:rPr>
        <w:tab/>
      </w:r>
      <w:r>
        <w:rPr>
          <w:noProof/>
        </w:rPr>
        <w:fldChar w:fldCharType="begin"/>
      </w:r>
      <w:r>
        <w:rPr>
          <w:noProof/>
        </w:rPr>
        <w:instrText xml:space="preserve"> PAGEREF _Toc385498411 \h </w:instrText>
      </w:r>
      <w:r>
        <w:rPr>
          <w:noProof/>
        </w:rPr>
      </w:r>
      <w:r>
        <w:rPr>
          <w:noProof/>
        </w:rPr>
        <w:fldChar w:fldCharType="separate"/>
      </w:r>
      <w:r>
        <w:rPr>
          <w:noProof/>
        </w:rPr>
        <w:t>24</w:t>
      </w:r>
      <w:r>
        <w:rPr>
          <w:noProof/>
        </w:rPr>
        <w:fldChar w:fldCharType="end"/>
      </w:r>
    </w:p>
    <w:p w14:paraId="43EB65E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3.4.4.</w:t>
      </w:r>
      <w:r>
        <w:rPr>
          <w:noProof/>
        </w:rPr>
        <w:t xml:space="preserve"> Parameters for </w:t>
      </w:r>
      <w:r w:rsidRPr="00BD0B96">
        <w:rPr>
          <w:noProof/>
        </w:rPr>
        <w:t>Heat</w:t>
      </w:r>
      <w:r>
        <w:rPr>
          <w:noProof/>
        </w:rPr>
        <w:t xml:space="preserve"> Analysis</w:t>
      </w:r>
      <w:r>
        <w:rPr>
          <w:noProof/>
        </w:rPr>
        <w:tab/>
      </w:r>
      <w:r>
        <w:rPr>
          <w:noProof/>
        </w:rPr>
        <w:fldChar w:fldCharType="begin"/>
      </w:r>
      <w:r>
        <w:rPr>
          <w:noProof/>
        </w:rPr>
        <w:instrText xml:space="preserve"> PAGEREF _Toc385498412 \h </w:instrText>
      </w:r>
      <w:r>
        <w:rPr>
          <w:noProof/>
        </w:rPr>
      </w:r>
      <w:r>
        <w:rPr>
          <w:noProof/>
        </w:rPr>
        <w:fldChar w:fldCharType="separate"/>
      </w:r>
      <w:r>
        <w:rPr>
          <w:noProof/>
        </w:rPr>
        <w:t>24</w:t>
      </w:r>
      <w:r>
        <w:rPr>
          <w:noProof/>
        </w:rPr>
        <w:fldChar w:fldCharType="end"/>
      </w:r>
    </w:p>
    <w:p w14:paraId="38B195B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_Toc385498413 \h </w:instrText>
      </w:r>
      <w:r>
        <w:rPr>
          <w:noProof/>
        </w:rPr>
      </w:r>
      <w:r>
        <w:rPr>
          <w:noProof/>
        </w:rPr>
        <w:fldChar w:fldCharType="separate"/>
      </w:r>
      <w:r>
        <w:rPr>
          <w:noProof/>
        </w:rPr>
        <w:t>25</w:t>
      </w:r>
      <w:r>
        <w:rPr>
          <w:noProof/>
        </w:rPr>
        <w:fldChar w:fldCharType="end"/>
      </w:r>
    </w:p>
    <w:p w14:paraId="0FC8F01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3.5.1.</w:t>
      </w:r>
      <w:r>
        <w:rPr>
          <w:noProof/>
        </w:rPr>
        <w:t xml:space="preserve"> Constants</w:t>
      </w:r>
      <w:r>
        <w:rPr>
          <w:noProof/>
        </w:rPr>
        <w:tab/>
      </w:r>
      <w:r>
        <w:rPr>
          <w:noProof/>
        </w:rPr>
        <w:fldChar w:fldCharType="begin"/>
      </w:r>
      <w:r>
        <w:rPr>
          <w:noProof/>
        </w:rPr>
        <w:instrText xml:space="preserve"> PAGEREF _Toc385498414 \h </w:instrText>
      </w:r>
      <w:r>
        <w:rPr>
          <w:noProof/>
        </w:rPr>
      </w:r>
      <w:r>
        <w:rPr>
          <w:noProof/>
        </w:rPr>
        <w:fldChar w:fldCharType="separate"/>
      </w:r>
      <w:r>
        <w:rPr>
          <w:noProof/>
        </w:rPr>
        <w:t>25</w:t>
      </w:r>
      <w:r>
        <w:rPr>
          <w:noProof/>
        </w:rPr>
        <w:fldChar w:fldCharType="end"/>
      </w:r>
    </w:p>
    <w:p w14:paraId="2AB034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3.5.2.</w:t>
      </w:r>
      <w:r>
        <w:rPr>
          <w:noProof/>
        </w:rPr>
        <w:t xml:space="preserve"> Solutes</w:t>
      </w:r>
      <w:r>
        <w:rPr>
          <w:noProof/>
        </w:rPr>
        <w:tab/>
      </w:r>
      <w:r>
        <w:rPr>
          <w:noProof/>
        </w:rPr>
        <w:fldChar w:fldCharType="begin"/>
      </w:r>
      <w:r>
        <w:rPr>
          <w:noProof/>
        </w:rPr>
        <w:instrText xml:space="preserve"> PAGEREF _Toc385498415 \h </w:instrText>
      </w:r>
      <w:r>
        <w:rPr>
          <w:noProof/>
        </w:rPr>
      </w:r>
      <w:r>
        <w:rPr>
          <w:noProof/>
        </w:rPr>
        <w:fldChar w:fldCharType="separate"/>
      </w:r>
      <w:r>
        <w:rPr>
          <w:noProof/>
        </w:rPr>
        <w:t>25</w:t>
      </w:r>
      <w:r>
        <w:rPr>
          <w:noProof/>
        </w:rPr>
        <w:fldChar w:fldCharType="end"/>
      </w:r>
    </w:p>
    <w:p w14:paraId="44D01E3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3.5.3.</w:t>
      </w:r>
      <w:r>
        <w:rPr>
          <w:noProof/>
        </w:rPr>
        <w:t xml:space="preserve"> Solid-Bound Molecules</w:t>
      </w:r>
      <w:r>
        <w:rPr>
          <w:noProof/>
        </w:rPr>
        <w:tab/>
      </w:r>
      <w:r>
        <w:rPr>
          <w:noProof/>
        </w:rPr>
        <w:fldChar w:fldCharType="begin"/>
      </w:r>
      <w:r>
        <w:rPr>
          <w:noProof/>
        </w:rPr>
        <w:instrText xml:space="preserve"> PAGEREF _Toc385498416 \h </w:instrText>
      </w:r>
      <w:r>
        <w:rPr>
          <w:noProof/>
        </w:rPr>
      </w:r>
      <w:r>
        <w:rPr>
          <w:noProof/>
        </w:rPr>
        <w:fldChar w:fldCharType="separate"/>
      </w:r>
      <w:r>
        <w:rPr>
          <w:noProof/>
        </w:rPr>
        <w:t>26</w:t>
      </w:r>
      <w:r>
        <w:rPr>
          <w:noProof/>
        </w:rPr>
        <w:fldChar w:fldCharType="end"/>
      </w:r>
    </w:p>
    <w:p w14:paraId="7F23DD9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_Toc385498417 \h </w:instrText>
      </w:r>
      <w:r>
        <w:rPr>
          <w:noProof/>
        </w:rPr>
      </w:r>
      <w:r>
        <w:rPr>
          <w:noProof/>
        </w:rPr>
        <w:fldChar w:fldCharType="separate"/>
      </w:r>
      <w:r>
        <w:rPr>
          <w:noProof/>
        </w:rPr>
        <w:t>27</w:t>
      </w:r>
      <w:r>
        <w:rPr>
          <w:noProof/>
        </w:rPr>
        <w:fldChar w:fldCharType="end"/>
      </w:r>
    </w:p>
    <w:p w14:paraId="1DF92A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_Toc385498418 \h </w:instrText>
      </w:r>
      <w:r>
        <w:rPr>
          <w:noProof/>
        </w:rPr>
      </w:r>
      <w:r>
        <w:rPr>
          <w:noProof/>
        </w:rPr>
        <w:fldChar w:fldCharType="separate"/>
      </w:r>
      <w:r>
        <w:rPr>
          <w:noProof/>
        </w:rPr>
        <w:t>28</w:t>
      </w:r>
      <w:r>
        <w:rPr>
          <w:noProof/>
        </w:rPr>
        <w:fldChar w:fldCharType="end"/>
      </w:r>
    </w:p>
    <w:p w14:paraId="7AE303C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3.7.1.</w:t>
      </w:r>
      <w:r>
        <w:rPr>
          <w:noProof/>
        </w:rPr>
        <w:t xml:space="preserve"> Nodes Section</w:t>
      </w:r>
      <w:r>
        <w:rPr>
          <w:noProof/>
        </w:rPr>
        <w:tab/>
      </w:r>
      <w:r>
        <w:rPr>
          <w:noProof/>
        </w:rPr>
        <w:fldChar w:fldCharType="begin"/>
      </w:r>
      <w:r>
        <w:rPr>
          <w:noProof/>
        </w:rPr>
        <w:instrText xml:space="preserve"> PAGEREF _Toc385498419 \h </w:instrText>
      </w:r>
      <w:r>
        <w:rPr>
          <w:noProof/>
        </w:rPr>
      </w:r>
      <w:r>
        <w:rPr>
          <w:noProof/>
        </w:rPr>
        <w:fldChar w:fldCharType="separate"/>
      </w:r>
      <w:r>
        <w:rPr>
          <w:noProof/>
        </w:rPr>
        <w:t>28</w:t>
      </w:r>
      <w:r>
        <w:rPr>
          <w:noProof/>
        </w:rPr>
        <w:fldChar w:fldCharType="end"/>
      </w:r>
    </w:p>
    <w:p w14:paraId="7214898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3.7.2.</w:t>
      </w:r>
      <w:r>
        <w:rPr>
          <w:noProof/>
        </w:rPr>
        <w:t xml:space="preserve"> Elements Section</w:t>
      </w:r>
      <w:r>
        <w:rPr>
          <w:noProof/>
        </w:rPr>
        <w:tab/>
      </w:r>
      <w:r>
        <w:rPr>
          <w:noProof/>
        </w:rPr>
        <w:fldChar w:fldCharType="begin"/>
      </w:r>
      <w:r>
        <w:rPr>
          <w:noProof/>
        </w:rPr>
        <w:instrText xml:space="preserve"> PAGEREF _Toc385498420 \h </w:instrText>
      </w:r>
      <w:r>
        <w:rPr>
          <w:noProof/>
        </w:rPr>
      </w:r>
      <w:r>
        <w:rPr>
          <w:noProof/>
        </w:rPr>
        <w:fldChar w:fldCharType="separate"/>
      </w:r>
      <w:r>
        <w:rPr>
          <w:noProof/>
        </w:rPr>
        <w:t>28</w:t>
      </w:r>
      <w:r>
        <w:rPr>
          <w:noProof/>
        </w:rPr>
        <w:fldChar w:fldCharType="end"/>
      </w:r>
    </w:p>
    <w:p w14:paraId="18EC44A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_Toc385498421 \h </w:instrText>
      </w:r>
      <w:r>
        <w:rPr>
          <w:noProof/>
        </w:rPr>
      </w:r>
      <w:r>
        <w:rPr>
          <w:noProof/>
        </w:rPr>
        <w:fldChar w:fldCharType="separate"/>
      </w:r>
      <w:r>
        <w:rPr>
          <w:noProof/>
        </w:rPr>
        <w:t>28</w:t>
      </w:r>
      <w:r>
        <w:rPr>
          <w:noProof/>
        </w:rPr>
        <w:fldChar w:fldCharType="end"/>
      </w:r>
    </w:p>
    <w:p w14:paraId="3B11867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_Toc385498422 \h </w:instrText>
      </w:r>
      <w:r>
        <w:rPr>
          <w:noProof/>
        </w:rPr>
      </w:r>
      <w:r>
        <w:rPr>
          <w:noProof/>
        </w:rPr>
        <w:fldChar w:fldCharType="separate"/>
      </w:r>
      <w:r>
        <w:rPr>
          <w:noProof/>
        </w:rPr>
        <w:t>29</w:t>
      </w:r>
      <w:r>
        <w:rPr>
          <w:noProof/>
        </w:rPr>
        <w:fldChar w:fldCharType="end"/>
      </w:r>
    </w:p>
    <w:p w14:paraId="2A6062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_Toc385498423 \h </w:instrText>
      </w:r>
      <w:r>
        <w:rPr>
          <w:noProof/>
        </w:rPr>
      </w:r>
      <w:r>
        <w:rPr>
          <w:noProof/>
        </w:rPr>
        <w:fldChar w:fldCharType="separate"/>
      </w:r>
      <w:r>
        <w:rPr>
          <w:noProof/>
        </w:rPr>
        <w:t>30</w:t>
      </w:r>
      <w:r>
        <w:rPr>
          <w:noProof/>
        </w:rPr>
        <w:fldChar w:fldCharType="end"/>
      </w:r>
    </w:p>
    <w:p w14:paraId="4EC262F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3.7.3.</w:t>
      </w:r>
      <w:r>
        <w:rPr>
          <w:noProof/>
        </w:rPr>
        <w:t xml:space="preserve"> Element Data Section</w:t>
      </w:r>
      <w:r>
        <w:rPr>
          <w:noProof/>
        </w:rPr>
        <w:tab/>
      </w:r>
      <w:r>
        <w:rPr>
          <w:noProof/>
        </w:rPr>
        <w:fldChar w:fldCharType="begin"/>
      </w:r>
      <w:r>
        <w:rPr>
          <w:noProof/>
        </w:rPr>
        <w:instrText xml:space="preserve"> PAGEREF _Toc385498424 \h </w:instrText>
      </w:r>
      <w:r>
        <w:rPr>
          <w:noProof/>
        </w:rPr>
      </w:r>
      <w:r>
        <w:rPr>
          <w:noProof/>
        </w:rPr>
        <w:fldChar w:fldCharType="separate"/>
      </w:r>
      <w:r>
        <w:rPr>
          <w:noProof/>
        </w:rPr>
        <w:t>30</w:t>
      </w:r>
      <w:r>
        <w:rPr>
          <w:noProof/>
        </w:rPr>
        <w:fldChar w:fldCharType="end"/>
      </w:r>
    </w:p>
    <w:p w14:paraId="125C97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3.7.4.</w:t>
      </w:r>
      <w:r>
        <w:rPr>
          <w:noProof/>
        </w:rPr>
        <w:t xml:space="preserve"> Surface Section</w:t>
      </w:r>
      <w:r>
        <w:rPr>
          <w:noProof/>
        </w:rPr>
        <w:tab/>
      </w:r>
      <w:r>
        <w:rPr>
          <w:noProof/>
        </w:rPr>
        <w:fldChar w:fldCharType="begin"/>
      </w:r>
      <w:r>
        <w:rPr>
          <w:noProof/>
        </w:rPr>
        <w:instrText xml:space="preserve"> PAGEREF _Toc385498425 \h </w:instrText>
      </w:r>
      <w:r>
        <w:rPr>
          <w:noProof/>
        </w:rPr>
      </w:r>
      <w:r>
        <w:rPr>
          <w:noProof/>
        </w:rPr>
        <w:fldChar w:fldCharType="separate"/>
      </w:r>
      <w:r>
        <w:rPr>
          <w:noProof/>
        </w:rPr>
        <w:t>31</w:t>
      </w:r>
      <w:r>
        <w:rPr>
          <w:noProof/>
        </w:rPr>
        <w:fldChar w:fldCharType="end"/>
      </w:r>
    </w:p>
    <w:p w14:paraId="0527DCF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3.7.5.</w:t>
      </w:r>
      <w:r>
        <w:rPr>
          <w:noProof/>
        </w:rPr>
        <w:t xml:space="preserve"> NodeSet Section</w:t>
      </w:r>
      <w:r>
        <w:rPr>
          <w:noProof/>
        </w:rPr>
        <w:tab/>
      </w:r>
      <w:r>
        <w:rPr>
          <w:noProof/>
        </w:rPr>
        <w:fldChar w:fldCharType="begin"/>
      </w:r>
      <w:r>
        <w:rPr>
          <w:noProof/>
        </w:rPr>
        <w:instrText xml:space="preserve"> PAGEREF _Toc385498426 \h </w:instrText>
      </w:r>
      <w:r>
        <w:rPr>
          <w:noProof/>
        </w:rPr>
      </w:r>
      <w:r>
        <w:rPr>
          <w:noProof/>
        </w:rPr>
        <w:fldChar w:fldCharType="separate"/>
      </w:r>
      <w:r>
        <w:rPr>
          <w:noProof/>
        </w:rPr>
        <w:t>31</w:t>
      </w:r>
      <w:r>
        <w:rPr>
          <w:noProof/>
        </w:rPr>
        <w:fldChar w:fldCharType="end"/>
      </w:r>
    </w:p>
    <w:p w14:paraId="6554FE8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_Toc385498427 \h </w:instrText>
      </w:r>
      <w:r>
        <w:rPr>
          <w:noProof/>
        </w:rPr>
      </w:r>
      <w:r>
        <w:rPr>
          <w:noProof/>
        </w:rPr>
        <w:fldChar w:fldCharType="separate"/>
      </w:r>
      <w:r>
        <w:rPr>
          <w:noProof/>
        </w:rPr>
        <w:t>33</w:t>
      </w:r>
      <w:r>
        <w:rPr>
          <w:noProof/>
        </w:rPr>
        <w:fldChar w:fldCharType="end"/>
      </w:r>
    </w:p>
    <w:p w14:paraId="08B5FC4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3.8.1.</w:t>
      </w:r>
      <w:r>
        <w:rPr>
          <w:noProof/>
        </w:rPr>
        <w:t xml:space="preserve"> Initial Nodal Velocities</w:t>
      </w:r>
      <w:r>
        <w:rPr>
          <w:noProof/>
        </w:rPr>
        <w:tab/>
      </w:r>
      <w:r>
        <w:rPr>
          <w:noProof/>
        </w:rPr>
        <w:fldChar w:fldCharType="begin"/>
      </w:r>
      <w:r>
        <w:rPr>
          <w:noProof/>
        </w:rPr>
        <w:instrText xml:space="preserve"> PAGEREF _Toc385498428 \h </w:instrText>
      </w:r>
      <w:r>
        <w:rPr>
          <w:noProof/>
        </w:rPr>
      </w:r>
      <w:r>
        <w:rPr>
          <w:noProof/>
        </w:rPr>
        <w:fldChar w:fldCharType="separate"/>
      </w:r>
      <w:r>
        <w:rPr>
          <w:noProof/>
        </w:rPr>
        <w:t>33</w:t>
      </w:r>
      <w:r>
        <w:rPr>
          <w:noProof/>
        </w:rPr>
        <w:fldChar w:fldCharType="end"/>
      </w:r>
    </w:p>
    <w:p w14:paraId="489C0B3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_Toc385498429 \h </w:instrText>
      </w:r>
      <w:r>
        <w:rPr>
          <w:noProof/>
        </w:rPr>
      </w:r>
      <w:r>
        <w:rPr>
          <w:noProof/>
        </w:rPr>
        <w:fldChar w:fldCharType="separate"/>
      </w:r>
      <w:r>
        <w:rPr>
          <w:noProof/>
        </w:rPr>
        <w:t>33</w:t>
      </w:r>
      <w:r>
        <w:rPr>
          <w:noProof/>
        </w:rPr>
        <w:fldChar w:fldCharType="end"/>
      </w:r>
    </w:p>
    <w:p w14:paraId="2566BAC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_Toc385498430 \h </w:instrText>
      </w:r>
      <w:r>
        <w:rPr>
          <w:noProof/>
        </w:rPr>
      </w:r>
      <w:r>
        <w:rPr>
          <w:noProof/>
        </w:rPr>
        <w:fldChar w:fldCharType="separate"/>
      </w:r>
      <w:r>
        <w:rPr>
          <w:noProof/>
        </w:rPr>
        <w:t>33</w:t>
      </w:r>
      <w:r>
        <w:rPr>
          <w:noProof/>
        </w:rPr>
        <w:fldChar w:fldCharType="end"/>
      </w:r>
    </w:p>
    <w:p w14:paraId="711966C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_Toc385498431 \h </w:instrText>
      </w:r>
      <w:r>
        <w:rPr>
          <w:noProof/>
        </w:rPr>
      </w:r>
      <w:r>
        <w:rPr>
          <w:noProof/>
        </w:rPr>
        <w:fldChar w:fldCharType="separate"/>
      </w:r>
      <w:r>
        <w:rPr>
          <w:noProof/>
        </w:rPr>
        <w:t>34</w:t>
      </w:r>
      <w:r>
        <w:rPr>
          <w:noProof/>
        </w:rPr>
        <w:fldChar w:fldCharType="end"/>
      </w:r>
    </w:p>
    <w:p w14:paraId="7688900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3.9.1.</w:t>
      </w:r>
      <w:r>
        <w:rPr>
          <w:noProof/>
        </w:rPr>
        <w:t xml:space="preserve"> Prescribed Nodal Degrees of Freedom</w:t>
      </w:r>
      <w:r>
        <w:rPr>
          <w:noProof/>
        </w:rPr>
        <w:tab/>
      </w:r>
      <w:r>
        <w:rPr>
          <w:noProof/>
        </w:rPr>
        <w:fldChar w:fldCharType="begin"/>
      </w:r>
      <w:r>
        <w:rPr>
          <w:noProof/>
        </w:rPr>
        <w:instrText xml:space="preserve"> PAGEREF _Toc385498432 \h </w:instrText>
      </w:r>
      <w:r>
        <w:rPr>
          <w:noProof/>
        </w:rPr>
      </w:r>
      <w:r>
        <w:rPr>
          <w:noProof/>
        </w:rPr>
        <w:fldChar w:fldCharType="separate"/>
      </w:r>
      <w:r>
        <w:rPr>
          <w:noProof/>
        </w:rPr>
        <w:t>34</w:t>
      </w:r>
      <w:r>
        <w:rPr>
          <w:noProof/>
        </w:rPr>
        <w:fldChar w:fldCharType="end"/>
      </w:r>
    </w:p>
    <w:p w14:paraId="700A04C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_Toc385498433 \h </w:instrText>
      </w:r>
      <w:r>
        <w:rPr>
          <w:noProof/>
        </w:rPr>
      </w:r>
      <w:r>
        <w:rPr>
          <w:noProof/>
        </w:rPr>
        <w:fldChar w:fldCharType="separate"/>
      </w:r>
      <w:r>
        <w:rPr>
          <w:noProof/>
        </w:rPr>
        <w:t>35</w:t>
      </w:r>
      <w:r>
        <w:rPr>
          <w:noProof/>
        </w:rPr>
        <w:fldChar w:fldCharType="end"/>
      </w:r>
    </w:p>
    <w:p w14:paraId="4B6634F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_Toc385498434 \h </w:instrText>
      </w:r>
      <w:r>
        <w:rPr>
          <w:noProof/>
        </w:rPr>
      </w:r>
      <w:r>
        <w:rPr>
          <w:noProof/>
        </w:rPr>
        <w:fldChar w:fldCharType="separate"/>
      </w:r>
      <w:r>
        <w:rPr>
          <w:noProof/>
        </w:rPr>
        <w:t>36</w:t>
      </w:r>
      <w:r>
        <w:rPr>
          <w:noProof/>
        </w:rPr>
        <w:fldChar w:fldCharType="end"/>
      </w:r>
    </w:p>
    <w:p w14:paraId="2B0AA62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3.10.1.</w:t>
      </w:r>
      <w:r>
        <w:rPr>
          <w:noProof/>
        </w:rPr>
        <w:t xml:space="preserve"> Nodal Loads</w:t>
      </w:r>
      <w:r>
        <w:rPr>
          <w:noProof/>
        </w:rPr>
        <w:tab/>
      </w:r>
      <w:r>
        <w:rPr>
          <w:noProof/>
        </w:rPr>
        <w:fldChar w:fldCharType="begin"/>
      </w:r>
      <w:r>
        <w:rPr>
          <w:noProof/>
        </w:rPr>
        <w:instrText xml:space="preserve"> PAGEREF _Toc385498435 \h </w:instrText>
      </w:r>
      <w:r>
        <w:rPr>
          <w:noProof/>
        </w:rPr>
      </w:r>
      <w:r>
        <w:rPr>
          <w:noProof/>
        </w:rPr>
        <w:fldChar w:fldCharType="separate"/>
      </w:r>
      <w:r>
        <w:rPr>
          <w:noProof/>
        </w:rPr>
        <w:t>36</w:t>
      </w:r>
      <w:r>
        <w:rPr>
          <w:noProof/>
        </w:rPr>
        <w:fldChar w:fldCharType="end"/>
      </w:r>
    </w:p>
    <w:p w14:paraId="5294BF0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3.10.2.</w:t>
      </w:r>
      <w:r>
        <w:rPr>
          <w:noProof/>
        </w:rPr>
        <w:t xml:space="preserve"> Surface Loads</w:t>
      </w:r>
      <w:r>
        <w:rPr>
          <w:noProof/>
        </w:rPr>
        <w:tab/>
      </w:r>
      <w:r>
        <w:rPr>
          <w:noProof/>
        </w:rPr>
        <w:fldChar w:fldCharType="begin"/>
      </w:r>
      <w:r>
        <w:rPr>
          <w:noProof/>
        </w:rPr>
        <w:instrText xml:space="preserve"> PAGEREF _Toc385498436 \h </w:instrText>
      </w:r>
      <w:r>
        <w:rPr>
          <w:noProof/>
        </w:rPr>
      </w:r>
      <w:r>
        <w:rPr>
          <w:noProof/>
        </w:rPr>
        <w:fldChar w:fldCharType="separate"/>
      </w:r>
      <w:r>
        <w:rPr>
          <w:noProof/>
        </w:rPr>
        <w:t>36</w:t>
      </w:r>
      <w:r>
        <w:rPr>
          <w:noProof/>
        </w:rPr>
        <w:fldChar w:fldCharType="end"/>
      </w:r>
    </w:p>
    <w:p w14:paraId="2F71EE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_Toc385498437 \h </w:instrText>
      </w:r>
      <w:r>
        <w:rPr>
          <w:noProof/>
        </w:rPr>
      </w:r>
      <w:r>
        <w:rPr>
          <w:noProof/>
        </w:rPr>
        <w:fldChar w:fldCharType="separate"/>
      </w:r>
      <w:r>
        <w:rPr>
          <w:noProof/>
        </w:rPr>
        <w:t>37</w:t>
      </w:r>
      <w:r>
        <w:rPr>
          <w:noProof/>
        </w:rPr>
        <w:fldChar w:fldCharType="end"/>
      </w:r>
    </w:p>
    <w:p w14:paraId="40D869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_Toc385498438 \h </w:instrText>
      </w:r>
      <w:r>
        <w:rPr>
          <w:noProof/>
        </w:rPr>
      </w:r>
      <w:r>
        <w:rPr>
          <w:noProof/>
        </w:rPr>
        <w:fldChar w:fldCharType="separate"/>
      </w:r>
      <w:r>
        <w:rPr>
          <w:noProof/>
        </w:rPr>
        <w:t>37</w:t>
      </w:r>
      <w:r>
        <w:rPr>
          <w:noProof/>
        </w:rPr>
        <w:fldChar w:fldCharType="end"/>
      </w:r>
    </w:p>
    <w:p w14:paraId="494A2BD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_Toc385498439 \h </w:instrText>
      </w:r>
      <w:r>
        <w:rPr>
          <w:noProof/>
        </w:rPr>
      </w:r>
      <w:r>
        <w:rPr>
          <w:noProof/>
        </w:rPr>
        <w:fldChar w:fldCharType="separate"/>
      </w:r>
      <w:r>
        <w:rPr>
          <w:noProof/>
        </w:rPr>
        <w:t>38</w:t>
      </w:r>
      <w:r>
        <w:rPr>
          <w:noProof/>
        </w:rPr>
        <w:fldChar w:fldCharType="end"/>
      </w:r>
    </w:p>
    <w:p w14:paraId="3D80B9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_Toc385498440 \h </w:instrText>
      </w:r>
      <w:r>
        <w:rPr>
          <w:noProof/>
        </w:rPr>
      </w:r>
      <w:r>
        <w:rPr>
          <w:noProof/>
        </w:rPr>
        <w:fldChar w:fldCharType="separate"/>
      </w:r>
      <w:r>
        <w:rPr>
          <w:noProof/>
        </w:rPr>
        <w:t>39</w:t>
      </w:r>
      <w:r>
        <w:rPr>
          <w:noProof/>
        </w:rPr>
        <w:fldChar w:fldCharType="end"/>
      </w:r>
    </w:p>
    <w:p w14:paraId="0E55D6F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_Toc385498441 \h </w:instrText>
      </w:r>
      <w:r>
        <w:rPr>
          <w:noProof/>
        </w:rPr>
      </w:r>
      <w:r>
        <w:rPr>
          <w:noProof/>
        </w:rPr>
        <w:fldChar w:fldCharType="separate"/>
      </w:r>
      <w:r>
        <w:rPr>
          <w:noProof/>
        </w:rPr>
        <w:t>41</w:t>
      </w:r>
      <w:r>
        <w:rPr>
          <w:noProof/>
        </w:rPr>
        <w:fldChar w:fldCharType="end"/>
      </w:r>
    </w:p>
    <w:p w14:paraId="0E24E2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_Toc385498442 \h </w:instrText>
      </w:r>
      <w:r>
        <w:rPr>
          <w:noProof/>
        </w:rPr>
      </w:r>
      <w:r>
        <w:rPr>
          <w:noProof/>
        </w:rPr>
        <w:fldChar w:fldCharType="separate"/>
      </w:r>
      <w:r>
        <w:rPr>
          <w:noProof/>
        </w:rPr>
        <w:t>41</w:t>
      </w:r>
      <w:r>
        <w:rPr>
          <w:noProof/>
        </w:rPr>
        <w:fldChar w:fldCharType="end"/>
      </w:r>
    </w:p>
    <w:p w14:paraId="381327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_Toc385498443 \h </w:instrText>
      </w:r>
      <w:r>
        <w:rPr>
          <w:noProof/>
        </w:rPr>
      </w:r>
      <w:r>
        <w:rPr>
          <w:noProof/>
        </w:rPr>
        <w:fldChar w:fldCharType="separate"/>
      </w:r>
      <w:r>
        <w:rPr>
          <w:noProof/>
        </w:rPr>
        <w:t>42</w:t>
      </w:r>
      <w:r>
        <w:rPr>
          <w:noProof/>
        </w:rPr>
        <w:fldChar w:fldCharType="end"/>
      </w:r>
    </w:p>
    <w:p w14:paraId="51D532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3.10.3.</w:t>
      </w:r>
      <w:r>
        <w:rPr>
          <w:noProof/>
        </w:rPr>
        <w:t xml:space="preserve"> Body Loads</w:t>
      </w:r>
      <w:r>
        <w:rPr>
          <w:noProof/>
        </w:rPr>
        <w:tab/>
      </w:r>
      <w:r>
        <w:rPr>
          <w:noProof/>
        </w:rPr>
        <w:fldChar w:fldCharType="begin"/>
      </w:r>
      <w:r>
        <w:rPr>
          <w:noProof/>
        </w:rPr>
        <w:instrText xml:space="preserve"> PAGEREF _Toc385498444 \h </w:instrText>
      </w:r>
      <w:r>
        <w:rPr>
          <w:noProof/>
        </w:rPr>
      </w:r>
      <w:r>
        <w:rPr>
          <w:noProof/>
        </w:rPr>
        <w:fldChar w:fldCharType="separate"/>
      </w:r>
      <w:r>
        <w:rPr>
          <w:noProof/>
        </w:rPr>
        <w:t>42</w:t>
      </w:r>
      <w:r>
        <w:rPr>
          <w:noProof/>
        </w:rPr>
        <w:fldChar w:fldCharType="end"/>
      </w:r>
    </w:p>
    <w:p w14:paraId="7B11057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_Toc385498445 \h </w:instrText>
      </w:r>
      <w:r>
        <w:rPr>
          <w:noProof/>
        </w:rPr>
      </w:r>
      <w:r>
        <w:rPr>
          <w:noProof/>
        </w:rPr>
        <w:fldChar w:fldCharType="separate"/>
      </w:r>
      <w:r>
        <w:rPr>
          <w:noProof/>
        </w:rPr>
        <w:t>42</w:t>
      </w:r>
      <w:r>
        <w:rPr>
          <w:noProof/>
        </w:rPr>
        <w:fldChar w:fldCharType="end"/>
      </w:r>
    </w:p>
    <w:p w14:paraId="570BC15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_Toc385498446 \h </w:instrText>
      </w:r>
      <w:r>
        <w:rPr>
          <w:noProof/>
        </w:rPr>
      </w:r>
      <w:r>
        <w:rPr>
          <w:noProof/>
        </w:rPr>
        <w:fldChar w:fldCharType="separate"/>
      </w:r>
      <w:r>
        <w:rPr>
          <w:noProof/>
        </w:rPr>
        <w:t>42</w:t>
      </w:r>
      <w:r>
        <w:rPr>
          <w:noProof/>
        </w:rPr>
        <w:fldChar w:fldCharType="end"/>
      </w:r>
    </w:p>
    <w:p w14:paraId="7904B3B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_Toc385498447 \h </w:instrText>
      </w:r>
      <w:r>
        <w:rPr>
          <w:noProof/>
        </w:rPr>
      </w:r>
      <w:r>
        <w:rPr>
          <w:noProof/>
        </w:rPr>
        <w:fldChar w:fldCharType="separate"/>
      </w:r>
      <w:r>
        <w:rPr>
          <w:noProof/>
        </w:rPr>
        <w:t>43</w:t>
      </w:r>
      <w:r>
        <w:rPr>
          <w:noProof/>
        </w:rPr>
        <w:fldChar w:fldCharType="end"/>
      </w:r>
    </w:p>
    <w:p w14:paraId="446F6B8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_Toc385498448 \h </w:instrText>
      </w:r>
      <w:r>
        <w:rPr>
          <w:noProof/>
        </w:rPr>
      </w:r>
      <w:r>
        <w:rPr>
          <w:noProof/>
        </w:rPr>
        <w:fldChar w:fldCharType="separate"/>
      </w:r>
      <w:r>
        <w:rPr>
          <w:noProof/>
        </w:rPr>
        <w:t>43</w:t>
      </w:r>
      <w:r>
        <w:rPr>
          <w:noProof/>
        </w:rPr>
        <w:fldChar w:fldCharType="end"/>
      </w:r>
    </w:p>
    <w:p w14:paraId="017C807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_Toc385498449 \h </w:instrText>
      </w:r>
      <w:r>
        <w:rPr>
          <w:noProof/>
        </w:rPr>
      </w:r>
      <w:r>
        <w:rPr>
          <w:noProof/>
        </w:rPr>
        <w:fldChar w:fldCharType="separate"/>
      </w:r>
      <w:r>
        <w:rPr>
          <w:noProof/>
        </w:rPr>
        <w:t>44</w:t>
      </w:r>
      <w:r>
        <w:rPr>
          <w:noProof/>
        </w:rPr>
        <w:fldChar w:fldCharType="end"/>
      </w:r>
    </w:p>
    <w:p w14:paraId="205A3DF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3.11.1.</w:t>
      </w:r>
      <w:r>
        <w:rPr>
          <w:noProof/>
        </w:rPr>
        <w:t xml:space="preserve"> Sliding Interfaces</w:t>
      </w:r>
      <w:r>
        <w:rPr>
          <w:noProof/>
        </w:rPr>
        <w:tab/>
      </w:r>
      <w:r>
        <w:rPr>
          <w:noProof/>
        </w:rPr>
        <w:fldChar w:fldCharType="begin"/>
      </w:r>
      <w:r>
        <w:rPr>
          <w:noProof/>
        </w:rPr>
        <w:instrText xml:space="preserve"> PAGEREF _Toc385498450 \h </w:instrText>
      </w:r>
      <w:r>
        <w:rPr>
          <w:noProof/>
        </w:rPr>
      </w:r>
      <w:r>
        <w:rPr>
          <w:noProof/>
        </w:rPr>
        <w:fldChar w:fldCharType="separate"/>
      </w:r>
      <w:r>
        <w:rPr>
          <w:noProof/>
        </w:rPr>
        <w:t>44</w:t>
      </w:r>
      <w:r>
        <w:rPr>
          <w:noProof/>
        </w:rPr>
        <w:fldChar w:fldCharType="end"/>
      </w:r>
    </w:p>
    <w:p w14:paraId="4106E3B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3.11.2.</w:t>
      </w:r>
      <w:r>
        <w:rPr>
          <w:noProof/>
        </w:rPr>
        <w:t xml:space="preserve"> Biphasic Contact</w:t>
      </w:r>
      <w:r>
        <w:rPr>
          <w:noProof/>
        </w:rPr>
        <w:tab/>
      </w:r>
      <w:r>
        <w:rPr>
          <w:noProof/>
        </w:rPr>
        <w:fldChar w:fldCharType="begin"/>
      </w:r>
      <w:r>
        <w:rPr>
          <w:noProof/>
        </w:rPr>
        <w:instrText xml:space="preserve"> PAGEREF _Toc385498451 \h </w:instrText>
      </w:r>
      <w:r>
        <w:rPr>
          <w:noProof/>
        </w:rPr>
      </w:r>
      <w:r>
        <w:rPr>
          <w:noProof/>
        </w:rPr>
        <w:fldChar w:fldCharType="separate"/>
      </w:r>
      <w:r>
        <w:rPr>
          <w:noProof/>
        </w:rPr>
        <w:t>49</w:t>
      </w:r>
      <w:r>
        <w:rPr>
          <w:noProof/>
        </w:rPr>
        <w:fldChar w:fldCharType="end"/>
      </w:r>
    </w:p>
    <w:p w14:paraId="405A224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_Toc385498452 \h </w:instrText>
      </w:r>
      <w:r>
        <w:rPr>
          <w:noProof/>
        </w:rPr>
      </w:r>
      <w:r>
        <w:rPr>
          <w:noProof/>
        </w:rPr>
        <w:fldChar w:fldCharType="separate"/>
      </w:r>
      <w:r>
        <w:rPr>
          <w:noProof/>
        </w:rPr>
        <w:t>50</w:t>
      </w:r>
      <w:r>
        <w:rPr>
          <w:noProof/>
        </w:rPr>
        <w:fldChar w:fldCharType="end"/>
      </w:r>
    </w:p>
    <w:p w14:paraId="5CE1001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3.11.4.</w:t>
      </w:r>
      <w:r>
        <w:rPr>
          <w:noProof/>
        </w:rPr>
        <w:t xml:space="preserve"> Rigid Wall Interfaces</w:t>
      </w:r>
      <w:r>
        <w:rPr>
          <w:noProof/>
        </w:rPr>
        <w:tab/>
      </w:r>
      <w:r>
        <w:rPr>
          <w:noProof/>
        </w:rPr>
        <w:fldChar w:fldCharType="begin"/>
      </w:r>
      <w:r>
        <w:rPr>
          <w:noProof/>
        </w:rPr>
        <w:instrText xml:space="preserve"> PAGEREF _Toc385498453 \h </w:instrText>
      </w:r>
      <w:r>
        <w:rPr>
          <w:noProof/>
        </w:rPr>
      </w:r>
      <w:r>
        <w:rPr>
          <w:noProof/>
        </w:rPr>
        <w:fldChar w:fldCharType="separate"/>
      </w:r>
      <w:r>
        <w:rPr>
          <w:noProof/>
        </w:rPr>
        <w:t>51</w:t>
      </w:r>
      <w:r>
        <w:rPr>
          <w:noProof/>
        </w:rPr>
        <w:fldChar w:fldCharType="end"/>
      </w:r>
    </w:p>
    <w:p w14:paraId="3ECC479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3.11.5.</w:t>
      </w:r>
      <w:r>
        <w:rPr>
          <w:noProof/>
        </w:rPr>
        <w:t xml:space="preserve"> Tied Interfaces</w:t>
      </w:r>
      <w:r>
        <w:rPr>
          <w:noProof/>
        </w:rPr>
        <w:tab/>
      </w:r>
      <w:r>
        <w:rPr>
          <w:noProof/>
        </w:rPr>
        <w:fldChar w:fldCharType="begin"/>
      </w:r>
      <w:r>
        <w:rPr>
          <w:noProof/>
        </w:rPr>
        <w:instrText xml:space="preserve"> PAGEREF _Toc385498454 \h </w:instrText>
      </w:r>
      <w:r>
        <w:rPr>
          <w:noProof/>
        </w:rPr>
      </w:r>
      <w:r>
        <w:rPr>
          <w:noProof/>
        </w:rPr>
        <w:fldChar w:fldCharType="separate"/>
      </w:r>
      <w:r>
        <w:rPr>
          <w:noProof/>
        </w:rPr>
        <w:t>52</w:t>
      </w:r>
      <w:r>
        <w:rPr>
          <w:noProof/>
        </w:rPr>
        <w:fldChar w:fldCharType="end"/>
      </w:r>
    </w:p>
    <w:p w14:paraId="3DE36DA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3.11.6.</w:t>
      </w:r>
      <w:r>
        <w:rPr>
          <w:noProof/>
        </w:rPr>
        <w:t xml:space="preserve"> Tied Biphasic Interfaces</w:t>
      </w:r>
      <w:r>
        <w:rPr>
          <w:noProof/>
        </w:rPr>
        <w:tab/>
      </w:r>
      <w:r>
        <w:rPr>
          <w:noProof/>
        </w:rPr>
        <w:fldChar w:fldCharType="begin"/>
      </w:r>
      <w:r>
        <w:rPr>
          <w:noProof/>
        </w:rPr>
        <w:instrText xml:space="preserve"> PAGEREF _Toc385498455 \h </w:instrText>
      </w:r>
      <w:r>
        <w:rPr>
          <w:noProof/>
        </w:rPr>
      </w:r>
      <w:r>
        <w:rPr>
          <w:noProof/>
        </w:rPr>
        <w:fldChar w:fldCharType="separate"/>
      </w:r>
      <w:r>
        <w:rPr>
          <w:noProof/>
        </w:rPr>
        <w:t>52</w:t>
      </w:r>
      <w:r>
        <w:rPr>
          <w:noProof/>
        </w:rPr>
        <w:fldChar w:fldCharType="end"/>
      </w:r>
    </w:p>
    <w:p w14:paraId="58F1AA6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3.11.7.</w:t>
      </w:r>
      <w:r>
        <w:rPr>
          <w:noProof/>
        </w:rPr>
        <w:t xml:space="preserve"> Rigid Interfaces</w:t>
      </w:r>
      <w:r>
        <w:rPr>
          <w:noProof/>
        </w:rPr>
        <w:tab/>
      </w:r>
      <w:r>
        <w:rPr>
          <w:noProof/>
        </w:rPr>
        <w:fldChar w:fldCharType="begin"/>
      </w:r>
      <w:r>
        <w:rPr>
          <w:noProof/>
        </w:rPr>
        <w:instrText xml:space="preserve"> PAGEREF _Toc385498456 \h </w:instrText>
      </w:r>
      <w:r>
        <w:rPr>
          <w:noProof/>
        </w:rPr>
      </w:r>
      <w:r>
        <w:rPr>
          <w:noProof/>
        </w:rPr>
        <w:fldChar w:fldCharType="separate"/>
      </w:r>
      <w:r>
        <w:rPr>
          <w:noProof/>
        </w:rPr>
        <w:t>53</w:t>
      </w:r>
      <w:r>
        <w:rPr>
          <w:noProof/>
        </w:rPr>
        <w:fldChar w:fldCharType="end"/>
      </w:r>
    </w:p>
    <w:p w14:paraId="4A23275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3.11.8.</w:t>
      </w:r>
      <w:r>
        <w:rPr>
          <w:noProof/>
        </w:rPr>
        <w:t xml:space="preserve"> Rigid Joints</w:t>
      </w:r>
      <w:r>
        <w:rPr>
          <w:noProof/>
        </w:rPr>
        <w:tab/>
      </w:r>
      <w:r>
        <w:rPr>
          <w:noProof/>
        </w:rPr>
        <w:fldChar w:fldCharType="begin"/>
      </w:r>
      <w:r>
        <w:rPr>
          <w:noProof/>
        </w:rPr>
        <w:instrText xml:space="preserve"> PAGEREF _Toc385498457 \h </w:instrText>
      </w:r>
      <w:r>
        <w:rPr>
          <w:noProof/>
        </w:rPr>
      </w:r>
      <w:r>
        <w:rPr>
          <w:noProof/>
        </w:rPr>
        <w:fldChar w:fldCharType="separate"/>
      </w:r>
      <w:r>
        <w:rPr>
          <w:noProof/>
        </w:rPr>
        <w:t>53</w:t>
      </w:r>
      <w:r>
        <w:rPr>
          <w:noProof/>
        </w:rPr>
        <w:fldChar w:fldCharType="end"/>
      </w:r>
    </w:p>
    <w:p w14:paraId="41A9A42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_Toc385498458 \h </w:instrText>
      </w:r>
      <w:r>
        <w:rPr>
          <w:noProof/>
        </w:rPr>
      </w:r>
      <w:r>
        <w:rPr>
          <w:noProof/>
        </w:rPr>
        <w:fldChar w:fldCharType="separate"/>
      </w:r>
      <w:r>
        <w:rPr>
          <w:noProof/>
        </w:rPr>
        <w:t>54</w:t>
      </w:r>
      <w:r>
        <w:rPr>
          <w:noProof/>
        </w:rPr>
        <w:fldChar w:fldCharType="end"/>
      </w:r>
    </w:p>
    <w:p w14:paraId="240B3AB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3.12.1.</w:t>
      </w:r>
      <w:r>
        <w:rPr>
          <w:noProof/>
        </w:rPr>
        <w:t xml:space="preserve"> Rigid Body Constraints</w:t>
      </w:r>
      <w:r>
        <w:rPr>
          <w:noProof/>
        </w:rPr>
        <w:tab/>
      </w:r>
      <w:r>
        <w:rPr>
          <w:noProof/>
        </w:rPr>
        <w:fldChar w:fldCharType="begin"/>
      </w:r>
      <w:r>
        <w:rPr>
          <w:noProof/>
        </w:rPr>
        <w:instrText xml:space="preserve"> PAGEREF _Toc385498459 \h </w:instrText>
      </w:r>
      <w:r>
        <w:rPr>
          <w:noProof/>
        </w:rPr>
      </w:r>
      <w:r>
        <w:rPr>
          <w:noProof/>
        </w:rPr>
        <w:fldChar w:fldCharType="separate"/>
      </w:r>
      <w:r>
        <w:rPr>
          <w:noProof/>
        </w:rPr>
        <w:t>54</w:t>
      </w:r>
      <w:r>
        <w:rPr>
          <w:noProof/>
        </w:rPr>
        <w:fldChar w:fldCharType="end"/>
      </w:r>
    </w:p>
    <w:p w14:paraId="5DD77FE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_Toc385498460 \h </w:instrText>
      </w:r>
      <w:r>
        <w:rPr>
          <w:noProof/>
        </w:rPr>
      </w:r>
      <w:r>
        <w:rPr>
          <w:noProof/>
        </w:rPr>
        <w:fldChar w:fldCharType="separate"/>
      </w:r>
      <w:r>
        <w:rPr>
          <w:noProof/>
        </w:rPr>
        <w:t>56</w:t>
      </w:r>
      <w:r>
        <w:rPr>
          <w:noProof/>
        </w:rPr>
        <w:fldChar w:fldCharType="end"/>
      </w:r>
    </w:p>
    <w:p w14:paraId="2F5388F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3.13.1.</w:t>
      </w:r>
      <w:r>
        <w:rPr>
          <w:noProof/>
        </w:rPr>
        <w:t xml:space="preserve"> Springs</w:t>
      </w:r>
      <w:r>
        <w:rPr>
          <w:noProof/>
        </w:rPr>
        <w:tab/>
      </w:r>
      <w:r>
        <w:rPr>
          <w:noProof/>
        </w:rPr>
        <w:fldChar w:fldCharType="begin"/>
      </w:r>
      <w:r>
        <w:rPr>
          <w:noProof/>
        </w:rPr>
        <w:instrText xml:space="preserve"> PAGEREF _Toc385498461 \h </w:instrText>
      </w:r>
      <w:r>
        <w:rPr>
          <w:noProof/>
        </w:rPr>
      </w:r>
      <w:r>
        <w:rPr>
          <w:noProof/>
        </w:rPr>
        <w:fldChar w:fldCharType="separate"/>
      </w:r>
      <w:r>
        <w:rPr>
          <w:noProof/>
        </w:rPr>
        <w:t>56</w:t>
      </w:r>
      <w:r>
        <w:rPr>
          <w:noProof/>
        </w:rPr>
        <w:fldChar w:fldCharType="end"/>
      </w:r>
    </w:p>
    <w:p w14:paraId="32B9DB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_Toc385498463 \h </w:instrText>
      </w:r>
      <w:r>
        <w:rPr>
          <w:noProof/>
        </w:rPr>
      </w:r>
      <w:r>
        <w:rPr>
          <w:noProof/>
        </w:rPr>
        <w:fldChar w:fldCharType="separate"/>
      </w:r>
      <w:r>
        <w:rPr>
          <w:noProof/>
        </w:rPr>
        <w:t>58</w:t>
      </w:r>
      <w:r>
        <w:rPr>
          <w:noProof/>
        </w:rPr>
        <w:fldChar w:fldCharType="end"/>
      </w:r>
    </w:p>
    <w:p w14:paraId="1F143B9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_Toc385498464 \h </w:instrText>
      </w:r>
      <w:r>
        <w:rPr>
          <w:noProof/>
        </w:rPr>
      </w:r>
      <w:r>
        <w:rPr>
          <w:noProof/>
        </w:rPr>
        <w:fldChar w:fldCharType="separate"/>
      </w:r>
      <w:r>
        <w:rPr>
          <w:noProof/>
        </w:rPr>
        <w:t>60</w:t>
      </w:r>
      <w:r>
        <w:rPr>
          <w:noProof/>
        </w:rPr>
        <w:fldChar w:fldCharType="end"/>
      </w:r>
    </w:p>
    <w:p w14:paraId="663FC5F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3.15.1.</w:t>
      </w:r>
      <w:r>
        <w:rPr>
          <w:noProof/>
        </w:rPr>
        <w:t xml:space="preserve"> Logfile</w:t>
      </w:r>
      <w:r>
        <w:rPr>
          <w:noProof/>
        </w:rPr>
        <w:tab/>
      </w:r>
      <w:r>
        <w:rPr>
          <w:noProof/>
        </w:rPr>
        <w:fldChar w:fldCharType="begin"/>
      </w:r>
      <w:r>
        <w:rPr>
          <w:noProof/>
        </w:rPr>
        <w:instrText xml:space="preserve"> PAGEREF _Toc385498465 \h </w:instrText>
      </w:r>
      <w:r>
        <w:rPr>
          <w:noProof/>
        </w:rPr>
      </w:r>
      <w:r>
        <w:rPr>
          <w:noProof/>
        </w:rPr>
        <w:fldChar w:fldCharType="separate"/>
      </w:r>
      <w:r>
        <w:rPr>
          <w:noProof/>
        </w:rPr>
        <w:t>60</w:t>
      </w:r>
      <w:r>
        <w:rPr>
          <w:noProof/>
        </w:rPr>
        <w:fldChar w:fldCharType="end"/>
      </w:r>
    </w:p>
    <w:p w14:paraId="379B271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_Toc385498466 \h </w:instrText>
      </w:r>
      <w:r>
        <w:rPr>
          <w:noProof/>
        </w:rPr>
      </w:r>
      <w:r>
        <w:rPr>
          <w:noProof/>
        </w:rPr>
        <w:fldChar w:fldCharType="separate"/>
      </w:r>
      <w:r>
        <w:rPr>
          <w:noProof/>
        </w:rPr>
        <w:t>62</w:t>
      </w:r>
      <w:r>
        <w:rPr>
          <w:noProof/>
        </w:rPr>
        <w:fldChar w:fldCharType="end"/>
      </w:r>
    </w:p>
    <w:p w14:paraId="56388A2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_Toc385498467 \h </w:instrText>
      </w:r>
      <w:r>
        <w:rPr>
          <w:noProof/>
        </w:rPr>
      </w:r>
      <w:r>
        <w:rPr>
          <w:noProof/>
        </w:rPr>
        <w:fldChar w:fldCharType="separate"/>
      </w:r>
      <w:r>
        <w:rPr>
          <w:noProof/>
        </w:rPr>
        <w:t>63</w:t>
      </w:r>
      <w:r>
        <w:rPr>
          <w:noProof/>
        </w:rPr>
        <w:fldChar w:fldCharType="end"/>
      </w:r>
    </w:p>
    <w:p w14:paraId="5219F03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_Toc385498468 \h </w:instrText>
      </w:r>
      <w:r>
        <w:rPr>
          <w:noProof/>
        </w:rPr>
      </w:r>
      <w:r>
        <w:rPr>
          <w:noProof/>
        </w:rPr>
        <w:fldChar w:fldCharType="separate"/>
      </w:r>
      <w:r>
        <w:rPr>
          <w:noProof/>
        </w:rPr>
        <w:t>64</w:t>
      </w:r>
      <w:r>
        <w:rPr>
          <w:noProof/>
        </w:rPr>
        <w:fldChar w:fldCharType="end"/>
      </w:r>
    </w:p>
    <w:p w14:paraId="482117D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3.15.2.</w:t>
      </w:r>
      <w:r>
        <w:rPr>
          <w:noProof/>
        </w:rPr>
        <w:t xml:space="preserve"> Plotfile</w:t>
      </w:r>
      <w:r>
        <w:rPr>
          <w:noProof/>
        </w:rPr>
        <w:tab/>
      </w:r>
      <w:r>
        <w:rPr>
          <w:noProof/>
        </w:rPr>
        <w:fldChar w:fldCharType="begin"/>
      </w:r>
      <w:r>
        <w:rPr>
          <w:noProof/>
        </w:rPr>
        <w:instrText xml:space="preserve"> PAGEREF _Toc385498469 \h </w:instrText>
      </w:r>
      <w:r>
        <w:rPr>
          <w:noProof/>
        </w:rPr>
      </w:r>
      <w:r>
        <w:rPr>
          <w:noProof/>
        </w:rPr>
        <w:fldChar w:fldCharType="separate"/>
      </w:r>
      <w:r>
        <w:rPr>
          <w:noProof/>
        </w:rPr>
        <w:t>65</w:t>
      </w:r>
      <w:r>
        <w:rPr>
          <w:noProof/>
        </w:rPr>
        <w:fldChar w:fldCharType="end"/>
      </w:r>
    </w:p>
    <w:p w14:paraId="389D67B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4</w:t>
      </w:r>
      <w:r>
        <w:rPr>
          <w:noProof/>
        </w:rPr>
        <w:t xml:space="preserve"> Materials</w:t>
      </w:r>
      <w:r>
        <w:rPr>
          <w:noProof/>
        </w:rPr>
        <w:tab/>
      </w:r>
      <w:r>
        <w:rPr>
          <w:noProof/>
        </w:rPr>
        <w:fldChar w:fldCharType="begin"/>
      </w:r>
      <w:r>
        <w:rPr>
          <w:noProof/>
        </w:rPr>
        <w:instrText xml:space="preserve"> PAGEREF _Toc385498470 \h </w:instrText>
      </w:r>
      <w:r>
        <w:rPr>
          <w:noProof/>
        </w:rPr>
      </w:r>
      <w:r>
        <w:rPr>
          <w:noProof/>
        </w:rPr>
        <w:fldChar w:fldCharType="separate"/>
      </w:r>
      <w:r>
        <w:rPr>
          <w:noProof/>
        </w:rPr>
        <w:t>67</w:t>
      </w:r>
      <w:r>
        <w:rPr>
          <w:noProof/>
        </w:rPr>
        <w:fldChar w:fldCharType="end"/>
      </w:r>
    </w:p>
    <w:p w14:paraId="09A140B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_Toc385498471 \h </w:instrText>
      </w:r>
      <w:r>
        <w:rPr>
          <w:noProof/>
        </w:rPr>
      </w:r>
      <w:r>
        <w:rPr>
          <w:noProof/>
        </w:rPr>
        <w:fldChar w:fldCharType="separate"/>
      </w:r>
      <w:r>
        <w:rPr>
          <w:noProof/>
        </w:rPr>
        <w:t>67</w:t>
      </w:r>
      <w:r>
        <w:rPr>
          <w:noProof/>
        </w:rPr>
        <w:fldChar w:fldCharType="end"/>
      </w:r>
    </w:p>
    <w:p w14:paraId="0A3D30E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4.1.1.</w:t>
      </w:r>
      <w:r>
        <w:rPr>
          <w:noProof/>
        </w:rPr>
        <w:t xml:space="preserve"> Specifying Fiber Orientation</w:t>
      </w:r>
      <w:r>
        <w:rPr>
          <w:noProof/>
        </w:rPr>
        <w:tab/>
      </w:r>
      <w:r>
        <w:rPr>
          <w:noProof/>
        </w:rPr>
        <w:fldChar w:fldCharType="begin"/>
      </w:r>
      <w:r>
        <w:rPr>
          <w:noProof/>
        </w:rPr>
        <w:instrText xml:space="preserve"> PAGEREF _Toc385498472 \h </w:instrText>
      </w:r>
      <w:r>
        <w:rPr>
          <w:noProof/>
        </w:rPr>
      </w:r>
      <w:r>
        <w:rPr>
          <w:noProof/>
        </w:rPr>
        <w:fldChar w:fldCharType="separate"/>
      </w:r>
      <w:r>
        <w:rPr>
          <w:noProof/>
        </w:rPr>
        <w:t>67</w:t>
      </w:r>
      <w:r>
        <w:rPr>
          <w:noProof/>
        </w:rPr>
        <w:fldChar w:fldCharType="end"/>
      </w:r>
    </w:p>
    <w:p w14:paraId="688B02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_Toc385498473 \h </w:instrText>
      </w:r>
      <w:r>
        <w:rPr>
          <w:noProof/>
        </w:rPr>
      </w:r>
      <w:r>
        <w:rPr>
          <w:noProof/>
        </w:rPr>
        <w:fldChar w:fldCharType="separate"/>
      </w:r>
      <w:r>
        <w:rPr>
          <w:noProof/>
        </w:rPr>
        <w:t>67</w:t>
      </w:r>
      <w:r>
        <w:rPr>
          <w:noProof/>
        </w:rPr>
        <w:fldChar w:fldCharType="end"/>
      </w:r>
    </w:p>
    <w:p w14:paraId="37FE664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_Toc385498474 \h </w:instrText>
      </w:r>
      <w:r>
        <w:rPr>
          <w:noProof/>
        </w:rPr>
      </w:r>
      <w:r>
        <w:rPr>
          <w:noProof/>
        </w:rPr>
        <w:fldChar w:fldCharType="separate"/>
      </w:r>
      <w:r>
        <w:rPr>
          <w:noProof/>
        </w:rPr>
        <w:t>69</w:t>
      </w:r>
      <w:r>
        <w:rPr>
          <w:noProof/>
        </w:rPr>
        <w:fldChar w:fldCharType="end"/>
      </w:r>
    </w:p>
    <w:p w14:paraId="35A748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4.1.2.</w:t>
      </w:r>
      <w:r>
        <w:rPr>
          <w:noProof/>
        </w:rPr>
        <w:t xml:space="preserve"> Uncoupled Materials</w:t>
      </w:r>
      <w:r>
        <w:rPr>
          <w:noProof/>
        </w:rPr>
        <w:tab/>
      </w:r>
      <w:r>
        <w:rPr>
          <w:noProof/>
        </w:rPr>
        <w:fldChar w:fldCharType="begin"/>
      </w:r>
      <w:r>
        <w:rPr>
          <w:noProof/>
        </w:rPr>
        <w:instrText xml:space="preserve"> PAGEREF _Toc385498475 \h </w:instrText>
      </w:r>
      <w:r>
        <w:rPr>
          <w:noProof/>
        </w:rPr>
      </w:r>
      <w:r>
        <w:rPr>
          <w:noProof/>
        </w:rPr>
        <w:fldChar w:fldCharType="separate"/>
      </w:r>
      <w:r>
        <w:rPr>
          <w:noProof/>
        </w:rPr>
        <w:t>71</w:t>
      </w:r>
      <w:r>
        <w:rPr>
          <w:noProof/>
        </w:rPr>
        <w:fldChar w:fldCharType="end"/>
      </w:r>
    </w:p>
    <w:p w14:paraId="6DA490D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_Toc385498476 \h </w:instrText>
      </w:r>
      <w:r>
        <w:rPr>
          <w:noProof/>
        </w:rPr>
      </w:r>
      <w:r>
        <w:rPr>
          <w:noProof/>
        </w:rPr>
        <w:fldChar w:fldCharType="separate"/>
      </w:r>
      <w:r>
        <w:rPr>
          <w:noProof/>
        </w:rPr>
        <w:t>73</w:t>
      </w:r>
      <w:r>
        <w:rPr>
          <w:noProof/>
        </w:rPr>
        <w:fldChar w:fldCharType="end"/>
      </w:r>
    </w:p>
    <w:p w14:paraId="5D55A0E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_Toc385498477 \h </w:instrText>
      </w:r>
      <w:r>
        <w:rPr>
          <w:noProof/>
        </w:rPr>
      </w:r>
      <w:r>
        <w:rPr>
          <w:noProof/>
        </w:rPr>
        <w:fldChar w:fldCharType="separate"/>
      </w:r>
      <w:r>
        <w:rPr>
          <w:noProof/>
        </w:rPr>
        <w:t>74</w:t>
      </w:r>
      <w:r>
        <w:rPr>
          <w:noProof/>
        </w:rPr>
        <w:fldChar w:fldCharType="end"/>
      </w:r>
    </w:p>
    <w:p w14:paraId="3909E60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_Toc385498478 \h </w:instrText>
      </w:r>
      <w:r>
        <w:rPr>
          <w:noProof/>
        </w:rPr>
      </w:r>
      <w:r>
        <w:rPr>
          <w:noProof/>
        </w:rPr>
        <w:fldChar w:fldCharType="separate"/>
      </w:r>
      <w:r>
        <w:rPr>
          <w:noProof/>
        </w:rPr>
        <w:t>75</w:t>
      </w:r>
      <w:r>
        <w:rPr>
          <w:noProof/>
        </w:rPr>
        <w:fldChar w:fldCharType="end"/>
      </w:r>
    </w:p>
    <w:p w14:paraId="4BCA71E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_Toc385498479 \h </w:instrText>
      </w:r>
      <w:r>
        <w:rPr>
          <w:noProof/>
        </w:rPr>
      </w:r>
      <w:r>
        <w:rPr>
          <w:noProof/>
        </w:rPr>
        <w:fldChar w:fldCharType="separate"/>
      </w:r>
      <w:r>
        <w:rPr>
          <w:noProof/>
        </w:rPr>
        <w:t>76</w:t>
      </w:r>
      <w:r>
        <w:rPr>
          <w:noProof/>
        </w:rPr>
        <w:fldChar w:fldCharType="end"/>
      </w:r>
    </w:p>
    <w:p w14:paraId="3080C98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_Toc385498480 \h </w:instrText>
      </w:r>
      <w:r>
        <w:rPr>
          <w:noProof/>
        </w:rPr>
      </w:r>
      <w:r>
        <w:rPr>
          <w:noProof/>
        </w:rPr>
        <w:fldChar w:fldCharType="separate"/>
      </w:r>
      <w:r>
        <w:rPr>
          <w:noProof/>
        </w:rPr>
        <w:t>77</w:t>
      </w:r>
      <w:r>
        <w:rPr>
          <w:noProof/>
        </w:rPr>
        <w:fldChar w:fldCharType="end"/>
      </w:r>
    </w:p>
    <w:p w14:paraId="57C0A16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_Toc385498481 \h </w:instrText>
      </w:r>
      <w:r>
        <w:rPr>
          <w:noProof/>
        </w:rPr>
      </w:r>
      <w:r>
        <w:rPr>
          <w:noProof/>
        </w:rPr>
        <w:fldChar w:fldCharType="separate"/>
      </w:r>
      <w:r>
        <w:rPr>
          <w:noProof/>
        </w:rPr>
        <w:t>79</w:t>
      </w:r>
      <w:r>
        <w:rPr>
          <w:noProof/>
        </w:rPr>
        <w:fldChar w:fldCharType="end"/>
      </w:r>
    </w:p>
    <w:p w14:paraId="13FDBAD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_Toc385498482 \h </w:instrText>
      </w:r>
      <w:r>
        <w:rPr>
          <w:noProof/>
        </w:rPr>
      </w:r>
      <w:r>
        <w:rPr>
          <w:noProof/>
        </w:rPr>
        <w:fldChar w:fldCharType="separate"/>
      </w:r>
      <w:r>
        <w:rPr>
          <w:noProof/>
        </w:rPr>
        <w:t>80</w:t>
      </w:r>
      <w:r>
        <w:rPr>
          <w:noProof/>
        </w:rPr>
        <w:fldChar w:fldCharType="end"/>
      </w:r>
    </w:p>
    <w:p w14:paraId="07F4FD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_Toc385498483 \h </w:instrText>
      </w:r>
      <w:r>
        <w:rPr>
          <w:noProof/>
        </w:rPr>
      </w:r>
      <w:r>
        <w:rPr>
          <w:noProof/>
        </w:rPr>
        <w:fldChar w:fldCharType="separate"/>
      </w:r>
      <w:r>
        <w:rPr>
          <w:noProof/>
        </w:rPr>
        <w:t>81</w:t>
      </w:r>
      <w:r>
        <w:rPr>
          <w:noProof/>
        </w:rPr>
        <w:fldChar w:fldCharType="end"/>
      </w:r>
    </w:p>
    <w:p w14:paraId="5CAF0B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_Toc385498484 \h </w:instrText>
      </w:r>
      <w:r>
        <w:rPr>
          <w:noProof/>
        </w:rPr>
      </w:r>
      <w:r>
        <w:rPr>
          <w:noProof/>
        </w:rPr>
        <w:fldChar w:fldCharType="separate"/>
      </w:r>
      <w:r>
        <w:rPr>
          <w:noProof/>
        </w:rPr>
        <w:t>83</w:t>
      </w:r>
      <w:r>
        <w:rPr>
          <w:noProof/>
        </w:rPr>
        <w:fldChar w:fldCharType="end"/>
      </w:r>
    </w:p>
    <w:p w14:paraId="426540B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_Toc385498485 \h </w:instrText>
      </w:r>
      <w:r>
        <w:rPr>
          <w:noProof/>
        </w:rPr>
      </w:r>
      <w:r>
        <w:rPr>
          <w:noProof/>
        </w:rPr>
        <w:fldChar w:fldCharType="separate"/>
      </w:r>
      <w:r>
        <w:rPr>
          <w:noProof/>
        </w:rPr>
        <w:t>84</w:t>
      </w:r>
      <w:r>
        <w:rPr>
          <w:noProof/>
        </w:rPr>
        <w:fldChar w:fldCharType="end"/>
      </w:r>
    </w:p>
    <w:p w14:paraId="4170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_Toc385498486 \h </w:instrText>
      </w:r>
      <w:r>
        <w:rPr>
          <w:noProof/>
        </w:rPr>
      </w:r>
      <w:r>
        <w:rPr>
          <w:noProof/>
        </w:rPr>
        <w:fldChar w:fldCharType="separate"/>
      </w:r>
      <w:r>
        <w:rPr>
          <w:noProof/>
        </w:rPr>
        <w:t>85</w:t>
      </w:r>
      <w:r>
        <w:rPr>
          <w:noProof/>
        </w:rPr>
        <w:fldChar w:fldCharType="end"/>
      </w:r>
    </w:p>
    <w:p w14:paraId="1AA906B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_Toc385498487 \h </w:instrText>
      </w:r>
      <w:r>
        <w:rPr>
          <w:noProof/>
        </w:rPr>
      </w:r>
      <w:r>
        <w:rPr>
          <w:noProof/>
        </w:rPr>
        <w:fldChar w:fldCharType="separate"/>
      </w:r>
      <w:r>
        <w:rPr>
          <w:noProof/>
        </w:rPr>
        <w:t>86</w:t>
      </w:r>
      <w:r>
        <w:rPr>
          <w:noProof/>
        </w:rPr>
        <w:fldChar w:fldCharType="end"/>
      </w:r>
    </w:p>
    <w:p w14:paraId="6173FCD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_Toc385498488 \h </w:instrText>
      </w:r>
      <w:r>
        <w:rPr>
          <w:noProof/>
        </w:rPr>
      </w:r>
      <w:r>
        <w:rPr>
          <w:noProof/>
        </w:rPr>
        <w:fldChar w:fldCharType="separate"/>
      </w:r>
      <w:r>
        <w:rPr>
          <w:noProof/>
        </w:rPr>
        <w:t>88</w:t>
      </w:r>
      <w:r>
        <w:rPr>
          <w:noProof/>
        </w:rPr>
        <w:fldChar w:fldCharType="end"/>
      </w:r>
    </w:p>
    <w:p w14:paraId="39B793D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_Toc385498489 \h </w:instrText>
      </w:r>
      <w:r>
        <w:rPr>
          <w:noProof/>
        </w:rPr>
      </w:r>
      <w:r>
        <w:rPr>
          <w:noProof/>
        </w:rPr>
        <w:fldChar w:fldCharType="separate"/>
      </w:r>
      <w:r>
        <w:rPr>
          <w:noProof/>
        </w:rPr>
        <w:t>89</w:t>
      </w:r>
      <w:r>
        <w:rPr>
          <w:noProof/>
        </w:rPr>
        <w:fldChar w:fldCharType="end"/>
      </w:r>
    </w:p>
    <w:p w14:paraId="52AF100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_Toc385498490 \h </w:instrText>
      </w:r>
      <w:r>
        <w:rPr>
          <w:noProof/>
        </w:rPr>
      </w:r>
      <w:r>
        <w:rPr>
          <w:noProof/>
        </w:rPr>
        <w:fldChar w:fldCharType="separate"/>
      </w:r>
      <w:r>
        <w:rPr>
          <w:noProof/>
        </w:rPr>
        <w:t>90</w:t>
      </w:r>
      <w:r>
        <w:rPr>
          <w:noProof/>
        </w:rPr>
        <w:fldChar w:fldCharType="end"/>
      </w:r>
    </w:p>
    <w:p w14:paraId="210762A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_Toc385498491 \h </w:instrText>
      </w:r>
      <w:r>
        <w:rPr>
          <w:noProof/>
        </w:rPr>
      </w:r>
      <w:r>
        <w:rPr>
          <w:noProof/>
        </w:rPr>
        <w:fldChar w:fldCharType="separate"/>
      </w:r>
      <w:r>
        <w:rPr>
          <w:noProof/>
        </w:rPr>
        <w:t>91</w:t>
      </w:r>
      <w:r>
        <w:rPr>
          <w:noProof/>
        </w:rPr>
        <w:fldChar w:fldCharType="end"/>
      </w:r>
    </w:p>
    <w:p w14:paraId="336015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_Toc385498492 \h </w:instrText>
      </w:r>
      <w:r>
        <w:rPr>
          <w:noProof/>
        </w:rPr>
      </w:r>
      <w:r>
        <w:rPr>
          <w:noProof/>
        </w:rPr>
        <w:fldChar w:fldCharType="separate"/>
      </w:r>
      <w:r>
        <w:rPr>
          <w:noProof/>
        </w:rPr>
        <w:t>94</w:t>
      </w:r>
      <w:r>
        <w:rPr>
          <w:noProof/>
        </w:rPr>
        <w:fldChar w:fldCharType="end"/>
      </w:r>
    </w:p>
    <w:p w14:paraId="08370C7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_Toc385498493 \h </w:instrText>
      </w:r>
      <w:r>
        <w:rPr>
          <w:noProof/>
        </w:rPr>
      </w:r>
      <w:r>
        <w:rPr>
          <w:noProof/>
        </w:rPr>
        <w:fldChar w:fldCharType="separate"/>
      </w:r>
      <w:r>
        <w:rPr>
          <w:noProof/>
        </w:rPr>
        <w:t>94</w:t>
      </w:r>
      <w:r>
        <w:rPr>
          <w:noProof/>
        </w:rPr>
        <w:fldChar w:fldCharType="end"/>
      </w:r>
    </w:p>
    <w:p w14:paraId="42E59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_Toc385498494 \h </w:instrText>
      </w:r>
      <w:r>
        <w:rPr>
          <w:noProof/>
        </w:rPr>
      </w:r>
      <w:r>
        <w:rPr>
          <w:noProof/>
        </w:rPr>
        <w:fldChar w:fldCharType="separate"/>
      </w:r>
      <w:r>
        <w:rPr>
          <w:noProof/>
        </w:rPr>
        <w:t>96</w:t>
      </w:r>
      <w:r>
        <w:rPr>
          <w:noProof/>
        </w:rPr>
        <w:fldChar w:fldCharType="end"/>
      </w:r>
    </w:p>
    <w:p w14:paraId="7DDEC00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_Toc385498495 \h </w:instrText>
      </w:r>
      <w:r>
        <w:rPr>
          <w:noProof/>
        </w:rPr>
      </w:r>
      <w:r>
        <w:rPr>
          <w:noProof/>
        </w:rPr>
        <w:fldChar w:fldCharType="separate"/>
      </w:r>
      <w:r>
        <w:rPr>
          <w:noProof/>
        </w:rPr>
        <w:t>98</w:t>
      </w:r>
      <w:r>
        <w:rPr>
          <w:noProof/>
        </w:rPr>
        <w:fldChar w:fldCharType="end"/>
      </w:r>
    </w:p>
    <w:p w14:paraId="65799FA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_Toc385498496 \h </w:instrText>
      </w:r>
      <w:r>
        <w:rPr>
          <w:noProof/>
        </w:rPr>
      </w:r>
      <w:r>
        <w:rPr>
          <w:noProof/>
        </w:rPr>
        <w:fldChar w:fldCharType="separate"/>
      </w:r>
      <w:r>
        <w:rPr>
          <w:noProof/>
        </w:rPr>
        <w:t>100</w:t>
      </w:r>
      <w:r>
        <w:rPr>
          <w:noProof/>
        </w:rPr>
        <w:fldChar w:fldCharType="end"/>
      </w:r>
    </w:p>
    <w:p w14:paraId="05EE1A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_Toc385498497 \h </w:instrText>
      </w:r>
      <w:r>
        <w:rPr>
          <w:noProof/>
        </w:rPr>
      </w:r>
      <w:r>
        <w:rPr>
          <w:noProof/>
        </w:rPr>
        <w:fldChar w:fldCharType="separate"/>
      </w:r>
      <w:r>
        <w:rPr>
          <w:noProof/>
        </w:rPr>
        <w:t>101</w:t>
      </w:r>
      <w:r>
        <w:rPr>
          <w:noProof/>
        </w:rPr>
        <w:fldChar w:fldCharType="end"/>
      </w:r>
    </w:p>
    <w:p w14:paraId="1A8E2F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_Toc385498498 \h </w:instrText>
      </w:r>
      <w:r>
        <w:rPr>
          <w:noProof/>
        </w:rPr>
      </w:r>
      <w:r>
        <w:rPr>
          <w:noProof/>
        </w:rPr>
        <w:fldChar w:fldCharType="separate"/>
      </w:r>
      <w:r>
        <w:rPr>
          <w:noProof/>
        </w:rPr>
        <w:t>102</w:t>
      </w:r>
      <w:r>
        <w:rPr>
          <w:noProof/>
        </w:rPr>
        <w:fldChar w:fldCharType="end"/>
      </w:r>
    </w:p>
    <w:p w14:paraId="5BC2432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_Toc385498499 \h </w:instrText>
      </w:r>
      <w:r>
        <w:rPr>
          <w:noProof/>
        </w:rPr>
      </w:r>
      <w:r>
        <w:rPr>
          <w:noProof/>
        </w:rPr>
        <w:fldChar w:fldCharType="separate"/>
      </w:r>
      <w:r>
        <w:rPr>
          <w:noProof/>
        </w:rPr>
        <w:t>103</w:t>
      </w:r>
      <w:r>
        <w:rPr>
          <w:noProof/>
        </w:rPr>
        <w:fldChar w:fldCharType="end"/>
      </w:r>
    </w:p>
    <w:p w14:paraId="46972BB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_Toc385498500 \h </w:instrText>
      </w:r>
      <w:r>
        <w:rPr>
          <w:noProof/>
        </w:rPr>
      </w:r>
      <w:r>
        <w:rPr>
          <w:noProof/>
        </w:rPr>
        <w:fldChar w:fldCharType="separate"/>
      </w:r>
      <w:r>
        <w:rPr>
          <w:noProof/>
        </w:rPr>
        <w:t>105</w:t>
      </w:r>
      <w:r>
        <w:rPr>
          <w:noProof/>
        </w:rPr>
        <w:fldChar w:fldCharType="end"/>
      </w:r>
    </w:p>
    <w:p w14:paraId="307447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_Toc385498501 \h </w:instrText>
      </w:r>
      <w:r>
        <w:rPr>
          <w:noProof/>
        </w:rPr>
      </w:r>
      <w:r>
        <w:rPr>
          <w:noProof/>
        </w:rPr>
        <w:fldChar w:fldCharType="separate"/>
      </w:r>
      <w:r>
        <w:rPr>
          <w:noProof/>
        </w:rPr>
        <w:t>106</w:t>
      </w:r>
      <w:r>
        <w:rPr>
          <w:noProof/>
        </w:rPr>
        <w:fldChar w:fldCharType="end"/>
      </w:r>
    </w:p>
    <w:p w14:paraId="77E89C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_Toc385498502 \h </w:instrText>
      </w:r>
      <w:r>
        <w:rPr>
          <w:noProof/>
        </w:rPr>
      </w:r>
      <w:r>
        <w:rPr>
          <w:noProof/>
        </w:rPr>
        <w:fldChar w:fldCharType="separate"/>
      </w:r>
      <w:r>
        <w:rPr>
          <w:noProof/>
        </w:rPr>
        <w:t>107</w:t>
      </w:r>
      <w:r>
        <w:rPr>
          <w:noProof/>
        </w:rPr>
        <w:fldChar w:fldCharType="end"/>
      </w:r>
    </w:p>
    <w:p w14:paraId="31D5068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_Toc385498503 \h </w:instrText>
      </w:r>
      <w:r>
        <w:rPr>
          <w:noProof/>
        </w:rPr>
      </w:r>
      <w:r>
        <w:rPr>
          <w:noProof/>
        </w:rPr>
        <w:fldChar w:fldCharType="separate"/>
      </w:r>
      <w:r>
        <w:rPr>
          <w:noProof/>
        </w:rPr>
        <w:t>108</w:t>
      </w:r>
      <w:r>
        <w:rPr>
          <w:noProof/>
        </w:rPr>
        <w:fldChar w:fldCharType="end"/>
      </w:r>
    </w:p>
    <w:p w14:paraId="5467FB4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_Toc385498504 \h </w:instrText>
      </w:r>
      <w:r>
        <w:rPr>
          <w:noProof/>
        </w:rPr>
      </w:r>
      <w:r>
        <w:rPr>
          <w:noProof/>
        </w:rPr>
        <w:fldChar w:fldCharType="separate"/>
      </w:r>
      <w:r>
        <w:rPr>
          <w:noProof/>
        </w:rPr>
        <w:t>109</w:t>
      </w:r>
      <w:r>
        <w:rPr>
          <w:noProof/>
        </w:rPr>
        <w:fldChar w:fldCharType="end"/>
      </w:r>
    </w:p>
    <w:p w14:paraId="341EA5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_Toc385498505 \h </w:instrText>
      </w:r>
      <w:r>
        <w:rPr>
          <w:noProof/>
        </w:rPr>
      </w:r>
      <w:r>
        <w:rPr>
          <w:noProof/>
        </w:rPr>
        <w:fldChar w:fldCharType="separate"/>
      </w:r>
      <w:r>
        <w:rPr>
          <w:noProof/>
        </w:rPr>
        <w:t>110</w:t>
      </w:r>
      <w:r>
        <w:rPr>
          <w:noProof/>
        </w:rPr>
        <w:fldChar w:fldCharType="end"/>
      </w:r>
    </w:p>
    <w:p w14:paraId="16BC7AD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_Toc385498506 \h </w:instrText>
      </w:r>
      <w:r>
        <w:rPr>
          <w:noProof/>
        </w:rPr>
      </w:r>
      <w:r>
        <w:rPr>
          <w:noProof/>
        </w:rPr>
        <w:fldChar w:fldCharType="separate"/>
      </w:r>
      <w:r>
        <w:rPr>
          <w:noProof/>
        </w:rPr>
        <w:t>112</w:t>
      </w:r>
      <w:r>
        <w:rPr>
          <w:noProof/>
        </w:rPr>
        <w:fldChar w:fldCharType="end"/>
      </w:r>
    </w:p>
    <w:p w14:paraId="57C1982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_Toc385498507 \h </w:instrText>
      </w:r>
      <w:r>
        <w:rPr>
          <w:noProof/>
        </w:rPr>
      </w:r>
      <w:r>
        <w:rPr>
          <w:noProof/>
        </w:rPr>
        <w:fldChar w:fldCharType="separate"/>
      </w:r>
      <w:r>
        <w:rPr>
          <w:noProof/>
        </w:rPr>
        <w:t>113</w:t>
      </w:r>
      <w:r>
        <w:rPr>
          <w:noProof/>
        </w:rPr>
        <w:fldChar w:fldCharType="end"/>
      </w:r>
    </w:p>
    <w:p w14:paraId="38F7927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_Toc385498508 \h </w:instrText>
      </w:r>
      <w:r>
        <w:rPr>
          <w:noProof/>
        </w:rPr>
      </w:r>
      <w:r>
        <w:rPr>
          <w:noProof/>
        </w:rPr>
        <w:fldChar w:fldCharType="separate"/>
      </w:r>
      <w:r>
        <w:rPr>
          <w:noProof/>
        </w:rPr>
        <w:t>115</w:t>
      </w:r>
      <w:r>
        <w:rPr>
          <w:noProof/>
        </w:rPr>
        <w:fldChar w:fldCharType="end"/>
      </w:r>
    </w:p>
    <w:p w14:paraId="0CB9F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_Toc385498509 \h </w:instrText>
      </w:r>
      <w:r>
        <w:rPr>
          <w:noProof/>
        </w:rPr>
      </w:r>
      <w:r>
        <w:rPr>
          <w:noProof/>
        </w:rPr>
        <w:fldChar w:fldCharType="separate"/>
      </w:r>
      <w:r>
        <w:rPr>
          <w:noProof/>
        </w:rPr>
        <w:t>117</w:t>
      </w:r>
      <w:r>
        <w:rPr>
          <w:noProof/>
        </w:rPr>
        <w:fldChar w:fldCharType="end"/>
      </w:r>
    </w:p>
    <w:p w14:paraId="56459CA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_Toc385498510 \h </w:instrText>
      </w:r>
      <w:r>
        <w:rPr>
          <w:noProof/>
        </w:rPr>
      </w:r>
      <w:r>
        <w:rPr>
          <w:noProof/>
        </w:rPr>
        <w:fldChar w:fldCharType="separate"/>
      </w:r>
      <w:r>
        <w:rPr>
          <w:noProof/>
        </w:rPr>
        <w:t>118</w:t>
      </w:r>
      <w:r>
        <w:rPr>
          <w:noProof/>
        </w:rPr>
        <w:fldChar w:fldCharType="end"/>
      </w:r>
    </w:p>
    <w:p w14:paraId="4797A57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_Toc385498511 \h </w:instrText>
      </w:r>
      <w:r>
        <w:rPr>
          <w:noProof/>
        </w:rPr>
      </w:r>
      <w:r>
        <w:rPr>
          <w:noProof/>
        </w:rPr>
        <w:fldChar w:fldCharType="separate"/>
      </w:r>
      <w:r>
        <w:rPr>
          <w:noProof/>
        </w:rPr>
        <w:t>119</w:t>
      </w:r>
      <w:r>
        <w:rPr>
          <w:noProof/>
        </w:rPr>
        <w:fldChar w:fldCharType="end"/>
      </w:r>
    </w:p>
    <w:p w14:paraId="1FB35DD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4.2.1.</w:t>
      </w:r>
      <w:r>
        <w:rPr>
          <w:noProof/>
        </w:rPr>
        <w:t xml:space="preserve"> Uncoupled Viscoelastic Materials</w:t>
      </w:r>
      <w:r>
        <w:rPr>
          <w:noProof/>
        </w:rPr>
        <w:tab/>
      </w:r>
      <w:r>
        <w:rPr>
          <w:noProof/>
        </w:rPr>
        <w:fldChar w:fldCharType="begin"/>
      </w:r>
      <w:r>
        <w:rPr>
          <w:noProof/>
        </w:rPr>
        <w:instrText xml:space="preserve"> PAGEREF _Toc385498512 \h </w:instrText>
      </w:r>
      <w:r>
        <w:rPr>
          <w:noProof/>
        </w:rPr>
      </w:r>
      <w:r>
        <w:rPr>
          <w:noProof/>
        </w:rPr>
        <w:fldChar w:fldCharType="separate"/>
      </w:r>
      <w:r>
        <w:rPr>
          <w:noProof/>
        </w:rPr>
        <w:t>119</w:t>
      </w:r>
      <w:r>
        <w:rPr>
          <w:noProof/>
        </w:rPr>
        <w:fldChar w:fldCharType="end"/>
      </w:r>
    </w:p>
    <w:p w14:paraId="3F23968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4.2.2.</w:t>
      </w:r>
      <w:r>
        <w:rPr>
          <w:noProof/>
        </w:rPr>
        <w:t xml:space="preserve"> Compressible Viscoelastic Materials</w:t>
      </w:r>
      <w:r>
        <w:rPr>
          <w:noProof/>
        </w:rPr>
        <w:tab/>
      </w:r>
      <w:r>
        <w:rPr>
          <w:noProof/>
        </w:rPr>
        <w:fldChar w:fldCharType="begin"/>
      </w:r>
      <w:r>
        <w:rPr>
          <w:noProof/>
        </w:rPr>
        <w:instrText xml:space="preserve"> PAGEREF _Toc385498513 \h </w:instrText>
      </w:r>
      <w:r>
        <w:rPr>
          <w:noProof/>
        </w:rPr>
      </w:r>
      <w:r>
        <w:rPr>
          <w:noProof/>
        </w:rPr>
        <w:fldChar w:fldCharType="separate"/>
      </w:r>
      <w:r>
        <w:rPr>
          <w:noProof/>
        </w:rPr>
        <w:t>120</w:t>
      </w:r>
      <w:r>
        <w:rPr>
          <w:noProof/>
        </w:rPr>
        <w:fldChar w:fldCharType="end"/>
      </w:r>
    </w:p>
    <w:p w14:paraId="5352DDA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_Toc385498514 \h </w:instrText>
      </w:r>
      <w:r>
        <w:rPr>
          <w:noProof/>
        </w:rPr>
      </w:r>
      <w:r>
        <w:rPr>
          <w:noProof/>
        </w:rPr>
        <w:fldChar w:fldCharType="separate"/>
      </w:r>
      <w:r>
        <w:rPr>
          <w:noProof/>
        </w:rPr>
        <w:t>120</w:t>
      </w:r>
      <w:r>
        <w:rPr>
          <w:noProof/>
        </w:rPr>
        <w:fldChar w:fldCharType="end"/>
      </w:r>
    </w:p>
    <w:p w14:paraId="2D0E78B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_Toc385498515 \h </w:instrText>
      </w:r>
      <w:r>
        <w:rPr>
          <w:noProof/>
        </w:rPr>
      </w:r>
      <w:r>
        <w:rPr>
          <w:noProof/>
        </w:rPr>
        <w:fldChar w:fldCharType="separate"/>
      </w:r>
      <w:r>
        <w:rPr>
          <w:noProof/>
        </w:rPr>
        <w:t>121</w:t>
      </w:r>
      <w:r>
        <w:rPr>
          <w:noProof/>
        </w:rPr>
        <w:fldChar w:fldCharType="end"/>
      </w:r>
    </w:p>
    <w:p w14:paraId="1F39893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_Toc385498516 \h </w:instrText>
      </w:r>
      <w:r>
        <w:rPr>
          <w:noProof/>
        </w:rPr>
      </w:r>
      <w:r>
        <w:rPr>
          <w:noProof/>
        </w:rPr>
        <w:fldChar w:fldCharType="separate"/>
      </w:r>
      <w:r>
        <w:rPr>
          <w:noProof/>
        </w:rPr>
        <w:t>123</w:t>
      </w:r>
      <w:r>
        <w:rPr>
          <w:noProof/>
        </w:rPr>
        <w:fldChar w:fldCharType="end"/>
      </w:r>
    </w:p>
    <w:p w14:paraId="7D5154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_Toc385498517 \h </w:instrText>
      </w:r>
      <w:r>
        <w:rPr>
          <w:noProof/>
        </w:rPr>
      </w:r>
      <w:r>
        <w:rPr>
          <w:noProof/>
        </w:rPr>
        <w:fldChar w:fldCharType="separate"/>
      </w:r>
      <w:r>
        <w:rPr>
          <w:noProof/>
        </w:rPr>
        <w:t>124</w:t>
      </w:r>
      <w:r>
        <w:rPr>
          <w:noProof/>
        </w:rPr>
        <w:fldChar w:fldCharType="end"/>
      </w:r>
    </w:p>
    <w:p w14:paraId="341EC17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4.4.2.</w:t>
      </w:r>
      <w:r>
        <w:rPr>
          <w:noProof/>
        </w:rPr>
        <w:t xml:space="preserve"> Permeability Materials</w:t>
      </w:r>
      <w:r>
        <w:rPr>
          <w:noProof/>
        </w:rPr>
        <w:tab/>
      </w:r>
      <w:r>
        <w:rPr>
          <w:noProof/>
        </w:rPr>
        <w:fldChar w:fldCharType="begin"/>
      </w:r>
      <w:r>
        <w:rPr>
          <w:noProof/>
        </w:rPr>
        <w:instrText xml:space="preserve"> PAGEREF _Toc385498518 \h </w:instrText>
      </w:r>
      <w:r>
        <w:rPr>
          <w:noProof/>
        </w:rPr>
      </w:r>
      <w:r>
        <w:rPr>
          <w:noProof/>
        </w:rPr>
        <w:fldChar w:fldCharType="separate"/>
      </w:r>
      <w:r>
        <w:rPr>
          <w:noProof/>
        </w:rPr>
        <w:t>125</w:t>
      </w:r>
      <w:r>
        <w:rPr>
          <w:noProof/>
        </w:rPr>
        <w:fldChar w:fldCharType="end"/>
      </w:r>
    </w:p>
    <w:p w14:paraId="1AF0BCF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_Toc385498519 \h </w:instrText>
      </w:r>
      <w:r>
        <w:rPr>
          <w:noProof/>
        </w:rPr>
      </w:r>
      <w:r>
        <w:rPr>
          <w:noProof/>
        </w:rPr>
        <w:fldChar w:fldCharType="separate"/>
      </w:r>
      <w:r>
        <w:rPr>
          <w:noProof/>
        </w:rPr>
        <w:t>126</w:t>
      </w:r>
      <w:r>
        <w:rPr>
          <w:noProof/>
        </w:rPr>
        <w:fldChar w:fldCharType="end"/>
      </w:r>
    </w:p>
    <w:p w14:paraId="208CFA5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_Toc385498520 \h </w:instrText>
      </w:r>
      <w:r>
        <w:rPr>
          <w:noProof/>
        </w:rPr>
      </w:r>
      <w:r>
        <w:rPr>
          <w:noProof/>
        </w:rPr>
        <w:fldChar w:fldCharType="separate"/>
      </w:r>
      <w:r>
        <w:rPr>
          <w:noProof/>
        </w:rPr>
        <w:t>127</w:t>
      </w:r>
      <w:r>
        <w:rPr>
          <w:noProof/>
        </w:rPr>
        <w:fldChar w:fldCharType="end"/>
      </w:r>
    </w:p>
    <w:p w14:paraId="5B6C831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_Toc385498521 \h </w:instrText>
      </w:r>
      <w:r>
        <w:rPr>
          <w:noProof/>
        </w:rPr>
      </w:r>
      <w:r>
        <w:rPr>
          <w:noProof/>
        </w:rPr>
        <w:fldChar w:fldCharType="separate"/>
      </w:r>
      <w:r>
        <w:rPr>
          <w:noProof/>
        </w:rPr>
        <w:t>128</w:t>
      </w:r>
      <w:r>
        <w:rPr>
          <w:noProof/>
        </w:rPr>
        <w:fldChar w:fldCharType="end"/>
      </w:r>
    </w:p>
    <w:p w14:paraId="6CEDFE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_Toc385498522 \h </w:instrText>
      </w:r>
      <w:r>
        <w:rPr>
          <w:noProof/>
        </w:rPr>
      </w:r>
      <w:r>
        <w:rPr>
          <w:noProof/>
        </w:rPr>
        <w:fldChar w:fldCharType="separate"/>
      </w:r>
      <w:r>
        <w:rPr>
          <w:noProof/>
        </w:rPr>
        <w:t>129</w:t>
      </w:r>
      <w:r>
        <w:rPr>
          <w:noProof/>
        </w:rPr>
        <w:fldChar w:fldCharType="end"/>
      </w:r>
    </w:p>
    <w:p w14:paraId="015C36D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_Toc385498523 \h </w:instrText>
      </w:r>
      <w:r>
        <w:rPr>
          <w:noProof/>
        </w:rPr>
      </w:r>
      <w:r>
        <w:rPr>
          <w:noProof/>
        </w:rPr>
        <w:fldChar w:fldCharType="separate"/>
      </w:r>
      <w:r>
        <w:rPr>
          <w:noProof/>
        </w:rPr>
        <w:t>131</w:t>
      </w:r>
      <w:r>
        <w:rPr>
          <w:noProof/>
        </w:rPr>
        <w:fldChar w:fldCharType="end"/>
      </w:r>
    </w:p>
    <w:p w14:paraId="49B14EA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4.4.3.</w:t>
      </w:r>
      <w:r>
        <w:rPr>
          <w:noProof/>
        </w:rPr>
        <w:t xml:space="preserve"> Fluid Supply Materials</w:t>
      </w:r>
      <w:r>
        <w:rPr>
          <w:noProof/>
        </w:rPr>
        <w:tab/>
      </w:r>
      <w:r>
        <w:rPr>
          <w:noProof/>
        </w:rPr>
        <w:fldChar w:fldCharType="begin"/>
      </w:r>
      <w:r>
        <w:rPr>
          <w:noProof/>
        </w:rPr>
        <w:instrText xml:space="preserve"> PAGEREF _Toc385498524 \h </w:instrText>
      </w:r>
      <w:r>
        <w:rPr>
          <w:noProof/>
        </w:rPr>
      </w:r>
      <w:r>
        <w:rPr>
          <w:noProof/>
        </w:rPr>
        <w:fldChar w:fldCharType="separate"/>
      </w:r>
      <w:r>
        <w:rPr>
          <w:noProof/>
        </w:rPr>
        <w:t>133</w:t>
      </w:r>
      <w:r>
        <w:rPr>
          <w:noProof/>
        </w:rPr>
        <w:fldChar w:fldCharType="end"/>
      </w:r>
    </w:p>
    <w:p w14:paraId="3222D6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_Toc385498525 \h </w:instrText>
      </w:r>
      <w:r>
        <w:rPr>
          <w:noProof/>
        </w:rPr>
      </w:r>
      <w:r>
        <w:rPr>
          <w:noProof/>
        </w:rPr>
        <w:fldChar w:fldCharType="separate"/>
      </w:r>
      <w:r>
        <w:rPr>
          <w:noProof/>
        </w:rPr>
        <w:t>134</w:t>
      </w:r>
      <w:r>
        <w:rPr>
          <w:noProof/>
        </w:rPr>
        <w:fldChar w:fldCharType="end"/>
      </w:r>
    </w:p>
    <w:p w14:paraId="7D927BC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_Toc385498526 \h </w:instrText>
      </w:r>
      <w:r>
        <w:rPr>
          <w:noProof/>
        </w:rPr>
      </w:r>
      <w:r>
        <w:rPr>
          <w:noProof/>
        </w:rPr>
        <w:fldChar w:fldCharType="separate"/>
      </w:r>
      <w:r>
        <w:rPr>
          <w:noProof/>
        </w:rPr>
        <w:t>135</w:t>
      </w:r>
      <w:r>
        <w:rPr>
          <w:noProof/>
        </w:rPr>
        <w:fldChar w:fldCharType="end"/>
      </w:r>
    </w:p>
    <w:p w14:paraId="77A314F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_Toc385498527 \h </w:instrText>
      </w:r>
      <w:r>
        <w:rPr>
          <w:noProof/>
        </w:rPr>
      </w:r>
      <w:r>
        <w:rPr>
          <w:noProof/>
        </w:rPr>
        <w:fldChar w:fldCharType="separate"/>
      </w:r>
      <w:r>
        <w:rPr>
          <w:noProof/>
        </w:rPr>
        <w:t>137</w:t>
      </w:r>
      <w:r>
        <w:rPr>
          <w:noProof/>
        </w:rPr>
        <w:fldChar w:fldCharType="end"/>
      </w:r>
    </w:p>
    <w:p w14:paraId="4669722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_Toc385498528 \h </w:instrText>
      </w:r>
      <w:r>
        <w:rPr>
          <w:noProof/>
        </w:rPr>
      </w:r>
      <w:r>
        <w:rPr>
          <w:noProof/>
        </w:rPr>
        <w:fldChar w:fldCharType="separate"/>
      </w:r>
      <w:r>
        <w:rPr>
          <w:noProof/>
        </w:rPr>
        <w:t>137</w:t>
      </w:r>
      <w:r>
        <w:rPr>
          <w:noProof/>
        </w:rPr>
        <w:fldChar w:fldCharType="end"/>
      </w:r>
    </w:p>
    <w:p w14:paraId="564CEAD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_Toc385498529 \h </w:instrText>
      </w:r>
      <w:r>
        <w:rPr>
          <w:noProof/>
        </w:rPr>
      </w:r>
      <w:r>
        <w:rPr>
          <w:noProof/>
        </w:rPr>
        <w:fldChar w:fldCharType="separate"/>
      </w:r>
      <w:r>
        <w:rPr>
          <w:noProof/>
        </w:rPr>
        <w:t>137</w:t>
      </w:r>
      <w:r>
        <w:rPr>
          <w:noProof/>
        </w:rPr>
        <w:fldChar w:fldCharType="end"/>
      </w:r>
    </w:p>
    <w:p w14:paraId="5FDA9F3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_Toc385498530 \h </w:instrText>
      </w:r>
      <w:r>
        <w:rPr>
          <w:noProof/>
        </w:rPr>
      </w:r>
      <w:r>
        <w:rPr>
          <w:noProof/>
        </w:rPr>
        <w:fldChar w:fldCharType="separate"/>
      </w:r>
      <w:r>
        <w:rPr>
          <w:noProof/>
        </w:rPr>
        <w:t>138</w:t>
      </w:r>
      <w:r>
        <w:rPr>
          <w:noProof/>
        </w:rPr>
        <w:fldChar w:fldCharType="end"/>
      </w:r>
    </w:p>
    <w:p w14:paraId="611BAC2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4.5.3.</w:t>
      </w:r>
      <w:r>
        <w:rPr>
          <w:noProof/>
        </w:rPr>
        <w:t xml:space="preserve"> Diffusivity Materials</w:t>
      </w:r>
      <w:r>
        <w:rPr>
          <w:noProof/>
        </w:rPr>
        <w:tab/>
      </w:r>
      <w:r>
        <w:rPr>
          <w:noProof/>
        </w:rPr>
        <w:fldChar w:fldCharType="begin"/>
      </w:r>
      <w:r>
        <w:rPr>
          <w:noProof/>
        </w:rPr>
        <w:instrText xml:space="preserve"> PAGEREF _Toc385498531 \h </w:instrText>
      </w:r>
      <w:r>
        <w:rPr>
          <w:noProof/>
        </w:rPr>
      </w:r>
      <w:r>
        <w:rPr>
          <w:noProof/>
        </w:rPr>
        <w:fldChar w:fldCharType="separate"/>
      </w:r>
      <w:r>
        <w:rPr>
          <w:noProof/>
        </w:rPr>
        <w:t>140</w:t>
      </w:r>
      <w:r>
        <w:rPr>
          <w:noProof/>
        </w:rPr>
        <w:fldChar w:fldCharType="end"/>
      </w:r>
    </w:p>
    <w:p w14:paraId="7DA8D29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_Toc385498532 \h </w:instrText>
      </w:r>
      <w:r>
        <w:rPr>
          <w:noProof/>
        </w:rPr>
      </w:r>
      <w:r>
        <w:rPr>
          <w:noProof/>
        </w:rPr>
        <w:fldChar w:fldCharType="separate"/>
      </w:r>
      <w:r>
        <w:rPr>
          <w:noProof/>
        </w:rPr>
        <w:t>140</w:t>
      </w:r>
      <w:r>
        <w:rPr>
          <w:noProof/>
        </w:rPr>
        <w:fldChar w:fldCharType="end"/>
      </w:r>
    </w:p>
    <w:p w14:paraId="50A5184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_Toc385498533 \h </w:instrText>
      </w:r>
      <w:r>
        <w:rPr>
          <w:noProof/>
        </w:rPr>
      </w:r>
      <w:r>
        <w:rPr>
          <w:noProof/>
        </w:rPr>
        <w:fldChar w:fldCharType="separate"/>
      </w:r>
      <w:r>
        <w:rPr>
          <w:noProof/>
        </w:rPr>
        <w:t>141</w:t>
      </w:r>
      <w:r>
        <w:rPr>
          <w:noProof/>
        </w:rPr>
        <w:fldChar w:fldCharType="end"/>
      </w:r>
    </w:p>
    <w:p w14:paraId="68A0E84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_Toc385498534 \h </w:instrText>
      </w:r>
      <w:r>
        <w:rPr>
          <w:noProof/>
        </w:rPr>
      </w:r>
      <w:r>
        <w:rPr>
          <w:noProof/>
        </w:rPr>
        <w:fldChar w:fldCharType="separate"/>
      </w:r>
      <w:r>
        <w:rPr>
          <w:noProof/>
        </w:rPr>
        <w:t>142</w:t>
      </w:r>
      <w:r>
        <w:rPr>
          <w:noProof/>
        </w:rPr>
        <w:fldChar w:fldCharType="end"/>
      </w:r>
    </w:p>
    <w:p w14:paraId="7FFCDE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_Toc385498535 \h </w:instrText>
      </w:r>
      <w:r>
        <w:rPr>
          <w:noProof/>
        </w:rPr>
      </w:r>
      <w:r>
        <w:rPr>
          <w:noProof/>
        </w:rPr>
        <w:fldChar w:fldCharType="separate"/>
      </w:r>
      <w:r>
        <w:rPr>
          <w:noProof/>
        </w:rPr>
        <w:t>143</w:t>
      </w:r>
      <w:r>
        <w:rPr>
          <w:noProof/>
        </w:rPr>
        <w:fldChar w:fldCharType="end"/>
      </w:r>
    </w:p>
    <w:p w14:paraId="230363E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_Toc385498536 \h </w:instrText>
      </w:r>
      <w:r>
        <w:rPr>
          <w:noProof/>
        </w:rPr>
      </w:r>
      <w:r>
        <w:rPr>
          <w:noProof/>
        </w:rPr>
        <w:fldChar w:fldCharType="separate"/>
      </w:r>
      <w:r>
        <w:rPr>
          <w:noProof/>
        </w:rPr>
        <w:t>145</w:t>
      </w:r>
      <w:r>
        <w:rPr>
          <w:noProof/>
        </w:rPr>
        <w:fldChar w:fldCharType="end"/>
      </w:r>
    </w:p>
    <w:p w14:paraId="541C869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4.5.4.</w:t>
      </w:r>
      <w:r>
        <w:rPr>
          <w:noProof/>
        </w:rPr>
        <w:t xml:space="preserve"> Solubility Materials</w:t>
      </w:r>
      <w:r>
        <w:rPr>
          <w:noProof/>
        </w:rPr>
        <w:tab/>
      </w:r>
      <w:r>
        <w:rPr>
          <w:noProof/>
        </w:rPr>
        <w:fldChar w:fldCharType="begin"/>
      </w:r>
      <w:r>
        <w:rPr>
          <w:noProof/>
        </w:rPr>
        <w:instrText xml:space="preserve"> PAGEREF _Toc385498537 \h </w:instrText>
      </w:r>
      <w:r>
        <w:rPr>
          <w:noProof/>
        </w:rPr>
      </w:r>
      <w:r>
        <w:rPr>
          <w:noProof/>
        </w:rPr>
        <w:fldChar w:fldCharType="separate"/>
      </w:r>
      <w:r>
        <w:rPr>
          <w:noProof/>
        </w:rPr>
        <w:t>146</w:t>
      </w:r>
      <w:r>
        <w:rPr>
          <w:noProof/>
        </w:rPr>
        <w:fldChar w:fldCharType="end"/>
      </w:r>
    </w:p>
    <w:p w14:paraId="6563F10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_Toc385498538 \h </w:instrText>
      </w:r>
      <w:r>
        <w:rPr>
          <w:noProof/>
        </w:rPr>
      </w:r>
      <w:r>
        <w:rPr>
          <w:noProof/>
        </w:rPr>
        <w:fldChar w:fldCharType="separate"/>
      </w:r>
      <w:r>
        <w:rPr>
          <w:noProof/>
        </w:rPr>
        <w:t>146</w:t>
      </w:r>
      <w:r>
        <w:rPr>
          <w:noProof/>
        </w:rPr>
        <w:fldChar w:fldCharType="end"/>
      </w:r>
    </w:p>
    <w:p w14:paraId="462246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4.5.5.</w:t>
      </w:r>
      <w:r>
        <w:rPr>
          <w:noProof/>
        </w:rPr>
        <w:t xml:space="preserve"> Osmotic Coefficient Materials</w:t>
      </w:r>
      <w:r>
        <w:rPr>
          <w:noProof/>
        </w:rPr>
        <w:tab/>
      </w:r>
      <w:r>
        <w:rPr>
          <w:noProof/>
        </w:rPr>
        <w:fldChar w:fldCharType="begin"/>
      </w:r>
      <w:r>
        <w:rPr>
          <w:noProof/>
        </w:rPr>
        <w:instrText xml:space="preserve"> PAGEREF _Toc385498539 \h </w:instrText>
      </w:r>
      <w:r>
        <w:rPr>
          <w:noProof/>
        </w:rPr>
      </w:r>
      <w:r>
        <w:rPr>
          <w:noProof/>
        </w:rPr>
        <w:fldChar w:fldCharType="separate"/>
      </w:r>
      <w:r>
        <w:rPr>
          <w:noProof/>
        </w:rPr>
        <w:t>147</w:t>
      </w:r>
      <w:r>
        <w:rPr>
          <w:noProof/>
        </w:rPr>
        <w:fldChar w:fldCharType="end"/>
      </w:r>
    </w:p>
    <w:p w14:paraId="2BF495D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_Toc385498540 \h </w:instrText>
      </w:r>
      <w:r>
        <w:rPr>
          <w:noProof/>
        </w:rPr>
      </w:r>
      <w:r>
        <w:rPr>
          <w:noProof/>
        </w:rPr>
        <w:fldChar w:fldCharType="separate"/>
      </w:r>
      <w:r>
        <w:rPr>
          <w:noProof/>
        </w:rPr>
        <w:t>147</w:t>
      </w:r>
      <w:r>
        <w:rPr>
          <w:noProof/>
        </w:rPr>
        <w:fldChar w:fldCharType="end"/>
      </w:r>
    </w:p>
    <w:p w14:paraId="6126506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_Toc385498541 \h </w:instrText>
      </w:r>
      <w:r>
        <w:rPr>
          <w:noProof/>
        </w:rPr>
      </w:r>
      <w:r>
        <w:rPr>
          <w:noProof/>
        </w:rPr>
        <w:fldChar w:fldCharType="separate"/>
      </w:r>
      <w:r>
        <w:rPr>
          <w:noProof/>
        </w:rPr>
        <w:t>148</w:t>
      </w:r>
      <w:r>
        <w:rPr>
          <w:noProof/>
        </w:rPr>
        <w:fldChar w:fldCharType="end"/>
      </w:r>
    </w:p>
    <w:p w14:paraId="15E812D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_Toc385498542 \h </w:instrText>
      </w:r>
      <w:r>
        <w:rPr>
          <w:noProof/>
        </w:rPr>
      </w:r>
      <w:r>
        <w:rPr>
          <w:noProof/>
        </w:rPr>
        <w:fldChar w:fldCharType="separate"/>
      </w:r>
      <w:r>
        <w:rPr>
          <w:noProof/>
        </w:rPr>
        <w:t>151</w:t>
      </w:r>
      <w:r>
        <w:rPr>
          <w:noProof/>
        </w:rPr>
        <w:fldChar w:fldCharType="end"/>
      </w:r>
    </w:p>
    <w:p w14:paraId="03282A5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4.6.2.</w:t>
      </w:r>
      <w:r>
        <w:rPr>
          <w:noProof/>
        </w:rPr>
        <w:t xml:space="preserve"> Solvent Supply Materials</w:t>
      </w:r>
      <w:r>
        <w:rPr>
          <w:noProof/>
        </w:rPr>
        <w:tab/>
      </w:r>
      <w:r>
        <w:rPr>
          <w:noProof/>
        </w:rPr>
        <w:fldChar w:fldCharType="begin"/>
      </w:r>
      <w:r>
        <w:rPr>
          <w:noProof/>
        </w:rPr>
        <w:instrText xml:space="preserve"> PAGEREF _Toc385498543 \h </w:instrText>
      </w:r>
      <w:r>
        <w:rPr>
          <w:noProof/>
        </w:rPr>
      </w:r>
      <w:r>
        <w:rPr>
          <w:noProof/>
        </w:rPr>
        <w:fldChar w:fldCharType="separate"/>
      </w:r>
      <w:r>
        <w:rPr>
          <w:noProof/>
        </w:rPr>
        <w:t>155</w:t>
      </w:r>
      <w:r>
        <w:rPr>
          <w:noProof/>
        </w:rPr>
        <w:fldChar w:fldCharType="end"/>
      </w:r>
    </w:p>
    <w:p w14:paraId="36EBEED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_Toc385498544 \h </w:instrText>
      </w:r>
      <w:r>
        <w:rPr>
          <w:noProof/>
        </w:rPr>
      </w:r>
      <w:r>
        <w:rPr>
          <w:noProof/>
        </w:rPr>
        <w:fldChar w:fldCharType="separate"/>
      </w:r>
      <w:r>
        <w:rPr>
          <w:noProof/>
        </w:rPr>
        <w:t>156</w:t>
      </w:r>
      <w:r>
        <w:rPr>
          <w:noProof/>
        </w:rPr>
        <w:fldChar w:fldCharType="end"/>
      </w:r>
    </w:p>
    <w:p w14:paraId="1437902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_Toc385498545 \h </w:instrText>
      </w:r>
      <w:r>
        <w:rPr>
          <w:noProof/>
        </w:rPr>
      </w:r>
      <w:r>
        <w:rPr>
          <w:noProof/>
        </w:rPr>
        <w:fldChar w:fldCharType="separate"/>
      </w:r>
      <w:r>
        <w:rPr>
          <w:noProof/>
        </w:rPr>
        <w:t>157</w:t>
      </w:r>
      <w:r>
        <w:rPr>
          <w:noProof/>
        </w:rPr>
        <w:fldChar w:fldCharType="end"/>
      </w:r>
    </w:p>
    <w:p w14:paraId="32A1AF9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_Toc385498546 \h </w:instrText>
      </w:r>
      <w:r>
        <w:rPr>
          <w:noProof/>
        </w:rPr>
      </w:r>
      <w:r>
        <w:rPr>
          <w:noProof/>
        </w:rPr>
        <w:fldChar w:fldCharType="separate"/>
      </w:r>
      <w:r>
        <w:rPr>
          <w:noProof/>
        </w:rPr>
        <w:t>157</w:t>
      </w:r>
      <w:r>
        <w:rPr>
          <w:noProof/>
        </w:rPr>
        <w:fldChar w:fldCharType="end"/>
      </w:r>
    </w:p>
    <w:p w14:paraId="7FD9E6A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_Toc385498547 \h </w:instrText>
      </w:r>
      <w:r>
        <w:rPr>
          <w:noProof/>
        </w:rPr>
      </w:r>
      <w:r>
        <w:rPr>
          <w:noProof/>
        </w:rPr>
        <w:fldChar w:fldCharType="separate"/>
      </w:r>
      <w:r>
        <w:rPr>
          <w:noProof/>
        </w:rPr>
        <w:t>160</w:t>
      </w:r>
      <w:r>
        <w:rPr>
          <w:noProof/>
        </w:rPr>
        <w:fldChar w:fldCharType="end"/>
      </w:r>
    </w:p>
    <w:p w14:paraId="65729AB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4.7.3.</w:t>
      </w:r>
      <w:r>
        <w:rPr>
          <w:noProof/>
        </w:rPr>
        <w:t xml:space="preserve"> Chemical Reaction Materials</w:t>
      </w:r>
      <w:r>
        <w:rPr>
          <w:noProof/>
        </w:rPr>
        <w:tab/>
      </w:r>
      <w:r>
        <w:rPr>
          <w:noProof/>
        </w:rPr>
        <w:fldChar w:fldCharType="begin"/>
      </w:r>
      <w:r>
        <w:rPr>
          <w:noProof/>
        </w:rPr>
        <w:instrText xml:space="preserve"> PAGEREF _Toc385498548 \h </w:instrText>
      </w:r>
      <w:r>
        <w:rPr>
          <w:noProof/>
        </w:rPr>
      </w:r>
      <w:r>
        <w:rPr>
          <w:noProof/>
        </w:rPr>
        <w:fldChar w:fldCharType="separate"/>
      </w:r>
      <w:r>
        <w:rPr>
          <w:noProof/>
        </w:rPr>
        <w:t>161</w:t>
      </w:r>
      <w:r>
        <w:rPr>
          <w:noProof/>
        </w:rPr>
        <w:fldChar w:fldCharType="end"/>
      </w:r>
    </w:p>
    <w:p w14:paraId="78A636A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_Toc385498549 \h </w:instrText>
      </w:r>
      <w:r>
        <w:rPr>
          <w:noProof/>
        </w:rPr>
      </w:r>
      <w:r>
        <w:rPr>
          <w:noProof/>
        </w:rPr>
        <w:fldChar w:fldCharType="separate"/>
      </w:r>
      <w:r>
        <w:rPr>
          <w:noProof/>
        </w:rPr>
        <w:t>161</w:t>
      </w:r>
      <w:r>
        <w:rPr>
          <w:noProof/>
        </w:rPr>
        <w:fldChar w:fldCharType="end"/>
      </w:r>
    </w:p>
    <w:p w14:paraId="1B8C364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_Toc385498550 \h </w:instrText>
      </w:r>
      <w:r>
        <w:rPr>
          <w:noProof/>
        </w:rPr>
      </w:r>
      <w:r>
        <w:rPr>
          <w:noProof/>
        </w:rPr>
        <w:fldChar w:fldCharType="separate"/>
      </w:r>
      <w:r>
        <w:rPr>
          <w:noProof/>
        </w:rPr>
        <w:t>162</w:t>
      </w:r>
      <w:r>
        <w:rPr>
          <w:noProof/>
        </w:rPr>
        <w:fldChar w:fldCharType="end"/>
      </w:r>
    </w:p>
    <w:p w14:paraId="6D0C35A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_Toc385498551 \h </w:instrText>
      </w:r>
      <w:r>
        <w:rPr>
          <w:noProof/>
        </w:rPr>
      </w:r>
      <w:r>
        <w:rPr>
          <w:noProof/>
        </w:rPr>
        <w:fldChar w:fldCharType="separate"/>
      </w:r>
      <w:r>
        <w:rPr>
          <w:noProof/>
        </w:rPr>
        <w:t>163</w:t>
      </w:r>
      <w:r>
        <w:rPr>
          <w:noProof/>
        </w:rPr>
        <w:fldChar w:fldCharType="end"/>
      </w:r>
    </w:p>
    <w:p w14:paraId="087380B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_Toc385498552 \h </w:instrText>
      </w:r>
      <w:r>
        <w:rPr>
          <w:noProof/>
        </w:rPr>
      </w:r>
      <w:r>
        <w:rPr>
          <w:noProof/>
        </w:rPr>
        <w:fldChar w:fldCharType="separate"/>
      </w:r>
      <w:r>
        <w:rPr>
          <w:noProof/>
        </w:rPr>
        <w:t>164</w:t>
      </w:r>
      <w:r>
        <w:rPr>
          <w:noProof/>
        </w:rPr>
        <w:fldChar w:fldCharType="end"/>
      </w:r>
    </w:p>
    <w:p w14:paraId="521EC5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_Toc385498553 \h </w:instrText>
      </w:r>
      <w:r>
        <w:rPr>
          <w:noProof/>
        </w:rPr>
      </w:r>
      <w:r>
        <w:rPr>
          <w:noProof/>
        </w:rPr>
        <w:fldChar w:fldCharType="separate"/>
      </w:r>
      <w:r>
        <w:rPr>
          <w:noProof/>
        </w:rPr>
        <w:t>165</w:t>
      </w:r>
      <w:r>
        <w:rPr>
          <w:noProof/>
        </w:rPr>
        <w:fldChar w:fldCharType="end"/>
      </w:r>
    </w:p>
    <w:p w14:paraId="019250B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_Toc385498554 \h </w:instrText>
      </w:r>
      <w:r>
        <w:rPr>
          <w:noProof/>
        </w:rPr>
      </w:r>
      <w:r>
        <w:rPr>
          <w:noProof/>
        </w:rPr>
        <w:fldChar w:fldCharType="separate"/>
      </w:r>
      <w:r>
        <w:rPr>
          <w:noProof/>
        </w:rPr>
        <w:t>166</w:t>
      </w:r>
      <w:r>
        <w:rPr>
          <w:noProof/>
        </w:rPr>
        <w:fldChar w:fldCharType="end"/>
      </w:r>
    </w:p>
    <w:p w14:paraId="652F78A2"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_Toc385498555 \h </w:instrText>
      </w:r>
      <w:r>
        <w:rPr>
          <w:noProof/>
        </w:rPr>
      </w:r>
      <w:r>
        <w:rPr>
          <w:noProof/>
        </w:rPr>
        <w:fldChar w:fldCharType="separate"/>
      </w:r>
      <w:r>
        <w:rPr>
          <w:noProof/>
        </w:rPr>
        <w:t>167</w:t>
      </w:r>
      <w:r>
        <w:rPr>
          <w:noProof/>
        </w:rPr>
        <w:fldChar w:fldCharType="end"/>
      </w:r>
    </w:p>
    <w:p w14:paraId="6933DE3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5</w:t>
      </w:r>
      <w:r>
        <w:rPr>
          <w:noProof/>
        </w:rPr>
        <w:t xml:space="preserve"> Restart Input file</w:t>
      </w:r>
      <w:r>
        <w:rPr>
          <w:noProof/>
        </w:rPr>
        <w:tab/>
      </w:r>
      <w:r>
        <w:rPr>
          <w:noProof/>
        </w:rPr>
        <w:fldChar w:fldCharType="begin"/>
      </w:r>
      <w:r>
        <w:rPr>
          <w:noProof/>
        </w:rPr>
        <w:instrText xml:space="preserve"> PAGEREF _Toc385498556 \h </w:instrText>
      </w:r>
      <w:r>
        <w:rPr>
          <w:noProof/>
        </w:rPr>
      </w:r>
      <w:r>
        <w:rPr>
          <w:noProof/>
        </w:rPr>
        <w:fldChar w:fldCharType="separate"/>
      </w:r>
      <w:r>
        <w:rPr>
          <w:noProof/>
        </w:rPr>
        <w:t>168</w:t>
      </w:r>
      <w:r>
        <w:rPr>
          <w:noProof/>
        </w:rPr>
        <w:fldChar w:fldCharType="end"/>
      </w:r>
    </w:p>
    <w:p w14:paraId="05E15AA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_Toc385498557 \h </w:instrText>
      </w:r>
      <w:r>
        <w:rPr>
          <w:noProof/>
        </w:rPr>
      </w:r>
      <w:r>
        <w:rPr>
          <w:noProof/>
        </w:rPr>
        <w:fldChar w:fldCharType="separate"/>
      </w:r>
      <w:r>
        <w:rPr>
          <w:noProof/>
        </w:rPr>
        <w:t>168</w:t>
      </w:r>
      <w:r>
        <w:rPr>
          <w:noProof/>
        </w:rPr>
        <w:fldChar w:fldCharType="end"/>
      </w:r>
    </w:p>
    <w:p w14:paraId="315F44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_Toc385498558 \h </w:instrText>
      </w:r>
      <w:r>
        <w:rPr>
          <w:noProof/>
        </w:rPr>
      </w:r>
      <w:r>
        <w:rPr>
          <w:noProof/>
        </w:rPr>
        <w:fldChar w:fldCharType="separate"/>
      </w:r>
      <w:r>
        <w:rPr>
          <w:noProof/>
        </w:rPr>
        <w:t>169</w:t>
      </w:r>
      <w:r>
        <w:rPr>
          <w:noProof/>
        </w:rPr>
        <w:fldChar w:fldCharType="end"/>
      </w:r>
    </w:p>
    <w:p w14:paraId="2ECB5DE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_Toc385498559 \h </w:instrText>
      </w:r>
      <w:r>
        <w:rPr>
          <w:noProof/>
        </w:rPr>
      </w:r>
      <w:r>
        <w:rPr>
          <w:noProof/>
        </w:rPr>
        <w:fldChar w:fldCharType="separate"/>
      </w:r>
      <w:r>
        <w:rPr>
          <w:noProof/>
        </w:rPr>
        <w:t>169</w:t>
      </w:r>
      <w:r>
        <w:rPr>
          <w:noProof/>
        </w:rPr>
        <w:fldChar w:fldCharType="end"/>
      </w:r>
    </w:p>
    <w:p w14:paraId="4ADEB91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_Toc385498560 \h </w:instrText>
      </w:r>
      <w:r>
        <w:rPr>
          <w:noProof/>
        </w:rPr>
      </w:r>
      <w:r>
        <w:rPr>
          <w:noProof/>
        </w:rPr>
        <w:fldChar w:fldCharType="separate"/>
      </w:r>
      <w:r>
        <w:rPr>
          <w:noProof/>
        </w:rPr>
        <w:t>169</w:t>
      </w:r>
      <w:r>
        <w:rPr>
          <w:noProof/>
        </w:rPr>
        <w:fldChar w:fldCharType="end"/>
      </w:r>
    </w:p>
    <w:p w14:paraId="5D6F9473"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6</w:t>
      </w:r>
      <w:r>
        <w:rPr>
          <w:noProof/>
        </w:rPr>
        <w:t xml:space="preserve"> Multi-step Analysis</w:t>
      </w:r>
      <w:r>
        <w:rPr>
          <w:noProof/>
        </w:rPr>
        <w:tab/>
      </w:r>
      <w:r>
        <w:rPr>
          <w:noProof/>
        </w:rPr>
        <w:fldChar w:fldCharType="begin"/>
      </w:r>
      <w:r>
        <w:rPr>
          <w:noProof/>
        </w:rPr>
        <w:instrText xml:space="preserve"> PAGEREF _Toc385498561 \h </w:instrText>
      </w:r>
      <w:r>
        <w:rPr>
          <w:noProof/>
        </w:rPr>
      </w:r>
      <w:r>
        <w:rPr>
          <w:noProof/>
        </w:rPr>
        <w:fldChar w:fldCharType="separate"/>
      </w:r>
      <w:r>
        <w:rPr>
          <w:noProof/>
        </w:rPr>
        <w:t>170</w:t>
      </w:r>
      <w:r>
        <w:rPr>
          <w:noProof/>
        </w:rPr>
        <w:fldChar w:fldCharType="end"/>
      </w:r>
    </w:p>
    <w:p w14:paraId="1C9EEB9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_Toc385498562 \h </w:instrText>
      </w:r>
      <w:r>
        <w:rPr>
          <w:noProof/>
        </w:rPr>
      </w:r>
      <w:r>
        <w:rPr>
          <w:noProof/>
        </w:rPr>
        <w:fldChar w:fldCharType="separate"/>
      </w:r>
      <w:r>
        <w:rPr>
          <w:noProof/>
        </w:rPr>
        <w:t>170</w:t>
      </w:r>
      <w:r>
        <w:rPr>
          <w:noProof/>
        </w:rPr>
        <w:fldChar w:fldCharType="end"/>
      </w:r>
    </w:p>
    <w:p w14:paraId="17C1350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6.1.1.</w:t>
      </w:r>
      <w:r>
        <w:rPr>
          <w:noProof/>
        </w:rPr>
        <w:t xml:space="preserve"> Control Settings</w:t>
      </w:r>
      <w:r>
        <w:rPr>
          <w:noProof/>
        </w:rPr>
        <w:tab/>
      </w:r>
      <w:r>
        <w:rPr>
          <w:noProof/>
        </w:rPr>
        <w:fldChar w:fldCharType="begin"/>
      </w:r>
      <w:r>
        <w:rPr>
          <w:noProof/>
        </w:rPr>
        <w:instrText xml:space="preserve"> PAGEREF _Toc385498563 \h </w:instrText>
      </w:r>
      <w:r>
        <w:rPr>
          <w:noProof/>
        </w:rPr>
      </w:r>
      <w:r>
        <w:rPr>
          <w:noProof/>
        </w:rPr>
        <w:fldChar w:fldCharType="separate"/>
      </w:r>
      <w:r>
        <w:rPr>
          <w:noProof/>
        </w:rPr>
        <w:t>171</w:t>
      </w:r>
      <w:r>
        <w:rPr>
          <w:noProof/>
        </w:rPr>
        <w:fldChar w:fldCharType="end"/>
      </w:r>
    </w:p>
    <w:p w14:paraId="6A1C55A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6.1.2.</w:t>
      </w:r>
      <w:r>
        <w:rPr>
          <w:noProof/>
        </w:rPr>
        <w:t xml:space="preserve"> Boundary Conditions</w:t>
      </w:r>
      <w:r>
        <w:rPr>
          <w:noProof/>
        </w:rPr>
        <w:tab/>
      </w:r>
      <w:r>
        <w:rPr>
          <w:noProof/>
        </w:rPr>
        <w:fldChar w:fldCharType="begin"/>
      </w:r>
      <w:r>
        <w:rPr>
          <w:noProof/>
        </w:rPr>
        <w:instrText xml:space="preserve"> PAGEREF _Toc385498564 \h </w:instrText>
      </w:r>
      <w:r>
        <w:rPr>
          <w:noProof/>
        </w:rPr>
      </w:r>
      <w:r>
        <w:rPr>
          <w:noProof/>
        </w:rPr>
        <w:fldChar w:fldCharType="separate"/>
      </w:r>
      <w:r>
        <w:rPr>
          <w:noProof/>
        </w:rPr>
        <w:t>171</w:t>
      </w:r>
      <w:r>
        <w:rPr>
          <w:noProof/>
        </w:rPr>
        <w:fldChar w:fldCharType="end"/>
      </w:r>
    </w:p>
    <w:p w14:paraId="5C101C5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6.1.3.</w:t>
      </w:r>
      <w:r>
        <w:rPr>
          <w:noProof/>
        </w:rPr>
        <w:t xml:space="preserve"> Relative Boundary Conditions</w:t>
      </w:r>
      <w:r>
        <w:rPr>
          <w:noProof/>
        </w:rPr>
        <w:tab/>
      </w:r>
      <w:r>
        <w:rPr>
          <w:noProof/>
        </w:rPr>
        <w:fldChar w:fldCharType="begin"/>
      </w:r>
      <w:r>
        <w:rPr>
          <w:noProof/>
        </w:rPr>
        <w:instrText xml:space="preserve"> PAGEREF _Toc385498565 \h </w:instrText>
      </w:r>
      <w:r>
        <w:rPr>
          <w:noProof/>
        </w:rPr>
      </w:r>
      <w:r>
        <w:rPr>
          <w:noProof/>
        </w:rPr>
        <w:fldChar w:fldCharType="separate"/>
      </w:r>
      <w:r>
        <w:rPr>
          <w:noProof/>
        </w:rPr>
        <w:t>171</w:t>
      </w:r>
      <w:r>
        <w:rPr>
          <w:noProof/>
        </w:rPr>
        <w:fldChar w:fldCharType="end"/>
      </w:r>
    </w:p>
    <w:p w14:paraId="711C733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_Toc385498566 \h </w:instrText>
      </w:r>
      <w:r>
        <w:rPr>
          <w:noProof/>
        </w:rPr>
      </w:r>
      <w:r>
        <w:rPr>
          <w:noProof/>
        </w:rPr>
        <w:fldChar w:fldCharType="separate"/>
      </w:r>
      <w:r>
        <w:rPr>
          <w:noProof/>
        </w:rPr>
        <w:t>171</w:t>
      </w:r>
      <w:r>
        <w:rPr>
          <w:noProof/>
        </w:rPr>
        <w:fldChar w:fldCharType="end"/>
      </w:r>
    </w:p>
    <w:p w14:paraId="6B7E2DD2"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7</w:t>
      </w:r>
      <w:r>
        <w:rPr>
          <w:noProof/>
        </w:rPr>
        <w:t xml:space="preserve"> Parameter Optimization</w:t>
      </w:r>
      <w:r>
        <w:rPr>
          <w:noProof/>
        </w:rPr>
        <w:tab/>
      </w:r>
      <w:r>
        <w:rPr>
          <w:noProof/>
        </w:rPr>
        <w:fldChar w:fldCharType="begin"/>
      </w:r>
      <w:r>
        <w:rPr>
          <w:noProof/>
        </w:rPr>
        <w:instrText xml:space="preserve"> PAGEREF _Toc385498567 \h </w:instrText>
      </w:r>
      <w:r>
        <w:rPr>
          <w:noProof/>
        </w:rPr>
      </w:r>
      <w:r>
        <w:rPr>
          <w:noProof/>
        </w:rPr>
        <w:fldChar w:fldCharType="separate"/>
      </w:r>
      <w:r>
        <w:rPr>
          <w:noProof/>
        </w:rPr>
        <w:t>174</w:t>
      </w:r>
      <w:r>
        <w:rPr>
          <w:noProof/>
        </w:rPr>
        <w:fldChar w:fldCharType="end"/>
      </w:r>
    </w:p>
    <w:p w14:paraId="62B0CDE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_Toc385498568 \h </w:instrText>
      </w:r>
      <w:r>
        <w:rPr>
          <w:noProof/>
        </w:rPr>
      </w:r>
      <w:r>
        <w:rPr>
          <w:noProof/>
        </w:rPr>
        <w:fldChar w:fldCharType="separate"/>
      </w:r>
      <w:r>
        <w:rPr>
          <w:noProof/>
        </w:rPr>
        <w:t>174</w:t>
      </w:r>
      <w:r>
        <w:rPr>
          <w:noProof/>
        </w:rPr>
        <w:fldChar w:fldCharType="end"/>
      </w:r>
    </w:p>
    <w:p w14:paraId="33D7A6B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7.1.1.</w:t>
      </w:r>
      <w:r>
        <w:rPr>
          <w:noProof/>
        </w:rPr>
        <w:t xml:space="preserve"> Model Section</w:t>
      </w:r>
      <w:r>
        <w:rPr>
          <w:noProof/>
        </w:rPr>
        <w:tab/>
      </w:r>
      <w:r>
        <w:rPr>
          <w:noProof/>
        </w:rPr>
        <w:fldChar w:fldCharType="begin"/>
      </w:r>
      <w:r>
        <w:rPr>
          <w:noProof/>
        </w:rPr>
        <w:instrText xml:space="preserve"> PAGEREF _Toc385498569 \h </w:instrText>
      </w:r>
      <w:r>
        <w:rPr>
          <w:noProof/>
        </w:rPr>
      </w:r>
      <w:r>
        <w:rPr>
          <w:noProof/>
        </w:rPr>
        <w:fldChar w:fldCharType="separate"/>
      </w:r>
      <w:r>
        <w:rPr>
          <w:noProof/>
        </w:rPr>
        <w:t>174</w:t>
      </w:r>
      <w:r>
        <w:rPr>
          <w:noProof/>
        </w:rPr>
        <w:fldChar w:fldCharType="end"/>
      </w:r>
    </w:p>
    <w:p w14:paraId="732413E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7.1.2.</w:t>
      </w:r>
      <w:r>
        <w:rPr>
          <w:noProof/>
        </w:rPr>
        <w:t xml:space="preserve"> Options Section</w:t>
      </w:r>
      <w:r>
        <w:rPr>
          <w:noProof/>
        </w:rPr>
        <w:tab/>
      </w:r>
      <w:r>
        <w:rPr>
          <w:noProof/>
        </w:rPr>
        <w:fldChar w:fldCharType="begin"/>
      </w:r>
      <w:r>
        <w:rPr>
          <w:noProof/>
        </w:rPr>
        <w:instrText xml:space="preserve"> PAGEREF _Toc385498570 \h </w:instrText>
      </w:r>
      <w:r>
        <w:rPr>
          <w:noProof/>
        </w:rPr>
      </w:r>
      <w:r>
        <w:rPr>
          <w:noProof/>
        </w:rPr>
        <w:fldChar w:fldCharType="separate"/>
      </w:r>
      <w:r>
        <w:rPr>
          <w:noProof/>
        </w:rPr>
        <w:t>174</w:t>
      </w:r>
      <w:r>
        <w:rPr>
          <w:noProof/>
        </w:rPr>
        <w:fldChar w:fldCharType="end"/>
      </w:r>
    </w:p>
    <w:p w14:paraId="4A1D23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7.1.3.</w:t>
      </w:r>
      <w:r>
        <w:rPr>
          <w:noProof/>
        </w:rPr>
        <w:t xml:space="preserve"> Function Section</w:t>
      </w:r>
      <w:r>
        <w:rPr>
          <w:noProof/>
        </w:rPr>
        <w:tab/>
      </w:r>
      <w:r>
        <w:rPr>
          <w:noProof/>
        </w:rPr>
        <w:fldChar w:fldCharType="begin"/>
      </w:r>
      <w:r>
        <w:rPr>
          <w:noProof/>
        </w:rPr>
        <w:instrText xml:space="preserve"> PAGEREF _Toc385498571 \h </w:instrText>
      </w:r>
      <w:r>
        <w:rPr>
          <w:noProof/>
        </w:rPr>
      </w:r>
      <w:r>
        <w:rPr>
          <w:noProof/>
        </w:rPr>
        <w:fldChar w:fldCharType="separate"/>
      </w:r>
      <w:r>
        <w:rPr>
          <w:noProof/>
        </w:rPr>
        <w:t>175</w:t>
      </w:r>
      <w:r>
        <w:rPr>
          <w:noProof/>
        </w:rPr>
        <w:fldChar w:fldCharType="end"/>
      </w:r>
    </w:p>
    <w:p w14:paraId="5ADCF72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7.1.4.</w:t>
      </w:r>
      <w:r>
        <w:rPr>
          <w:noProof/>
        </w:rPr>
        <w:t xml:space="preserve"> Parameters Section</w:t>
      </w:r>
      <w:r>
        <w:rPr>
          <w:noProof/>
        </w:rPr>
        <w:tab/>
      </w:r>
      <w:r>
        <w:rPr>
          <w:noProof/>
        </w:rPr>
        <w:fldChar w:fldCharType="begin"/>
      </w:r>
      <w:r>
        <w:rPr>
          <w:noProof/>
        </w:rPr>
        <w:instrText xml:space="preserve"> PAGEREF _Toc385498572 \h </w:instrText>
      </w:r>
      <w:r>
        <w:rPr>
          <w:noProof/>
        </w:rPr>
      </w:r>
      <w:r>
        <w:rPr>
          <w:noProof/>
        </w:rPr>
        <w:fldChar w:fldCharType="separate"/>
      </w:r>
      <w:r>
        <w:rPr>
          <w:noProof/>
        </w:rPr>
        <w:t>176</w:t>
      </w:r>
      <w:r>
        <w:rPr>
          <w:noProof/>
        </w:rPr>
        <w:fldChar w:fldCharType="end"/>
      </w:r>
    </w:p>
    <w:p w14:paraId="6A019A6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7.1.5.</w:t>
      </w:r>
      <w:r>
        <w:rPr>
          <w:noProof/>
        </w:rPr>
        <w:t xml:space="preserve"> Load Data Section</w:t>
      </w:r>
      <w:r>
        <w:rPr>
          <w:noProof/>
        </w:rPr>
        <w:tab/>
      </w:r>
      <w:r>
        <w:rPr>
          <w:noProof/>
        </w:rPr>
        <w:fldChar w:fldCharType="begin"/>
      </w:r>
      <w:r>
        <w:rPr>
          <w:noProof/>
        </w:rPr>
        <w:instrText xml:space="preserve"> PAGEREF _Toc385498573 \h </w:instrText>
      </w:r>
      <w:r>
        <w:rPr>
          <w:noProof/>
        </w:rPr>
      </w:r>
      <w:r>
        <w:rPr>
          <w:noProof/>
        </w:rPr>
        <w:fldChar w:fldCharType="separate"/>
      </w:r>
      <w:r>
        <w:rPr>
          <w:noProof/>
        </w:rPr>
        <w:t>178</w:t>
      </w:r>
      <w:r>
        <w:rPr>
          <w:noProof/>
        </w:rPr>
        <w:fldChar w:fldCharType="end"/>
      </w:r>
    </w:p>
    <w:p w14:paraId="5A8C82E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_Toc385498574 \h </w:instrText>
      </w:r>
      <w:r>
        <w:rPr>
          <w:noProof/>
        </w:rPr>
      </w:r>
      <w:r>
        <w:rPr>
          <w:noProof/>
        </w:rPr>
        <w:fldChar w:fldCharType="separate"/>
      </w:r>
      <w:r>
        <w:rPr>
          <w:noProof/>
        </w:rPr>
        <w:t>178</w:t>
      </w:r>
      <w:r>
        <w:rPr>
          <w:noProof/>
        </w:rPr>
        <w:fldChar w:fldCharType="end"/>
      </w:r>
    </w:p>
    <w:p w14:paraId="5B87E2C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_Toc385498575 \h </w:instrText>
      </w:r>
      <w:r>
        <w:rPr>
          <w:noProof/>
        </w:rPr>
      </w:r>
      <w:r>
        <w:rPr>
          <w:noProof/>
        </w:rPr>
        <w:fldChar w:fldCharType="separate"/>
      </w:r>
      <w:r>
        <w:rPr>
          <w:noProof/>
        </w:rPr>
        <w:t>179</w:t>
      </w:r>
      <w:r>
        <w:rPr>
          <w:noProof/>
        </w:rPr>
        <w:fldChar w:fldCharType="end"/>
      </w:r>
    </w:p>
    <w:p w14:paraId="071442A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8</w:t>
      </w:r>
      <w:r>
        <w:rPr>
          <w:noProof/>
        </w:rPr>
        <w:t xml:space="preserve"> Troubleshooting</w:t>
      </w:r>
      <w:r>
        <w:rPr>
          <w:noProof/>
        </w:rPr>
        <w:tab/>
      </w:r>
      <w:r>
        <w:rPr>
          <w:noProof/>
        </w:rPr>
        <w:fldChar w:fldCharType="begin"/>
      </w:r>
      <w:r>
        <w:rPr>
          <w:noProof/>
        </w:rPr>
        <w:instrText xml:space="preserve"> PAGEREF _Toc385498576 \h </w:instrText>
      </w:r>
      <w:r>
        <w:rPr>
          <w:noProof/>
        </w:rPr>
      </w:r>
      <w:r>
        <w:rPr>
          <w:noProof/>
        </w:rPr>
        <w:fldChar w:fldCharType="separate"/>
      </w:r>
      <w:r>
        <w:rPr>
          <w:noProof/>
        </w:rPr>
        <w:t>180</w:t>
      </w:r>
      <w:r>
        <w:rPr>
          <w:noProof/>
        </w:rPr>
        <w:fldChar w:fldCharType="end"/>
      </w:r>
    </w:p>
    <w:p w14:paraId="2F4E411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_Toc385498577 \h </w:instrText>
      </w:r>
      <w:r>
        <w:rPr>
          <w:noProof/>
        </w:rPr>
      </w:r>
      <w:r>
        <w:rPr>
          <w:noProof/>
        </w:rPr>
        <w:fldChar w:fldCharType="separate"/>
      </w:r>
      <w:r>
        <w:rPr>
          <w:noProof/>
        </w:rPr>
        <w:t>180</w:t>
      </w:r>
      <w:r>
        <w:rPr>
          <w:noProof/>
        </w:rPr>
        <w:fldChar w:fldCharType="end"/>
      </w:r>
    </w:p>
    <w:p w14:paraId="6823ADD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8.1.1.</w:t>
      </w:r>
      <w:r>
        <w:rPr>
          <w:noProof/>
        </w:rPr>
        <w:t xml:space="preserve"> The Finite Element Mesh</w:t>
      </w:r>
      <w:r>
        <w:rPr>
          <w:noProof/>
        </w:rPr>
        <w:tab/>
      </w:r>
      <w:r>
        <w:rPr>
          <w:noProof/>
        </w:rPr>
        <w:fldChar w:fldCharType="begin"/>
      </w:r>
      <w:r>
        <w:rPr>
          <w:noProof/>
        </w:rPr>
        <w:instrText xml:space="preserve"> PAGEREF _Toc385498578 \h </w:instrText>
      </w:r>
      <w:r>
        <w:rPr>
          <w:noProof/>
        </w:rPr>
      </w:r>
      <w:r>
        <w:rPr>
          <w:noProof/>
        </w:rPr>
        <w:fldChar w:fldCharType="separate"/>
      </w:r>
      <w:r>
        <w:rPr>
          <w:noProof/>
        </w:rPr>
        <w:t>180</w:t>
      </w:r>
      <w:r>
        <w:rPr>
          <w:noProof/>
        </w:rPr>
        <w:fldChar w:fldCharType="end"/>
      </w:r>
    </w:p>
    <w:p w14:paraId="3BD15B4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8.1.2.</w:t>
      </w:r>
      <w:r>
        <w:rPr>
          <w:noProof/>
        </w:rPr>
        <w:t xml:space="preserve"> Materials</w:t>
      </w:r>
      <w:r>
        <w:rPr>
          <w:noProof/>
        </w:rPr>
        <w:tab/>
      </w:r>
      <w:r>
        <w:rPr>
          <w:noProof/>
        </w:rPr>
        <w:fldChar w:fldCharType="begin"/>
      </w:r>
      <w:r>
        <w:rPr>
          <w:noProof/>
        </w:rPr>
        <w:instrText xml:space="preserve"> PAGEREF _Toc385498579 \h </w:instrText>
      </w:r>
      <w:r>
        <w:rPr>
          <w:noProof/>
        </w:rPr>
      </w:r>
      <w:r>
        <w:rPr>
          <w:noProof/>
        </w:rPr>
        <w:fldChar w:fldCharType="separate"/>
      </w:r>
      <w:r>
        <w:rPr>
          <w:noProof/>
        </w:rPr>
        <w:t>181</w:t>
      </w:r>
      <w:r>
        <w:rPr>
          <w:noProof/>
        </w:rPr>
        <w:fldChar w:fldCharType="end"/>
      </w:r>
    </w:p>
    <w:p w14:paraId="69A6F5B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8.1.3.</w:t>
      </w:r>
      <w:r>
        <w:rPr>
          <w:noProof/>
        </w:rPr>
        <w:t xml:space="preserve"> Boundary Conditions</w:t>
      </w:r>
      <w:r>
        <w:rPr>
          <w:noProof/>
        </w:rPr>
        <w:tab/>
      </w:r>
      <w:r>
        <w:rPr>
          <w:noProof/>
        </w:rPr>
        <w:fldChar w:fldCharType="begin"/>
      </w:r>
      <w:r>
        <w:rPr>
          <w:noProof/>
        </w:rPr>
        <w:instrText xml:space="preserve"> PAGEREF _Toc385498580 \h </w:instrText>
      </w:r>
      <w:r>
        <w:rPr>
          <w:noProof/>
        </w:rPr>
      </w:r>
      <w:r>
        <w:rPr>
          <w:noProof/>
        </w:rPr>
        <w:fldChar w:fldCharType="separate"/>
      </w:r>
      <w:r>
        <w:rPr>
          <w:noProof/>
        </w:rPr>
        <w:t>181</w:t>
      </w:r>
      <w:r>
        <w:rPr>
          <w:noProof/>
        </w:rPr>
        <w:fldChar w:fldCharType="end"/>
      </w:r>
    </w:p>
    <w:p w14:paraId="452DB8F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_Toc385498581 \h </w:instrText>
      </w:r>
      <w:r>
        <w:rPr>
          <w:noProof/>
        </w:rPr>
      </w:r>
      <w:r>
        <w:rPr>
          <w:noProof/>
        </w:rPr>
        <w:fldChar w:fldCharType="separate"/>
      </w:r>
      <w:r>
        <w:rPr>
          <w:noProof/>
        </w:rPr>
        <w:t>182</w:t>
      </w:r>
      <w:r>
        <w:rPr>
          <w:noProof/>
        </w:rPr>
        <w:fldChar w:fldCharType="end"/>
      </w:r>
    </w:p>
    <w:p w14:paraId="061E824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_Toc385498582 \h </w:instrText>
      </w:r>
      <w:r>
        <w:rPr>
          <w:noProof/>
        </w:rPr>
      </w:r>
      <w:r>
        <w:rPr>
          <w:noProof/>
        </w:rPr>
        <w:fldChar w:fldCharType="separate"/>
      </w:r>
      <w:r>
        <w:rPr>
          <w:noProof/>
        </w:rPr>
        <w:t>182</w:t>
      </w:r>
      <w:r>
        <w:rPr>
          <w:noProof/>
        </w:rPr>
        <w:fldChar w:fldCharType="end"/>
      </w:r>
    </w:p>
    <w:p w14:paraId="5B7892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8.3.1.</w:t>
      </w:r>
      <w:r>
        <w:rPr>
          <w:noProof/>
        </w:rPr>
        <w:t xml:space="preserve"> Inverted elements</w:t>
      </w:r>
      <w:r>
        <w:rPr>
          <w:noProof/>
        </w:rPr>
        <w:tab/>
      </w:r>
      <w:r>
        <w:rPr>
          <w:noProof/>
        </w:rPr>
        <w:fldChar w:fldCharType="begin"/>
      </w:r>
      <w:r>
        <w:rPr>
          <w:noProof/>
        </w:rPr>
        <w:instrText xml:space="preserve"> PAGEREF _Toc385498583 \h </w:instrText>
      </w:r>
      <w:r>
        <w:rPr>
          <w:noProof/>
        </w:rPr>
      </w:r>
      <w:r>
        <w:rPr>
          <w:noProof/>
        </w:rPr>
        <w:fldChar w:fldCharType="separate"/>
      </w:r>
      <w:r>
        <w:rPr>
          <w:noProof/>
        </w:rPr>
        <w:t>182</w:t>
      </w:r>
      <w:r>
        <w:rPr>
          <w:noProof/>
        </w:rPr>
        <w:fldChar w:fldCharType="end"/>
      </w:r>
    </w:p>
    <w:p w14:paraId="3B94F3C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_Toc385498584 \h </w:instrText>
      </w:r>
      <w:r>
        <w:rPr>
          <w:noProof/>
        </w:rPr>
      </w:r>
      <w:r>
        <w:rPr>
          <w:noProof/>
        </w:rPr>
        <w:fldChar w:fldCharType="separate"/>
      </w:r>
      <w:r>
        <w:rPr>
          <w:noProof/>
        </w:rPr>
        <w:t>183</w:t>
      </w:r>
      <w:r>
        <w:rPr>
          <w:noProof/>
        </w:rPr>
        <w:fldChar w:fldCharType="end"/>
      </w:r>
    </w:p>
    <w:p w14:paraId="5C59C16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_Toc385498585 \h </w:instrText>
      </w:r>
      <w:r>
        <w:rPr>
          <w:noProof/>
        </w:rPr>
      </w:r>
      <w:r>
        <w:rPr>
          <w:noProof/>
        </w:rPr>
        <w:fldChar w:fldCharType="separate"/>
      </w:r>
      <w:r>
        <w:rPr>
          <w:noProof/>
        </w:rPr>
        <w:t>183</w:t>
      </w:r>
      <w:r>
        <w:rPr>
          <w:noProof/>
        </w:rPr>
        <w:fldChar w:fldCharType="end"/>
      </w:r>
    </w:p>
    <w:p w14:paraId="7A5D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_Toc385498586 \h </w:instrText>
      </w:r>
      <w:r>
        <w:rPr>
          <w:noProof/>
        </w:rPr>
      </w:r>
      <w:r>
        <w:rPr>
          <w:noProof/>
        </w:rPr>
        <w:fldChar w:fldCharType="separate"/>
      </w:r>
      <w:r>
        <w:rPr>
          <w:noProof/>
        </w:rPr>
        <w:t>183</w:t>
      </w:r>
      <w:r>
        <w:rPr>
          <w:noProof/>
        </w:rPr>
        <w:fldChar w:fldCharType="end"/>
      </w:r>
    </w:p>
    <w:p w14:paraId="76C2499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_Toc385498587 \h </w:instrText>
      </w:r>
      <w:r>
        <w:rPr>
          <w:noProof/>
        </w:rPr>
      </w:r>
      <w:r>
        <w:rPr>
          <w:noProof/>
        </w:rPr>
        <w:fldChar w:fldCharType="separate"/>
      </w:r>
      <w:r>
        <w:rPr>
          <w:noProof/>
        </w:rPr>
        <w:t>183</w:t>
      </w:r>
      <w:r>
        <w:rPr>
          <w:noProof/>
        </w:rPr>
        <w:fldChar w:fldCharType="end"/>
      </w:r>
    </w:p>
    <w:p w14:paraId="168D09A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_Toc385498588 \h </w:instrText>
      </w:r>
      <w:r>
        <w:rPr>
          <w:noProof/>
        </w:rPr>
      </w:r>
      <w:r>
        <w:rPr>
          <w:noProof/>
        </w:rPr>
        <w:fldChar w:fldCharType="separate"/>
      </w:r>
      <w:r>
        <w:rPr>
          <w:noProof/>
        </w:rPr>
        <w:t>183</w:t>
      </w:r>
      <w:r>
        <w:rPr>
          <w:noProof/>
        </w:rPr>
        <w:fldChar w:fldCharType="end"/>
      </w:r>
    </w:p>
    <w:p w14:paraId="3BB74A1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8.3.2.</w:t>
      </w:r>
      <w:r>
        <w:rPr>
          <w:noProof/>
        </w:rPr>
        <w:t xml:space="preserve"> Failure to converge</w:t>
      </w:r>
      <w:r>
        <w:rPr>
          <w:noProof/>
        </w:rPr>
        <w:tab/>
      </w:r>
      <w:r>
        <w:rPr>
          <w:noProof/>
        </w:rPr>
        <w:fldChar w:fldCharType="begin"/>
      </w:r>
      <w:r>
        <w:rPr>
          <w:noProof/>
        </w:rPr>
        <w:instrText xml:space="preserve"> PAGEREF _Toc385498589 \h </w:instrText>
      </w:r>
      <w:r>
        <w:rPr>
          <w:noProof/>
        </w:rPr>
      </w:r>
      <w:r>
        <w:rPr>
          <w:noProof/>
        </w:rPr>
        <w:fldChar w:fldCharType="separate"/>
      </w:r>
      <w:r>
        <w:rPr>
          <w:noProof/>
        </w:rPr>
        <w:t>183</w:t>
      </w:r>
      <w:r>
        <w:rPr>
          <w:noProof/>
        </w:rPr>
        <w:fldChar w:fldCharType="end"/>
      </w:r>
    </w:p>
    <w:p w14:paraId="01A3389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_Toc385498590 \h </w:instrText>
      </w:r>
      <w:r>
        <w:rPr>
          <w:noProof/>
        </w:rPr>
      </w:r>
      <w:r>
        <w:rPr>
          <w:noProof/>
        </w:rPr>
        <w:fldChar w:fldCharType="separate"/>
      </w:r>
      <w:r>
        <w:rPr>
          <w:noProof/>
        </w:rPr>
        <w:t>184</w:t>
      </w:r>
      <w:r>
        <w:rPr>
          <w:noProof/>
        </w:rPr>
        <w:fldChar w:fldCharType="end"/>
      </w:r>
    </w:p>
    <w:p w14:paraId="6DBDDA1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_Toc385498591 \h </w:instrText>
      </w:r>
      <w:r>
        <w:rPr>
          <w:noProof/>
        </w:rPr>
      </w:r>
      <w:r>
        <w:rPr>
          <w:noProof/>
        </w:rPr>
        <w:fldChar w:fldCharType="separate"/>
      </w:r>
      <w:r>
        <w:rPr>
          <w:noProof/>
        </w:rPr>
        <w:t>184</w:t>
      </w:r>
      <w:r>
        <w:rPr>
          <w:noProof/>
        </w:rPr>
        <w:fldChar w:fldCharType="end"/>
      </w:r>
    </w:p>
    <w:p w14:paraId="2764357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_Toc385498592 \h </w:instrText>
      </w:r>
      <w:r>
        <w:rPr>
          <w:noProof/>
        </w:rPr>
      </w:r>
      <w:r>
        <w:rPr>
          <w:noProof/>
        </w:rPr>
        <w:fldChar w:fldCharType="separate"/>
      </w:r>
      <w:r>
        <w:rPr>
          <w:noProof/>
        </w:rPr>
        <w:t>184</w:t>
      </w:r>
      <w:r>
        <w:rPr>
          <w:noProof/>
        </w:rPr>
        <w:fldChar w:fldCharType="end"/>
      </w:r>
    </w:p>
    <w:p w14:paraId="4A62FEF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_Toc385498593 \h </w:instrText>
      </w:r>
      <w:r>
        <w:rPr>
          <w:noProof/>
        </w:rPr>
      </w:r>
      <w:r>
        <w:rPr>
          <w:noProof/>
        </w:rPr>
        <w:fldChar w:fldCharType="separate"/>
      </w:r>
      <w:r>
        <w:rPr>
          <w:noProof/>
        </w:rPr>
        <w:t>185</w:t>
      </w:r>
      <w:r>
        <w:rPr>
          <w:noProof/>
        </w:rPr>
        <w:fldChar w:fldCharType="end"/>
      </w:r>
    </w:p>
    <w:p w14:paraId="52DB946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_Toc385498594 \h </w:instrText>
      </w:r>
      <w:r>
        <w:rPr>
          <w:noProof/>
        </w:rPr>
      </w:r>
      <w:r>
        <w:rPr>
          <w:noProof/>
        </w:rPr>
        <w:fldChar w:fldCharType="separate"/>
      </w:r>
      <w:r>
        <w:rPr>
          <w:noProof/>
        </w:rPr>
        <w:t>185</w:t>
      </w:r>
      <w:r>
        <w:rPr>
          <w:noProof/>
        </w:rPr>
        <w:fldChar w:fldCharType="end"/>
      </w:r>
    </w:p>
    <w:p w14:paraId="4CD840D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8.4.1.</w:t>
      </w:r>
      <w:r>
        <w:rPr>
          <w:noProof/>
        </w:rPr>
        <w:t xml:space="preserve"> The penalty method</w:t>
      </w:r>
      <w:r>
        <w:rPr>
          <w:noProof/>
        </w:rPr>
        <w:tab/>
      </w:r>
      <w:r>
        <w:rPr>
          <w:noProof/>
        </w:rPr>
        <w:fldChar w:fldCharType="begin"/>
      </w:r>
      <w:r>
        <w:rPr>
          <w:noProof/>
        </w:rPr>
        <w:instrText xml:space="preserve"> PAGEREF _Toc385498595 \h </w:instrText>
      </w:r>
      <w:r>
        <w:rPr>
          <w:noProof/>
        </w:rPr>
      </w:r>
      <w:r>
        <w:rPr>
          <w:noProof/>
        </w:rPr>
        <w:fldChar w:fldCharType="separate"/>
      </w:r>
      <w:r>
        <w:rPr>
          <w:noProof/>
        </w:rPr>
        <w:t>185</w:t>
      </w:r>
      <w:r>
        <w:rPr>
          <w:noProof/>
        </w:rPr>
        <w:fldChar w:fldCharType="end"/>
      </w:r>
    </w:p>
    <w:p w14:paraId="1F3CCF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8.4.2.</w:t>
      </w:r>
      <w:r>
        <w:rPr>
          <w:noProof/>
        </w:rPr>
        <w:t xml:space="preserve"> Augmented Lagrangian Method</w:t>
      </w:r>
      <w:r>
        <w:rPr>
          <w:noProof/>
        </w:rPr>
        <w:tab/>
      </w:r>
      <w:r>
        <w:rPr>
          <w:noProof/>
        </w:rPr>
        <w:fldChar w:fldCharType="begin"/>
      </w:r>
      <w:r>
        <w:rPr>
          <w:noProof/>
        </w:rPr>
        <w:instrText xml:space="preserve"> PAGEREF _Toc385498596 \h </w:instrText>
      </w:r>
      <w:r>
        <w:rPr>
          <w:noProof/>
        </w:rPr>
      </w:r>
      <w:r>
        <w:rPr>
          <w:noProof/>
        </w:rPr>
        <w:fldChar w:fldCharType="separate"/>
      </w:r>
      <w:r>
        <w:rPr>
          <w:noProof/>
        </w:rPr>
        <w:t>185</w:t>
      </w:r>
      <w:r>
        <w:rPr>
          <w:noProof/>
        </w:rPr>
        <w:fldChar w:fldCharType="end"/>
      </w:r>
    </w:p>
    <w:p w14:paraId="7AEF49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8.4.3.</w:t>
      </w:r>
      <w:r>
        <w:rPr>
          <w:noProof/>
        </w:rPr>
        <w:t xml:space="preserve"> Initial Separation</w:t>
      </w:r>
      <w:r>
        <w:rPr>
          <w:noProof/>
        </w:rPr>
        <w:tab/>
      </w:r>
      <w:r>
        <w:rPr>
          <w:noProof/>
        </w:rPr>
        <w:fldChar w:fldCharType="begin"/>
      </w:r>
      <w:r>
        <w:rPr>
          <w:noProof/>
        </w:rPr>
        <w:instrText xml:space="preserve"> PAGEREF _Toc385498597 \h </w:instrText>
      </w:r>
      <w:r>
        <w:rPr>
          <w:noProof/>
        </w:rPr>
      </w:r>
      <w:r>
        <w:rPr>
          <w:noProof/>
        </w:rPr>
        <w:fldChar w:fldCharType="separate"/>
      </w:r>
      <w:r>
        <w:rPr>
          <w:noProof/>
        </w:rPr>
        <w:t>186</w:t>
      </w:r>
      <w:r>
        <w:rPr>
          <w:noProof/>
        </w:rPr>
        <w:fldChar w:fldCharType="end"/>
      </w:r>
    </w:p>
    <w:p w14:paraId="48F564B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_Toc385498598 \h </w:instrText>
      </w:r>
      <w:r>
        <w:rPr>
          <w:noProof/>
        </w:rPr>
      </w:r>
      <w:r>
        <w:rPr>
          <w:noProof/>
        </w:rPr>
        <w:fldChar w:fldCharType="separate"/>
      </w:r>
      <w:r>
        <w:rPr>
          <w:noProof/>
        </w:rPr>
        <w:t>186</w:t>
      </w:r>
      <w:r>
        <w:rPr>
          <w:noProof/>
        </w:rPr>
        <w:fldChar w:fldCharType="end"/>
      </w:r>
    </w:p>
    <w:p w14:paraId="0926A8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8.5.1.</w:t>
      </w:r>
      <w:r>
        <w:rPr>
          <w:noProof/>
        </w:rPr>
        <w:t xml:space="preserve"> Initial State of Swelling</w:t>
      </w:r>
      <w:r>
        <w:rPr>
          <w:noProof/>
        </w:rPr>
        <w:tab/>
      </w:r>
      <w:r>
        <w:rPr>
          <w:noProof/>
        </w:rPr>
        <w:fldChar w:fldCharType="begin"/>
      </w:r>
      <w:r>
        <w:rPr>
          <w:noProof/>
        </w:rPr>
        <w:instrText xml:space="preserve"> PAGEREF _Toc385498599 \h </w:instrText>
      </w:r>
      <w:r>
        <w:rPr>
          <w:noProof/>
        </w:rPr>
      </w:r>
      <w:r>
        <w:rPr>
          <w:noProof/>
        </w:rPr>
        <w:fldChar w:fldCharType="separate"/>
      </w:r>
      <w:r>
        <w:rPr>
          <w:noProof/>
        </w:rPr>
        <w:t>186</w:t>
      </w:r>
      <w:r>
        <w:rPr>
          <w:noProof/>
        </w:rPr>
        <w:fldChar w:fldCharType="end"/>
      </w:r>
    </w:p>
    <w:p w14:paraId="2B2CBA5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8.5.2.</w:t>
      </w:r>
      <w:r>
        <w:rPr>
          <w:noProof/>
        </w:rPr>
        <w:t xml:space="preserve"> Prescribed Boundary Conditions</w:t>
      </w:r>
      <w:r>
        <w:rPr>
          <w:noProof/>
        </w:rPr>
        <w:tab/>
      </w:r>
      <w:r>
        <w:rPr>
          <w:noProof/>
        </w:rPr>
        <w:fldChar w:fldCharType="begin"/>
      </w:r>
      <w:r>
        <w:rPr>
          <w:noProof/>
        </w:rPr>
        <w:instrText xml:space="preserve"> PAGEREF _Toc385498600 \h </w:instrText>
      </w:r>
      <w:r>
        <w:rPr>
          <w:noProof/>
        </w:rPr>
      </w:r>
      <w:r>
        <w:rPr>
          <w:noProof/>
        </w:rPr>
        <w:fldChar w:fldCharType="separate"/>
      </w:r>
      <w:r>
        <w:rPr>
          <w:noProof/>
        </w:rPr>
        <w:t>187</w:t>
      </w:r>
      <w:r>
        <w:rPr>
          <w:noProof/>
        </w:rPr>
        <w:fldChar w:fldCharType="end"/>
      </w:r>
    </w:p>
    <w:p w14:paraId="6DF54E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8.5.3.</w:t>
      </w:r>
      <w:r>
        <w:rPr>
          <w:noProof/>
        </w:rPr>
        <w:t xml:space="preserve"> Prescribed Initial Conditions</w:t>
      </w:r>
      <w:r>
        <w:rPr>
          <w:noProof/>
        </w:rPr>
        <w:tab/>
      </w:r>
      <w:r>
        <w:rPr>
          <w:noProof/>
        </w:rPr>
        <w:fldChar w:fldCharType="begin"/>
      </w:r>
      <w:r>
        <w:rPr>
          <w:noProof/>
        </w:rPr>
        <w:instrText xml:space="preserve"> PAGEREF _Toc385498601 \h </w:instrText>
      </w:r>
      <w:r>
        <w:rPr>
          <w:noProof/>
        </w:rPr>
      </w:r>
      <w:r>
        <w:rPr>
          <w:noProof/>
        </w:rPr>
        <w:fldChar w:fldCharType="separate"/>
      </w:r>
      <w:r>
        <w:rPr>
          <w:noProof/>
        </w:rPr>
        <w:t>188</w:t>
      </w:r>
      <w:r>
        <w:rPr>
          <w:noProof/>
        </w:rPr>
        <w:fldChar w:fldCharType="end"/>
      </w:r>
    </w:p>
    <w:p w14:paraId="76CAEB9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8.5.4.</w:t>
      </w:r>
      <w:r>
        <w:rPr>
          <w:noProof/>
        </w:rPr>
        <w:t xml:space="preserve"> Prescribed Effective Solute Flux</w:t>
      </w:r>
      <w:r>
        <w:rPr>
          <w:noProof/>
        </w:rPr>
        <w:tab/>
      </w:r>
      <w:r>
        <w:rPr>
          <w:noProof/>
        </w:rPr>
        <w:fldChar w:fldCharType="begin"/>
      </w:r>
      <w:r>
        <w:rPr>
          <w:noProof/>
        </w:rPr>
        <w:instrText xml:space="preserve"> PAGEREF _Toc385498602 \h </w:instrText>
      </w:r>
      <w:r>
        <w:rPr>
          <w:noProof/>
        </w:rPr>
      </w:r>
      <w:r>
        <w:rPr>
          <w:noProof/>
        </w:rPr>
        <w:fldChar w:fldCharType="separate"/>
      </w:r>
      <w:r>
        <w:rPr>
          <w:noProof/>
        </w:rPr>
        <w:t>188</w:t>
      </w:r>
      <w:r>
        <w:rPr>
          <w:noProof/>
        </w:rPr>
        <w:fldChar w:fldCharType="end"/>
      </w:r>
    </w:p>
    <w:p w14:paraId="61BD02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8.5.5.</w:t>
      </w:r>
      <w:r>
        <w:rPr>
          <w:noProof/>
        </w:rPr>
        <w:t xml:space="preserve"> Prescribed Electric Current Density</w:t>
      </w:r>
      <w:r>
        <w:rPr>
          <w:noProof/>
        </w:rPr>
        <w:tab/>
      </w:r>
      <w:r>
        <w:rPr>
          <w:noProof/>
        </w:rPr>
        <w:fldChar w:fldCharType="begin"/>
      </w:r>
      <w:r>
        <w:rPr>
          <w:noProof/>
        </w:rPr>
        <w:instrText xml:space="preserve"> PAGEREF _Toc385498603 \h </w:instrText>
      </w:r>
      <w:r>
        <w:rPr>
          <w:noProof/>
        </w:rPr>
      </w:r>
      <w:r>
        <w:rPr>
          <w:noProof/>
        </w:rPr>
        <w:fldChar w:fldCharType="separate"/>
      </w:r>
      <w:r>
        <w:rPr>
          <w:noProof/>
        </w:rPr>
        <w:t>188</w:t>
      </w:r>
      <w:r>
        <w:rPr>
          <w:noProof/>
        </w:rPr>
        <w:fldChar w:fldCharType="end"/>
      </w:r>
    </w:p>
    <w:p w14:paraId="2B140D0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8.5.6.</w:t>
      </w:r>
      <w:r>
        <w:rPr>
          <w:noProof/>
        </w:rPr>
        <w:t xml:space="preserve"> Electrical Grounding</w:t>
      </w:r>
      <w:r>
        <w:rPr>
          <w:noProof/>
        </w:rPr>
        <w:tab/>
      </w:r>
      <w:r>
        <w:rPr>
          <w:noProof/>
        </w:rPr>
        <w:fldChar w:fldCharType="begin"/>
      </w:r>
      <w:r>
        <w:rPr>
          <w:noProof/>
        </w:rPr>
        <w:instrText xml:space="preserve"> PAGEREF _Toc385498604 \h </w:instrText>
      </w:r>
      <w:r>
        <w:rPr>
          <w:noProof/>
        </w:rPr>
      </w:r>
      <w:r>
        <w:rPr>
          <w:noProof/>
        </w:rPr>
        <w:fldChar w:fldCharType="separate"/>
      </w:r>
      <w:r>
        <w:rPr>
          <w:noProof/>
        </w:rPr>
        <w:t>189</w:t>
      </w:r>
      <w:r>
        <w:rPr>
          <w:noProof/>
        </w:rPr>
        <w:fldChar w:fldCharType="end"/>
      </w:r>
    </w:p>
    <w:p w14:paraId="3B45C8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8.6. Understanding the Solution</w:t>
      </w:r>
      <w:r>
        <w:rPr>
          <w:noProof/>
        </w:rPr>
        <w:tab/>
      </w:r>
      <w:r>
        <w:rPr>
          <w:noProof/>
        </w:rPr>
        <w:fldChar w:fldCharType="begin"/>
      </w:r>
      <w:r>
        <w:rPr>
          <w:noProof/>
        </w:rPr>
        <w:instrText xml:space="preserve"> PAGEREF _Toc385498605 \h </w:instrText>
      </w:r>
      <w:r>
        <w:rPr>
          <w:noProof/>
        </w:rPr>
      </w:r>
      <w:r>
        <w:rPr>
          <w:noProof/>
        </w:rPr>
        <w:fldChar w:fldCharType="separate"/>
      </w:r>
      <w:r>
        <w:rPr>
          <w:noProof/>
        </w:rPr>
        <w:t>189</w:t>
      </w:r>
      <w:r>
        <w:rPr>
          <w:noProof/>
        </w:rPr>
        <w:fldChar w:fldCharType="end"/>
      </w:r>
    </w:p>
    <w:p w14:paraId="7F17644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8.6.1.</w:t>
      </w:r>
      <w:r>
        <w:rPr>
          <w:noProof/>
        </w:rPr>
        <w:t xml:space="preserve"> Mesh convergence</w:t>
      </w:r>
      <w:r>
        <w:rPr>
          <w:noProof/>
        </w:rPr>
        <w:tab/>
      </w:r>
      <w:r>
        <w:rPr>
          <w:noProof/>
        </w:rPr>
        <w:fldChar w:fldCharType="begin"/>
      </w:r>
      <w:r>
        <w:rPr>
          <w:noProof/>
        </w:rPr>
        <w:instrText xml:space="preserve"> PAGEREF _Toc385498606 \h </w:instrText>
      </w:r>
      <w:r>
        <w:rPr>
          <w:noProof/>
        </w:rPr>
      </w:r>
      <w:r>
        <w:rPr>
          <w:noProof/>
        </w:rPr>
        <w:fldChar w:fldCharType="separate"/>
      </w:r>
      <w:r>
        <w:rPr>
          <w:noProof/>
        </w:rPr>
        <w:t>189</w:t>
      </w:r>
      <w:r>
        <w:rPr>
          <w:noProof/>
        </w:rPr>
        <w:fldChar w:fldCharType="end"/>
      </w:r>
    </w:p>
    <w:p w14:paraId="3F6E9F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8.6.2.</w:t>
      </w:r>
      <w:r>
        <w:rPr>
          <w:noProof/>
        </w:rPr>
        <w:t xml:space="preserve"> Constraint enforcement</w:t>
      </w:r>
      <w:r>
        <w:rPr>
          <w:noProof/>
        </w:rPr>
        <w:tab/>
      </w:r>
      <w:r>
        <w:rPr>
          <w:noProof/>
        </w:rPr>
        <w:fldChar w:fldCharType="begin"/>
      </w:r>
      <w:r>
        <w:rPr>
          <w:noProof/>
        </w:rPr>
        <w:instrText xml:space="preserve"> PAGEREF _Toc385498607 \h </w:instrText>
      </w:r>
      <w:r>
        <w:rPr>
          <w:noProof/>
        </w:rPr>
      </w:r>
      <w:r>
        <w:rPr>
          <w:noProof/>
        </w:rPr>
        <w:fldChar w:fldCharType="separate"/>
      </w:r>
      <w:r>
        <w:rPr>
          <w:noProof/>
        </w:rPr>
        <w:t>189</w:t>
      </w:r>
      <w:r>
        <w:rPr>
          <w:noProof/>
        </w:rPr>
        <w:fldChar w:fldCharType="end"/>
      </w:r>
    </w:p>
    <w:p w14:paraId="11FB3B4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_Toc385498608 \h </w:instrText>
      </w:r>
      <w:r>
        <w:rPr>
          <w:noProof/>
        </w:rPr>
      </w:r>
      <w:r>
        <w:rPr>
          <w:noProof/>
        </w:rPr>
        <w:fldChar w:fldCharType="separate"/>
      </w:r>
      <w:r>
        <w:rPr>
          <w:noProof/>
        </w:rPr>
        <w:t>190</w:t>
      </w:r>
      <w:r>
        <w:rPr>
          <w:noProof/>
        </w:rPr>
        <w:fldChar w:fldCharType="end"/>
      </w:r>
    </w:p>
    <w:p w14:paraId="6E1D818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8.7.1.</w:t>
      </w:r>
      <w:r>
        <w:rPr>
          <w:noProof/>
        </w:rPr>
        <w:t xml:space="preserve"> Geometrical instabilities</w:t>
      </w:r>
      <w:r>
        <w:rPr>
          <w:noProof/>
        </w:rPr>
        <w:tab/>
      </w:r>
      <w:r>
        <w:rPr>
          <w:noProof/>
        </w:rPr>
        <w:fldChar w:fldCharType="begin"/>
      </w:r>
      <w:r>
        <w:rPr>
          <w:noProof/>
        </w:rPr>
        <w:instrText xml:space="preserve"> PAGEREF _Toc385498609 \h </w:instrText>
      </w:r>
      <w:r>
        <w:rPr>
          <w:noProof/>
        </w:rPr>
      </w:r>
      <w:r>
        <w:rPr>
          <w:noProof/>
        </w:rPr>
        <w:fldChar w:fldCharType="separate"/>
      </w:r>
      <w:r>
        <w:rPr>
          <w:noProof/>
        </w:rPr>
        <w:t>190</w:t>
      </w:r>
      <w:r>
        <w:rPr>
          <w:noProof/>
        </w:rPr>
        <w:fldChar w:fldCharType="end"/>
      </w:r>
    </w:p>
    <w:p w14:paraId="7D002D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8.7.2.</w:t>
      </w:r>
      <w:r>
        <w:rPr>
          <w:noProof/>
        </w:rPr>
        <w:t xml:space="preserve"> Material instabilities</w:t>
      </w:r>
      <w:r>
        <w:rPr>
          <w:noProof/>
        </w:rPr>
        <w:tab/>
      </w:r>
      <w:r>
        <w:rPr>
          <w:noProof/>
        </w:rPr>
        <w:fldChar w:fldCharType="begin"/>
      </w:r>
      <w:r>
        <w:rPr>
          <w:noProof/>
        </w:rPr>
        <w:instrText xml:space="preserve"> PAGEREF _Toc385498610 \h </w:instrText>
      </w:r>
      <w:r>
        <w:rPr>
          <w:noProof/>
        </w:rPr>
      </w:r>
      <w:r>
        <w:rPr>
          <w:noProof/>
        </w:rPr>
        <w:fldChar w:fldCharType="separate"/>
      </w:r>
      <w:r>
        <w:rPr>
          <w:noProof/>
        </w:rPr>
        <w:t>190</w:t>
      </w:r>
      <w:r>
        <w:rPr>
          <w:noProof/>
        </w:rPr>
        <w:fldChar w:fldCharType="end"/>
      </w:r>
    </w:p>
    <w:p w14:paraId="0AD7DC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_Toc385498611 \h </w:instrText>
      </w:r>
      <w:r>
        <w:rPr>
          <w:noProof/>
        </w:rPr>
      </w:r>
      <w:r>
        <w:rPr>
          <w:noProof/>
        </w:rPr>
        <w:fldChar w:fldCharType="separate"/>
      </w:r>
      <w:r>
        <w:rPr>
          <w:noProof/>
        </w:rPr>
        <w:t>190</w:t>
      </w:r>
      <w:r>
        <w:rPr>
          <w:noProof/>
        </w:rPr>
        <w:fldChar w:fldCharType="end"/>
      </w:r>
    </w:p>
    <w:p w14:paraId="162E98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8.7.3.</w:t>
      </w:r>
      <w:r>
        <w:rPr>
          <w:noProof/>
        </w:rPr>
        <w:tab/>
      </w:r>
      <w:r>
        <w:rPr>
          <w:noProof/>
        </w:rPr>
        <w:fldChar w:fldCharType="begin"/>
      </w:r>
      <w:r>
        <w:rPr>
          <w:noProof/>
        </w:rPr>
        <w:instrText xml:space="preserve"> PAGEREF _Toc385498612 \h </w:instrText>
      </w:r>
      <w:r>
        <w:rPr>
          <w:noProof/>
        </w:rPr>
      </w:r>
      <w:r>
        <w:rPr>
          <w:noProof/>
        </w:rPr>
        <w:fldChar w:fldCharType="separate"/>
      </w:r>
      <w:r>
        <w:rPr>
          <w:noProof/>
        </w:rPr>
        <w:t>190</w:t>
      </w:r>
      <w:r>
        <w:rPr>
          <w:noProof/>
        </w:rPr>
        <w:fldChar w:fldCharType="end"/>
      </w:r>
    </w:p>
    <w:p w14:paraId="14AEC4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8.7.4.</w:t>
      </w:r>
      <w:r>
        <w:rPr>
          <w:noProof/>
        </w:rPr>
        <w:t xml:space="preserve"> Force-driven Problems</w:t>
      </w:r>
      <w:r>
        <w:rPr>
          <w:noProof/>
        </w:rPr>
        <w:tab/>
      </w:r>
      <w:r>
        <w:rPr>
          <w:noProof/>
        </w:rPr>
        <w:fldChar w:fldCharType="begin"/>
      </w:r>
      <w:r>
        <w:rPr>
          <w:noProof/>
        </w:rPr>
        <w:instrText xml:space="preserve"> PAGEREF _Toc385498613 \h </w:instrText>
      </w:r>
      <w:r>
        <w:rPr>
          <w:noProof/>
        </w:rPr>
      </w:r>
      <w:r>
        <w:rPr>
          <w:noProof/>
        </w:rPr>
        <w:fldChar w:fldCharType="separate"/>
      </w:r>
      <w:r>
        <w:rPr>
          <w:noProof/>
        </w:rPr>
        <w:t>191</w:t>
      </w:r>
      <w:r>
        <w:rPr>
          <w:noProof/>
        </w:rPr>
        <w:fldChar w:fldCharType="end"/>
      </w:r>
    </w:p>
    <w:p w14:paraId="0FB23FC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_Toc385498614 \h </w:instrText>
      </w:r>
      <w:r>
        <w:rPr>
          <w:noProof/>
        </w:rPr>
      </w:r>
      <w:r>
        <w:rPr>
          <w:noProof/>
        </w:rPr>
        <w:fldChar w:fldCharType="separate"/>
      </w:r>
      <w:r>
        <w:rPr>
          <w:noProof/>
        </w:rPr>
        <w:t>191</w:t>
      </w:r>
      <w:r>
        <w:rPr>
          <w:noProof/>
        </w:rPr>
        <w:fldChar w:fldCharType="end"/>
      </w:r>
    </w:p>
    <w:p w14:paraId="44454EE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_Toc385498615 \h </w:instrText>
      </w:r>
      <w:r>
        <w:rPr>
          <w:noProof/>
        </w:rPr>
      </w:r>
      <w:r>
        <w:rPr>
          <w:noProof/>
        </w:rPr>
        <w:fldChar w:fldCharType="separate"/>
      </w:r>
      <w:r>
        <w:rPr>
          <w:noProof/>
        </w:rPr>
        <w:t>191</w:t>
      </w:r>
      <w:r>
        <w:rPr>
          <w:noProof/>
        </w:rPr>
        <w:fldChar w:fldCharType="end"/>
      </w:r>
    </w:p>
    <w:p w14:paraId="31F16BD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_Toc385498616 \h </w:instrText>
      </w:r>
      <w:r>
        <w:rPr>
          <w:noProof/>
        </w:rPr>
      </w:r>
      <w:r>
        <w:rPr>
          <w:noProof/>
        </w:rPr>
        <w:fldChar w:fldCharType="separate"/>
      </w:r>
      <w:r>
        <w:rPr>
          <w:noProof/>
        </w:rPr>
        <w:t>193</w:t>
      </w:r>
      <w:r>
        <w:rPr>
          <w:noProof/>
        </w:rPr>
        <w:fldChar w:fldCharType="end"/>
      </w:r>
    </w:p>
    <w:p w14:paraId="15C38C46"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_Toc385498617 \h </w:instrText>
      </w:r>
      <w:r>
        <w:rPr>
          <w:noProof/>
        </w:rPr>
      </w:r>
      <w:r>
        <w:rPr>
          <w:noProof/>
        </w:rPr>
        <w:fldChar w:fldCharType="separate"/>
      </w:r>
      <w:r>
        <w:rPr>
          <w:noProof/>
        </w:rPr>
        <w:t>194</w:t>
      </w:r>
      <w:r>
        <w:rPr>
          <w:noProof/>
        </w:rPr>
        <w:fldChar w:fldCharType="end"/>
      </w:r>
    </w:p>
    <w:p w14:paraId="09E9197F"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_Toc385498618 \h </w:instrText>
      </w:r>
      <w:r>
        <w:rPr>
          <w:noProof/>
        </w:rPr>
      </w:r>
      <w:r>
        <w:rPr>
          <w:noProof/>
        </w:rPr>
        <w:fldChar w:fldCharType="separate"/>
      </w:r>
      <w:r>
        <w:rPr>
          <w:noProof/>
        </w:rPr>
        <w:t>195</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6" w:name="_Toc385498384"/>
      <w:r>
        <w:lastRenderedPageBreak/>
        <w:t>Introduction</w:t>
      </w:r>
      <w:bookmarkEnd w:id="6"/>
    </w:p>
    <w:p w14:paraId="497FD52E" w14:textId="77777777" w:rsidR="006A0BC1" w:rsidRPr="00070A8D" w:rsidRDefault="006A0BC1" w:rsidP="006A0BC1">
      <w:pPr>
        <w:pStyle w:val="Heading2"/>
      </w:pPr>
      <w:bookmarkStart w:id="7" w:name="_Toc385498385"/>
      <w:r>
        <w:t>Overview of FEBio</w:t>
      </w:r>
      <w:bookmarkEnd w:id="7"/>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8" w:author="Steve Maas" w:date="2013-12-14T22:01:00Z"/>
        </w:rPr>
      </w:pPr>
      <w:ins w:id="9"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10" w:name="_Toc385498386"/>
      <w:r>
        <w:t>About this document</w:t>
      </w:r>
      <w:bookmarkEnd w:id="10"/>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11" w:author="Steve Maas" w:date="2014-04-17T11:31:00Z"/>
        </w:rPr>
      </w:pPr>
      <w:bookmarkStart w:id="12" w:name="_Toc385498387"/>
      <w:ins w:id="13" w:author="Steve Maas" w:date="2014-04-17T11:31:00Z">
        <w:r>
          <w:t>Units in FEBio</w:t>
        </w:r>
        <w:bookmarkEnd w:id="12"/>
      </w:ins>
    </w:p>
    <w:p w14:paraId="4F8FF8A0" w14:textId="113A46AD" w:rsidR="00A75DF0" w:rsidRDefault="00A75DF0" w:rsidP="00A75DF0">
      <w:pPr>
        <w:rPr>
          <w:ins w:id="14" w:author="Steve Maas" w:date="2014-04-17T11:31:00Z"/>
        </w:rPr>
      </w:pPr>
      <w:ins w:id="15" w:author="Steve Maas" w:date="2014-04-17T11:31:00Z">
        <w:r>
          <w:t xml:space="preserve">FEBio does not assume a specific unit system. It is up to the user to enter numbers that are defined in consistent units. For example, when entering material parameters in SI units, </w:t>
        </w:r>
      </w:ins>
      <w:ins w:id="16" w:author="Steve Maas" w:date="2014-04-17T11:43:00Z">
        <w:r w:rsidR="00BA5353">
          <w:t xml:space="preserve">the user must enter </w:t>
        </w:r>
      </w:ins>
      <w:ins w:id="17" w:author="Steve Maas" w:date="2014-04-17T11:31:00Z">
        <w:r>
          <w:t xml:space="preserve">all loads, contact parameters, and other boundary conditions in SI units as well. The units of all the parameters are given when they are defined in this manual. We use a </w:t>
        </w:r>
        <w:del w:id="18" w:author="Gerard" w:date="2014-04-21T19:15:00Z">
          <w:r w:rsidDel="0058797B">
            <w:delText>non-specific</w:delText>
          </w:r>
        </w:del>
      </w:ins>
      <w:ins w:id="19" w:author="Gerard" w:date="2014-04-21T19:15:00Z">
        <w:r w:rsidR="0058797B">
          <w:t>generic</w:t>
        </w:r>
      </w:ins>
      <w:ins w:id="20" w:author="Steve Maas" w:date="2014-04-17T11:31:00Z">
        <w:r>
          <w:t xml:space="preserve"> designation of units for all the parameters using the following symbols. </w:t>
        </w:r>
      </w:ins>
    </w:p>
    <w:p w14:paraId="6141E4EB" w14:textId="77777777" w:rsidR="00A75DF0" w:rsidRDefault="00A75DF0" w:rsidP="00A75DF0">
      <w:pPr>
        <w:rPr>
          <w:ins w:id="21"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22" w:author="Steve Maas" w:date="2014-04-17T11:31:00Z"/>
        </w:trPr>
        <w:tc>
          <w:tcPr>
            <w:tcW w:w="3192" w:type="dxa"/>
          </w:tcPr>
          <w:p w14:paraId="37F8008F" w14:textId="77777777" w:rsidR="00A75DF0" w:rsidRPr="00A93565" w:rsidRDefault="00A75DF0" w:rsidP="00A75DF0">
            <w:pPr>
              <w:rPr>
                <w:ins w:id="23" w:author="Steve Maas" w:date="2014-04-17T11:31:00Z"/>
                <w:b/>
                <w:i/>
              </w:rPr>
            </w:pPr>
            <w:ins w:id="24" w:author="Steve Maas" w:date="2014-04-17T11:31:00Z">
              <w:r w:rsidRPr="00A93565">
                <w:rPr>
                  <w:b/>
                  <w:i/>
                </w:rPr>
                <w:t>Symbol</w:t>
              </w:r>
            </w:ins>
          </w:p>
        </w:tc>
        <w:tc>
          <w:tcPr>
            <w:tcW w:w="3192" w:type="dxa"/>
          </w:tcPr>
          <w:p w14:paraId="403A4B16" w14:textId="539A48BA" w:rsidR="00A75DF0" w:rsidRPr="00A93565" w:rsidRDefault="00A75DF0" w:rsidP="00A75DF0">
            <w:pPr>
              <w:rPr>
                <w:ins w:id="25" w:author="Steve Maas" w:date="2014-04-17T11:31:00Z"/>
                <w:b/>
                <w:i/>
              </w:rPr>
            </w:pPr>
            <w:ins w:id="26" w:author="Steve Maas" w:date="2014-04-17T11:33:00Z">
              <w:r>
                <w:rPr>
                  <w:b/>
                  <w:i/>
                </w:rPr>
                <w:t>Name</w:t>
              </w:r>
            </w:ins>
          </w:p>
        </w:tc>
        <w:tc>
          <w:tcPr>
            <w:tcW w:w="3192" w:type="dxa"/>
          </w:tcPr>
          <w:p w14:paraId="175F5C5E" w14:textId="5A5AB8BF" w:rsidR="00A75DF0" w:rsidRPr="00A93565" w:rsidRDefault="00A75DF0" w:rsidP="00A75DF0">
            <w:pPr>
              <w:rPr>
                <w:ins w:id="27" w:author="Steve Maas" w:date="2014-04-17T11:31:00Z"/>
                <w:b/>
                <w:i/>
              </w:rPr>
            </w:pPr>
            <w:ins w:id="28" w:author="Steve Maas" w:date="2014-04-17T11:33:00Z">
              <w:r>
                <w:rPr>
                  <w:b/>
                  <w:i/>
                </w:rPr>
                <w:t>SI unit</w:t>
              </w:r>
            </w:ins>
          </w:p>
        </w:tc>
      </w:tr>
      <w:tr w:rsidR="00A75DF0" w14:paraId="375B31EB" w14:textId="77777777" w:rsidTr="00A75DF0">
        <w:trPr>
          <w:ins w:id="29" w:author="Steve Maas" w:date="2014-04-17T11:31:00Z"/>
        </w:trPr>
        <w:tc>
          <w:tcPr>
            <w:tcW w:w="3192" w:type="dxa"/>
          </w:tcPr>
          <w:p w14:paraId="54023B77" w14:textId="77777777" w:rsidR="00A75DF0" w:rsidRPr="00A93565" w:rsidRDefault="00A75DF0" w:rsidP="00A75DF0">
            <w:pPr>
              <w:rPr>
                <w:ins w:id="30" w:author="Steve Maas" w:date="2014-04-17T11:31:00Z"/>
                <w:b/>
              </w:rPr>
            </w:pPr>
            <w:ins w:id="31" w:author="Steve Maas" w:date="2014-04-17T11:31:00Z">
              <w:r>
                <w:rPr>
                  <w:b/>
                </w:rPr>
                <w:t>L</w:t>
              </w:r>
            </w:ins>
          </w:p>
        </w:tc>
        <w:tc>
          <w:tcPr>
            <w:tcW w:w="3192" w:type="dxa"/>
          </w:tcPr>
          <w:p w14:paraId="74B034D8" w14:textId="77777777" w:rsidR="00A75DF0" w:rsidRDefault="00A75DF0" w:rsidP="00A75DF0">
            <w:pPr>
              <w:rPr>
                <w:ins w:id="32" w:author="Steve Maas" w:date="2014-04-17T11:31:00Z"/>
              </w:rPr>
            </w:pPr>
            <w:ins w:id="33" w:author="Steve Maas" w:date="2014-04-17T11:31:00Z">
              <w:r>
                <w:t>Length</w:t>
              </w:r>
            </w:ins>
          </w:p>
        </w:tc>
        <w:tc>
          <w:tcPr>
            <w:tcW w:w="3192" w:type="dxa"/>
          </w:tcPr>
          <w:p w14:paraId="26E842E6" w14:textId="77777777" w:rsidR="00A75DF0" w:rsidRPr="00A93565" w:rsidRDefault="00A75DF0" w:rsidP="00A75DF0">
            <w:pPr>
              <w:rPr>
                <w:ins w:id="34" w:author="Steve Maas" w:date="2014-04-17T11:31:00Z"/>
              </w:rPr>
            </w:pPr>
            <w:ins w:id="35" w:author="Steve Maas" w:date="2014-04-17T11:31:00Z">
              <w:r>
                <w:t>meter (</w:t>
              </w:r>
              <w:r w:rsidRPr="00A75DF0">
                <w:rPr>
                  <w:rPrChange w:id="36" w:author="Steve Maas" w:date="2014-04-17T11:40:00Z">
                    <w:rPr>
                      <w:i/>
                    </w:rPr>
                  </w:rPrChange>
                </w:rPr>
                <w:t>m</w:t>
              </w:r>
              <w:r>
                <w:t>)</w:t>
              </w:r>
            </w:ins>
          </w:p>
        </w:tc>
      </w:tr>
      <w:tr w:rsidR="00A75DF0" w14:paraId="56B475B2" w14:textId="77777777" w:rsidTr="00A75DF0">
        <w:trPr>
          <w:ins w:id="37" w:author="Steve Maas" w:date="2014-04-17T11:31:00Z"/>
        </w:trPr>
        <w:tc>
          <w:tcPr>
            <w:tcW w:w="3192" w:type="dxa"/>
          </w:tcPr>
          <w:p w14:paraId="4096DF56" w14:textId="77777777" w:rsidR="00A75DF0" w:rsidRPr="00A93565" w:rsidRDefault="00A75DF0" w:rsidP="00A75DF0">
            <w:pPr>
              <w:rPr>
                <w:ins w:id="38" w:author="Steve Maas" w:date="2014-04-17T11:31:00Z"/>
                <w:b/>
              </w:rPr>
            </w:pPr>
            <w:ins w:id="39" w:author="Steve Maas" w:date="2014-04-17T11:31:00Z">
              <w:r w:rsidRPr="00A93565">
                <w:rPr>
                  <w:b/>
                </w:rPr>
                <w:t>M</w:t>
              </w:r>
            </w:ins>
          </w:p>
        </w:tc>
        <w:tc>
          <w:tcPr>
            <w:tcW w:w="3192" w:type="dxa"/>
          </w:tcPr>
          <w:p w14:paraId="7702AD59" w14:textId="77777777" w:rsidR="00A75DF0" w:rsidRDefault="00A75DF0" w:rsidP="00A75DF0">
            <w:pPr>
              <w:rPr>
                <w:ins w:id="40" w:author="Steve Maas" w:date="2014-04-17T11:31:00Z"/>
              </w:rPr>
            </w:pPr>
            <w:ins w:id="41" w:author="Steve Maas" w:date="2014-04-17T11:31:00Z">
              <w:r>
                <w:t>Mass</w:t>
              </w:r>
            </w:ins>
          </w:p>
        </w:tc>
        <w:tc>
          <w:tcPr>
            <w:tcW w:w="3192" w:type="dxa"/>
          </w:tcPr>
          <w:p w14:paraId="3CC117A2" w14:textId="77777777" w:rsidR="00A75DF0" w:rsidRPr="00A93565" w:rsidRDefault="00A75DF0" w:rsidP="00A75DF0">
            <w:pPr>
              <w:rPr>
                <w:ins w:id="42" w:author="Steve Maas" w:date="2014-04-17T11:31:00Z"/>
              </w:rPr>
            </w:pPr>
            <w:ins w:id="43" w:author="Steve Maas" w:date="2014-04-17T11:31:00Z">
              <w:r>
                <w:t>kilogram (</w:t>
              </w:r>
              <w:r w:rsidRPr="00A75DF0">
                <w:rPr>
                  <w:rPrChange w:id="44" w:author="Steve Maas" w:date="2014-04-17T11:40:00Z">
                    <w:rPr>
                      <w:i/>
                    </w:rPr>
                  </w:rPrChange>
                </w:rPr>
                <w:t>kg</w:t>
              </w:r>
              <w:r>
                <w:t>)</w:t>
              </w:r>
            </w:ins>
          </w:p>
        </w:tc>
      </w:tr>
      <w:tr w:rsidR="00A75DF0" w14:paraId="5BCE33AE" w14:textId="77777777" w:rsidTr="00A75DF0">
        <w:trPr>
          <w:ins w:id="45" w:author="Steve Maas" w:date="2014-04-17T11:31:00Z"/>
        </w:trPr>
        <w:tc>
          <w:tcPr>
            <w:tcW w:w="3192" w:type="dxa"/>
          </w:tcPr>
          <w:p w14:paraId="64141151" w14:textId="77777777" w:rsidR="00A75DF0" w:rsidRPr="00A75DF0" w:rsidRDefault="00A75DF0" w:rsidP="00A75DF0">
            <w:pPr>
              <w:rPr>
                <w:ins w:id="46" w:author="Steve Maas" w:date="2014-04-17T11:31:00Z"/>
                <w:b/>
              </w:rPr>
            </w:pPr>
            <w:ins w:id="47" w:author="Steve Maas" w:date="2014-04-17T11:31:00Z">
              <w:r w:rsidRPr="00A75DF0">
                <w:rPr>
                  <w:b/>
                  <w:rPrChange w:id="48" w:author="Steve Maas" w:date="2014-04-17T11:40:00Z">
                    <w:rPr>
                      <w:b/>
                      <w:i/>
                    </w:rPr>
                  </w:rPrChange>
                </w:rPr>
                <w:t>t</w:t>
              </w:r>
            </w:ins>
          </w:p>
        </w:tc>
        <w:tc>
          <w:tcPr>
            <w:tcW w:w="3192" w:type="dxa"/>
          </w:tcPr>
          <w:p w14:paraId="70E94097" w14:textId="77777777" w:rsidR="00A75DF0" w:rsidRDefault="00A75DF0" w:rsidP="00A75DF0">
            <w:pPr>
              <w:rPr>
                <w:ins w:id="49" w:author="Steve Maas" w:date="2014-04-17T11:31:00Z"/>
              </w:rPr>
            </w:pPr>
            <w:ins w:id="50" w:author="Steve Maas" w:date="2014-04-17T11:31:00Z">
              <w:r>
                <w:t>Time</w:t>
              </w:r>
            </w:ins>
          </w:p>
        </w:tc>
        <w:tc>
          <w:tcPr>
            <w:tcW w:w="3192" w:type="dxa"/>
          </w:tcPr>
          <w:p w14:paraId="3F5FDDD6" w14:textId="77777777" w:rsidR="00A75DF0" w:rsidRPr="00A93565" w:rsidRDefault="00A75DF0" w:rsidP="00A75DF0">
            <w:pPr>
              <w:rPr>
                <w:ins w:id="51" w:author="Steve Maas" w:date="2014-04-17T11:31:00Z"/>
              </w:rPr>
            </w:pPr>
            <w:ins w:id="52" w:author="Steve Maas" w:date="2014-04-17T11:31:00Z">
              <w:r>
                <w:t>second (</w:t>
              </w:r>
              <w:r w:rsidRPr="00A75DF0">
                <w:rPr>
                  <w:rPrChange w:id="53" w:author="Steve Maas" w:date="2014-04-17T11:40:00Z">
                    <w:rPr>
                      <w:i/>
                    </w:rPr>
                  </w:rPrChange>
                </w:rPr>
                <w:t>s</w:t>
              </w:r>
              <w:r>
                <w:t>)</w:t>
              </w:r>
            </w:ins>
          </w:p>
        </w:tc>
      </w:tr>
      <w:tr w:rsidR="00A75DF0" w14:paraId="350C2E8A" w14:textId="77777777" w:rsidTr="00A75DF0">
        <w:trPr>
          <w:ins w:id="54" w:author="Steve Maas" w:date="2014-04-17T11:33:00Z"/>
        </w:trPr>
        <w:tc>
          <w:tcPr>
            <w:tcW w:w="3192" w:type="dxa"/>
          </w:tcPr>
          <w:p w14:paraId="20E7C08E" w14:textId="2F622938" w:rsidR="00A75DF0" w:rsidRPr="000E48F1" w:rsidRDefault="00A75DF0" w:rsidP="00A75DF0">
            <w:pPr>
              <w:tabs>
                <w:tab w:val="center" w:pos="4320"/>
                <w:tab w:val="right" w:pos="8640"/>
              </w:tabs>
              <w:rPr>
                <w:ins w:id="55" w:author="Steve Maas" w:date="2014-04-17T11:33:00Z"/>
                <w:b/>
                <w:rPrChange w:id="56" w:author="Steve Maas" w:date="2014-04-17T12:18:00Z">
                  <w:rPr>
                    <w:ins w:id="57" w:author="Steve Maas" w:date="2014-04-17T11:33:00Z"/>
                    <w:b/>
                    <w:i/>
                  </w:rPr>
                </w:rPrChange>
              </w:rPr>
            </w:pPr>
            <w:ins w:id="58" w:author="Steve Maas" w:date="2014-04-17T11:33:00Z">
              <w:r w:rsidRPr="000E48F1">
                <w:rPr>
                  <w:b/>
                  <w:rPrChange w:id="59" w:author="Steve Maas" w:date="2014-04-17T12:18:00Z">
                    <w:rPr>
                      <w:b/>
                      <w:i/>
                    </w:rPr>
                  </w:rPrChange>
                </w:rPr>
                <w:t>T</w:t>
              </w:r>
            </w:ins>
          </w:p>
        </w:tc>
        <w:tc>
          <w:tcPr>
            <w:tcW w:w="3192" w:type="dxa"/>
          </w:tcPr>
          <w:p w14:paraId="75D2D522" w14:textId="63D40EF3" w:rsidR="00A75DF0" w:rsidRDefault="00A75DF0" w:rsidP="00A75DF0">
            <w:pPr>
              <w:rPr>
                <w:ins w:id="60" w:author="Steve Maas" w:date="2014-04-17T11:33:00Z"/>
              </w:rPr>
            </w:pPr>
            <w:ins w:id="61" w:author="Steve Maas" w:date="2014-04-17T11:33:00Z">
              <w:r>
                <w:t>Temperature</w:t>
              </w:r>
            </w:ins>
          </w:p>
        </w:tc>
        <w:tc>
          <w:tcPr>
            <w:tcW w:w="3192" w:type="dxa"/>
          </w:tcPr>
          <w:p w14:paraId="3447797B" w14:textId="594E76AA" w:rsidR="00A75DF0" w:rsidRDefault="00A75DF0" w:rsidP="00A75DF0">
            <w:pPr>
              <w:rPr>
                <w:ins w:id="62" w:author="Steve Maas" w:date="2014-04-17T11:33:00Z"/>
              </w:rPr>
            </w:pPr>
            <w:ins w:id="63" w:author="Steve Maas" w:date="2014-04-17T11:33:00Z">
              <w:r>
                <w:t>Kelvin (</w:t>
              </w:r>
              <w:r w:rsidRPr="00A75DF0">
                <w:t>K</w:t>
              </w:r>
              <w:r>
                <w:t>)</w:t>
              </w:r>
            </w:ins>
          </w:p>
        </w:tc>
      </w:tr>
      <w:tr w:rsidR="00A75DF0" w14:paraId="6E812F91" w14:textId="77777777" w:rsidTr="00A75DF0">
        <w:trPr>
          <w:ins w:id="64" w:author="Steve Maas" w:date="2014-04-17T11:37:00Z"/>
        </w:trPr>
        <w:tc>
          <w:tcPr>
            <w:tcW w:w="3192" w:type="dxa"/>
          </w:tcPr>
          <w:p w14:paraId="0FAE7AC8" w14:textId="1AF5D438" w:rsidR="00A75DF0" w:rsidRPr="00A75DF0" w:rsidRDefault="000E48F1" w:rsidP="00A75DF0">
            <w:pPr>
              <w:rPr>
                <w:ins w:id="65" w:author="Steve Maas" w:date="2014-04-17T11:37:00Z"/>
                <w:b/>
                <w:rPrChange w:id="66" w:author="Steve Maas" w:date="2014-04-17T11:40:00Z">
                  <w:rPr>
                    <w:ins w:id="67" w:author="Steve Maas" w:date="2014-04-17T11:37:00Z"/>
                    <w:b/>
                    <w:i/>
                  </w:rPr>
                </w:rPrChange>
              </w:rPr>
            </w:pPr>
            <w:ins w:id="68" w:author="Steve Maas" w:date="2014-04-17T12:18:00Z">
              <w:r>
                <w:rPr>
                  <w:b/>
                </w:rPr>
                <w:t>n</w:t>
              </w:r>
            </w:ins>
          </w:p>
        </w:tc>
        <w:tc>
          <w:tcPr>
            <w:tcW w:w="3192" w:type="dxa"/>
          </w:tcPr>
          <w:p w14:paraId="33A8FE22" w14:textId="0B82BF04" w:rsidR="00A75DF0" w:rsidRDefault="00A75DF0" w:rsidP="00A75DF0">
            <w:pPr>
              <w:rPr>
                <w:ins w:id="69" w:author="Steve Maas" w:date="2014-04-17T11:37:00Z"/>
              </w:rPr>
            </w:pPr>
            <w:ins w:id="70" w:author="Steve Maas" w:date="2014-04-17T11:37:00Z">
              <w:r>
                <w:t>Amount of substance</w:t>
              </w:r>
            </w:ins>
          </w:p>
        </w:tc>
        <w:tc>
          <w:tcPr>
            <w:tcW w:w="3192" w:type="dxa"/>
          </w:tcPr>
          <w:p w14:paraId="752A3005" w14:textId="5E6B1F79" w:rsidR="00A75DF0" w:rsidRDefault="00A574E7" w:rsidP="00A75DF0">
            <w:pPr>
              <w:rPr>
                <w:ins w:id="71" w:author="Steve Maas" w:date="2014-04-17T11:37:00Z"/>
              </w:rPr>
            </w:pPr>
            <w:ins w:id="72" w:author="Steve Maas" w:date="2014-04-21T11:19:00Z">
              <w:r>
                <w:t>m</w:t>
              </w:r>
            </w:ins>
            <w:ins w:id="73" w:author="Steve Maas" w:date="2014-04-17T11:37:00Z">
              <w:r w:rsidR="00A75DF0">
                <w:t>ole (</w:t>
              </w:r>
              <w:r w:rsidR="00A75DF0" w:rsidRPr="00A75DF0">
                <w:t>mol</w:t>
              </w:r>
              <w:r w:rsidR="00A75DF0">
                <w:t>)</w:t>
              </w:r>
            </w:ins>
          </w:p>
        </w:tc>
      </w:tr>
      <w:tr w:rsidR="00A75DF0" w14:paraId="472B88FF" w14:textId="77777777" w:rsidTr="00A75DF0">
        <w:trPr>
          <w:ins w:id="74" w:author="Steve Maas" w:date="2014-04-17T11:38:00Z"/>
        </w:trPr>
        <w:tc>
          <w:tcPr>
            <w:tcW w:w="3192" w:type="dxa"/>
          </w:tcPr>
          <w:p w14:paraId="44120C82" w14:textId="19351F90" w:rsidR="00A75DF0" w:rsidRPr="00A75DF0" w:rsidRDefault="00A75DF0" w:rsidP="00A75DF0">
            <w:pPr>
              <w:tabs>
                <w:tab w:val="center" w:pos="4320"/>
                <w:tab w:val="right" w:pos="8640"/>
              </w:tabs>
              <w:rPr>
                <w:ins w:id="75" w:author="Steve Maas" w:date="2014-04-17T11:38:00Z"/>
                <w:b/>
                <w:rPrChange w:id="76" w:author="Steve Maas" w:date="2014-04-17T11:38:00Z">
                  <w:rPr>
                    <w:ins w:id="77" w:author="Steve Maas" w:date="2014-04-17T11:38:00Z"/>
                    <w:b/>
                    <w:i/>
                  </w:rPr>
                </w:rPrChange>
              </w:rPr>
            </w:pPr>
            <w:ins w:id="78" w:author="Steve Maas" w:date="2014-04-17T11:38:00Z">
              <w:r>
                <w:rPr>
                  <w:b/>
                </w:rPr>
                <w:t>F</w:t>
              </w:r>
            </w:ins>
          </w:p>
        </w:tc>
        <w:tc>
          <w:tcPr>
            <w:tcW w:w="3192" w:type="dxa"/>
          </w:tcPr>
          <w:p w14:paraId="0376A2D5" w14:textId="26089581" w:rsidR="00A75DF0" w:rsidRDefault="00A75DF0" w:rsidP="00A75DF0">
            <w:pPr>
              <w:rPr>
                <w:ins w:id="79" w:author="Steve Maas" w:date="2014-04-17T11:38:00Z"/>
              </w:rPr>
            </w:pPr>
            <w:ins w:id="80" w:author="Steve Maas" w:date="2014-04-17T11:38:00Z">
              <w:r>
                <w:t>Force</w:t>
              </w:r>
            </w:ins>
          </w:p>
        </w:tc>
        <w:tc>
          <w:tcPr>
            <w:tcW w:w="3192" w:type="dxa"/>
          </w:tcPr>
          <w:p w14:paraId="7951836B" w14:textId="5D7E18BD" w:rsidR="00A75DF0" w:rsidRPr="00A75DF0" w:rsidRDefault="00A75DF0" w:rsidP="00A75DF0">
            <w:pPr>
              <w:rPr>
                <w:ins w:id="81" w:author="Steve Maas" w:date="2014-04-17T11:38:00Z"/>
              </w:rPr>
            </w:pPr>
            <w:ins w:id="82" w:author="Steve Maas" w:date="2014-04-17T11:38:00Z">
              <w:r>
                <w:t>Newton (</w:t>
              </w:r>
            </w:ins>
            <w:ins w:id="83" w:author="Steve Maas" w:date="2014-04-17T11:39:00Z">
              <w:r>
                <w:t xml:space="preserve">N = </w:t>
              </w:r>
            </w:ins>
            <w:ins w:id="84" w:author="Steve Maas" w:date="2014-04-17T11:38:00Z">
              <w:r>
                <w:t>kg</w:t>
              </w:r>
            </w:ins>
            <w:ins w:id="85" w:author="Gerard" w:date="2014-04-21T19:46:00Z">
              <w:r w:rsidR="0003388B">
                <w:rPr>
                  <w:b/>
                </w:rPr>
                <w:sym w:font="Symbol" w:char="F0D7"/>
              </w:r>
            </w:ins>
            <w:ins w:id="86" w:author="Steve Maas" w:date="2014-04-17T11:39:00Z">
              <w:del w:id="87" w:author="Gerard" w:date="2014-04-21T19:46:00Z">
                <w:r w:rsidDel="0003388B">
                  <w:delText>.</w:delText>
                </w:r>
              </w:del>
            </w:ins>
            <w:ins w:id="88" w:author="Steve Maas" w:date="2014-04-17T11:38:00Z">
              <w:r>
                <w:t>m</w:t>
              </w:r>
            </w:ins>
            <w:ins w:id="89" w:author="Steve Maas" w:date="2014-04-17T11:39:00Z">
              <w:r>
                <w:t>/s</w:t>
              </w:r>
              <w:r>
                <w:rPr>
                  <w:vertAlign w:val="superscript"/>
                </w:rPr>
                <w:t>2</w:t>
              </w:r>
              <w:r>
                <w:t>)</w:t>
              </w:r>
            </w:ins>
          </w:p>
        </w:tc>
      </w:tr>
      <w:tr w:rsidR="00A75DF0" w14:paraId="7FA490CC" w14:textId="77777777" w:rsidTr="00A75DF0">
        <w:trPr>
          <w:ins w:id="90" w:author="Steve Maas" w:date="2014-04-17T11:39:00Z"/>
        </w:trPr>
        <w:tc>
          <w:tcPr>
            <w:tcW w:w="3192" w:type="dxa"/>
          </w:tcPr>
          <w:p w14:paraId="5CEE0ABF" w14:textId="6753CC81" w:rsidR="00A75DF0" w:rsidRDefault="00A75DF0" w:rsidP="00A75DF0">
            <w:pPr>
              <w:rPr>
                <w:ins w:id="91" w:author="Steve Maas" w:date="2014-04-17T11:39:00Z"/>
                <w:b/>
              </w:rPr>
            </w:pPr>
            <w:ins w:id="92" w:author="Steve Maas" w:date="2014-04-17T11:39:00Z">
              <w:r>
                <w:rPr>
                  <w:b/>
                </w:rPr>
                <w:t>P</w:t>
              </w:r>
            </w:ins>
          </w:p>
        </w:tc>
        <w:tc>
          <w:tcPr>
            <w:tcW w:w="3192" w:type="dxa"/>
          </w:tcPr>
          <w:p w14:paraId="331F3035" w14:textId="14D96E5F" w:rsidR="00A75DF0" w:rsidRDefault="00A75DF0" w:rsidP="00A75DF0">
            <w:pPr>
              <w:rPr>
                <w:ins w:id="93" w:author="Steve Maas" w:date="2014-04-17T11:39:00Z"/>
              </w:rPr>
            </w:pPr>
            <w:ins w:id="94" w:author="Steve Maas" w:date="2014-04-17T11:39:00Z">
              <w:r>
                <w:t>Pressure, stress</w:t>
              </w:r>
            </w:ins>
          </w:p>
        </w:tc>
        <w:tc>
          <w:tcPr>
            <w:tcW w:w="3192" w:type="dxa"/>
          </w:tcPr>
          <w:p w14:paraId="4E892D88" w14:textId="4427FEDF" w:rsidR="00A75DF0" w:rsidRPr="00A75DF0" w:rsidRDefault="00A75DF0" w:rsidP="00A75DF0">
            <w:pPr>
              <w:rPr>
                <w:ins w:id="95" w:author="Steve Maas" w:date="2014-04-17T11:39:00Z"/>
              </w:rPr>
            </w:pPr>
            <w:ins w:id="96" w:author="Steve Maas" w:date="2014-04-17T11:39:00Z">
              <w:r>
                <w:t>Pascal (Pa = N/m</w:t>
              </w:r>
              <w:r>
                <w:rPr>
                  <w:vertAlign w:val="superscript"/>
                </w:rPr>
                <w:t>2</w:t>
              </w:r>
              <w:r>
                <w:t>)</w:t>
              </w:r>
            </w:ins>
          </w:p>
        </w:tc>
      </w:tr>
      <w:tr w:rsidR="00BA5353" w14:paraId="71035A9F" w14:textId="77777777" w:rsidTr="00A75DF0">
        <w:trPr>
          <w:ins w:id="97" w:author="Steve Maas" w:date="2014-04-17T11:41:00Z"/>
        </w:trPr>
        <w:tc>
          <w:tcPr>
            <w:tcW w:w="3192" w:type="dxa"/>
          </w:tcPr>
          <w:p w14:paraId="0062FACC" w14:textId="28B873E8" w:rsidR="00BA5353" w:rsidRPr="00BA5353" w:rsidRDefault="00BA5353" w:rsidP="00A75DF0">
            <w:pPr>
              <w:rPr>
                <w:ins w:id="98" w:author="Steve Maas" w:date="2014-04-17T11:41:00Z"/>
                <w:b/>
              </w:rPr>
            </w:pPr>
            <w:ins w:id="99" w:author="Steve Maas" w:date="2014-04-17T11:41:00Z">
              <w:r>
                <w:rPr>
                  <w:b/>
                </w:rPr>
                <w:t>Q</w:t>
              </w:r>
            </w:ins>
          </w:p>
        </w:tc>
        <w:tc>
          <w:tcPr>
            <w:tcW w:w="3192" w:type="dxa"/>
          </w:tcPr>
          <w:p w14:paraId="703C15DC" w14:textId="486DEEE7" w:rsidR="00BA5353" w:rsidRDefault="00BA5353" w:rsidP="00A75DF0">
            <w:pPr>
              <w:rPr>
                <w:ins w:id="100" w:author="Steve Maas" w:date="2014-04-17T11:41:00Z"/>
              </w:rPr>
            </w:pPr>
            <w:ins w:id="101" w:author="Steve Maas" w:date="2014-04-17T11:41:00Z">
              <w:r>
                <w:t>Electric charge</w:t>
              </w:r>
            </w:ins>
          </w:p>
        </w:tc>
        <w:tc>
          <w:tcPr>
            <w:tcW w:w="3192" w:type="dxa"/>
          </w:tcPr>
          <w:p w14:paraId="4C1F8A24" w14:textId="644A48B3" w:rsidR="00BA5353" w:rsidRDefault="00BA5353" w:rsidP="00A75DF0">
            <w:pPr>
              <w:rPr>
                <w:ins w:id="102" w:author="Steve Maas" w:date="2014-04-17T11:41:00Z"/>
              </w:rPr>
            </w:pPr>
            <w:ins w:id="103" w:author="Steve Maas" w:date="2014-04-17T11:41:00Z">
              <w:r>
                <w:t>Coulomb (C</w:t>
              </w:r>
            </w:ins>
            <w:ins w:id="104" w:author="Steve Maas" w:date="2014-04-17T11:42:00Z">
              <w:r>
                <w:t xml:space="preserve"> </w:t>
              </w:r>
            </w:ins>
            <w:ins w:id="105" w:author="Steve Maas" w:date="2014-04-17T11:41:00Z">
              <w:r>
                <w:t>=</w:t>
              </w:r>
            </w:ins>
            <w:ins w:id="106" w:author="Steve Maas" w:date="2014-04-17T11:42:00Z">
              <w:r>
                <w:t xml:space="preserve"> </w:t>
              </w:r>
            </w:ins>
            <w:ins w:id="107" w:author="Steve Maas" w:date="2014-04-17T11:41:00Z">
              <w:r>
                <w:t>s.A)</w:t>
              </w:r>
            </w:ins>
          </w:p>
        </w:tc>
      </w:tr>
    </w:tbl>
    <w:p w14:paraId="4834E944" w14:textId="77777777" w:rsidR="00A75DF0" w:rsidRDefault="00A75DF0" w:rsidP="00A75DF0">
      <w:pPr>
        <w:rPr>
          <w:ins w:id="108" w:author="Steve Maas" w:date="2014-04-17T11:31:00Z"/>
        </w:rPr>
      </w:pPr>
    </w:p>
    <w:p w14:paraId="30E5A427" w14:textId="6B60E84D" w:rsidR="00A75DF0" w:rsidRDefault="00A75DF0" w:rsidP="00A75DF0">
      <w:pPr>
        <w:rPr>
          <w:ins w:id="109" w:author="Steve Maas" w:date="2014-04-21T10:32:00Z"/>
        </w:rPr>
      </w:pPr>
      <w:ins w:id="110" w:author="Steve Maas" w:date="2014-04-17T11:31:00Z">
        <w:r>
          <w:t xml:space="preserve">Units </w:t>
        </w:r>
        <w:del w:id="111" w:author="Gerard Ateshian" w:date="2014-04-17T20:43:00Z">
          <w:r w:rsidDel="00C7478A">
            <w:delText>will be</w:delText>
          </w:r>
        </w:del>
      </w:ins>
      <w:ins w:id="112" w:author="Gerard Ateshian" w:date="2014-04-17T20:43:00Z">
        <w:r w:rsidR="00C7478A">
          <w:t>are</w:t>
        </w:r>
      </w:ins>
      <w:ins w:id="113" w:author="Steve Maas" w:date="2014-04-17T11:31:00Z">
        <w:r>
          <w:t xml:space="preserve"> given using the bracket notation. For instance, the unit for density is [</w:t>
        </w:r>
        <w:r>
          <w:rPr>
            <w:b/>
          </w:rPr>
          <w:t>M/</w:t>
        </w:r>
      </w:ins>
      <w:ins w:id="114" w:author="Steve Maas" w:date="2014-04-17T11:42:00Z">
        <w:r w:rsidR="00BA5353">
          <w:rPr>
            <w:b/>
          </w:rPr>
          <w:t>L</w:t>
        </w:r>
        <w:r w:rsidR="00BA5353">
          <w:rPr>
            <w:b/>
            <w:vertAlign w:val="superscript"/>
          </w:rPr>
          <w:t>3</w:t>
        </w:r>
      </w:ins>
      <w:ins w:id="115" w:author="Steve Maas" w:date="2014-04-17T11:31:00Z">
        <w:r>
          <w:t>] and the unit for permeability is [</w:t>
        </w:r>
        <w:r>
          <w:rPr>
            <w:b/>
          </w:rPr>
          <w:t>L</w:t>
        </w:r>
        <w:r>
          <w:rPr>
            <w:b/>
            <w:vertAlign w:val="superscript"/>
          </w:rPr>
          <w:t>4</w:t>
        </w:r>
        <w:r>
          <w:rPr>
            <w:b/>
          </w:rPr>
          <w:t>/F</w:t>
        </w:r>
      </w:ins>
      <w:ins w:id="116" w:author="Gerard" w:date="2014-04-21T19:32:00Z">
        <w:r w:rsidR="00B578EA">
          <w:rPr>
            <w:b/>
          </w:rPr>
          <w:sym w:font="Symbol" w:char="F0D7"/>
        </w:r>
      </w:ins>
      <w:ins w:id="117" w:author="Steve Maas" w:date="2014-04-17T11:31:00Z">
        <w:del w:id="118" w:author="Gerard" w:date="2014-04-21T19:32:00Z">
          <w:r w:rsidRPr="00B578EA" w:rsidDel="00B578EA">
            <w:rPr>
              <w:b/>
            </w:rPr>
            <w:delText>.</w:delText>
          </w:r>
        </w:del>
        <w:r w:rsidRPr="00B578EA">
          <w:rPr>
            <w:b/>
            <w:rPrChange w:id="119" w:author="Gerard" w:date="2014-04-21T19:32:00Z">
              <w:rPr>
                <w:b/>
                <w:i/>
              </w:rPr>
            </w:rPrChange>
          </w:rPr>
          <w:t>t</w:t>
        </w:r>
        <w:r>
          <w:rPr>
            <w:b/>
          </w:rPr>
          <w:t>].</w:t>
        </w:r>
        <w:r>
          <w:t xml:space="preserve"> When using SI units, this corresponds to </w:t>
        </w:r>
        <w:del w:id="120" w:author="Gerard" w:date="2014-04-21T19:32:00Z">
          <w:r w:rsidDel="00B578EA">
            <w:delText xml:space="preserve">a </w:delText>
          </w:r>
        </w:del>
        <w:r>
          <w:t>unit</w:t>
        </w:r>
      </w:ins>
      <w:ins w:id="121" w:author="Gerard" w:date="2014-04-21T19:32:00Z">
        <w:r w:rsidR="00B578EA">
          <w:t>s</w:t>
        </w:r>
      </w:ins>
      <w:ins w:id="122" w:author="Steve Maas" w:date="2014-04-17T11:31:00Z">
        <w:r>
          <w:t xml:space="preserve"> of </w:t>
        </w:r>
        <w:del w:id="123" w:author="Gerard" w:date="2014-04-21T19:32:00Z">
          <w:r w:rsidDel="00B578EA">
            <w:delText>[</w:delText>
          </w:r>
        </w:del>
        <w:r>
          <w:t>kg/m</w:t>
        </w:r>
        <w:r>
          <w:rPr>
            <w:vertAlign w:val="superscript"/>
          </w:rPr>
          <w:t>3</w:t>
        </w:r>
        <w:del w:id="124" w:author="Gerard" w:date="2014-04-21T19:32:00Z">
          <w:r w:rsidDel="00B578EA">
            <w:delText>]</w:delText>
          </w:r>
        </w:del>
        <w:r>
          <w:t xml:space="preserve"> for density and </w:t>
        </w:r>
        <w:del w:id="125" w:author="Gerard" w:date="2014-04-21T19:32:00Z">
          <w:r w:rsidDel="00B578EA">
            <w:delText>[</w:delText>
          </w:r>
        </w:del>
        <w:r>
          <w:t>m</w:t>
        </w:r>
        <w:r>
          <w:rPr>
            <w:vertAlign w:val="superscript"/>
          </w:rPr>
          <w:t>4</w:t>
        </w:r>
        <w:r>
          <w:t>/N.s</w:t>
        </w:r>
        <w:del w:id="126" w:author="Gerard" w:date="2014-04-21T19:32:00Z">
          <w:r w:rsidDel="00B578EA">
            <w:delText>]</w:delText>
          </w:r>
        </w:del>
        <w:r>
          <w:t xml:space="preserve"> for permeability</w:t>
        </w:r>
      </w:ins>
      <w:ins w:id="127" w:author="Gerard" w:date="2014-04-21T19:33:00Z">
        <w:r w:rsidR="00B578EA">
          <w:t>, respectively</w:t>
        </w:r>
      </w:ins>
      <w:ins w:id="128" w:author="Steve Maas" w:date="2014-04-17T11:31:00Z">
        <w:r>
          <w:t>.</w:t>
        </w:r>
      </w:ins>
      <w:ins w:id="129" w:author="Steve Maas" w:date="2014-04-21T10:32:00Z">
        <w:r w:rsidR="00D76AC5">
          <w:t xml:space="preserve"> </w:t>
        </w:r>
      </w:ins>
      <w:ins w:id="130" w:author="Steve Maas" w:date="2014-04-17T12:19:00Z">
        <w:del w:id="131" w:author="Gerard Ateshian" w:date="2014-04-17T20:43:00Z">
          <w:r w:rsidR="000E48F1" w:rsidDel="00C7478A">
            <w:delText>The unit for a u</w:delText>
          </w:r>
        </w:del>
      </w:ins>
      <w:ins w:id="132" w:author="Gerard Ateshian" w:date="2014-04-17T20:43:00Z">
        <w:r w:rsidR="00C7478A">
          <w:t>U</w:t>
        </w:r>
      </w:ins>
      <w:ins w:id="133" w:author="Steve Maas" w:date="2014-04-17T12:19:00Z">
        <w:r w:rsidR="000E48F1">
          <w:t>nitless parameter</w:t>
        </w:r>
      </w:ins>
      <w:ins w:id="134" w:author="Gerard Ateshian" w:date="2014-04-17T20:43:00Z">
        <w:r w:rsidR="00C7478A">
          <w:t>s</w:t>
        </w:r>
      </w:ins>
      <w:ins w:id="135" w:author="Steve Maas" w:date="2014-04-17T12:19:00Z">
        <w:r w:rsidR="000E48F1">
          <w:t xml:space="preserve"> </w:t>
        </w:r>
        <w:del w:id="136" w:author="Gerard Ateshian" w:date="2014-04-17T20:44:00Z">
          <w:r w:rsidR="000E48F1" w:rsidDel="00C7478A">
            <w:delText>will be</w:delText>
          </w:r>
        </w:del>
      </w:ins>
      <w:ins w:id="137" w:author="Gerard Ateshian" w:date="2014-04-17T20:44:00Z">
        <w:r w:rsidR="00C7478A">
          <w:t>are</w:t>
        </w:r>
      </w:ins>
      <w:ins w:id="138" w:author="Steve Maas" w:date="2014-04-17T12:19:00Z">
        <w:r w:rsidR="000E48F1">
          <w:t xml:space="preserve"> designated by empty brackets (</w:t>
        </w:r>
        <w:r w:rsidR="000E48F1" w:rsidRPr="000E48F1">
          <w:rPr>
            <w:b/>
            <w:rPrChange w:id="139" w:author="Steve Maas" w:date="2014-04-17T12:19:00Z">
              <w:rPr/>
            </w:rPrChange>
          </w:rPr>
          <w:t>[</w:t>
        </w:r>
      </w:ins>
      <w:ins w:id="140" w:author="Gerard" w:date="2014-04-21T19:33:00Z">
        <w:r w:rsidR="00B578EA">
          <w:rPr>
            <w:b/>
          </w:rPr>
          <w:t xml:space="preserve"> </w:t>
        </w:r>
      </w:ins>
      <w:ins w:id="141" w:author="Steve Maas" w:date="2014-04-17T12:19:00Z">
        <w:r w:rsidR="000E48F1" w:rsidRPr="000E48F1">
          <w:rPr>
            <w:b/>
            <w:rPrChange w:id="142" w:author="Steve Maas" w:date="2014-04-17T12:19:00Z">
              <w:rPr/>
            </w:rPrChange>
          </w:rPr>
          <w:t>]</w:t>
        </w:r>
        <w:r w:rsidR="000E48F1">
          <w:t xml:space="preserve">). The units for angles </w:t>
        </w:r>
        <w:del w:id="143" w:author="Gerard Ateshian" w:date="2014-04-17T20:44:00Z">
          <w:r w:rsidR="000E48F1" w:rsidDel="00C7478A">
            <w:delText>will be</w:delText>
          </w:r>
        </w:del>
      </w:ins>
      <w:ins w:id="144" w:author="Gerard Ateshian" w:date="2014-04-17T20:44:00Z">
        <w:r w:rsidR="00C7478A">
          <w:t>are</w:t>
        </w:r>
      </w:ins>
      <w:ins w:id="145" w:author="Steve Maas" w:date="2014-04-17T12:19:00Z">
        <w:r w:rsidR="000E48F1">
          <w:t xml:space="preserve"> either [</w:t>
        </w:r>
        <w:r w:rsidR="000E48F1" w:rsidRPr="00B578EA">
          <w:rPr>
            <w:b/>
            <w:rPrChange w:id="146" w:author="Gerard" w:date="2014-04-21T19:33:00Z">
              <w:rPr/>
            </w:rPrChange>
          </w:rPr>
          <w:t>deg</w:t>
        </w:r>
        <w:r w:rsidR="000E48F1">
          <w:t>] for degrees o</w:t>
        </w:r>
      </w:ins>
      <w:ins w:id="147" w:author="Steve Maas" w:date="2014-04-17T12:20:00Z">
        <w:r w:rsidR="00645169">
          <w:t>r</w:t>
        </w:r>
      </w:ins>
      <w:ins w:id="148" w:author="Steve Maas" w:date="2014-04-17T12:19:00Z">
        <w:r w:rsidR="000E48F1">
          <w:t xml:space="preserve"> [</w:t>
        </w:r>
        <w:r w:rsidR="000E48F1" w:rsidRPr="00B578EA">
          <w:rPr>
            <w:b/>
            <w:rPrChange w:id="149" w:author="Gerard" w:date="2014-04-21T19:33:00Z">
              <w:rPr/>
            </w:rPrChange>
          </w:rPr>
          <w:t>rad</w:t>
        </w:r>
        <w:r w:rsidR="000E48F1">
          <w:t>] for radians.</w:t>
        </w:r>
      </w:ins>
    </w:p>
    <w:p w14:paraId="4DFAD6B8" w14:textId="77777777" w:rsidR="00D76AC5" w:rsidRDefault="00D76AC5" w:rsidP="00A75DF0">
      <w:pPr>
        <w:rPr>
          <w:ins w:id="150" w:author="Steve Maas" w:date="2014-04-21T10:32:00Z"/>
        </w:rPr>
      </w:pPr>
    </w:p>
    <w:p w14:paraId="2B0C2883" w14:textId="7F6849C7" w:rsidR="00D76AC5" w:rsidRDefault="00824244" w:rsidP="00A75DF0">
      <w:pPr>
        <w:rPr>
          <w:ins w:id="151" w:author="Gerard" w:date="2014-04-21T19:44:00Z"/>
        </w:rPr>
      </w:pPr>
      <w:ins w:id="152" w:author="Steve Maas" w:date="2014-04-21T10:33:00Z">
        <w:r>
          <w:t xml:space="preserve">When </w:t>
        </w:r>
        <w:del w:id="153" w:author="Gerard" w:date="2014-04-21T19:34:00Z">
          <w:r w:rsidDel="00B578EA">
            <w:delText>choosing</w:delText>
          </w:r>
        </w:del>
      </w:ins>
      <w:ins w:id="154" w:author="Gerard" w:date="2014-04-21T19:34:00Z">
        <w:r w:rsidR="00B578EA">
          <w:t>adopting</w:t>
        </w:r>
      </w:ins>
      <w:ins w:id="155" w:author="Steve Maas" w:date="2014-04-21T10:33:00Z">
        <w:r>
          <w:t xml:space="preserve"> a consistent set of units, </w:t>
        </w:r>
      </w:ins>
      <w:ins w:id="156" w:author="Gerard" w:date="2014-04-21T19:34:00Z">
        <w:r w:rsidR="00B578EA">
          <w:t xml:space="preserve">first choose </w:t>
        </w:r>
      </w:ins>
      <w:ins w:id="157" w:author="Gerard" w:date="2014-04-21T19:35:00Z">
        <w:r w:rsidR="00B578EA">
          <w:t xml:space="preserve">a </w:t>
        </w:r>
      </w:ins>
      <w:ins w:id="158" w:author="Gerard" w:date="2014-04-21T19:34:00Z">
        <w:r w:rsidR="00B578EA">
          <w:t>primary set of units</w:t>
        </w:r>
      </w:ins>
      <w:ins w:id="159" w:author="Gerard" w:date="2014-04-21T19:36:00Z">
        <w:r w:rsidR="00B578EA">
          <w:t>,</w:t>
        </w:r>
      </w:ins>
      <w:ins w:id="160" w:author="Gerard" w:date="2014-04-21T19:35:00Z">
        <w:r w:rsidR="00B578EA">
          <w:t xml:space="preserve"> </w:t>
        </w:r>
      </w:ins>
      <w:ins w:id="161" w:author="Gerard" w:date="2014-04-21T19:36:00Z">
        <w:del w:id="162" w:author="Steve Maas" w:date="2014-04-21T17:58:00Z">
          <w:r w:rsidR="00B578EA" w:rsidDel="002431F4">
            <w:delText>then</w:delText>
          </w:r>
        </w:del>
      </w:ins>
      <w:ins w:id="163" w:author="Steve Maas" w:date="2014-04-21T17:58:00Z">
        <w:r w:rsidR="002431F4">
          <w:t>and then</w:t>
        </w:r>
      </w:ins>
      <w:ins w:id="164" w:author="Gerard" w:date="2014-04-21T19:36:00Z">
        <w:r w:rsidR="00B578EA">
          <w:t xml:space="preserve"> </w:t>
        </w:r>
      </w:ins>
      <w:ins w:id="165" w:author="Gerard" w:date="2014-04-21T19:35:00Z">
        <w:r w:rsidR="00B578EA">
          <w:t xml:space="preserve">determine </w:t>
        </w:r>
      </w:ins>
      <w:ins w:id="166" w:author="Gerard" w:date="2014-04-21T19:36:00Z">
        <w:r w:rsidR="00B578EA">
          <w:t>the remaining derived units.</w:t>
        </w:r>
      </w:ins>
      <w:ins w:id="167" w:author="Steve Maas" w:date="2014-04-21T10:33:00Z">
        <w:del w:id="168" w:author="Gerard" w:date="2014-04-21T19:34:00Z">
          <w:r w:rsidDel="00B578EA">
            <w:delText xml:space="preserve">it is important to realize that not all quantities </w:delText>
          </w:r>
        </w:del>
      </w:ins>
      <w:ins w:id="169" w:author="Steve Maas" w:date="2014-04-21T10:34:00Z">
        <w:del w:id="170" w:author="Gerard" w:date="2014-04-21T19:34:00Z">
          <w:r w:rsidDel="00B578EA">
            <w:delText xml:space="preserve">defined above </w:delText>
          </w:r>
        </w:del>
      </w:ins>
      <w:ins w:id="171" w:author="Steve Maas" w:date="2014-04-21T10:33:00Z">
        <w:del w:id="172" w:author="Gerard" w:date="2014-04-21T19:34:00Z">
          <w:r w:rsidDel="00B578EA">
            <w:delText xml:space="preserve">can be </w:delText>
          </w:r>
        </w:del>
      </w:ins>
      <w:ins w:id="173" w:author="Steve Maas" w:date="2014-04-21T10:34:00Z">
        <w:del w:id="174" w:author="Gerard" w:date="2014-04-21T19:34:00Z">
          <w:r w:rsidDel="00B578EA">
            <w:delText>used independently. You must first choose a set of base units</w:delText>
          </w:r>
        </w:del>
      </w:ins>
      <w:ins w:id="175" w:author="Steve Maas" w:date="2014-04-21T10:35:00Z">
        <w:del w:id="176" w:author="Gerard" w:date="2014-04-21T19:34:00Z">
          <w:r w:rsidDel="00B578EA">
            <w:delText xml:space="preserve"> (the number of which is determined by the physics of the problem)</w:delText>
          </w:r>
        </w:del>
      </w:ins>
      <w:ins w:id="177" w:author="Steve Maas" w:date="2014-04-21T10:34:00Z">
        <w:del w:id="178" w:author="Gerard" w:date="2014-04-21T19:34:00Z">
          <w:r w:rsidDel="00B578EA">
            <w:delText>, and</w:delText>
          </w:r>
        </w:del>
        <w:del w:id="179" w:author="Gerard" w:date="2014-04-21T19:36:00Z">
          <w:r w:rsidDel="00B578EA">
            <w:delText xml:space="preserve"> express all other quantities in terms of these base units.</w:delText>
          </w:r>
        </w:del>
        <w:r>
          <w:t xml:space="preserve"> </w:t>
        </w:r>
      </w:ins>
      <w:ins w:id="180" w:author="Steve Maas" w:date="2014-04-21T10:35:00Z">
        <w:r>
          <w:t xml:space="preserve">For example, in typical problems in </w:t>
        </w:r>
      </w:ins>
      <w:ins w:id="181" w:author="Gerard" w:date="2014-04-21T19:46:00Z">
        <w:r w:rsidR="0003388B">
          <w:t xml:space="preserve">solid </w:t>
        </w:r>
      </w:ins>
      <w:ins w:id="182" w:author="Steve Maas" w:date="2014-04-21T10:35:00Z">
        <w:r>
          <w:t>mechanics</w:t>
        </w:r>
      </w:ins>
      <w:ins w:id="183" w:author="Gerard" w:date="2014-04-21T19:36:00Z">
        <w:r w:rsidR="00B578EA">
          <w:t>,</w:t>
        </w:r>
      </w:ins>
      <w:ins w:id="184" w:author="Steve Maas" w:date="2014-04-21T10:35:00Z">
        <w:r>
          <w:t xml:space="preserve"> </w:t>
        </w:r>
        <w:del w:id="185" w:author="Gerard" w:date="2014-04-21T19:37:00Z">
          <w:r w:rsidDel="002F15F4">
            <w:delText xml:space="preserve">you need to choose </w:delText>
          </w:r>
        </w:del>
      </w:ins>
      <w:ins w:id="186" w:author="Gerard" w:date="2014-04-21T19:37:00Z">
        <w:r w:rsidR="002F15F4">
          <w:t xml:space="preserve">the primary set consists of </w:t>
        </w:r>
      </w:ins>
      <w:ins w:id="187" w:author="Steve Maas" w:date="2014-04-21T10:35:00Z">
        <w:r>
          <w:t xml:space="preserve">three </w:t>
        </w:r>
        <w:del w:id="188" w:author="Gerard" w:date="2014-04-21T19:37:00Z">
          <w:r w:rsidDel="002F15F4">
            <w:delText xml:space="preserve">base </w:delText>
          </w:r>
        </w:del>
        <w:r>
          <w:t xml:space="preserve">units. If you choose </w:t>
        </w:r>
      </w:ins>
      <w:ins w:id="189" w:author="Gerard" w:date="2014-04-21T19:37:00Z">
        <w:r w:rsidR="002F15F4">
          <w:t>[</w:t>
        </w:r>
        <w:r w:rsidR="002F15F4">
          <w:rPr>
            <w:b/>
          </w:rPr>
          <w:t>M</w:t>
        </w:r>
        <w:r w:rsidR="002F15F4">
          <w:t>]=kg</w:t>
        </w:r>
      </w:ins>
      <w:ins w:id="190" w:author="Steve Maas" w:date="2014-04-21T10:39:00Z">
        <w:del w:id="191" w:author="Gerard" w:date="2014-04-21T19:37:00Z">
          <w:r w:rsidDel="002F15F4">
            <w:delText>kilogram (</w:delText>
          </w:r>
        </w:del>
      </w:ins>
      <w:ins w:id="192" w:author="Steve Maas" w:date="2014-04-21T10:36:00Z">
        <w:del w:id="193" w:author="Gerard" w:date="2014-04-21T19:37:00Z">
          <w:r w:rsidDel="002F15F4">
            <w:rPr>
              <w:i/>
            </w:rPr>
            <w:delText>kg</w:delText>
          </w:r>
        </w:del>
      </w:ins>
      <w:ins w:id="194" w:author="Steve Maas" w:date="2014-04-21T10:39:00Z">
        <w:del w:id="195" w:author="Gerard" w:date="2014-04-21T19:37:00Z">
          <w:r w:rsidDel="002F15F4">
            <w:delText>)</w:delText>
          </w:r>
        </w:del>
      </w:ins>
      <w:ins w:id="196" w:author="Steve Maas" w:date="2014-04-21T10:36:00Z">
        <w:del w:id="197" w:author="Gerard" w:date="2014-04-21T19:37:00Z">
          <w:r w:rsidDel="002F15F4">
            <w:rPr>
              <w:i/>
            </w:rPr>
            <w:delText xml:space="preserve"> </w:delText>
          </w:r>
          <w:r w:rsidDel="002F15F4">
            <w:delText xml:space="preserve">for </w:delText>
          </w:r>
        </w:del>
      </w:ins>
      <w:ins w:id="198" w:author="Steve Maas" w:date="2014-04-21T10:35:00Z">
        <w:del w:id="199" w:author="Gerard" w:date="2014-04-21T19:37:00Z">
          <w:r w:rsidDel="002F15F4">
            <w:delText>mass</w:delText>
          </w:r>
        </w:del>
      </w:ins>
      <w:ins w:id="200" w:author="Steve Maas" w:date="2014-04-21T10:36:00Z">
        <w:r>
          <w:t>,</w:t>
        </w:r>
      </w:ins>
      <w:ins w:id="201" w:author="Steve Maas" w:date="2014-04-21T10:35:00Z">
        <w:r>
          <w:t xml:space="preserve"> </w:t>
        </w:r>
      </w:ins>
      <w:ins w:id="202" w:author="Gerard" w:date="2014-04-21T19:37:00Z">
        <w:r w:rsidR="002F15F4">
          <w:t>[</w:t>
        </w:r>
        <w:r w:rsidR="002F15F4">
          <w:rPr>
            <w:b/>
          </w:rPr>
          <w:t>L</w:t>
        </w:r>
        <w:r w:rsidR="002F15F4">
          <w:t>]=</w:t>
        </w:r>
      </w:ins>
      <w:ins w:id="203" w:author="Steve Maas" w:date="2014-04-21T10:39:00Z">
        <w:r>
          <w:t>m</w:t>
        </w:r>
        <w:del w:id="204" w:author="Gerard" w:date="2014-04-21T19:37:00Z">
          <w:r w:rsidDel="002F15F4">
            <w:delText>eter (</w:delText>
          </w:r>
        </w:del>
      </w:ins>
      <w:ins w:id="205" w:author="Steve Maas" w:date="2014-04-21T10:36:00Z">
        <w:del w:id="206" w:author="Gerard" w:date="2014-04-21T19:37:00Z">
          <w:r w:rsidDel="002F15F4">
            <w:rPr>
              <w:i/>
            </w:rPr>
            <w:delText>m</w:delText>
          </w:r>
        </w:del>
      </w:ins>
      <w:ins w:id="207" w:author="Steve Maas" w:date="2014-04-21T10:39:00Z">
        <w:del w:id="208" w:author="Gerard" w:date="2014-04-21T19:37:00Z">
          <w:r w:rsidDel="002F15F4">
            <w:delText>)</w:delText>
          </w:r>
        </w:del>
      </w:ins>
      <w:ins w:id="209" w:author="Gerard" w:date="2014-04-21T19:37:00Z">
        <w:r w:rsidR="002F15F4">
          <w:t>,</w:t>
        </w:r>
      </w:ins>
      <w:ins w:id="210" w:author="Steve Maas" w:date="2014-04-21T10:36:00Z">
        <w:r>
          <w:rPr>
            <w:i/>
          </w:rPr>
          <w:t xml:space="preserve"> </w:t>
        </w:r>
        <w:del w:id="211" w:author="Gerard" w:date="2014-04-21T19:38:00Z">
          <w:r w:rsidDel="002F15F4">
            <w:delText xml:space="preserve">for length </w:delText>
          </w:r>
        </w:del>
      </w:ins>
      <w:ins w:id="212" w:author="Steve Maas" w:date="2014-04-21T10:35:00Z">
        <w:r>
          <w:t xml:space="preserve">and </w:t>
        </w:r>
      </w:ins>
      <w:ins w:id="213" w:author="Gerard" w:date="2014-04-21T19:38:00Z">
        <w:r w:rsidR="002F15F4">
          <w:t>[</w:t>
        </w:r>
        <w:r w:rsidR="002F15F4">
          <w:rPr>
            <w:b/>
          </w:rPr>
          <w:t>t</w:t>
        </w:r>
        <w:r w:rsidR="002F15F4">
          <w:t>]=</w:t>
        </w:r>
      </w:ins>
      <w:ins w:id="214" w:author="Steve Maas" w:date="2014-04-21T11:14:00Z">
        <w:r w:rsidR="00954D13">
          <w:t>s</w:t>
        </w:r>
        <w:del w:id="215" w:author="Gerard" w:date="2014-04-21T19:38:00Z">
          <w:r w:rsidR="00954D13" w:rsidDel="002F15F4">
            <w:delText>econds</w:delText>
          </w:r>
        </w:del>
      </w:ins>
      <w:ins w:id="216" w:author="Steve Maas" w:date="2014-04-21T10:36:00Z">
        <w:del w:id="217" w:author="Gerard" w:date="2014-04-21T19:38:00Z">
          <w:r w:rsidDel="002F15F4">
            <w:rPr>
              <w:i/>
            </w:rPr>
            <w:delText xml:space="preserve"> </w:delText>
          </w:r>
          <w:r w:rsidDel="002F15F4">
            <w:delText>(</w:delText>
          </w:r>
          <w:r w:rsidDel="002F15F4">
            <w:rPr>
              <w:i/>
            </w:rPr>
            <w:delText>s</w:delText>
          </w:r>
          <w:r w:rsidDel="002F15F4">
            <w:delText>)</w:delText>
          </w:r>
          <w:r w:rsidDel="002F15F4">
            <w:rPr>
              <w:i/>
            </w:rPr>
            <w:delText xml:space="preserve"> </w:delText>
          </w:r>
          <w:r w:rsidDel="002F15F4">
            <w:delText>for time</w:delText>
          </w:r>
        </w:del>
      </w:ins>
      <w:ins w:id="218" w:author="Steve Maas" w:date="2014-04-21T10:35:00Z">
        <w:r>
          <w:t xml:space="preserve">, </w:t>
        </w:r>
      </w:ins>
      <w:ins w:id="219" w:author="Gerard" w:date="2014-04-21T19:38:00Z">
        <w:r w:rsidR="002F15F4">
          <w:t>then [</w:t>
        </w:r>
        <w:r w:rsidR="002F15F4">
          <w:rPr>
            <w:b/>
          </w:rPr>
          <w:t>F</w:t>
        </w:r>
        <w:r w:rsidR="002F15F4">
          <w:t>]=N and [</w:t>
        </w:r>
        <w:r w:rsidR="002F15F4">
          <w:rPr>
            <w:b/>
          </w:rPr>
          <w:t>P</w:t>
        </w:r>
        <w:r w:rsidR="002F15F4">
          <w:t>]=Pa</w:t>
        </w:r>
      </w:ins>
      <w:ins w:id="220" w:author="Steve Maas" w:date="2014-04-21T10:37:00Z">
        <w:del w:id="221" w:author="Gerard" w:date="2014-04-21T19:38:00Z">
          <w:r w:rsidDel="002F15F4">
            <w:delText>force must be expressed in Newtons (</w:delText>
          </w:r>
          <w:r w:rsidDel="002F15F4">
            <w:rPr>
              <w:i/>
            </w:rPr>
            <w:delText>kg</w:delText>
          </w:r>
        </w:del>
      </w:ins>
      <w:ins w:id="222" w:author="Steve Maas" w:date="2014-04-21T10:38:00Z">
        <w:del w:id="223" w:author="Gerard" w:date="2014-04-21T19:38:00Z">
          <w:r w:rsidDel="002F15F4">
            <w:rPr>
              <w:i/>
            </w:rPr>
            <w:delText>.</w:delText>
          </w:r>
        </w:del>
      </w:ins>
      <w:ins w:id="224" w:author="Steve Maas" w:date="2014-04-21T10:37:00Z">
        <w:del w:id="225" w:author="Gerard" w:date="2014-04-21T19:38:00Z">
          <w:r w:rsidDel="002F15F4">
            <w:rPr>
              <w:i/>
            </w:rPr>
            <w:delText>m</w:delText>
          </w:r>
        </w:del>
      </w:ins>
      <w:ins w:id="226" w:author="Steve Maas" w:date="2014-04-21T10:38:00Z">
        <w:del w:id="227" w:author="Gerard" w:date="2014-04-21T19:38:00Z">
          <w:r w:rsidDel="002F15F4">
            <w:rPr>
              <w:i/>
            </w:rPr>
            <w:delText>/</w:delText>
          </w:r>
        </w:del>
      </w:ins>
      <w:ins w:id="228" w:author="Steve Maas" w:date="2014-04-21T10:37:00Z">
        <w:del w:id="229" w:author="Gerard" w:date="2014-04-21T19:38:00Z">
          <w:r w:rsidDel="002F15F4">
            <w:rPr>
              <w:i/>
            </w:rPr>
            <w:delText>s</w:delText>
          </w:r>
          <w:r w:rsidDel="002F15F4">
            <w:rPr>
              <w:i/>
              <w:vertAlign w:val="superscript"/>
            </w:rPr>
            <w:delText>2</w:delText>
          </w:r>
          <w:r w:rsidDel="002F15F4">
            <w:delText>) and stress in Pascal (</w:delText>
          </w:r>
        </w:del>
      </w:ins>
      <w:ins w:id="230" w:author="Steve Maas" w:date="2014-04-21T10:38:00Z">
        <w:del w:id="231" w:author="Gerard" w:date="2014-04-21T19:38:00Z">
          <w:r w:rsidDel="002F15F4">
            <w:rPr>
              <w:i/>
            </w:rPr>
            <w:delText>kg/m.s</w:delText>
          </w:r>
          <w:r w:rsidDel="002F15F4">
            <w:rPr>
              <w:i/>
              <w:vertAlign w:val="superscript"/>
            </w:rPr>
            <w:delText>2</w:delText>
          </w:r>
          <w:r w:rsidDel="002F15F4">
            <w:delText>)</w:delText>
          </w:r>
        </w:del>
        <w:r>
          <w:t xml:space="preserve">. </w:t>
        </w:r>
      </w:ins>
      <w:ins w:id="232" w:author="Steve Maas" w:date="2014-04-21T10:39:00Z">
        <w:r>
          <w:t xml:space="preserve">Alternatively, if you choose </w:t>
        </w:r>
      </w:ins>
      <w:ins w:id="233" w:author="Gerard" w:date="2014-04-21T19:38:00Z">
        <w:r w:rsidR="002F15F4">
          <w:t>[</w:t>
        </w:r>
        <w:r w:rsidR="002F15F4">
          <w:rPr>
            <w:b/>
          </w:rPr>
          <w:t>L</w:t>
        </w:r>
      </w:ins>
      <w:proofErr w:type="gramStart"/>
      <w:ins w:id="234" w:author="Gerard" w:date="2014-04-21T19:39:00Z">
        <w:r w:rsidR="002F15F4">
          <w:t>]=</w:t>
        </w:r>
        <w:proofErr w:type="gramEnd"/>
        <w:r w:rsidR="002F15F4">
          <w:t>mm</w:t>
        </w:r>
      </w:ins>
      <w:ins w:id="235" w:author="Steve Maas" w:date="2014-04-21T10:39:00Z">
        <w:del w:id="236" w:author="Gerard" w:date="2014-04-21T19:39:00Z">
          <w:r w:rsidDel="002F15F4">
            <w:delText>millimeter (</w:delText>
          </w:r>
          <w:r w:rsidDel="002F15F4">
            <w:rPr>
              <w:i/>
            </w:rPr>
            <w:delText>mm</w:delText>
          </w:r>
          <w:r w:rsidDel="002F15F4">
            <w:delText>) for length</w:delText>
          </w:r>
        </w:del>
        <w:r>
          <w:t xml:space="preserve">, </w:t>
        </w:r>
      </w:ins>
      <w:ins w:id="237" w:author="Gerard" w:date="2014-04-21T19:39:00Z">
        <w:r w:rsidR="002F15F4">
          <w:t>[</w:t>
        </w:r>
        <w:r w:rsidR="002F15F4">
          <w:rPr>
            <w:b/>
          </w:rPr>
          <w:t>F</w:t>
        </w:r>
        <w:r w:rsidR="002F15F4">
          <w:t>]=</w:t>
        </w:r>
      </w:ins>
      <w:ins w:id="238" w:author="Steve Maas" w:date="2014-04-21T10:39:00Z">
        <w:r>
          <w:t>N</w:t>
        </w:r>
        <w:del w:id="239" w:author="Gerard" w:date="2014-04-21T19:39:00Z">
          <w:r w:rsidDel="002F15F4">
            <w:delText>ewton (</w:delText>
          </w:r>
        </w:del>
      </w:ins>
      <w:ins w:id="240" w:author="Steve Maas" w:date="2014-04-21T10:40:00Z">
        <w:del w:id="241" w:author="Gerard" w:date="2014-04-21T19:39:00Z">
          <w:r w:rsidDel="002F15F4">
            <w:rPr>
              <w:i/>
            </w:rPr>
            <w:delText>N</w:delText>
          </w:r>
          <w:r w:rsidDel="002F15F4">
            <w:delText>) for force</w:delText>
          </w:r>
        </w:del>
        <w:r>
          <w:t xml:space="preserve"> and </w:t>
        </w:r>
      </w:ins>
      <w:ins w:id="242" w:author="Gerard" w:date="2014-04-21T19:39:00Z">
        <w:r w:rsidR="002F15F4">
          <w:t>[</w:t>
        </w:r>
        <w:r w:rsidR="002F15F4">
          <w:rPr>
            <w:b/>
          </w:rPr>
          <w:t>T</w:t>
        </w:r>
        <w:r w:rsidR="002F15F4">
          <w:t>]=</w:t>
        </w:r>
      </w:ins>
      <w:ins w:id="243" w:author="Steve Maas" w:date="2014-04-21T11:18:00Z">
        <w:r w:rsidR="007F51A5">
          <w:t>s</w:t>
        </w:r>
        <w:del w:id="244" w:author="Gerard" w:date="2014-04-21T19:39:00Z">
          <w:r w:rsidR="007F51A5" w:rsidDel="002F15F4">
            <w:delText xml:space="preserve">econds </w:delText>
          </w:r>
        </w:del>
      </w:ins>
      <w:ins w:id="245" w:author="Steve Maas" w:date="2014-04-21T10:40:00Z">
        <w:del w:id="246" w:author="Gerard" w:date="2014-04-21T19:39:00Z">
          <w:r w:rsidDel="002F15F4">
            <w:delText>(</w:delText>
          </w:r>
        </w:del>
      </w:ins>
      <w:ins w:id="247" w:author="Steve Maas" w:date="2014-04-21T11:18:00Z">
        <w:del w:id="248" w:author="Gerard" w:date="2014-04-21T19:39:00Z">
          <w:r w:rsidR="007F51A5" w:rsidDel="002F15F4">
            <w:rPr>
              <w:i/>
            </w:rPr>
            <w:delText>s</w:delText>
          </w:r>
        </w:del>
      </w:ins>
      <w:ins w:id="249" w:author="Steve Maas" w:date="2014-04-21T10:40:00Z">
        <w:del w:id="250" w:author="Gerard" w:date="2014-04-21T19:39:00Z">
          <w:r w:rsidDel="002F15F4">
            <w:delText xml:space="preserve">) for </w:delText>
          </w:r>
        </w:del>
      </w:ins>
      <w:ins w:id="251" w:author="Steve Maas" w:date="2014-04-21T11:18:00Z">
        <w:del w:id="252" w:author="Gerard" w:date="2014-04-21T19:39:00Z">
          <w:r w:rsidR="007F51A5" w:rsidDel="002F15F4">
            <w:delText>time</w:delText>
          </w:r>
        </w:del>
        <w:r w:rsidR="007F51A5">
          <w:t xml:space="preserve"> </w:t>
        </w:r>
      </w:ins>
      <w:ins w:id="253" w:author="Steve Maas" w:date="2014-04-21T10:40:00Z">
        <w:r>
          <w:t xml:space="preserve">as the </w:t>
        </w:r>
        <w:del w:id="254" w:author="Gerard" w:date="2014-04-21T19:39:00Z">
          <w:r w:rsidDel="002F15F4">
            <w:delText>three base units</w:delText>
          </w:r>
        </w:del>
      </w:ins>
      <w:ins w:id="255" w:author="Gerard" w:date="2014-04-21T19:39:00Z">
        <w:r w:rsidR="002F15F4">
          <w:t>primary set</w:t>
        </w:r>
      </w:ins>
      <w:ins w:id="256" w:author="Steve Maas" w:date="2014-04-21T10:40:00Z">
        <w:r>
          <w:t>, the</w:t>
        </w:r>
      </w:ins>
      <w:ins w:id="257" w:author="Gerard" w:date="2014-04-21T19:39:00Z">
        <w:r w:rsidR="002F15F4">
          <w:t>n</w:t>
        </w:r>
      </w:ins>
      <w:ins w:id="258" w:author="Steve Maas" w:date="2014-04-21T10:40:00Z">
        <w:r>
          <w:t xml:space="preserve"> </w:t>
        </w:r>
      </w:ins>
      <w:ins w:id="259" w:author="Gerard" w:date="2014-04-21T19:39:00Z">
        <w:r w:rsidR="002F15F4">
          <w:t>[</w:t>
        </w:r>
        <w:r w:rsidR="002F15F4">
          <w:rPr>
            <w:b/>
          </w:rPr>
          <w:t>P</w:t>
        </w:r>
        <w:r w:rsidR="002F15F4">
          <w:t>]=</w:t>
        </w:r>
      </w:ins>
      <w:ins w:id="260" w:author="Steve Maas" w:date="2014-04-21T10:40:00Z">
        <w:del w:id="261" w:author="Gerard" w:date="2014-04-21T19:39:00Z">
          <w:r w:rsidDel="002F15F4">
            <w:delText xml:space="preserve">stress must be expressed in </w:delText>
          </w:r>
        </w:del>
        <w:r>
          <w:t>MPa</w:t>
        </w:r>
      </w:ins>
      <w:ins w:id="262" w:author="Steve Maas" w:date="2014-04-21T10:54:00Z">
        <w:r w:rsidR="00693A71">
          <w:t xml:space="preserve"> (</w:t>
        </w:r>
      </w:ins>
      <w:ins w:id="263" w:author="Steve Maas" w:date="2014-04-21T11:00:00Z">
        <w:r w:rsidR="00693A71">
          <w:t xml:space="preserve">since 1 </w:t>
        </w:r>
      </w:ins>
      <w:ins w:id="264" w:author="Steve Maas" w:date="2014-04-21T10:54:00Z">
        <w:r w:rsidR="00693A71" w:rsidRPr="002F15F4">
          <w:rPr>
            <w:rPrChange w:id="265" w:author="Gerard" w:date="2014-04-21T19:42:00Z">
              <w:rPr>
                <w:i/>
              </w:rPr>
            </w:rPrChange>
          </w:rPr>
          <w:t>N/mm</w:t>
        </w:r>
        <w:r w:rsidR="00693A71" w:rsidRPr="002F15F4">
          <w:rPr>
            <w:vertAlign w:val="superscript"/>
            <w:rPrChange w:id="266" w:author="Gerard" w:date="2014-04-21T19:42:00Z">
              <w:rPr>
                <w:i/>
                <w:vertAlign w:val="superscript"/>
              </w:rPr>
            </w:rPrChange>
          </w:rPr>
          <w:t>2</w:t>
        </w:r>
      </w:ins>
      <w:ins w:id="267" w:author="Steve Maas" w:date="2014-04-21T11:09:00Z">
        <w:r w:rsidR="008B690D">
          <w:t xml:space="preserve"> = </w:t>
        </w:r>
        <w:r w:rsidR="008B690D" w:rsidRPr="0031019E">
          <w:t>10</w:t>
        </w:r>
        <w:r w:rsidR="008B690D" w:rsidRPr="0031019E">
          <w:rPr>
            <w:vertAlign w:val="superscript"/>
          </w:rPr>
          <w:t>6</w:t>
        </w:r>
        <w:r w:rsidR="008B690D">
          <w:rPr>
            <w:vertAlign w:val="superscript"/>
          </w:rPr>
          <w:t xml:space="preserve"> </w:t>
        </w:r>
      </w:ins>
      <w:ins w:id="268" w:author="Steve Maas" w:date="2014-04-21T11:10:00Z">
        <w:r w:rsidR="008B690D" w:rsidRPr="002F15F4">
          <w:rPr>
            <w:rPrChange w:id="269" w:author="Gerard" w:date="2014-04-21T19:42:00Z">
              <w:rPr>
                <w:i/>
              </w:rPr>
            </w:rPrChange>
          </w:rPr>
          <w:t>N/m</w:t>
        </w:r>
        <w:r w:rsidR="008B690D" w:rsidRPr="002F15F4">
          <w:rPr>
            <w:vertAlign w:val="superscript"/>
            <w:rPrChange w:id="270" w:author="Gerard" w:date="2014-04-21T19:42:00Z">
              <w:rPr>
                <w:i/>
                <w:vertAlign w:val="superscript"/>
              </w:rPr>
            </w:rPrChange>
          </w:rPr>
          <w:t>2</w:t>
        </w:r>
      </w:ins>
      <w:ins w:id="271" w:author="Steve Maas" w:date="2014-04-21T11:09:00Z">
        <w:r w:rsidR="008B690D">
          <w:t xml:space="preserve"> = 1 MPa</w:t>
        </w:r>
      </w:ins>
      <w:ins w:id="272" w:author="Steve Maas" w:date="2014-04-21T10:54:00Z">
        <w:r w:rsidR="00693A71">
          <w:t>)</w:t>
        </w:r>
      </w:ins>
      <w:ins w:id="273" w:author="Gerard" w:date="2014-04-21T19:39:00Z">
        <w:r w:rsidR="002F15F4">
          <w:t xml:space="preserve"> and [</w:t>
        </w:r>
        <w:r w:rsidR="002F15F4">
          <w:rPr>
            <w:b/>
          </w:rPr>
          <w:t>M</w:t>
        </w:r>
        <w:r w:rsidR="002F15F4">
          <w:t>]=</w:t>
        </w:r>
      </w:ins>
      <w:ins w:id="274" w:author="Gerard" w:date="2014-04-21T19:43:00Z">
        <w:r w:rsidR="002F15F4">
          <w:t>tonne (</w:t>
        </w:r>
      </w:ins>
      <w:ins w:id="275" w:author="Gerard" w:date="2014-04-21T19:39:00Z">
        <w:r w:rsidR="002F15F4">
          <w:t>t</w:t>
        </w:r>
      </w:ins>
      <w:ins w:id="276" w:author="Steve Maas" w:date="2014-04-21T17:56:00Z">
        <w:r w:rsidR="002431F4">
          <w:t>onne</w:t>
        </w:r>
      </w:ins>
      <w:ins w:id="277" w:author="Gerard" w:date="2014-04-21T19:43:00Z">
        <w:r w:rsidR="002F15F4">
          <w:t xml:space="preserve"> = N</w:t>
        </w:r>
        <w:r w:rsidR="002F15F4">
          <w:rPr>
            <w:b/>
          </w:rPr>
          <w:sym w:font="Symbol" w:char="F0D7"/>
        </w:r>
        <w:r w:rsidR="002F15F4">
          <w:t>s</w:t>
        </w:r>
        <w:r w:rsidR="002F15F4" w:rsidRPr="002F15F4">
          <w:rPr>
            <w:vertAlign w:val="superscript"/>
            <w:rPrChange w:id="278" w:author="Gerard" w:date="2014-04-21T19:43:00Z">
              <w:rPr/>
            </w:rPrChange>
          </w:rPr>
          <w:t>2</w:t>
        </w:r>
        <w:r w:rsidR="002F15F4">
          <w:t>/mm)</w:t>
        </w:r>
      </w:ins>
      <w:ins w:id="279" w:author="Steve Maas" w:date="2014-04-21T10:45:00Z">
        <w:r w:rsidR="00531FAC">
          <w:t>.</w:t>
        </w:r>
      </w:ins>
      <w:ins w:id="280" w:author="Steve Maas" w:date="2014-04-21T10:47:00Z">
        <w:r w:rsidR="00531FAC">
          <w:t xml:space="preserve"> </w:t>
        </w:r>
        <w:del w:id="281" w:author="Gerard" w:date="2014-04-21T19:40:00Z">
          <w:r w:rsidR="00531FAC" w:rsidDel="002F15F4">
            <w:delText>Note that you cannot choose base</w:delText>
          </w:r>
        </w:del>
      </w:ins>
      <w:ins w:id="282" w:author="Gerard" w:date="2014-04-21T19:40:00Z">
        <w:r w:rsidR="002F15F4">
          <w:t>The primary set of</w:t>
        </w:r>
      </w:ins>
      <w:ins w:id="283" w:author="Steve Maas" w:date="2014-04-21T10:47:00Z">
        <w:r w:rsidR="00531FAC">
          <w:t xml:space="preserve"> units </w:t>
        </w:r>
        <w:del w:id="284" w:author="Gerard" w:date="2014-04-21T19:40:00Z">
          <w:r w:rsidR="00531FAC" w:rsidDel="002F15F4">
            <w:delText xml:space="preserve">arbitrarily as they </w:delText>
          </w:r>
        </w:del>
        <w:r w:rsidR="00531FAC">
          <w:t xml:space="preserve">must be independent. For </w:t>
        </w:r>
      </w:ins>
      <w:ins w:id="285" w:author="Steve Maas" w:date="2014-04-21T10:48:00Z">
        <w:r w:rsidR="00531FAC">
          <w:t>instance</w:t>
        </w:r>
      </w:ins>
      <w:ins w:id="286" w:author="Steve Maas" w:date="2014-04-21T10:47:00Z">
        <w:r w:rsidR="00531FAC">
          <w:t xml:space="preserve">, in the last </w:t>
        </w:r>
      </w:ins>
      <w:ins w:id="287" w:author="Steve Maas" w:date="2014-04-21T10:48:00Z">
        <w:r w:rsidR="00531FAC">
          <w:t xml:space="preserve">example, you cannot choose </w:t>
        </w:r>
      </w:ins>
      <w:ins w:id="288" w:author="Gerard" w:date="2014-04-21T19:40:00Z">
        <w:r w:rsidR="002F15F4">
          <w:t>[</w:t>
        </w:r>
        <w:r w:rsidR="002F15F4">
          <w:rPr>
            <w:b/>
          </w:rPr>
          <w:t>P</w:t>
        </w:r>
        <w:r w:rsidR="002F15F4">
          <w:t xml:space="preserve">] </w:t>
        </w:r>
      </w:ins>
      <w:ins w:id="289" w:author="Steve Maas" w:date="2014-04-21T10:48:00Z">
        <w:del w:id="290" w:author="Gerard" w:date="2014-04-21T19:40:00Z">
          <w:r w:rsidR="00531FAC" w:rsidDel="002F15F4">
            <w:delText xml:space="preserve">stress </w:delText>
          </w:r>
        </w:del>
        <w:r w:rsidR="00531FAC">
          <w:t xml:space="preserve">as a </w:t>
        </w:r>
        <w:del w:id="291" w:author="Gerard" w:date="2014-04-21T19:40:00Z">
          <w:r w:rsidR="00531FAC" w:rsidDel="002F15F4">
            <w:delText xml:space="preserve">base </w:delText>
          </w:r>
        </w:del>
      </w:ins>
      <w:ins w:id="292" w:author="Gerard" w:date="2014-04-21T19:40:00Z">
        <w:r w:rsidR="002F15F4">
          <w:t xml:space="preserve">primary </w:t>
        </w:r>
      </w:ins>
      <w:ins w:id="293" w:author="Steve Maas" w:date="2014-04-21T10:48:00Z">
        <w:r w:rsidR="00531FAC">
          <w:t xml:space="preserve">unit as </w:t>
        </w:r>
        <w:del w:id="294" w:author="Gerard" w:date="2014-04-21T19:40:00Z">
          <w:r w:rsidR="00531FAC" w:rsidDel="002F15F4">
            <w:delText xml:space="preserve">this unit </w:delText>
          </w:r>
        </w:del>
      </w:ins>
      <w:ins w:id="295" w:author="Gerard" w:date="2014-04-21T19:40:00Z">
        <w:r w:rsidR="002F15F4">
          <w:t xml:space="preserve">it </w:t>
        </w:r>
      </w:ins>
      <w:ins w:id="296" w:author="Steve Maas" w:date="2014-04-21T10:48:00Z">
        <w:r w:rsidR="00531FAC">
          <w:t xml:space="preserve">can be expressed in terms of </w:t>
        </w:r>
      </w:ins>
      <w:ins w:id="297" w:author="Gerard" w:date="2014-04-21T19:41:00Z">
        <w:r w:rsidR="002F15F4">
          <w:t>[</w:t>
        </w:r>
      </w:ins>
      <w:ins w:id="298" w:author="Gerard" w:date="2014-04-21T19:44:00Z">
        <w:r w:rsidR="002F15F4">
          <w:rPr>
            <w:b/>
          </w:rPr>
          <w:t>F</w:t>
        </w:r>
      </w:ins>
      <w:ins w:id="299" w:author="Gerard" w:date="2014-04-21T19:41:00Z">
        <w:r w:rsidR="002F15F4">
          <w:t xml:space="preserve">] </w:t>
        </w:r>
      </w:ins>
      <w:ins w:id="300" w:author="Steve Maas" w:date="2014-04-21T10:48:00Z">
        <w:del w:id="301" w:author="Gerard" w:date="2014-04-21T19:41:00Z">
          <w:r w:rsidR="00531FAC" w:rsidDel="002F15F4">
            <w:delText xml:space="preserve">length </w:delText>
          </w:r>
        </w:del>
        <w:r w:rsidR="00531FAC">
          <w:t xml:space="preserve">and </w:t>
        </w:r>
      </w:ins>
      <w:ins w:id="302" w:author="Gerard" w:date="2014-04-21T19:41:00Z">
        <w:r w:rsidR="002F15F4">
          <w:t>[</w:t>
        </w:r>
      </w:ins>
      <w:ins w:id="303" w:author="Gerard" w:date="2014-04-21T19:44:00Z">
        <w:r w:rsidR="002F15F4">
          <w:rPr>
            <w:b/>
          </w:rPr>
          <w:t>L</w:t>
        </w:r>
      </w:ins>
      <w:ins w:id="304" w:author="Gerard" w:date="2014-04-21T19:41:00Z">
        <w:r w:rsidR="002F15F4">
          <w:t>]</w:t>
        </w:r>
      </w:ins>
      <w:ins w:id="305" w:author="Steve Maas" w:date="2014-04-21T17:57:00Z">
        <w:r w:rsidR="002431F4">
          <w:t xml:space="preserve"> (i.e. [</w:t>
        </w:r>
        <w:r w:rsidR="002431F4">
          <w:rPr>
            <w:b/>
          </w:rPr>
          <w:t>P</w:t>
        </w:r>
      </w:ins>
      <w:proofErr w:type="gramStart"/>
      <w:ins w:id="306" w:author="Steve Maas" w:date="2014-04-21T17:58:00Z">
        <w:r w:rsidR="002431F4">
          <w:t>]=</w:t>
        </w:r>
        <w:proofErr w:type="gramEnd"/>
        <w:r w:rsidR="002431F4">
          <w:t>[</w:t>
        </w:r>
        <w:r w:rsidR="002431F4">
          <w:rPr>
            <w:b/>
          </w:rPr>
          <w:t>F/L</w:t>
        </w:r>
        <w:r w:rsidR="002431F4">
          <w:rPr>
            <w:b/>
            <w:vertAlign w:val="superscript"/>
          </w:rPr>
          <w:t>2</w:t>
        </w:r>
        <w:r w:rsidR="002431F4">
          <w:t>]).</w:t>
        </w:r>
      </w:ins>
      <w:ins w:id="307" w:author="Steve Maas" w:date="2014-04-21T10:48:00Z">
        <w:r w:rsidR="00531FAC">
          <w:t xml:space="preserve"> </w:t>
        </w:r>
      </w:ins>
    </w:p>
    <w:p w14:paraId="4FFC9E81" w14:textId="77777777" w:rsidR="002F15F4" w:rsidRDefault="002F15F4" w:rsidP="00A75DF0">
      <w:pPr>
        <w:rPr>
          <w:ins w:id="308" w:author="Gerard" w:date="2014-04-21T19:44:00Z"/>
        </w:rPr>
      </w:pPr>
    </w:p>
    <w:p w14:paraId="1F7B3CF6" w14:textId="77777777" w:rsidR="002F15F4" w:rsidRDefault="002F15F4" w:rsidP="002F15F4">
      <w:pPr>
        <w:pStyle w:val="Example"/>
        <w:rPr>
          <w:ins w:id="309" w:author="Gerard" w:date="2014-04-21T19:44:00Z"/>
        </w:rPr>
      </w:pPr>
      <w:ins w:id="310" w:author="Gerard" w:date="2014-04-21T19:44:00Z">
        <w:r>
          <w:t>Example:</w:t>
        </w:r>
      </w:ins>
    </w:p>
    <w:p w14:paraId="55DE7AD0" w14:textId="77777777" w:rsidR="002F15F4" w:rsidRDefault="002F15F4" w:rsidP="002F15F4">
      <w:pPr>
        <w:rPr>
          <w:ins w:id="311" w:author="Gerard" w:date="2014-04-21T19:44: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ins w:id="312" w:author="Gerard" w:date="2014-04-21T19:44:00Z"/>
        </w:trPr>
        <w:tc>
          <w:tcPr>
            <w:tcW w:w="0" w:type="auto"/>
            <w:gridSpan w:val="2"/>
            <w:shd w:val="clear" w:color="auto" w:fill="auto"/>
          </w:tcPr>
          <w:p w14:paraId="09531CEE" w14:textId="77777777" w:rsidR="002F15F4" w:rsidRPr="00E82C3F" w:rsidRDefault="002F15F4" w:rsidP="0003388B">
            <w:pPr>
              <w:rPr>
                <w:ins w:id="313" w:author="Gerard" w:date="2014-04-21T19:44:00Z"/>
                <w:b/>
              </w:rPr>
            </w:pPr>
            <w:ins w:id="314" w:author="Gerard" w:date="2014-04-21T19:44:00Z">
              <w:r w:rsidRPr="003B58FB">
                <w:rPr>
                  <w:b/>
                </w:rPr>
                <w:t xml:space="preserve">Primary </w:t>
              </w:r>
              <w:r w:rsidRPr="003841F2">
                <w:rPr>
                  <w:b/>
                </w:rPr>
                <w:t>U</w:t>
              </w:r>
              <w:r w:rsidRPr="00E82C3F">
                <w:rPr>
                  <w:b/>
                </w:rPr>
                <w:t>nits</w:t>
              </w:r>
            </w:ins>
          </w:p>
        </w:tc>
      </w:tr>
      <w:tr w:rsidR="002F15F4" w14:paraId="5052A45E" w14:textId="77777777" w:rsidTr="0003388B">
        <w:trPr>
          <w:cantSplit/>
          <w:jc w:val="center"/>
          <w:ins w:id="315" w:author="Gerard" w:date="2014-04-21T19:44:00Z"/>
        </w:trPr>
        <w:tc>
          <w:tcPr>
            <w:tcW w:w="0" w:type="auto"/>
            <w:shd w:val="clear" w:color="auto" w:fill="auto"/>
          </w:tcPr>
          <w:p w14:paraId="3AFF138D" w14:textId="77777777" w:rsidR="002F15F4" w:rsidRDefault="002F15F4" w:rsidP="0003388B">
            <w:pPr>
              <w:rPr>
                <w:ins w:id="316" w:author="Gerard" w:date="2014-04-21T19:44:00Z"/>
              </w:rPr>
            </w:pPr>
            <w:ins w:id="317" w:author="Gerard" w:date="2014-04-21T19:44:00Z">
              <w:r>
                <w:t>time</w:t>
              </w:r>
            </w:ins>
          </w:p>
        </w:tc>
        <w:tc>
          <w:tcPr>
            <w:tcW w:w="0" w:type="auto"/>
            <w:shd w:val="clear" w:color="auto" w:fill="auto"/>
          </w:tcPr>
          <w:p w14:paraId="669DD71F" w14:textId="77777777" w:rsidR="002F15F4" w:rsidRDefault="002F15F4" w:rsidP="0003388B">
            <w:pPr>
              <w:rPr>
                <w:ins w:id="318" w:author="Gerard" w:date="2014-04-21T19:44:00Z"/>
              </w:rPr>
            </w:pPr>
            <w:ins w:id="319" w:author="Gerard" w:date="2014-04-21T19:44:00Z">
              <w:r>
                <w:t>s</w:t>
              </w:r>
            </w:ins>
          </w:p>
        </w:tc>
      </w:tr>
      <w:tr w:rsidR="002F15F4" w14:paraId="6F7379E2" w14:textId="77777777" w:rsidTr="0003388B">
        <w:trPr>
          <w:jc w:val="center"/>
          <w:ins w:id="320" w:author="Gerard" w:date="2014-04-21T19:44:00Z"/>
        </w:trPr>
        <w:tc>
          <w:tcPr>
            <w:tcW w:w="0" w:type="auto"/>
            <w:shd w:val="clear" w:color="auto" w:fill="auto"/>
          </w:tcPr>
          <w:p w14:paraId="0D787767" w14:textId="77777777" w:rsidR="002F15F4" w:rsidRDefault="002F15F4" w:rsidP="0003388B">
            <w:pPr>
              <w:rPr>
                <w:ins w:id="321" w:author="Gerard" w:date="2014-04-21T19:44:00Z"/>
              </w:rPr>
            </w:pPr>
            <w:ins w:id="322" w:author="Gerard" w:date="2014-04-21T19:44:00Z">
              <w:r>
                <w:lastRenderedPageBreak/>
                <w:t>length</w:t>
              </w:r>
            </w:ins>
          </w:p>
        </w:tc>
        <w:tc>
          <w:tcPr>
            <w:tcW w:w="0" w:type="auto"/>
            <w:shd w:val="clear" w:color="auto" w:fill="auto"/>
          </w:tcPr>
          <w:p w14:paraId="6189684F" w14:textId="77777777" w:rsidR="002F15F4" w:rsidRDefault="002F15F4" w:rsidP="0003388B">
            <w:pPr>
              <w:rPr>
                <w:ins w:id="323" w:author="Gerard" w:date="2014-04-21T19:44:00Z"/>
              </w:rPr>
            </w:pPr>
            <w:ins w:id="324" w:author="Gerard" w:date="2014-04-21T19:44:00Z">
              <w:r>
                <w:t>mm</w:t>
              </w:r>
            </w:ins>
          </w:p>
        </w:tc>
      </w:tr>
      <w:tr w:rsidR="002F15F4" w14:paraId="46B609F2" w14:textId="77777777" w:rsidTr="0003388B">
        <w:trPr>
          <w:jc w:val="center"/>
          <w:ins w:id="325" w:author="Gerard" w:date="2014-04-21T19:44:00Z"/>
        </w:trPr>
        <w:tc>
          <w:tcPr>
            <w:tcW w:w="0" w:type="auto"/>
            <w:shd w:val="clear" w:color="auto" w:fill="auto"/>
          </w:tcPr>
          <w:p w14:paraId="3C17D57A" w14:textId="77777777" w:rsidR="002F15F4" w:rsidRDefault="002F15F4" w:rsidP="0003388B">
            <w:pPr>
              <w:rPr>
                <w:ins w:id="326" w:author="Gerard" w:date="2014-04-21T19:44:00Z"/>
              </w:rPr>
            </w:pPr>
            <w:ins w:id="327" w:author="Gerard" w:date="2014-04-21T19:44:00Z">
              <w:r>
                <w:t>force</w:t>
              </w:r>
            </w:ins>
          </w:p>
        </w:tc>
        <w:tc>
          <w:tcPr>
            <w:tcW w:w="0" w:type="auto"/>
            <w:shd w:val="clear" w:color="auto" w:fill="auto"/>
          </w:tcPr>
          <w:p w14:paraId="79658541" w14:textId="77777777" w:rsidR="002F15F4" w:rsidRDefault="002F15F4" w:rsidP="0003388B">
            <w:pPr>
              <w:rPr>
                <w:ins w:id="328" w:author="Gerard" w:date="2014-04-21T19:44:00Z"/>
              </w:rPr>
            </w:pPr>
            <w:ins w:id="329" w:author="Gerard" w:date="2014-04-21T19:44:00Z">
              <w:r>
                <w:t>N</w:t>
              </w:r>
            </w:ins>
          </w:p>
        </w:tc>
      </w:tr>
      <w:tr w:rsidR="002F15F4" w14:paraId="7BBE4448" w14:textId="77777777" w:rsidTr="0003388B">
        <w:trPr>
          <w:jc w:val="center"/>
          <w:ins w:id="330" w:author="Gerard" w:date="2014-04-21T19:44:00Z"/>
        </w:trPr>
        <w:tc>
          <w:tcPr>
            <w:tcW w:w="0" w:type="auto"/>
            <w:shd w:val="clear" w:color="auto" w:fill="auto"/>
          </w:tcPr>
          <w:p w14:paraId="50A86227" w14:textId="11547A39" w:rsidR="002F15F4" w:rsidRDefault="002F15F4" w:rsidP="0003388B">
            <w:pPr>
              <w:rPr>
                <w:ins w:id="331" w:author="Gerard" w:date="2014-04-21T19:44:00Z"/>
              </w:rPr>
            </w:pPr>
            <w:ins w:id="332" w:author="Gerard" w:date="2014-04-21T19:45:00Z">
              <w:r>
                <w:t>amount of substance</w:t>
              </w:r>
            </w:ins>
          </w:p>
        </w:tc>
        <w:tc>
          <w:tcPr>
            <w:tcW w:w="0" w:type="auto"/>
            <w:shd w:val="clear" w:color="auto" w:fill="auto"/>
          </w:tcPr>
          <w:p w14:paraId="66CA58D1" w14:textId="77777777" w:rsidR="002F15F4" w:rsidRDefault="002F15F4" w:rsidP="0003388B">
            <w:pPr>
              <w:rPr>
                <w:ins w:id="333" w:author="Gerard" w:date="2014-04-21T19:44:00Z"/>
              </w:rPr>
            </w:pPr>
            <w:ins w:id="334" w:author="Gerard" w:date="2014-04-21T19:44:00Z">
              <w:r>
                <w:t>nmol</w:t>
              </w:r>
            </w:ins>
          </w:p>
        </w:tc>
      </w:tr>
      <w:tr w:rsidR="002F15F4" w14:paraId="0EC1066F" w14:textId="77777777" w:rsidTr="0003388B">
        <w:trPr>
          <w:jc w:val="center"/>
          <w:ins w:id="335" w:author="Gerard" w:date="2014-04-21T19:44:00Z"/>
        </w:trPr>
        <w:tc>
          <w:tcPr>
            <w:tcW w:w="0" w:type="auto"/>
            <w:shd w:val="clear" w:color="auto" w:fill="auto"/>
          </w:tcPr>
          <w:p w14:paraId="4D4E6FBF" w14:textId="77777777" w:rsidR="002F15F4" w:rsidRDefault="002F15F4" w:rsidP="0003388B">
            <w:pPr>
              <w:rPr>
                <w:ins w:id="336" w:author="Gerard" w:date="2014-04-21T19:44:00Z"/>
              </w:rPr>
            </w:pPr>
            <w:ins w:id="337" w:author="Gerard" w:date="2014-04-21T19:44:00Z">
              <w:r>
                <w:t>charge</w:t>
              </w:r>
            </w:ins>
          </w:p>
        </w:tc>
        <w:tc>
          <w:tcPr>
            <w:tcW w:w="0" w:type="auto"/>
            <w:shd w:val="clear" w:color="auto" w:fill="auto"/>
          </w:tcPr>
          <w:p w14:paraId="5521DA50" w14:textId="77777777" w:rsidR="002F15F4" w:rsidRDefault="002F15F4" w:rsidP="0003388B">
            <w:pPr>
              <w:rPr>
                <w:ins w:id="338" w:author="Gerard" w:date="2014-04-21T19:44:00Z"/>
              </w:rPr>
            </w:pPr>
            <w:ins w:id="339" w:author="Gerard" w:date="2014-04-21T19:44:00Z">
              <w:r>
                <w:t>C</w:t>
              </w:r>
            </w:ins>
          </w:p>
        </w:tc>
      </w:tr>
      <w:tr w:rsidR="002F15F4" w14:paraId="2C75896C" w14:textId="77777777" w:rsidTr="0003388B">
        <w:trPr>
          <w:jc w:val="center"/>
          <w:ins w:id="340" w:author="Gerard" w:date="2014-04-21T19:44:00Z"/>
        </w:trPr>
        <w:tc>
          <w:tcPr>
            <w:tcW w:w="0" w:type="auto"/>
            <w:shd w:val="clear" w:color="auto" w:fill="auto"/>
          </w:tcPr>
          <w:p w14:paraId="1E207BDC" w14:textId="77777777" w:rsidR="002F15F4" w:rsidRDefault="002F15F4" w:rsidP="0003388B">
            <w:pPr>
              <w:rPr>
                <w:ins w:id="341" w:author="Gerard" w:date="2014-04-21T19:44:00Z"/>
              </w:rPr>
            </w:pPr>
            <w:ins w:id="342" w:author="Gerard" w:date="2014-04-21T19:44:00Z">
              <w:r>
                <w:t>temperature</w:t>
              </w:r>
            </w:ins>
          </w:p>
        </w:tc>
        <w:tc>
          <w:tcPr>
            <w:tcW w:w="0" w:type="auto"/>
            <w:shd w:val="clear" w:color="auto" w:fill="auto"/>
          </w:tcPr>
          <w:p w14:paraId="5F3C6EDA" w14:textId="77777777" w:rsidR="002F15F4" w:rsidRDefault="002F15F4" w:rsidP="0003388B">
            <w:pPr>
              <w:rPr>
                <w:ins w:id="343" w:author="Gerard" w:date="2014-04-21T19:44:00Z"/>
              </w:rPr>
            </w:pPr>
            <w:ins w:id="344" w:author="Gerard" w:date="2014-04-21T19:44:00Z">
              <w:r>
                <w:t>K</w:t>
              </w:r>
            </w:ins>
          </w:p>
        </w:tc>
      </w:tr>
      <w:tr w:rsidR="002F15F4" w14:paraId="276E36F3" w14:textId="77777777" w:rsidTr="0003388B">
        <w:trPr>
          <w:jc w:val="center"/>
          <w:ins w:id="345" w:author="Gerard" w:date="2014-04-21T19:44:00Z"/>
        </w:trPr>
        <w:tc>
          <w:tcPr>
            <w:tcW w:w="0" w:type="auto"/>
            <w:gridSpan w:val="2"/>
            <w:shd w:val="clear" w:color="auto" w:fill="auto"/>
          </w:tcPr>
          <w:p w14:paraId="3425C11D" w14:textId="77777777" w:rsidR="002F15F4" w:rsidRPr="003B58FB" w:rsidRDefault="002F15F4" w:rsidP="0003388B">
            <w:pPr>
              <w:rPr>
                <w:ins w:id="346" w:author="Gerard" w:date="2014-04-21T19:44:00Z"/>
                <w:b/>
              </w:rPr>
            </w:pPr>
            <w:ins w:id="347" w:author="Gerard" w:date="2014-04-21T19:44:00Z">
              <w:r w:rsidRPr="003B58FB">
                <w:rPr>
                  <w:b/>
                </w:rPr>
                <w:t>Derived Units</w:t>
              </w:r>
            </w:ins>
          </w:p>
        </w:tc>
      </w:tr>
      <w:tr w:rsidR="002F15F4" w14:paraId="0249A661" w14:textId="77777777" w:rsidTr="0003388B">
        <w:trPr>
          <w:jc w:val="center"/>
          <w:ins w:id="348" w:author="Gerard" w:date="2014-04-21T19:44:00Z"/>
        </w:trPr>
        <w:tc>
          <w:tcPr>
            <w:tcW w:w="0" w:type="auto"/>
            <w:shd w:val="clear" w:color="auto" w:fill="auto"/>
          </w:tcPr>
          <w:p w14:paraId="4A3ED1B5" w14:textId="77777777" w:rsidR="002F15F4" w:rsidRDefault="002F15F4" w:rsidP="0003388B">
            <w:pPr>
              <w:rPr>
                <w:ins w:id="349" w:author="Gerard" w:date="2014-04-21T19:44:00Z"/>
              </w:rPr>
            </w:pPr>
            <w:ins w:id="350" w:author="Gerard" w:date="2014-04-21T19:44:00Z">
              <w:r>
                <w:t>stress</w:t>
              </w:r>
            </w:ins>
          </w:p>
        </w:tc>
        <w:tc>
          <w:tcPr>
            <w:tcW w:w="0" w:type="auto"/>
            <w:shd w:val="clear" w:color="auto" w:fill="auto"/>
          </w:tcPr>
          <w:p w14:paraId="66FFE6E4" w14:textId="77777777" w:rsidR="002F15F4" w:rsidRDefault="002F15F4" w:rsidP="0003388B">
            <w:pPr>
              <w:rPr>
                <w:ins w:id="351" w:author="Gerard" w:date="2014-04-21T19:44:00Z"/>
              </w:rPr>
            </w:pPr>
            <w:ins w:id="352" w:author="Gerard" w:date="2014-04-21T19:44:00Z">
              <w:r>
                <w:t>N/mm</w:t>
              </w:r>
              <w:r w:rsidRPr="003B58FB">
                <w:rPr>
                  <w:vertAlign w:val="superscript"/>
                </w:rPr>
                <w:t>2</w:t>
              </w:r>
              <w:r>
                <w:t>, MPa</w:t>
              </w:r>
            </w:ins>
          </w:p>
        </w:tc>
      </w:tr>
      <w:tr w:rsidR="002F15F4" w14:paraId="268A2D46" w14:textId="77777777" w:rsidTr="0003388B">
        <w:trPr>
          <w:jc w:val="center"/>
          <w:ins w:id="353" w:author="Gerard" w:date="2014-04-21T19:44:00Z"/>
        </w:trPr>
        <w:tc>
          <w:tcPr>
            <w:tcW w:w="0" w:type="auto"/>
            <w:shd w:val="clear" w:color="auto" w:fill="auto"/>
          </w:tcPr>
          <w:p w14:paraId="5E8079C7" w14:textId="77777777" w:rsidR="002F15F4" w:rsidRDefault="002F15F4" w:rsidP="0003388B">
            <w:pPr>
              <w:rPr>
                <w:ins w:id="354" w:author="Gerard" w:date="2014-04-21T19:44:00Z"/>
              </w:rPr>
            </w:pPr>
            <w:ins w:id="355" w:author="Gerard" w:date="2014-04-21T19:44:00Z">
              <w:r>
                <w:t>permeability</w:t>
              </w:r>
            </w:ins>
          </w:p>
        </w:tc>
        <w:tc>
          <w:tcPr>
            <w:tcW w:w="0" w:type="auto"/>
            <w:shd w:val="clear" w:color="auto" w:fill="auto"/>
          </w:tcPr>
          <w:p w14:paraId="01CCBD63" w14:textId="77777777" w:rsidR="002F15F4" w:rsidRDefault="002F15F4" w:rsidP="0003388B">
            <w:pPr>
              <w:rPr>
                <w:ins w:id="356" w:author="Gerard" w:date="2014-04-21T19:44:00Z"/>
              </w:rPr>
            </w:pPr>
            <w:ins w:id="357" w:author="Gerard" w:date="2014-04-21T19:44:00Z">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ins>
          </w:p>
        </w:tc>
      </w:tr>
      <w:tr w:rsidR="002F15F4" w14:paraId="0D4C5A1E" w14:textId="77777777" w:rsidTr="0003388B">
        <w:trPr>
          <w:jc w:val="center"/>
          <w:ins w:id="358" w:author="Gerard" w:date="2014-04-21T19:44:00Z"/>
        </w:trPr>
        <w:tc>
          <w:tcPr>
            <w:tcW w:w="0" w:type="auto"/>
            <w:shd w:val="clear" w:color="auto" w:fill="auto"/>
          </w:tcPr>
          <w:p w14:paraId="1DF793A7" w14:textId="77777777" w:rsidR="002F15F4" w:rsidRDefault="002F15F4" w:rsidP="0003388B">
            <w:pPr>
              <w:rPr>
                <w:ins w:id="359" w:author="Gerard" w:date="2014-04-21T19:44:00Z"/>
              </w:rPr>
            </w:pPr>
            <w:ins w:id="360" w:author="Gerard" w:date="2014-04-21T19:44:00Z">
              <w:r>
                <w:t>diffusivity</w:t>
              </w:r>
            </w:ins>
          </w:p>
        </w:tc>
        <w:tc>
          <w:tcPr>
            <w:tcW w:w="0" w:type="auto"/>
            <w:shd w:val="clear" w:color="auto" w:fill="auto"/>
          </w:tcPr>
          <w:p w14:paraId="3DE82125" w14:textId="77777777" w:rsidR="002F15F4" w:rsidRDefault="002F15F4" w:rsidP="0003388B">
            <w:pPr>
              <w:rPr>
                <w:ins w:id="361" w:author="Gerard" w:date="2014-04-21T19:44:00Z"/>
              </w:rPr>
            </w:pPr>
            <w:ins w:id="362" w:author="Gerard" w:date="2014-04-21T19:44:00Z">
              <w:r>
                <w:t>mm</w:t>
              </w:r>
              <w:r w:rsidRPr="003B58FB">
                <w:rPr>
                  <w:vertAlign w:val="superscript"/>
                </w:rPr>
                <w:t>2</w:t>
              </w:r>
              <w:r>
                <w:t>/s</w:t>
              </w:r>
            </w:ins>
          </w:p>
        </w:tc>
      </w:tr>
      <w:tr w:rsidR="002F15F4" w14:paraId="3F4D40E8" w14:textId="77777777" w:rsidTr="0003388B">
        <w:trPr>
          <w:jc w:val="center"/>
          <w:ins w:id="363" w:author="Gerard" w:date="2014-04-21T19:44:00Z"/>
        </w:trPr>
        <w:tc>
          <w:tcPr>
            <w:tcW w:w="0" w:type="auto"/>
            <w:shd w:val="clear" w:color="auto" w:fill="auto"/>
          </w:tcPr>
          <w:p w14:paraId="4529E3ED" w14:textId="77777777" w:rsidR="002F15F4" w:rsidRDefault="002F15F4" w:rsidP="0003388B">
            <w:pPr>
              <w:rPr>
                <w:ins w:id="364" w:author="Gerard" w:date="2014-04-21T19:44:00Z"/>
              </w:rPr>
            </w:pPr>
            <w:ins w:id="365" w:author="Gerard" w:date="2014-04-21T19:44:00Z">
              <w:r>
                <w:t>concentration</w:t>
              </w:r>
            </w:ins>
          </w:p>
        </w:tc>
        <w:tc>
          <w:tcPr>
            <w:tcW w:w="0" w:type="auto"/>
            <w:shd w:val="clear" w:color="auto" w:fill="auto"/>
          </w:tcPr>
          <w:p w14:paraId="7319C952" w14:textId="77777777" w:rsidR="002F15F4" w:rsidRDefault="002F15F4" w:rsidP="0003388B">
            <w:pPr>
              <w:rPr>
                <w:ins w:id="366" w:author="Gerard" w:date="2014-04-21T19:44:00Z"/>
              </w:rPr>
            </w:pPr>
            <w:ins w:id="367" w:author="Gerard" w:date="2014-04-21T19:44:00Z">
              <w:r>
                <w:t>nmol/mm</w:t>
              </w:r>
              <w:r w:rsidRPr="003B58FB">
                <w:rPr>
                  <w:vertAlign w:val="superscript"/>
                </w:rPr>
                <w:t>3</w:t>
              </w:r>
              <w:r>
                <w:t>, mM</w:t>
              </w:r>
            </w:ins>
          </w:p>
        </w:tc>
      </w:tr>
      <w:tr w:rsidR="002F15F4" w14:paraId="7DFBBA54" w14:textId="77777777" w:rsidTr="0003388B">
        <w:trPr>
          <w:jc w:val="center"/>
          <w:ins w:id="368" w:author="Gerard" w:date="2014-04-21T19:44:00Z"/>
        </w:trPr>
        <w:tc>
          <w:tcPr>
            <w:tcW w:w="0" w:type="auto"/>
            <w:shd w:val="clear" w:color="auto" w:fill="auto"/>
          </w:tcPr>
          <w:p w14:paraId="11BFD056" w14:textId="77777777" w:rsidR="002F15F4" w:rsidRDefault="002F15F4" w:rsidP="0003388B">
            <w:pPr>
              <w:rPr>
                <w:ins w:id="369" w:author="Gerard" w:date="2014-04-21T19:44:00Z"/>
              </w:rPr>
            </w:pPr>
            <w:ins w:id="370" w:author="Gerard" w:date="2014-04-21T19:44:00Z">
              <w:r>
                <w:t>charge density</w:t>
              </w:r>
            </w:ins>
          </w:p>
        </w:tc>
        <w:tc>
          <w:tcPr>
            <w:tcW w:w="0" w:type="auto"/>
            <w:shd w:val="clear" w:color="auto" w:fill="auto"/>
          </w:tcPr>
          <w:p w14:paraId="06A834BC" w14:textId="77777777" w:rsidR="002F15F4" w:rsidRDefault="002F15F4" w:rsidP="0003388B">
            <w:pPr>
              <w:rPr>
                <w:ins w:id="371" w:author="Gerard" w:date="2014-04-21T19:44:00Z"/>
              </w:rPr>
            </w:pPr>
            <w:ins w:id="372" w:author="Gerard" w:date="2014-04-21T19:44:00Z">
              <w:r>
                <w:t>nEq/mm</w:t>
              </w:r>
              <w:r w:rsidRPr="003B58FB">
                <w:rPr>
                  <w:vertAlign w:val="superscript"/>
                </w:rPr>
                <w:t>3</w:t>
              </w:r>
              <w:r>
                <w:t>, mEq/L</w:t>
              </w:r>
            </w:ins>
          </w:p>
        </w:tc>
      </w:tr>
      <w:tr w:rsidR="002F15F4" w14:paraId="01AD44EC" w14:textId="77777777" w:rsidTr="0003388B">
        <w:trPr>
          <w:jc w:val="center"/>
          <w:ins w:id="373" w:author="Gerard" w:date="2014-04-21T19:44:00Z"/>
        </w:trPr>
        <w:tc>
          <w:tcPr>
            <w:tcW w:w="0" w:type="auto"/>
            <w:shd w:val="clear" w:color="auto" w:fill="auto"/>
          </w:tcPr>
          <w:p w14:paraId="3D2824E6" w14:textId="77777777" w:rsidR="002F15F4" w:rsidRDefault="002F15F4" w:rsidP="0003388B">
            <w:pPr>
              <w:rPr>
                <w:ins w:id="374" w:author="Gerard" w:date="2014-04-21T19:44:00Z"/>
              </w:rPr>
            </w:pPr>
            <w:ins w:id="375" w:author="Gerard" w:date="2014-04-21T19:44:00Z">
              <w:r>
                <w:t>voltage</w:t>
              </w:r>
            </w:ins>
          </w:p>
        </w:tc>
        <w:tc>
          <w:tcPr>
            <w:tcW w:w="0" w:type="auto"/>
            <w:shd w:val="clear" w:color="auto" w:fill="auto"/>
          </w:tcPr>
          <w:p w14:paraId="481C531C" w14:textId="77777777" w:rsidR="002F15F4" w:rsidRDefault="002F15F4" w:rsidP="0003388B">
            <w:pPr>
              <w:rPr>
                <w:ins w:id="376" w:author="Gerard" w:date="2014-04-21T19:44:00Z"/>
              </w:rPr>
            </w:pPr>
            <w:ins w:id="377" w:author="Gerard" w:date="2014-04-21T19:44:00Z">
              <w:r>
                <w:t>mV</w:t>
              </w:r>
            </w:ins>
          </w:p>
        </w:tc>
      </w:tr>
      <w:tr w:rsidR="002F15F4" w14:paraId="72218A32" w14:textId="77777777" w:rsidTr="0003388B">
        <w:trPr>
          <w:jc w:val="center"/>
          <w:ins w:id="378" w:author="Gerard" w:date="2014-04-21T19:44:00Z"/>
        </w:trPr>
        <w:tc>
          <w:tcPr>
            <w:tcW w:w="0" w:type="auto"/>
            <w:shd w:val="clear" w:color="auto" w:fill="auto"/>
          </w:tcPr>
          <w:p w14:paraId="6F39CCDA" w14:textId="77777777" w:rsidR="002F15F4" w:rsidRDefault="002F15F4" w:rsidP="0003388B">
            <w:pPr>
              <w:rPr>
                <w:ins w:id="379" w:author="Gerard" w:date="2014-04-21T19:44:00Z"/>
              </w:rPr>
            </w:pPr>
            <w:ins w:id="380" w:author="Gerard" w:date="2014-04-21T19:44:00Z">
              <w:r>
                <w:t>current density</w:t>
              </w:r>
            </w:ins>
          </w:p>
        </w:tc>
        <w:tc>
          <w:tcPr>
            <w:tcW w:w="0" w:type="auto"/>
            <w:shd w:val="clear" w:color="auto" w:fill="auto"/>
          </w:tcPr>
          <w:p w14:paraId="1774AD1A" w14:textId="77777777" w:rsidR="002F15F4" w:rsidRDefault="002F15F4" w:rsidP="0003388B">
            <w:pPr>
              <w:rPr>
                <w:ins w:id="381" w:author="Gerard" w:date="2014-04-21T19:44:00Z"/>
              </w:rPr>
            </w:pPr>
            <w:ins w:id="382" w:author="Gerard" w:date="2014-04-21T19:44:00Z">
              <w:r>
                <w:t>A/mm</w:t>
              </w:r>
              <w:r w:rsidRPr="003B58FB">
                <w:rPr>
                  <w:vertAlign w:val="superscript"/>
                </w:rPr>
                <w:t>2</w:t>
              </w:r>
            </w:ins>
          </w:p>
        </w:tc>
      </w:tr>
      <w:tr w:rsidR="002F15F4" w14:paraId="53F416A5" w14:textId="77777777" w:rsidTr="0003388B">
        <w:trPr>
          <w:jc w:val="center"/>
          <w:ins w:id="383" w:author="Gerard" w:date="2014-04-21T19:44:00Z"/>
        </w:trPr>
        <w:tc>
          <w:tcPr>
            <w:tcW w:w="0" w:type="auto"/>
            <w:shd w:val="clear" w:color="auto" w:fill="auto"/>
          </w:tcPr>
          <w:p w14:paraId="0BBF9282" w14:textId="77777777" w:rsidR="002F15F4" w:rsidRDefault="002F15F4" w:rsidP="0003388B">
            <w:pPr>
              <w:rPr>
                <w:ins w:id="384" w:author="Gerard" w:date="2014-04-21T19:44:00Z"/>
              </w:rPr>
            </w:pPr>
            <w:ins w:id="385" w:author="Gerard" w:date="2014-04-21T19:44:00Z">
              <w:r>
                <w:t>current</w:t>
              </w:r>
            </w:ins>
          </w:p>
        </w:tc>
        <w:tc>
          <w:tcPr>
            <w:tcW w:w="0" w:type="auto"/>
            <w:shd w:val="clear" w:color="auto" w:fill="auto"/>
          </w:tcPr>
          <w:p w14:paraId="4F643FE5" w14:textId="77777777" w:rsidR="002F15F4" w:rsidRDefault="002F15F4" w:rsidP="0003388B">
            <w:pPr>
              <w:rPr>
                <w:ins w:id="386" w:author="Gerard" w:date="2014-04-21T19:44:00Z"/>
              </w:rPr>
            </w:pPr>
            <w:ins w:id="387" w:author="Gerard" w:date="2014-04-21T19:44:00Z">
              <w:r>
                <w:t>A</w:t>
              </w:r>
            </w:ins>
          </w:p>
        </w:tc>
      </w:tr>
    </w:tbl>
    <w:p w14:paraId="2959A4F7" w14:textId="77777777" w:rsidR="002F15F4" w:rsidRPr="00531FAC" w:rsidRDefault="002F15F4" w:rsidP="00A75DF0">
      <w:pPr>
        <w:rPr>
          <w:ins w:id="388" w:author="Steve Maas" w:date="2014-04-17T11:31:00Z"/>
        </w:rPr>
      </w:pPr>
    </w:p>
    <w:p w14:paraId="4273A2B7" w14:textId="77777777" w:rsidR="006A0BC1" w:rsidRPr="00B27FE9" w:rsidRDefault="006A0BC1" w:rsidP="006A0BC1">
      <w:r>
        <w:br w:type="page"/>
      </w:r>
    </w:p>
    <w:p w14:paraId="69361A66" w14:textId="77777777" w:rsidR="006A0BC1" w:rsidRDefault="006A0BC1" w:rsidP="006A0BC1">
      <w:pPr>
        <w:pStyle w:val="Heading1"/>
      </w:pPr>
      <w:bookmarkStart w:id="389" w:name="_Ref293568163"/>
      <w:bookmarkStart w:id="390" w:name="_Toc385498388"/>
      <w:r>
        <w:lastRenderedPageBreak/>
        <w:t>Running FEBio</w:t>
      </w:r>
      <w:bookmarkEnd w:id="389"/>
      <w:bookmarkEnd w:id="390"/>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391" w:name="_Toc385498389"/>
      <w:r>
        <w:t>Running FEBio on Windows</w:t>
      </w:r>
      <w:bookmarkEnd w:id="391"/>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392" w:name="_Toc385498390"/>
      <w:r>
        <w:t>Windows XP</w:t>
      </w:r>
      <w:bookmarkEnd w:id="392"/>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393" w:name="_Toc385498391"/>
      <w:r>
        <w:t>Windows 7</w:t>
      </w:r>
      <w:bookmarkEnd w:id="393"/>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394" w:name="_Toc385498392"/>
      <w:r>
        <w:t>Running FEBio from Explorer</w:t>
      </w:r>
      <w:bookmarkEnd w:id="394"/>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395" w:name="_Toc385498393"/>
      <w:r>
        <w:t>Running FEBio on Linux or MAC</w:t>
      </w:r>
      <w:bookmarkEnd w:id="395"/>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396" w:name="_Ref172430769"/>
      <w:bookmarkStart w:id="397" w:name="_Toc385498394"/>
      <w:r>
        <w:t>The Command Line</w:t>
      </w:r>
      <w:bookmarkEnd w:id="396"/>
      <w:bookmarkEnd w:id="397"/>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398" w:name="OLE_LINK1"/>
      <w:bookmarkStart w:id="399" w:name="OLE_LINK2"/>
      <w:r w:rsidRPr="00541457">
        <w:rPr>
          <w:rStyle w:val="codeChar"/>
        </w:rPr>
        <w:t>-</w:t>
      </w:r>
      <w:r>
        <w:rPr>
          <w:rStyle w:val="codeChar"/>
        </w:rPr>
        <w:t>o</w:t>
      </w:r>
      <w:r>
        <w:t>: log file name</w:t>
      </w:r>
      <w:bookmarkEnd w:id="398"/>
      <w:bookmarkEnd w:id="399"/>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400"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401" w:author="Steve Maas" w:date="2014-01-02T13:04:00Z">
        <w:r w:rsidR="00873D59">
          <w:t>3.4.1</w:t>
        </w:r>
      </w:ins>
      <w:del w:id="402"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403"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404" w:name="_Toc385498395"/>
      <w:r>
        <w:t xml:space="preserve">The FEBio </w:t>
      </w:r>
      <w:r w:rsidR="00D153DC">
        <w:t>P</w:t>
      </w:r>
      <w:r>
        <w:t>rompt</w:t>
      </w:r>
      <w:bookmarkEnd w:id="404"/>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405" w:name="_Ref230508346"/>
      <w:bookmarkStart w:id="406" w:name="_Toc385498396"/>
      <w:r>
        <w:t xml:space="preserve">The </w:t>
      </w:r>
      <w:r w:rsidR="00D153DC">
        <w:t>C</w:t>
      </w:r>
      <w:r w:rsidRPr="00DF311C">
        <w:t>onfiguration</w:t>
      </w:r>
      <w:r>
        <w:t xml:space="preserve"> </w:t>
      </w:r>
      <w:r w:rsidR="00D153DC">
        <w:t>F</w:t>
      </w:r>
      <w:r>
        <w:t>ile</w:t>
      </w:r>
      <w:bookmarkEnd w:id="405"/>
      <w:bookmarkEnd w:id="406"/>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407" w:name="_Ref376446157"/>
      <w:bookmarkStart w:id="408" w:name="_Toc385498397"/>
      <w:r>
        <w:t xml:space="preserve">Using </w:t>
      </w:r>
      <w:r w:rsidR="00D153DC">
        <w:t>M</w:t>
      </w:r>
      <w:r>
        <w:t xml:space="preserve">ultiple </w:t>
      </w:r>
      <w:r w:rsidR="00D153DC">
        <w:t>P</w:t>
      </w:r>
      <w:r>
        <w:t>rocessors</w:t>
      </w:r>
      <w:bookmarkEnd w:id="407"/>
      <w:bookmarkEnd w:id="408"/>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409" w:name="_Ref250284432"/>
      <w:bookmarkStart w:id="410" w:name="_Ref250285226"/>
      <w:bookmarkStart w:id="411" w:name="_Toc385498398"/>
      <w:r>
        <w:lastRenderedPageBreak/>
        <w:t xml:space="preserve">FEBio </w:t>
      </w:r>
      <w:r w:rsidR="00D153DC">
        <w:t>O</w:t>
      </w:r>
      <w:r>
        <w:t>utput</w:t>
      </w:r>
      <w:bookmarkEnd w:id="409"/>
      <w:bookmarkEnd w:id="410"/>
      <w:bookmarkEnd w:id="411"/>
    </w:p>
    <w:p w14:paraId="1792A476" w14:textId="77777777" w:rsidR="004F447E" w:rsidRDefault="006A0BC1" w:rsidP="006A0BC1">
      <w:pPr>
        <w:rPr>
          <w:ins w:id="412"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413" w:author="Steve Maas" w:date="2014-01-15T10:56:00Z"/>
        </w:rPr>
      </w:pPr>
    </w:p>
    <w:p w14:paraId="41A3CD4E" w14:textId="77777777" w:rsidR="004F447E" w:rsidRDefault="004F447E" w:rsidP="006A0BC1">
      <w:pPr>
        <w:rPr>
          <w:ins w:id="414" w:author="Steve Maas" w:date="2014-01-15T10:57:00Z"/>
        </w:rPr>
      </w:pPr>
      <w:ins w:id="415" w:author="Steve Maas" w:date="2014-01-15T10:56:00Z">
        <w:r>
          <w:rPr>
            <w:i/>
          </w:rPr>
          <w:t xml:space="preserve">Note 1: </w:t>
        </w:r>
        <w:r>
          <w:t xml:space="preserve">The name of the log and plot file can also be specified in the FEBio input file. See section </w:t>
        </w:r>
      </w:ins>
      <w:ins w:id="416" w:author="Steve Maas" w:date="2014-01-15T10:57:00Z">
        <w:r>
          <w:fldChar w:fldCharType="begin"/>
        </w:r>
        <w:r>
          <w:instrText xml:space="preserve"> REF _Ref377546765 \r \h </w:instrText>
        </w:r>
      </w:ins>
      <w:r>
        <w:fldChar w:fldCharType="separate"/>
      </w:r>
      <w:ins w:id="417" w:author="Steve Maas" w:date="2014-01-15T10:57:00Z">
        <w:r>
          <w:t>3.15</w:t>
        </w:r>
        <w:r>
          <w:fldChar w:fldCharType="end"/>
        </w:r>
        <w:r>
          <w:t xml:space="preserve"> for more information. </w:t>
        </w:r>
      </w:ins>
    </w:p>
    <w:p w14:paraId="021E2AA5" w14:textId="77777777" w:rsidR="004F447E" w:rsidRDefault="004F447E" w:rsidP="006A0BC1">
      <w:pPr>
        <w:rPr>
          <w:ins w:id="418" w:author="Steve Maas" w:date="2014-01-15T10:57:00Z"/>
        </w:rPr>
      </w:pPr>
    </w:p>
    <w:p w14:paraId="1962D1BE" w14:textId="46D5510D" w:rsidR="006A0BC1" w:rsidRDefault="004F447E" w:rsidP="006A0BC1">
      <w:ins w:id="419" w:author="Steve Maas" w:date="2014-01-15T10:57:00Z">
        <w:r>
          <w:rPr>
            <w:i/>
          </w:rPr>
          <w:t xml:space="preserve">Note 2: </w:t>
        </w:r>
        <w:r>
          <w:t xml:space="preserve">When running an optimization problem the name of the log file is derived from the optimization control file. See </w:t>
        </w:r>
      </w:ins>
      <w:ins w:id="420" w:author="Steve Maas" w:date="2014-01-15T10:58:00Z">
        <w:r>
          <w:fldChar w:fldCharType="begin"/>
        </w:r>
        <w:r>
          <w:instrText xml:space="preserve"> REF _Ref230581893 \r \h </w:instrText>
        </w:r>
      </w:ins>
      <w:r>
        <w:fldChar w:fldCharType="separate"/>
      </w:r>
      <w:ins w:id="421"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422" w:name="_Toc385498399"/>
      <w:r>
        <w:t>Advanced Options</w:t>
      </w:r>
      <w:bookmarkEnd w:id="422"/>
    </w:p>
    <w:p w14:paraId="123FE510" w14:textId="43FCB63B" w:rsidR="006A0BC1" w:rsidRDefault="006A0BC1" w:rsidP="006A0BC1">
      <w:pPr>
        <w:pStyle w:val="Heading3"/>
      </w:pPr>
      <w:bookmarkStart w:id="423" w:name="_Ref278195084"/>
      <w:bookmarkStart w:id="424" w:name="_Toc385498400"/>
      <w:r>
        <w:t xml:space="preserve">Interrupting a </w:t>
      </w:r>
      <w:r w:rsidR="00D153DC">
        <w:t>R</w:t>
      </w:r>
      <w:r>
        <w:t>un</w:t>
      </w:r>
      <w:r>
        <w:rPr>
          <w:rStyle w:val="FootnoteReference"/>
        </w:rPr>
        <w:footnoteReference w:id="2"/>
      </w:r>
      <w:bookmarkEnd w:id="423"/>
      <w:bookmarkEnd w:id="424"/>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425" w:name="_Ref230422001"/>
      <w:bookmarkStart w:id="426" w:name="_Toc385498401"/>
      <w:r>
        <w:t xml:space="preserve">Debugging a </w:t>
      </w:r>
      <w:r w:rsidR="00D153DC">
        <w:t>R</w:t>
      </w:r>
      <w:r>
        <w:t>un</w:t>
      </w:r>
      <w:bookmarkEnd w:id="425"/>
      <w:bookmarkEnd w:id="426"/>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427" w:name="_Ref254341727"/>
      <w:bookmarkStart w:id="428" w:name="_Ref254341812"/>
      <w:bookmarkStart w:id="429" w:name="_Toc385498402"/>
      <w:r>
        <w:t xml:space="preserve">Restarting a </w:t>
      </w:r>
      <w:r w:rsidR="00D153DC">
        <w:t>R</w:t>
      </w:r>
      <w:r>
        <w:t>un</w:t>
      </w:r>
      <w:bookmarkEnd w:id="427"/>
      <w:bookmarkEnd w:id="428"/>
      <w:bookmarkEnd w:id="429"/>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430" w:name="_Ref250285572"/>
      <w:bookmarkStart w:id="431" w:name="_Toc385498403"/>
      <w:r>
        <w:t xml:space="preserve">Input </w:t>
      </w:r>
      <w:r w:rsidR="00D153DC">
        <w:t>F</w:t>
      </w:r>
      <w:r>
        <w:t xml:space="preserve">ile </w:t>
      </w:r>
      <w:r w:rsidR="00D153DC">
        <w:t>C</w:t>
      </w:r>
      <w:r>
        <w:t>hecking</w:t>
      </w:r>
      <w:bookmarkEnd w:id="430"/>
      <w:bookmarkEnd w:id="431"/>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32" w:name="_Ref293568180"/>
      <w:bookmarkStart w:id="433" w:name="_Ref293568311"/>
      <w:bookmarkStart w:id="434" w:name="_Toc385498404"/>
      <w:r>
        <w:lastRenderedPageBreak/>
        <w:t>Free Format Input</w:t>
      </w:r>
      <w:bookmarkEnd w:id="432"/>
      <w:bookmarkEnd w:id="433"/>
      <w:bookmarkEnd w:id="434"/>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35" w:name="_Toc385498405"/>
      <w:r>
        <w:lastRenderedPageBreak/>
        <w:t xml:space="preserve">Free </w:t>
      </w:r>
      <w:r w:rsidR="00D153DC">
        <w:t>F</w:t>
      </w:r>
      <w:r>
        <w:t xml:space="preserve">ormat </w:t>
      </w:r>
      <w:r w:rsidR="00D153DC">
        <w:t>O</w:t>
      </w:r>
      <w:r>
        <w:t>verview</w:t>
      </w:r>
      <w:bookmarkEnd w:id="435"/>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36"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438" w:author="Steve Maas" w:date="2013-12-14T22:03:00Z"/>
        </w:rPr>
      </w:pPr>
      <w:bookmarkStart w:id="439" w:name="_Ref374797496"/>
      <w:bookmarkStart w:id="440" w:name="_Toc385498406"/>
      <w:ins w:id="441" w:author="Steve Maas" w:date="2013-12-14T22:03:00Z">
        <w:r>
          <w:t>Format Specification Versions</w:t>
        </w:r>
        <w:bookmarkEnd w:id="439"/>
        <w:bookmarkEnd w:id="440"/>
      </w:ins>
    </w:p>
    <w:p w14:paraId="24787915" w14:textId="39A1C1C9" w:rsidR="00EB23E8" w:rsidRDefault="00EB23E8" w:rsidP="00EB23E8">
      <w:pPr>
        <w:rPr>
          <w:ins w:id="442" w:author="Steve Maas" w:date="2013-12-14T22:03:00Z"/>
        </w:rPr>
      </w:pPr>
      <w:ins w:id="443"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444" w:author="Steve Maas" w:date="2013-12-14T22:03:00Z"/>
        </w:rPr>
      </w:pPr>
    </w:p>
    <w:p w14:paraId="3D159959" w14:textId="748E094D" w:rsidR="00891956" w:rsidRDefault="00EB23E8" w:rsidP="00EB23E8">
      <w:pPr>
        <w:pStyle w:val="ListParagraph"/>
        <w:numPr>
          <w:ilvl w:val="0"/>
          <w:numId w:val="59"/>
        </w:numPr>
        <w:rPr>
          <w:ins w:id="445" w:author="Steve Maas" w:date="2013-12-15T09:14:00Z"/>
        </w:rPr>
      </w:pPr>
      <w:ins w:id="446" w:author="Steve Maas" w:date="2013-12-14T22:03:00Z">
        <w:r w:rsidRPr="00181CF0">
          <w:rPr>
            <w:b/>
          </w:rPr>
          <w:lastRenderedPageBreak/>
          <w:t>Version 2.0</w:t>
        </w:r>
        <w:r>
          <w:t>: The latest and recommended version of the FEBio input specification</w:t>
        </w:r>
      </w:ins>
      <w:ins w:id="447" w:author="Steve Maas" w:date="2013-12-14T22:08:00Z">
        <w:r>
          <w:t xml:space="preserve"> described in this document.</w:t>
        </w:r>
      </w:ins>
      <w:ins w:id="448" w:author="Steve Maas" w:date="2013-12-14T22:03:00Z">
        <w:r>
          <w:t xml:space="preserve"> </w:t>
        </w:r>
      </w:ins>
      <w:ins w:id="449" w:author="Steve Maas" w:date="2013-12-16T10:25:00Z">
        <w:r w:rsidR="00BC30CE">
          <w:t xml:space="preserve">This is the first major revision of the input file format and redefines many of the file sections: The </w:t>
        </w:r>
      </w:ins>
      <w:ins w:id="450" w:author="Steve Maas" w:date="2013-12-16T10:26:00Z">
        <w:r w:rsidR="00BC30CE">
          <w:rPr>
            <w:i/>
          </w:rPr>
          <w:t xml:space="preserve">Elements </w:t>
        </w:r>
        <w:r w:rsidR="00BC30CE">
          <w:t xml:space="preserve">section uses a different organization. </w:t>
        </w:r>
      </w:ins>
      <w:ins w:id="451" w:author="Steve Maas" w:date="2013-12-14T22:03:00Z">
        <w:r>
          <w:t xml:space="preserve">Elements are </w:t>
        </w:r>
      </w:ins>
      <w:ins w:id="452" w:author="Steve Maas" w:date="2013-12-16T10:26:00Z">
        <w:r w:rsidR="00BC30CE">
          <w:t xml:space="preserve">now </w:t>
        </w:r>
      </w:ins>
      <w:ins w:id="453" w:author="Steve Maas" w:date="2013-12-14T22:03:00Z">
        <w:r>
          <w:t>grouped by material and element type.</w:t>
        </w:r>
      </w:ins>
      <w:ins w:id="454" w:author="Steve Maas" w:date="2013-12-16T10:26:00Z">
        <w:r w:rsidR="00BC30CE">
          <w:t xml:space="preserve"> Multiple </w:t>
        </w:r>
        <w:r w:rsidR="00BC30CE">
          <w:rPr>
            <w:i/>
          </w:rPr>
          <w:t>Elemen</w:t>
        </w:r>
      </w:ins>
      <w:ins w:id="455" w:author="Steve Maas" w:date="2013-12-16T10:29:00Z">
        <w:r w:rsidR="00BC30CE">
          <w:rPr>
            <w:i/>
          </w:rPr>
          <w:t>t</w:t>
        </w:r>
      </w:ins>
      <w:ins w:id="456" w:author="Steve Maas" w:date="2013-12-16T10:26:00Z">
        <w:r w:rsidR="00BC30CE">
          <w:rPr>
            <w:i/>
          </w:rPr>
          <w:t xml:space="preserve">s </w:t>
        </w:r>
        <w:r w:rsidR="00BC30CE">
          <w:t>sections can now be defined to create multiple parts.</w:t>
        </w:r>
      </w:ins>
      <w:ins w:id="457"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458" w:author="Steve Maas" w:date="2013-12-14T22:03:00Z">
        <w:r>
          <w:t xml:space="preserve">A new </w:t>
        </w:r>
        <w:r w:rsidRPr="00181CF0">
          <w:rPr>
            <w:i/>
          </w:rPr>
          <w:t>Contact</w:t>
        </w:r>
        <w:r>
          <w:t xml:space="preserve"> section contains all the contact definitions.</w:t>
        </w:r>
      </w:ins>
      <w:ins w:id="459" w:author="Steve Maas" w:date="2013-12-15T09:15:00Z">
        <w:r w:rsidR="00B82B9F">
          <w:t xml:space="preserve"> A new </w:t>
        </w:r>
      </w:ins>
      <w:ins w:id="460" w:author="Steve Maas" w:date="2013-12-15T09:16:00Z">
        <w:r w:rsidR="00B82B9F">
          <w:rPr>
            <w:i/>
          </w:rPr>
          <w:t xml:space="preserve">Discrete </w:t>
        </w:r>
        <w:r w:rsidR="00B82B9F">
          <w:t xml:space="preserve">section was defined that contains all the materials and definitions of the discrete elements (e.g. springs). </w:t>
        </w:r>
      </w:ins>
      <w:ins w:id="461"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462" w:author="Steve Maas" w:date="2013-12-14T22:03:00Z"/>
        </w:rPr>
      </w:pPr>
      <w:ins w:id="463"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464" w:author="Steve Maas" w:date="2013-12-15T09:15:00Z">
        <w:r>
          <w:t>version</w:t>
        </w:r>
      </w:ins>
      <w:ins w:id="465" w:author="Steve Maas" w:date="2013-12-15T09:14:00Z">
        <w:r>
          <w:t xml:space="preserve"> 2.0</w:t>
        </w:r>
      </w:ins>
      <w:ins w:id="466" w:author="Steve Maas" w:date="2013-12-15T09:15:00Z">
        <w:r>
          <w:t>.</w:t>
        </w:r>
        <w:r w:rsidR="00B82B9F">
          <w:t xml:space="preserve"> This version is </w:t>
        </w:r>
        <w:r w:rsidR="00B82B9F" w:rsidRPr="005F474E">
          <w:rPr>
            <w:b/>
            <w:rPrChange w:id="467"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468" w:author="Steve Maas" w:date="2013-12-14T22:03:00Z"/>
        </w:rPr>
      </w:pPr>
      <w:ins w:id="469"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470" w:author="Steve Maas" w:date="2013-12-15T11:37:00Z">
        <w:r w:rsidR="006E42CB">
          <w:t xml:space="preserve"> This version is </w:t>
        </w:r>
        <w:r w:rsidR="006E42CB" w:rsidRPr="005F474E">
          <w:rPr>
            <w:b/>
            <w:rPrChange w:id="471"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472" w:author="Steve Maas" w:date="2013-12-14T22:03:00Z"/>
        </w:rPr>
      </w:pPr>
      <w:ins w:id="473"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474"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475" w:author="Steve Maas" w:date="2013-12-14T22:03:00Z"/>
        </w:rPr>
      </w:pPr>
      <w:ins w:id="476" w:author="Steve Maas" w:date="2013-12-14T22:03:00Z">
        <w:r>
          <w:rPr>
            <w:b/>
          </w:rPr>
          <w:t>Version 1.0</w:t>
        </w:r>
        <w:r>
          <w:t xml:space="preserve">: The original input format specification. This version is </w:t>
        </w:r>
        <w:r w:rsidRPr="005F474E">
          <w:rPr>
            <w:b/>
            <w:rPrChange w:id="477" w:author="Steve Maas" w:date="2013-12-30T14:16:00Z">
              <w:rPr/>
            </w:rPrChange>
          </w:rPr>
          <w:t>no longer supported</w:t>
        </w:r>
        <w:r>
          <w:t>.</w:t>
        </w:r>
      </w:ins>
    </w:p>
    <w:p w14:paraId="70E2D220" w14:textId="77777777" w:rsidR="00EB23E8" w:rsidRDefault="00EB23E8" w:rsidP="00EB23E8">
      <w:pPr>
        <w:rPr>
          <w:ins w:id="478" w:author="Steve Maas" w:date="2013-12-14T22:03:00Z"/>
        </w:rPr>
      </w:pPr>
    </w:p>
    <w:p w14:paraId="72F2EA3D" w14:textId="3E5181AA" w:rsidR="00EB23E8" w:rsidRDefault="00EB23E8" w:rsidP="00EB23E8">
      <w:pPr>
        <w:rPr>
          <w:ins w:id="479" w:author="Steve Maas" w:date="2013-12-14T22:05:00Z"/>
        </w:rPr>
      </w:pPr>
      <w:ins w:id="480" w:author="Steve Maas" w:date="2013-12-14T22:03:00Z">
        <w:r>
          <w:t>As of FEBio 2.0, only versions 1.2, 2.0 and up are supported. Version 1.2 is considered obsolete and it is highly recommended to convert older files to the new 2.0 specification</w:t>
        </w:r>
      </w:ins>
      <w:ins w:id="481" w:author="Steve Maas" w:date="2013-12-14T22:08:00Z">
        <w:r>
          <w:t xml:space="preserve"> for use with newer versions of FEBio</w:t>
        </w:r>
      </w:ins>
      <w:ins w:id="482" w:author="Steve Maas" w:date="2013-12-14T22:03:00Z">
        <w:r>
          <w:t xml:space="preserve">. This can be done for instance using PreView. </w:t>
        </w:r>
      </w:ins>
    </w:p>
    <w:p w14:paraId="66F9E68D" w14:textId="77777777" w:rsidR="00EB23E8" w:rsidRDefault="00EB23E8" w:rsidP="00EB23E8">
      <w:pPr>
        <w:rPr>
          <w:ins w:id="483"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484" w:name="_Toc385498407"/>
      <w:r>
        <w:lastRenderedPageBreak/>
        <w:t>Module Section</w:t>
      </w:r>
      <w:bookmarkEnd w:id="484"/>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485" w:author="Steve Maas" w:date="2013-12-30T14:47:00Z">
        <w:r w:rsidR="002D1B6A">
          <w:t>[</w:t>
        </w:r>
      </w:ins>
      <w:del w:id="486" w:author="Steve Maas" w:date="2013-12-30T14:47:00Z">
        <w:r w:rsidDel="002D1B6A">
          <w:delText>&lt;</w:delText>
        </w:r>
      </w:del>
      <w:r>
        <w:t>type</w:t>
      </w:r>
      <w:ins w:id="487" w:author="Steve Maas" w:date="2013-12-30T14:47:00Z">
        <w:r w:rsidR="002D1B6A">
          <w:t>]</w:t>
        </w:r>
      </w:ins>
      <w:del w:id="488"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proofErr w:type="gramStart"/>
      <w:r>
        <w:t>where</w:t>
      </w:r>
      <w:proofErr w:type="gramEnd"/>
      <w:r>
        <w:t xml:space="preserve"> </w:t>
      </w:r>
      <w:del w:id="489" w:author="Steve Maas" w:date="2013-12-30T14:47:00Z">
        <w:r w:rsidRPr="002D1B6A" w:rsidDel="002D1B6A">
          <w:rPr>
            <w:i/>
            <w:rPrChange w:id="490" w:author="Steve Maas" w:date="2013-12-30T14:47:00Z">
              <w:rPr/>
            </w:rPrChange>
          </w:rPr>
          <w:delText>&lt;</w:delText>
        </w:r>
      </w:del>
      <w:r w:rsidRPr="002D1B6A">
        <w:rPr>
          <w:i/>
          <w:rPrChange w:id="491" w:author="Steve Maas" w:date="2013-12-30T14:47:00Z">
            <w:rPr/>
          </w:rPrChange>
        </w:rPr>
        <w:t>type</w:t>
      </w:r>
      <w:del w:id="492" w:author="Steve Maas" w:date="2013-12-30T14:47:00Z">
        <w:r w:rsidRPr="002D1B6A" w:rsidDel="002D1B6A">
          <w:rPr>
            <w:i/>
            <w:rPrChange w:id="493"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494" w:author="Steve Maas" w:date="2013-12-15T16:39:00Z">
              <w:r w:rsidDel="009541D3">
                <w:delText>poro</w:delText>
              </w:r>
            </w:del>
            <w:ins w:id="495"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496" w:author="Steve Maas" w:date="2013-12-15T16:39:00Z">
              <w:r w:rsidDel="009541D3">
                <w:delText xml:space="preserve">Multiphasic </w:delText>
              </w:r>
            </w:del>
            <w:ins w:id="497"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498" w:author="Steve Maas" w:date="2013-12-15T16:39:00Z">
              <w:r w:rsidDel="009541D3">
                <w:delText>heat</w:delText>
              </w:r>
            </w:del>
            <w:ins w:id="499" w:author="Steve Maas" w:date="2013-12-15T16:39:00Z">
              <w:r w:rsidR="009541D3">
                <w:t>multiphasic</w:t>
              </w:r>
            </w:ins>
          </w:p>
        </w:tc>
        <w:tc>
          <w:tcPr>
            <w:tcW w:w="8208" w:type="dxa"/>
            <w:shd w:val="clear" w:color="auto" w:fill="auto"/>
          </w:tcPr>
          <w:p w14:paraId="60EF5467" w14:textId="23E639E4" w:rsidR="006A0BC1" w:rsidRDefault="006A0BC1" w:rsidP="006A0BC1">
            <w:del w:id="500" w:author="Steve Maas" w:date="2013-12-15T16:40:00Z">
              <w:r w:rsidDel="009541D3">
                <w:delText>Heat transfer analysis: steady-state or transient</w:delText>
              </w:r>
            </w:del>
            <w:ins w:id="501" w:author="Steve Maas" w:date="2013-12-15T16:40:00Z">
              <w:r w:rsidR="009541D3">
                <w:t>Multiphasic analysis including solute transport and chemical reactions.</w:t>
              </w:r>
            </w:ins>
          </w:p>
        </w:tc>
      </w:tr>
      <w:tr w:rsidR="009541D3" w14:paraId="6503E84C" w14:textId="77777777">
        <w:trPr>
          <w:ins w:id="502" w:author="Steve Maas" w:date="2013-12-15T16:39:00Z"/>
        </w:trPr>
        <w:tc>
          <w:tcPr>
            <w:tcW w:w="1368" w:type="dxa"/>
            <w:shd w:val="clear" w:color="auto" w:fill="auto"/>
          </w:tcPr>
          <w:p w14:paraId="597ED790" w14:textId="23998194" w:rsidR="009541D3" w:rsidRDefault="009541D3" w:rsidP="006A0BC1">
            <w:pPr>
              <w:pStyle w:val="PlainText"/>
              <w:rPr>
                <w:ins w:id="503" w:author="Steve Maas" w:date="2013-12-15T16:39:00Z"/>
              </w:rPr>
            </w:pPr>
            <w:ins w:id="504" w:author="Steve Maas" w:date="2013-12-15T16:39:00Z">
              <w:r>
                <w:t>heat</w:t>
              </w:r>
            </w:ins>
          </w:p>
        </w:tc>
        <w:tc>
          <w:tcPr>
            <w:tcW w:w="8208" w:type="dxa"/>
            <w:shd w:val="clear" w:color="auto" w:fill="auto"/>
          </w:tcPr>
          <w:p w14:paraId="722087BA" w14:textId="587384B0" w:rsidR="009541D3" w:rsidRDefault="009541D3" w:rsidP="006A0BC1">
            <w:pPr>
              <w:rPr>
                <w:ins w:id="505" w:author="Steve Maas" w:date="2013-12-15T16:39:00Z"/>
              </w:rPr>
            </w:pPr>
            <w:ins w:id="506" w:author="Steve Maas" w:date="2013-12-15T16:39:00Z">
              <w:r>
                <w:t>Heat transfer analysis: steady-state or transient</w:t>
              </w:r>
            </w:ins>
          </w:p>
        </w:tc>
      </w:tr>
    </w:tbl>
    <w:p w14:paraId="2195DDD7" w14:textId="77777777" w:rsidR="006A0BC1" w:rsidRDefault="006A0BC1" w:rsidP="006A0BC1">
      <w:pPr>
        <w:rPr>
          <w:ins w:id="507" w:author="Steve Maas" w:date="2013-12-15T16:40:00Z"/>
        </w:rPr>
      </w:pPr>
    </w:p>
    <w:p w14:paraId="617B5D7A" w14:textId="1A17DA56" w:rsidR="00F2162C" w:rsidRDefault="00F2162C" w:rsidP="006A0BC1">
      <w:pPr>
        <w:rPr>
          <w:ins w:id="508" w:author="Steve Maas" w:date="2013-12-15T16:40:00Z"/>
        </w:rPr>
      </w:pPr>
      <w:ins w:id="509" w:author="Steve Maas" w:date="2013-12-15T16:40:00Z">
        <w:r>
          <w:t>For example:</w:t>
        </w:r>
      </w:ins>
    </w:p>
    <w:p w14:paraId="54BE0D7A" w14:textId="77777777" w:rsidR="00F2162C" w:rsidRDefault="00F2162C" w:rsidP="006A0BC1">
      <w:pPr>
        <w:rPr>
          <w:ins w:id="510" w:author="Steve Maas" w:date="2013-12-15T16:41:00Z"/>
        </w:rPr>
      </w:pPr>
    </w:p>
    <w:p w14:paraId="4CDD2CFE" w14:textId="77777777" w:rsidR="00F2162C" w:rsidRDefault="00F2162C" w:rsidP="00F2162C">
      <w:pPr>
        <w:pStyle w:val="code"/>
        <w:rPr>
          <w:ins w:id="511" w:author="Steve Maas" w:date="2013-12-15T16:41:00Z"/>
        </w:rPr>
      </w:pPr>
      <w:ins w:id="512" w:author="Steve Maas" w:date="2013-12-15T16:41:00Z">
        <w:r>
          <w:t>&lt;febio_spec version="2.0"&gt;</w:t>
        </w:r>
      </w:ins>
    </w:p>
    <w:p w14:paraId="615E2C34" w14:textId="538F8222" w:rsidR="00F2162C" w:rsidRDefault="00F2162C" w:rsidP="00F2162C">
      <w:pPr>
        <w:pStyle w:val="code"/>
        <w:rPr>
          <w:ins w:id="513" w:author="Steve Maas" w:date="2013-12-15T16:41:00Z"/>
        </w:rPr>
      </w:pPr>
      <w:ins w:id="514" w:author="Steve Maas" w:date="2013-12-15T16:41:00Z">
        <w:r>
          <w:tab/>
          <w:t>&lt;Module type="solid"/&gt;</w:t>
        </w:r>
      </w:ins>
    </w:p>
    <w:p w14:paraId="7C3D37B8" w14:textId="09E35445" w:rsidR="00F2162C" w:rsidRDefault="00F2162C" w:rsidP="00F2162C">
      <w:pPr>
        <w:pStyle w:val="code"/>
        <w:rPr>
          <w:ins w:id="515" w:author="Steve Maas" w:date="2013-12-15T16:41:00Z"/>
        </w:rPr>
      </w:pPr>
      <w:ins w:id="516" w:author="Steve Maas" w:date="2013-12-15T16:41:00Z">
        <w:r>
          <w:tab/>
        </w:r>
        <w:proofErr w:type="gramStart"/>
        <w:r>
          <w:t>&lt;!</w:t>
        </w:r>
      </w:ins>
      <w:ins w:id="517" w:author="Steve Maas" w:date="2013-12-16T10:30:00Z">
        <w:r w:rsidR="00BC30CE">
          <w:t>--</w:t>
        </w:r>
        <w:proofErr w:type="gramEnd"/>
        <w:r w:rsidR="00BC30CE">
          <w:t xml:space="preserve"> </w:t>
        </w:r>
      </w:ins>
      <w:ins w:id="518" w:author="Steve Maas" w:date="2013-12-15T16:41:00Z">
        <w:r>
          <w:t>rest of file --&gt;</w:t>
        </w:r>
      </w:ins>
    </w:p>
    <w:p w14:paraId="08BD7FB0" w14:textId="483982DD" w:rsidR="00F2162C" w:rsidRDefault="00F2162C" w:rsidP="00F2162C">
      <w:pPr>
        <w:pStyle w:val="code"/>
        <w:rPr>
          <w:ins w:id="519" w:author="Steve Maas" w:date="2013-12-15T16:41:00Z"/>
        </w:rPr>
      </w:pPr>
      <w:ins w:id="520"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521" w:author="Steve Maas" w:date="2013-12-16T10:31:00Z"/>
        </w:rPr>
      </w:pPr>
      <w:ins w:id="522"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523" w:author="Steve Maas" w:date="2013-12-16T10:31:00Z"/>
        </w:rPr>
      </w:pPr>
      <w:del w:id="524"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525" w:author="Steve Maas" w:date="2013-12-16T10:31:00Z">
        <w:r w:rsidDel="004D4718">
          <w:rPr>
            <w:b/>
          </w:rPr>
          <w:delText xml:space="preserve">Important </w:delText>
        </w:r>
      </w:del>
      <w:r>
        <w:rPr>
          <w:b/>
        </w:rPr>
        <w:t>Note</w:t>
      </w:r>
      <w:ins w:id="526"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527" w:author="Steve Maas" w:date="2013-12-15T16:40:00Z">
        <w:r w:rsidDel="009541D3">
          <w:delText>1.</w:delText>
        </w:r>
      </w:del>
      <w:r w:rsidR="0041246E">
        <w:t>2</w:t>
      </w:r>
      <w:ins w:id="528"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529" w:author="Steve Maas" w:date="2013-12-15T16:40:00Z">
        <w:r w:rsidDel="009541D3">
          <w:delText>poro</w:delText>
        </w:r>
      </w:del>
      <w:ins w:id="530" w:author="Steve Maas" w:date="2013-12-15T16:40:00Z">
        <w:r w:rsidR="009541D3">
          <w:t>biphasic</w:t>
        </w:r>
      </w:ins>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531" w:name="_Toc385498408"/>
      <w:r>
        <w:lastRenderedPageBreak/>
        <w:t>Control Section</w:t>
      </w:r>
      <w:bookmarkEnd w:id="531"/>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532" w:name="_Toc293572196"/>
      <w:bookmarkStart w:id="533" w:name="_Toc293572206"/>
      <w:bookmarkStart w:id="534" w:name="_Toc293572208"/>
      <w:bookmarkStart w:id="535" w:name="_Ref250285979"/>
      <w:bookmarkStart w:id="536" w:name="_Ref292527008"/>
      <w:bookmarkStart w:id="537" w:name="_Toc385498409"/>
      <w:bookmarkEnd w:id="532"/>
      <w:bookmarkEnd w:id="533"/>
      <w:bookmarkEnd w:id="534"/>
      <w:r>
        <w:t>Common Parameters</w:t>
      </w:r>
      <w:bookmarkEnd w:id="535"/>
      <w:bookmarkEnd w:id="536"/>
      <w:bookmarkEnd w:id="537"/>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60295105"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60295106"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60295107"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538" w:name="_Toc385498410"/>
      <w:r>
        <w:t xml:space="preserve">Parameters for </w:t>
      </w:r>
      <w:r w:rsidR="00D153DC">
        <w:rPr>
          <w:i/>
        </w:rPr>
        <w:t>B</w:t>
      </w:r>
      <w:r w:rsidR="00EA184D">
        <w:rPr>
          <w:i/>
        </w:rPr>
        <w:t>iphasic</w:t>
      </w:r>
      <w:r w:rsidR="00EA184D">
        <w:t xml:space="preserve"> </w:t>
      </w:r>
      <w:r w:rsidR="00D153DC">
        <w:t>A</w:t>
      </w:r>
      <w:r>
        <w:t>nalysis</w:t>
      </w:r>
      <w:bookmarkEnd w:id="538"/>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539" w:name="_Toc385498411"/>
      <w:r>
        <w:t xml:space="preserve">Parameters for </w:t>
      </w:r>
      <w:r w:rsidR="00D153DC">
        <w:rPr>
          <w:i/>
        </w:rPr>
        <w:t>S</w:t>
      </w:r>
      <w:r w:rsidRPr="007D6F0D">
        <w:rPr>
          <w:i/>
        </w:rPr>
        <w:t>olute</w:t>
      </w:r>
      <w:r>
        <w:t xml:space="preserve"> </w:t>
      </w:r>
      <w:r w:rsidR="00D153DC">
        <w:t>A</w:t>
      </w:r>
      <w:r>
        <w:t>nalysis</w:t>
      </w:r>
      <w:bookmarkEnd w:id="539"/>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540" w:name="_Toc385498412"/>
      <w:r>
        <w:t xml:space="preserve">Parameters for </w:t>
      </w:r>
      <w:r w:rsidR="00D153DC">
        <w:rPr>
          <w:i/>
        </w:rPr>
        <w:t>H</w:t>
      </w:r>
      <w:r w:rsidRPr="007D6F0D">
        <w:rPr>
          <w:i/>
        </w:rPr>
        <w:t>eat</w:t>
      </w:r>
      <w:r>
        <w:t xml:space="preserve"> </w:t>
      </w:r>
      <w:r w:rsidR="00D153DC">
        <w:t>A</w:t>
      </w:r>
      <w:r>
        <w:t>nalysis</w:t>
      </w:r>
      <w:bookmarkEnd w:id="540"/>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541" w:author="Steve Maas" w:date="2014-01-02T13:04:00Z">
        <w:r w:rsidR="00873D59">
          <w:t>3.4.1</w:t>
        </w:r>
      </w:ins>
      <w:del w:id="542"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543" w:name="_Toc385498413"/>
      <w:r>
        <w:lastRenderedPageBreak/>
        <w:t>Globals Section</w:t>
      </w:r>
      <w:bookmarkEnd w:id="543"/>
    </w:p>
    <w:p w14:paraId="3EA28A47" w14:textId="12191AB3" w:rsidR="0091444A" w:rsidRDefault="0091444A" w:rsidP="0091444A">
      <w:r>
        <w:t xml:space="preserve">The </w:t>
      </w:r>
      <w:r w:rsidRPr="008B6298">
        <w:rPr>
          <w:i/>
        </w:rPr>
        <w:t>Globals</w:t>
      </w:r>
      <w:r>
        <w:t xml:space="preserve"> section is used to define some global variables, such </w:t>
      </w:r>
      <w:ins w:id="544" w:author="Steve Maas" w:date="2014-01-15T10:39:00Z">
        <w:r>
          <w:t xml:space="preserve">as </w:t>
        </w:r>
      </w:ins>
      <w:del w:id="545" w:author="Steve Maas" w:date="2014-01-15T10:39:00Z">
        <w:r w:rsidDel="0091444A">
          <w:delText xml:space="preserve">as body forces and </w:delText>
        </w:r>
      </w:del>
      <w:r>
        <w:t>global constants</w:t>
      </w:r>
      <w:ins w:id="546" w:author="Steve Maas" w:date="2014-01-15T10:39:00Z">
        <w:r>
          <w:t>, solute data and solid bound molecule data</w:t>
        </w:r>
      </w:ins>
      <w:r>
        <w:t>.</w:t>
      </w:r>
    </w:p>
    <w:p w14:paraId="7C9FA480" w14:textId="77777777" w:rsidR="0091444A" w:rsidRDefault="0091444A" w:rsidP="0091444A">
      <w:pPr>
        <w:pStyle w:val="Heading3"/>
      </w:pPr>
      <w:bookmarkStart w:id="547" w:name="_Toc385498414"/>
      <w:r>
        <w:t>Constants</w:t>
      </w:r>
      <w:bookmarkEnd w:id="547"/>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8" type="#_x0000_t75" style="width:12pt;height:13.5pt" o:ole="">
            <v:imagedata r:id="rId35" o:title=""/>
          </v:shape>
          <o:OLEObject Type="Embed" ProgID="Equation.DSMT4" ShapeID="_x0000_i1028" DrawAspect="Content" ObjectID="_1460295108" r:id="rId36"/>
        </w:object>
      </w:r>
      <w:ins w:id="548" w:author="Gerard Ateshian" w:date="2014-04-17T21:50:00Z">
        <w:r w:rsidR="00EE7403" w:rsidRPr="00EE7403">
          <w:rPr>
            <w:rPrChange w:id="549" w:author="Gerard Ateshian" w:date="2014-04-17T21:50:00Z">
              <w:rPr>
                <w:position w:val="-4"/>
              </w:rPr>
            </w:rPrChange>
          </w:rPr>
          <w:t xml:space="preserve"> [</w:t>
        </w:r>
        <w:r w:rsidR="00EE7403" w:rsidRPr="00EE7403">
          <w:rPr>
            <w:b/>
            <w:rPrChange w:id="550" w:author="Gerard Ateshian" w:date="2014-04-17T21:51:00Z">
              <w:rPr>
                <w:position w:val="-4"/>
              </w:rPr>
            </w:rPrChange>
          </w:rPr>
          <w:t>F</w:t>
        </w:r>
      </w:ins>
      <w:ins w:id="551" w:author="Gerard Ateshian" w:date="2014-04-17T21:51:00Z">
        <w:r w:rsidR="00EE7403">
          <w:sym w:font="Symbol" w:char="F0D7"/>
        </w:r>
      </w:ins>
      <w:ins w:id="552" w:author="Gerard Ateshian" w:date="2014-04-17T21:50:00Z">
        <w:r w:rsidR="00EE7403" w:rsidRPr="00EE7403">
          <w:rPr>
            <w:b/>
            <w:rPrChange w:id="553" w:author="Gerard Ateshian" w:date="2014-04-17T21:51:00Z">
              <w:rPr/>
            </w:rPrChange>
          </w:rPr>
          <w:t>L</w:t>
        </w:r>
        <w:r w:rsidR="00EE7403">
          <w:t>/</w:t>
        </w:r>
        <w:r w:rsidR="00EE7403" w:rsidRPr="00EE7403">
          <w:rPr>
            <w:b/>
            <w:rPrChange w:id="554" w:author="Gerard Ateshian" w:date="2014-04-17T21:51:00Z">
              <w:rPr/>
            </w:rPrChange>
          </w:rPr>
          <w:t>n</w:t>
        </w:r>
      </w:ins>
      <w:ins w:id="555" w:author="Gerard Ateshian" w:date="2014-04-17T21:51:00Z">
        <w:r w:rsidR="00EE7403">
          <w:sym w:font="Symbol" w:char="F0D7"/>
        </w:r>
      </w:ins>
      <w:ins w:id="556" w:author="Gerard Ateshian" w:date="2014-04-17T21:50:00Z">
        <w:r w:rsidR="00EE7403" w:rsidRPr="00EE7403">
          <w:rPr>
            <w:b/>
            <w:rPrChange w:id="557" w:author="Gerard Ateshian" w:date="2014-04-17T21:51:00Z">
              <w:rPr/>
            </w:rPrChange>
          </w:rPr>
          <w:t>T</w:t>
        </w:r>
        <w:r w:rsidR="00EE7403" w:rsidRPr="00EE7403">
          <w:rPr>
            <w:rPrChange w:id="558" w:author="Gerard Ateshian" w:date="2014-04-17T21:50:00Z">
              <w:rPr>
                <w:position w:val="-4"/>
              </w:rPr>
            </w:rPrChange>
          </w:rPr>
          <w:t>]</w:t>
        </w:r>
      </w:ins>
      <w:r>
        <w:t xml:space="preserve">, absolute temperature </w:t>
      </w:r>
      <w:r w:rsidRPr="00AF2221">
        <w:rPr>
          <w:position w:val="-6"/>
        </w:rPr>
        <w:object w:dxaOrig="200" w:dyaOrig="279" w14:anchorId="09A0FF70">
          <v:shape id="_x0000_i1029" type="#_x0000_t75" style="width:10pt;height:14pt" o:ole="">
            <v:imagedata r:id="rId37" o:title=""/>
          </v:shape>
          <o:OLEObject Type="Embed" ProgID="Equation.DSMT4" ShapeID="_x0000_i1029" DrawAspect="Content" ObjectID="_1460295109" r:id="rId38"/>
        </w:object>
      </w:r>
      <w:ins w:id="559" w:author="Gerard Ateshian" w:date="2014-04-17T21:51:00Z">
        <w:r w:rsidR="00EE7403" w:rsidRPr="00EE7403">
          <w:rPr>
            <w:rPrChange w:id="560" w:author="Gerard Ateshian" w:date="2014-04-17T21:51:00Z">
              <w:rPr>
                <w:position w:val="-6"/>
              </w:rPr>
            </w:rPrChange>
          </w:rPr>
          <w:t xml:space="preserve"> [</w:t>
        </w:r>
        <w:r w:rsidR="00EE7403" w:rsidRPr="00EE7403">
          <w:rPr>
            <w:b/>
            <w:rPrChange w:id="561" w:author="Gerard Ateshian" w:date="2014-04-17T21:51:00Z">
              <w:rPr>
                <w:position w:val="-6"/>
              </w:rPr>
            </w:rPrChange>
          </w:rPr>
          <w:t>T</w:t>
        </w:r>
        <w:r w:rsidR="00EE7403" w:rsidRPr="00EE7403">
          <w:rPr>
            <w:rPrChange w:id="562" w:author="Gerard Ateshian" w:date="2014-04-17T21:51:00Z">
              <w:rPr>
                <w:position w:val="-6"/>
              </w:rPr>
            </w:rPrChange>
          </w:rPr>
          <w:t>]</w:t>
        </w:r>
      </w:ins>
      <w:r>
        <w:t xml:space="preserve">, and Faraday constant </w:t>
      </w:r>
      <w:r w:rsidRPr="00AF2221">
        <w:rPr>
          <w:position w:val="-12"/>
        </w:rPr>
        <w:object w:dxaOrig="279" w:dyaOrig="360" w14:anchorId="0074107B">
          <v:shape id="_x0000_i1030" type="#_x0000_t75" style="width:14pt;height:18pt" o:ole="">
            <v:imagedata r:id="rId39" o:title=""/>
          </v:shape>
          <o:OLEObject Type="Embed" ProgID="Equation.DSMT4" ShapeID="_x0000_i1030" DrawAspect="Content" ObjectID="_1460295110" r:id="rId40"/>
        </w:object>
      </w:r>
      <w:ins w:id="563" w:author="Gerard Ateshian" w:date="2014-04-17T21:51:00Z">
        <w:r w:rsidR="003F0FB9" w:rsidRPr="003F0FB9">
          <w:rPr>
            <w:rPrChange w:id="564" w:author="Gerard Ateshian" w:date="2014-04-17T21:51:00Z">
              <w:rPr>
                <w:position w:val="-12"/>
              </w:rPr>
            </w:rPrChange>
          </w:rPr>
          <w:t xml:space="preserve"> [</w:t>
        </w:r>
      </w:ins>
      <w:ins w:id="565" w:author="Gerard Ateshian" w:date="2014-04-17T21:52:00Z">
        <w:r w:rsidR="003F0FB9" w:rsidRPr="003F0FB9">
          <w:rPr>
            <w:b/>
            <w:rPrChange w:id="566" w:author="Gerard Ateshian" w:date="2014-04-17T21:52:00Z">
              <w:rPr/>
            </w:rPrChange>
          </w:rPr>
          <w:t>Q</w:t>
        </w:r>
        <w:r w:rsidR="003F0FB9">
          <w:t>/</w:t>
        </w:r>
        <w:r w:rsidR="003F0FB9" w:rsidRPr="003F0FB9">
          <w:rPr>
            <w:b/>
            <w:rPrChange w:id="567" w:author="Gerard Ateshian" w:date="2014-04-17T21:52:00Z">
              <w:rPr/>
            </w:rPrChange>
          </w:rPr>
          <w:t>n</w:t>
        </w:r>
      </w:ins>
      <w:ins w:id="568" w:author="Gerard Ateshian" w:date="2014-04-17T21:51:00Z">
        <w:r w:rsidR="003F0FB9" w:rsidRPr="003F0FB9">
          <w:rPr>
            <w:rPrChange w:id="569" w:author="Gerard Ateshian" w:date="2014-04-17T21:51:00Z">
              <w:rPr>
                <w:position w:val="-12"/>
              </w:rPr>
            </w:rPrChange>
          </w:rPr>
          <w:t>]</w:t>
        </w:r>
      </w:ins>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570" w:name="_Ref188932792"/>
      <w:bookmarkStart w:id="571" w:name="_Toc385498415"/>
      <w:r>
        <w:t>Solutes</w:t>
      </w:r>
      <w:bookmarkEnd w:id="570"/>
      <w:bookmarkEnd w:id="571"/>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1" type="#_x0000_t75" style="width:14pt;height:14pt" o:ole="">
            <v:imagedata r:id="rId41" o:title=""/>
          </v:shape>
          <o:OLEObject Type="Embed" ProgID="Equation.DSMT4" ShapeID="_x0000_i1031" DrawAspect="Content" ObjectID="_1460295111" r:id="rId42"/>
        </w:object>
      </w:r>
      <w:r>
        <w:t xml:space="preserve">, molar mass </w:t>
      </w:r>
      <w:r w:rsidRPr="00AF2221">
        <w:rPr>
          <w:position w:val="-4"/>
        </w:rPr>
        <w:object w:dxaOrig="420" w:dyaOrig="300" w14:anchorId="106FF449">
          <v:shape id="_x0000_i1032" type="#_x0000_t75" style="width:21.5pt;height:14pt" o:ole="">
            <v:imagedata r:id="rId43" o:title=""/>
          </v:shape>
          <o:OLEObject Type="Embed" ProgID="Equation.DSMT4" ShapeID="_x0000_i1032" DrawAspect="Content" ObjectID="_1460295112" r:id="rId44"/>
        </w:object>
      </w:r>
      <w:r>
        <w:t xml:space="preserve">, and density </w:t>
      </w:r>
      <w:r w:rsidRPr="00AF2221">
        <w:rPr>
          <w:position w:val="-12"/>
        </w:rPr>
        <w:object w:dxaOrig="340" w:dyaOrig="380" w14:anchorId="31FB4B4B">
          <v:shape id="_x0000_i1033" type="#_x0000_t75" style="width:16.5pt;height:19.5pt" o:ole="">
            <v:imagedata r:id="rId45" o:title=""/>
          </v:shape>
          <o:OLEObject Type="Embed" ProgID="Equation.DSMT4" ShapeID="_x0000_i1033" DrawAspect="Content" ObjectID="_1460295113"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572" w:name="_Ref240797992"/>
      <w:bookmarkStart w:id="573" w:name="_Toc385498416"/>
      <w:r>
        <w:t>Solid-Bound Molecules</w:t>
      </w:r>
      <w:bookmarkEnd w:id="572"/>
      <w:bookmarkEnd w:id="573"/>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574" w:name="_Ref174185715"/>
      <w:bookmarkStart w:id="575" w:name="_Toc385498417"/>
      <w:r>
        <w:lastRenderedPageBreak/>
        <w:t>Material Section</w:t>
      </w:r>
      <w:bookmarkEnd w:id="574"/>
      <w:bookmarkEnd w:id="575"/>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576" w:name="_Ref178490824"/>
      <w:bookmarkStart w:id="577" w:name="_Ref178491142"/>
      <w:bookmarkStart w:id="578" w:name="_Toc385498418"/>
      <w:r>
        <w:lastRenderedPageBreak/>
        <w:t>Geometry Section</w:t>
      </w:r>
      <w:bookmarkEnd w:id="576"/>
      <w:bookmarkEnd w:id="577"/>
      <w:bookmarkEnd w:id="578"/>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579" w:name="_Toc385498419"/>
      <w:r>
        <w:t>Nodes Section</w:t>
      </w:r>
      <w:bookmarkEnd w:id="579"/>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580" w:name="_Ref376432008"/>
      <w:bookmarkStart w:id="581" w:name="_Toc385498420"/>
      <w:r w:rsidRPr="00EF5020">
        <w:t>Elements</w:t>
      </w:r>
      <w:r>
        <w:t xml:space="preserve"> Section</w:t>
      </w:r>
      <w:bookmarkEnd w:id="580"/>
      <w:bookmarkEnd w:id="581"/>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582"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583" w:name="_Toc350354842"/>
      <w:bookmarkStart w:id="584" w:name="_Toc350439800"/>
      <w:bookmarkStart w:id="585" w:name="_Toc352596206"/>
      <w:bookmarkStart w:id="586" w:name="_Toc363724979"/>
      <w:bookmarkStart w:id="587" w:name="_Toc385498421"/>
      <w:bookmarkEnd w:id="583"/>
      <w:bookmarkEnd w:id="584"/>
      <w:bookmarkEnd w:id="585"/>
      <w:bookmarkEnd w:id="586"/>
      <w:r>
        <w:t>Solid Elements</w:t>
      </w:r>
      <w:bookmarkEnd w:id="587"/>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lastRenderedPageBreak/>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B93935" w:rsidRDefault="00B93935"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B93935" w:rsidRDefault="00B93935"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B93935" w:rsidRDefault="00B93935"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B93935" w:rsidRDefault="00B93935"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B93935" w:rsidRDefault="00B93935"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B93935" w:rsidRDefault="00B93935"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B93935" w:rsidRDefault="00B93935"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B93935" w:rsidRDefault="00B93935"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B93935" w:rsidRDefault="00B93935"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B93935" w:rsidRDefault="00B93935"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B93935" w:rsidRDefault="00B93935"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B93935" w:rsidRDefault="00B93935"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B93935" w:rsidRDefault="00B93935"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B93935" w:rsidRDefault="00B93935"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B93935" w:rsidRDefault="00B93935"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B93935" w:rsidRDefault="00B93935"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B93935" w:rsidRDefault="00B93935"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B93935" w:rsidRDefault="00B93935"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B93935" w:rsidRDefault="00B93935"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B93935" w:rsidRDefault="00B93935"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B93935" w:rsidRDefault="00B93935"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B93935" w:rsidRDefault="00B93935"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B93935" w:rsidRDefault="00B93935"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B93935" w:rsidRDefault="00B93935"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B93935" w:rsidRDefault="00B93935"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B93935" w:rsidRDefault="00B93935"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B93935" w:rsidRDefault="00B93935"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B93935" w:rsidRDefault="00B93935"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B93935" w:rsidRDefault="00B93935"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B93935" w:rsidRDefault="00B93935"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B93935" w:rsidRDefault="00B93935"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B93935" w:rsidRDefault="00B93935"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B93935" w:rsidRDefault="00B93935"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B93935" w:rsidRDefault="00B93935"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B93935" w:rsidRDefault="00B93935"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B93935" w:rsidRDefault="00B93935"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B93935" w:rsidRDefault="00B93935"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B93935" w:rsidRDefault="00B93935"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B93935" w:rsidRDefault="00B93935"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B93935" w:rsidRDefault="00B93935"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B93935" w:rsidRDefault="00B93935"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B93935" w:rsidRDefault="00B93935"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588" w:name="_Toc385498422"/>
      <w:r>
        <w:t>Shell Elements</w:t>
      </w:r>
      <w:bookmarkEnd w:id="588"/>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B93935" w:rsidRDefault="00B93935"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B93935" w:rsidRDefault="00B93935"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B93935" w:rsidRDefault="00B93935"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B93935" w:rsidRDefault="00B93935"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B93935" w:rsidRDefault="00B93935"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B93935" w:rsidRDefault="00B93935"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B93935" w:rsidRDefault="00B93935"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B93935" w:rsidRDefault="00B93935"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B93935" w:rsidRDefault="00B93935"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B93935" w:rsidRDefault="00B93935"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B93935" w:rsidRDefault="00B93935"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B93935" w:rsidRDefault="00B93935"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B93935" w:rsidRDefault="00B93935"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B93935" w:rsidRDefault="00B93935"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589" w:name="_Ref376174920"/>
      <w:bookmarkStart w:id="590" w:name="_Toc385498423"/>
      <w:r w:rsidRPr="007A75DE">
        <w:lastRenderedPageBreak/>
        <w:t>Surface Elements</w:t>
      </w:r>
      <w:bookmarkEnd w:id="589"/>
      <w:bookmarkEnd w:id="590"/>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591" w:author="Steve Maas" w:date="2013-12-30T13:56:00Z">
        <w:r w:rsidDel="00884C42">
          <w:delText>w</w:delText>
        </w:r>
      </w:del>
      <w:ins w:id="592" w:author="Steve Maas" w:date="2013-12-30T13:56:00Z">
        <w:r w:rsidR="00884C42">
          <w:t>he</w:t>
        </w:r>
      </w:ins>
      <w:del w:id="593" w:author="Steve Maas" w:date="2013-12-30T13:56:00Z">
        <w:r w:rsidDel="00884C42">
          <w:delText>o</w:delText>
        </w:r>
      </w:del>
      <w:ins w:id="594"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595" w:author="Steve Maas" w:date="2013-12-30T13:56:00Z"/>
        </w:rPr>
      </w:pPr>
      <w:r>
        <w:rPr>
          <w:i/>
        </w:rPr>
        <w:t>quad4</w:t>
      </w:r>
      <w:r>
        <w:t>: 4-node quadrilateral element</w:t>
      </w:r>
    </w:p>
    <w:p w14:paraId="2BF6AEA1" w14:textId="5FDC3215" w:rsidR="00884C42" w:rsidRDefault="00884C42" w:rsidP="006A0BC1">
      <w:pPr>
        <w:numPr>
          <w:ilvl w:val="0"/>
          <w:numId w:val="13"/>
        </w:numPr>
      </w:pPr>
      <w:ins w:id="596"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597"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598" w:author="Steve Maas" w:date="2013-12-30T13:56:00Z">
        <w:r>
          <w:rPr>
            <w:i/>
          </w:rPr>
          <w:t>tri6</w:t>
        </w:r>
        <w:r w:rsidRPr="00884C42">
          <w:rPr>
            <w:rPrChange w:id="599"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600" w:name="_Ref230518438"/>
      <w:bookmarkStart w:id="601" w:name="_Toc385498424"/>
      <w:r>
        <w:t>Element</w:t>
      </w:r>
      <w:r w:rsidR="00D153DC">
        <w:t xml:space="preserve"> </w:t>
      </w:r>
      <w:r>
        <w:t>Data Section</w:t>
      </w:r>
      <w:bookmarkEnd w:id="600"/>
      <w:bookmarkEnd w:id="601"/>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602"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603"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604" w:author="Steve Maas" w:date="2013-12-30T13:49:00Z"/>
        </w:rPr>
      </w:pPr>
    </w:p>
    <w:p w14:paraId="5760EC2F" w14:textId="458E94C2" w:rsidR="00AE6184" w:rsidRDefault="00AE6184">
      <w:pPr>
        <w:pStyle w:val="Heading3"/>
        <w:rPr>
          <w:ins w:id="605" w:author="Steve Maas" w:date="2013-12-30T13:49:00Z"/>
        </w:rPr>
        <w:pPrChange w:id="606" w:author="Steve Maas" w:date="2013-12-30T13:49:00Z">
          <w:pPr/>
        </w:pPrChange>
      </w:pPr>
      <w:bookmarkStart w:id="607" w:name="_Ref376175517"/>
      <w:bookmarkStart w:id="608" w:name="_Toc385498425"/>
      <w:ins w:id="609" w:author="Steve Maas" w:date="2013-12-30T13:49:00Z">
        <w:r>
          <w:t>Surface Section</w:t>
        </w:r>
        <w:bookmarkEnd w:id="607"/>
        <w:bookmarkEnd w:id="608"/>
      </w:ins>
    </w:p>
    <w:p w14:paraId="3E1BA4D0" w14:textId="65EE2763" w:rsidR="00AE6184" w:rsidRDefault="00AE6184">
      <w:pPr>
        <w:rPr>
          <w:ins w:id="610" w:author="Steve Maas" w:date="2013-12-30T13:54:00Z"/>
        </w:rPr>
      </w:pPr>
      <w:ins w:id="611"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612" w:author="Steve Maas" w:date="2013-12-30T13:51:00Z">
        <w:r>
          <w:t xml:space="preserve"> </w:t>
        </w:r>
      </w:ins>
      <w:ins w:id="613" w:author="Steve Maas" w:date="2013-12-30T13:52:00Z">
        <w:r>
          <w:t xml:space="preserve">A surface definition is followed by a list of surface elements, following the format described in section </w:t>
        </w:r>
      </w:ins>
      <w:ins w:id="614" w:author="Steve Maas" w:date="2013-12-30T13:53:00Z">
        <w:r>
          <w:fldChar w:fldCharType="begin"/>
        </w:r>
        <w:r>
          <w:instrText xml:space="preserve"> REF _Ref376174920 \r \h </w:instrText>
        </w:r>
      </w:ins>
      <w:r>
        <w:fldChar w:fldCharType="separate"/>
      </w:r>
      <w:ins w:id="615" w:author="Steve Maas" w:date="2014-01-02T13:04:00Z">
        <w:r w:rsidR="00873D59">
          <w:t xml:space="preserve">3.6.2.3. </w:t>
        </w:r>
      </w:ins>
      <w:ins w:id="616" w:author="Steve Maas" w:date="2013-12-30T13:53:00Z">
        <w:r>
          <w:fldChar w:fldCharType="end"/>
        </w:r>
      </w:ins>
      <w:ins w:id="617" w:author="Steve Maas" w:date="2013-12-30T13:52:00Z">
        <w:r>
          <w:t>.</w:t>
        </w:r>
      </w:ins>
    </w:p>
    <w:p w14:paraId="7C69F76C" w14:textId="77777777" w:rsidR="00AE6184" w:rsidRDefault="00AE6184">
      <w:pPr>
        <w:rPr>
          <w:ins w:id="618" w:author="Steve Maas" w:date="2013-12-30T13:54:00Z"/>
        </w:rPr>
      </w:pPr>
    </w:p>
    <w:p w14:paraId="18520E2B" w14:textId="7DC48CEE" w:rsidR="00AE6184" w:rsidRDefault="00AE6184" w:rsidP="00AE6184">
      <w:pPr>
        <w:pStyle w:val="code"/>
        <w:rPr>
          <w:ins w:id="619" w:author="Steve Maas" w:date="2013-12-30T13:54:00Z"/>
        </w:rPr>
      </w:pPr>
      <w:ins w:id="620" w:author="Steve Maas" w:date="2013-12-30T13:54:00Z">
        <w:r>
          <w:t>&lt;Surface name="named_surface"&gt;</w:t>
        </w:r>
      </w:ins>
    </w:p>
    <w:p w14:paraId="785F7A00" w14:textId="32C99888" w:rsidR="00AE6184" w:rsidRDefault="00AE6184" w:rsidP="00AE6184">
      <w:pPr>
        <w:pStyle w:val="code"/>
        <w:rPr>
          <w:ins w:id="621" w:author="Steve Maas" w:date="2013-12-30T13:54:00Z"/>
        </w:rPr>
      </w:pPr>
      <w:ins w:id="622" w:author="Steve Maas" w:date="2013-12-30T13:54:00Z">
        <w:r>
          <w:tab/>
          <w:t>&lt;quad4 id="1"&gt;1,2,3,4&lt;/quad4&gt;</w:t>
        </w:r>
      </w:ins>
    </w:p>
    <w:p w14:paraId="1EF65660" w14:textId="6C78EE70" w:rsidR="00AE6184" w:rsidRPr="0097532C" w:rsidRDefault="00AE6184" w:rsidP="00AE6184">
      <w:pPr>
        <w:rPr>
          <w:ins w:id="623" w:author="Steve Maas" w:date="2013-12-30T13:54:00Z"/>
        </w:rPr>
      </w:pPr>
      <w:ins w:id="624" w:author="Steve Maas" w:date="2013-12-30T13:54:00Z">
        <w:r w:rsidRPr="0097532C">
          <w:tab/>
        </w:r>
        <w:r>
          <w:rPr>
            <w:rFonts w:ascii="Courier New" w:hAnsi="Courier New"/>
            <w:sz w:val="22"/>
          </w:rPr>
          <w:t>&lt;...</w:t>
        </w:r>
      </w:ins>
      <w:ins w:id="625" w:author="Steve Maas" w:date="2013-12-30T13:55:00Z">
        <w:r>
          <w:rPr>
            <w:rFonts w:ascii="Courier New" w:hAnsi="Courier New"/>
            <w:sz w:val="22"/>
          </w:rPr>
          <w:t>&gt;</w:t>
        </w:r>
      </w:ins>
    </w:p>
    <w:p w14:paraId="6B5C50AD" w14:textId="00E57C9E" w:rsidR="00AE6184" w:rsidRDefault="00AE6184" w:rsidP="00AE6184">
      <w:pPr>
        <w:pStyle w:val="code"/>
        <w:rPr>
          <w:ins w:id="626" w:author="Steve Maas" w:date="2013-12-30T13:54:00Z"/>
        </w:rPr>
      </w:pPr>
      <w:ins w:id="627" w:author="Steve Maas" w:date="2013-12-30T13:54:00Z">
        <w:r>
          <w:t>&lt;/</w:t>
        </w:r>
      </w:ins>
      <w:ins w:id="628" w:author="Steve Maas" w:date="2013-12-30T13:55:00Z">
        <w:r>
          <w:t>Surface</w:t>
        </w:r>
      </w:ins>
      <w:ins w:id="629" w:author="Steve Maas" w:date="2013-12-30T13:54:00Z">
        <w:r>
          <w:t>&gt;</w:t>
        </w:r>
      </w:ins>
    </w:p>
    <w:p w14:paraId="3E8A31FC" w14:textId="77777777" w:rsidR="00AE6184" w:rsidRDefault="00AE6184" w:rsidP="00C72BAD">
      <w:pPr>
        <w:rPr>
          <w:ins w:id="630" w:author="Steve Maas" w:date="2013-12-30T13:54:00Z"/>
        </w:rPr>
      </w:pPr>
    </w:p>
    <w:p w14:paraId="0845F11C" w14:textId="3944D9E1" w:rsidR="00AE6184" w:rsidRDefault="00AE6184" w:rsidP="00BB02DD">
      <w:ins w:id="631"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632" w:name="_Ref378149880"/>
      <w:bookmarkStart w:id="633" w:name="_Toc385498426"/>
      <w:r>
        <w:t>NodeSet Section</w:t>
      </w:r>
      <w:bookmarkEnd w:id="632"/>
      <w:bookmarkEnd w:id="633"/>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634"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635" w:name="_Toc385498427"/>
      <w:r>
        <w:lastRenderedPageBreak/>
        <w:t>Initial Section</w:t>
      </w:r>
      <w:bookmarkEnd w:id="635"/>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636" w:name="_Toc385498428"/>
      <w:r>
        <w:t>Initial Nodal Velocities</w:t>
      </w:r>
      <w:bookmarkEnd w:id="636"/>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637" w:author="Steve Maas" w:date="2014-01-02T13:04:00Z">
        <w:r w:rsidR="00873D59">
          <w:t>3.4.1</w:t>
        </w:r>
      </w:ins>
      <w:del w:id="638"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639" w:name="_Toc385498429"/>
      <w:r>
        <w:t>Initial Nodal Effective Fluid Pressure</w:t>
      </w:r>
      <w:bookmarkEnd w:id="639"/>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640" w:name="_Toc385498430"/>
      <w:r>
        <w:t>Initial Nodal Effective Concentration</w:t>
      </w:r>
      <w:bookmarkEnd w:id="640"/>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641" w:author="Steve Maas" w:date="2014-01-02T13:04:00Z">
        <w:r w:rsidR="00873D59">
          <w:t>3.12.2</w:t>
        </w:r>
      </w:ins>
      <w:del w:id="642"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643" w:name="_Ref172095122"/>
      <w:bookmarkStart w:id="644" w:name="_Toc385498431"/>
      <w:r>
        <w:lastRenderedPageBreak/>
        <w:t>Boundary Section</w:t>
      </w:r>
      <w:bookmarkEnd w:id="643"/>
      <w:bookmarkEnd w:id="644"/>
    </w:p>
    <w:p w14:paraId="72C5517E" w14:textId="176A54EC" w:rsidR="006A0BC1" w:rsidRDefault="006A0BC1" w:rsidP="006A0BC1">
      <w:r>
        <w:t xml:space="preserve">The </w:t>
      </w:r>
      <w:r>
        <w:rPr>
          <w:i/>
        </w:rPr>
        <w:t>Boundary</w:t>
      </w:r>
      <w:r>
        <w:t xml:space="preserve"> section defines all </w:t>
      </w:r>
      <w:r w:rsidR="0098023B">
        <w:t>fixed</w:t>
      </w:r>
      <w:ins w:id="645" w:author="Steve Maas" w:date="2013-12-16T10:05:00Z">
        <w:r w:rsidR="00C80F4A">
          <w:t xml:space="preserve"> and</w:t>
        </w:r>
      </w:ins>
      <w:del w:id="646" w:author="Steve Maas" w:date="2013-12-16T10:05:00Z">
        <w:r w:rsidR="0098023B" w:rsidDel="00C80F4A">
          <w:delText>,</w:delText>
        </w:r>
      </w:del>
      <w:r w:rsidR="0098023B">
        <w:t xml:space="preserve"> prescribed </w:t>
      </w:r>
      <w:ins w:id="647" w:author="Steve Maas" w:date="2013-12-16T10:05:00Z">
        <w:r w:rsidR="00C80F4A">
          <w:t xml:space="preserve">boundary conditions </w:t>
        </w:r>
      </w:ins>
      <w:del w:id="648"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649" w:name="_Ref172095051"/>
      <w:bookmarkStart w:id="650" w:name="_Toc385498432"/>
      <w:r>
        <w:t>Prescribed Nodal Degrees of Freedom</w:t>
      </w:r>
      <w:bookmarkEnd w:id="649"/>
      <w:bookmarkEnd w:id="650"/>
    </w:p>
    <w:p w14:paraId="16E2CAE1" w14:textId="5055D971" w:rsidR="006A0BC1" w:rsidRDefault="006A0BC1" w:rsidP="006A0BC1">
      <w:r>
        <w:t xml:space="preserve">Nodal degrees of freedom (dof) can be prescribed using the </w:t>
      </w:r>
      <w:r>
        <w:rPr>
          <w:i/>
        </w:rPr>
        <w:t>prescribe</w:t>
      </w:r>
      <w:r>
        <w:t xml:space="preserve"> sub-element.</w:t>
      </w:r>
      <w:ins w:id="651" w:author="Steve Maas" w:date="2013-12-16T10:07:00Z">
        <w:r w:rsidR="00C80F4A">
          <w:t xml:space="preserve"> This element has two required attributes (</w:t>
        </w:r>
        <w:r w:rsidR="00C80F4A" w:rsidRPr="00C80F4A">
          <w:rPr>
            <w:i/>
            <w:rPrChange w:id="652" w:author="Steve Maas" w:date="2013-12-16T10:08:00Z">
              <w:rPr/>
            </w:rPrChange>
          </w:rPr>
          <w:t>bc</w:t>
        </w:r>
        <w:r w:rsidR="00C80F4A">
          <w:t xml:space="preserve"> and </w:t>
        </w:r>
        <w:r w:rsidR="00C80F4A" w:rsidRPr="00C80F4A">
          <w:rPr>
            <w:i/>
            <w:rPrChange w:id="653" w:author="Steve Maas" w:date="2013-12-16T10:08:00Z">
              <w:rPr/>
            </w:rPrChange>
          </w:rPr>
          <w:t>lc</w:t>
        </w:r>
        <w:r w:rsidR="00C80F4A">
          <w:t>) and one optional attribute (</w:t>
        </w:r>
        <w:r w:rsidR="00C80F4A">
          <w:rPr>
            <w:i/>
          </w:rPr>
          <w:t>relative</w:t>
        </w:r>
      </w:ins>
      <w:ins w:id="654" w:author="Steve Maas" w:date="2013-12-16T10:08:00Z">
        <w:r w:rsidR="00C80F4A">
          <w:t>)</w:t>
        </w:r>
      </w:ins>
      <w:ins w:id="655" w:author="Steve Maas" w:date="2013-12-16T10:07:00Z">
        <w:r w:rsidR="00C80F4A">
          <w:t>.</w:t>
        </w:r>
      </w:ins>
      <w:ins w:id="656"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657"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658"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659" w:author="Steve Maas" w:date="2013-12-16T10:08:00Z"/>
        </w:rPr>
      </w:pPr>
    </w:p>
    <w:p w14:paraId="6EE2AFDB" w14:textId="1222FCB3" w:rsidR="00C80F4A" w:rsidRDefault="00C80F4A" w:rsidP="00C80F4A">
      <w:moveToRangeStart w:id="660" w:author="Steve Maas" w:date="2013-12-16T10:08:00Z" w:name="move374951847"/>
      <w:moveTo w:id="661" w:author="Steve Maas" w:date="2013-12-16T10:08:00Z">
        <w:r>
          <w:t xml:space="preserve">The </w:t>
        </w:r>
        <w:r>
          <w:rPr>
            <w:i/>
          </w:rPr>
          <w:t>bc</w:t>
        </w:r>
        <w:r>
          <w:t xml:space="preserve"> attribute </w:t>
        </w:r>
        <w:del w:id="662"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663"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664"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665" w:author="Steve Maas" w:date="2013-12-16T10:09:00Z"/>
        </w:rPr>
      </w:pPr>
      <w:moveTo w:id="666"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667" w:author="Steve Maas" w:date="2013-12-16T10:09:00Z"/>
        </w:rPr>
      </w:pPr>
      <w:ins w:id="668"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669" w:author="Steve Maas" w:date="2013-12-16T10:09:00Z"/>
        </w:rPr>
      </w:pPr>
      <w:ins w:id="670" w:author="Steve Maas" w:date="2013-12-16T10:09:00Z">
        <w:r>
          <w:rPr>
            <w:rStyle w:val="codeChar"/>
          </w:rPr>
          <w:t>v</w:t>
        </w:r>
        <w:r w:rsidRPr="0015798D">
          <w:t>:</w:t>
        </w:r>
        <w:r>
          <w:t xml:space="preserve"> apply </w:t>
        </w:r>
      </w:ins>
      <w:ins w:id="671" w:author="Steve Maas" w:date="2013-12-16T10:10:00Z">
        <w:r>
          <w:t>rotation about y</w:t>
        </w:r>
      </w:ins>
      <w:ins w:id="672" w:author="Steve Maas" w:date="2013-12-16T10:09:00Z">
        <w:r>
          <w:t>-direction</w:t>
        </w:r>
      </w:ins>
    </w:p>
    <w:p w14:paraId="013CCC55" w14:textId="3614221C" w:rsidR="00C80F4A" w:rsidRDefault="00C80F4A" w:rsidP="00C80F4A">
      <w:pPr>
        <w:tabs>
          <w:tab w:val="num" w:pos="720"/>
        </w:tabs>
        <w:ind w:left="720" w:hanging="360"/>
        <w:rPr>
          <w:ins w:id="673" w:author="Steve Maas" w:date="2013-12-16T10:10:00Z"/>
        </w:rPr>
      </w:pPr>
      <w:ins w:id="674"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675" w:author="Steve Maas" w:date="2013-12-16T10:09:00Z"/>
        </w:rPr>
      </w:pPr>
    </w:p>
    <w:p w14:paraId="0656D8BA" w14:textId="77777777" w:rsidR="00C80F4A" w:rsidRDefault="00C80F4A" w:rsidP="00C80F4A">
      <w:pPr>
        <w:tabs>
          <w:tab w:val="num" w:pos="720"/>
        </w:tabs>
        <w:ind w:left="720" w:hanging="360"/>
        <w:rPr>
          <w:ins w:id="676" w:author="Steve Maas" w:date="2013-12-16T10:10:00Z"/>
        </w:rPr>
      </w:pPr>
      <w:moveTo w:id="677"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678" w:author="Steve Maas" w:date="2013-12-16T10:10:00Z"/>
        </w:rPr>
      </w:pPr>
      <w:ins w:id="679"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680"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681" w:author="Steve Maas" w:date="2013-12-16T10:08:00Z">
        <w:r w:rsidRPr="00B27FE9">
          <w:rPr>
            <w:rStyle w:val="codeChar"/>
          </w:rPr>
          <w:t>c</w:t>
        </w:r>
      </w:moveTo>
      <w:ins w:id="682" w:author="Steve Maas" w:date="2013-12-16T10:10:00Z">
        <w:r>
          <w:rPr>
            <w:rStyle w:val="codeChar"/>
          </w:rPr>
          <w:t>[</w:t>
        </w:r>
      </w:ins>
      <w:moveTo w:id="683" w:author="Steve Maas" w:date="2013-12-16T10:08:00Z">
        <w:r w:rsidRPr="00C849CE">
          <w:rPr>
            <w:rStyle w:val="codeChar"/>
            <w:i/>
          </w:rPr>
          <w:t>n</w:t>
        </w:r>
      </w:moveTo>
      <w:ins w:id="684" w:author="Steve Maas" w:date="2013-12-16T10:10:00Z">
        <w:r w:rsidRPr="00C80F4A">
          <w:rPr>
            <w:rStyle w:val="codeChar"/>
            <w:rPrChange w:id="685" w:author="Steve Maas" w:date="2013-12-16T10:10:00Z">
              <w:rPr>
                <w:rStyle w:val="codeChar"/>
                <w:i/>
              </w:rPr>
            </w:rPrChange>
          </w:rPr>
          <w:t>]</w:t>
        </w:r>
      </w:ins>
      <w:moveTo w:id="686"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687" w:author="Steve Maas" w:date="2013-12-16T10:08:00Z">
        <w:del w:id="688"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689" w:author="Steve Maas" w:date="2013-12-16T10:11:00Z"/>
        </w:rPr>
      </w:pPr>
      <w:moveTo w:id="690"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691" w:author="Steve Maas" w:date="2013-12-16T10:08:00Z">
        <w:r>
          <w:fldChar w:fldCharType="separate"/>
        </w:r>
      </w:moveTo>
      <w:ins w:id="692" w:author="Steve Maas" w:date="2014-01-02T13:04:00Z">
        <w:r w:rsidR="00873D59">
          <w:t>3.12.2</w:t>
        </w:r>
      </w:ins>
      <w:moveTo w:id="693" w:author="Steve Maas" w:date="2013-12-16T10:08:00Z">
        <w:del w:id="694"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695" w:author="Steve Maas" w:date="2013-12-16T10:11:00Z"/>
        </w:rPr>
      </w:pPr>
    </w:p>
    <w:p w14:paraId="1F8CFD03" w14:textId="3364BFCA" w:rsidR="00C80F4A" w:rsidRDefault="00C80F4A" w:rsidP="00C80F4A">
      <w:ins w:id="696" w:author="Steve Maas" w:date="2013-12-16T10:11:00Z">
        <w:r>
          <w:t>The</w:t>
        </w:r>
      </w:ins>
      <w:moveTo w:id="697" w:author="Steve Maas" w:date="2013-12-16T10:08:00Z">
        <w:del w:id="698" w:author="Steve Maas" w:date="2013-12-16T10:11:00Z">
          <w:r w:rsidDel="00C80F4A">
            <w:delText>An</w:delText>
          </w:r>
        </w:del>
        <w:r>
          <w:t xml:space="preserve"> </w:t>
        </w:r>
        <w:del w:id="699" w:author="Steve Maas" w:date="2013-12-16T10:11:00Z">
          <w:r w:rsidDel="00C80F4A">
            <w:delText xml:space="preserve">optional </w:delText>
          </w:r>
        </w:del>
        <w:r>
          <w:t xml:space="preserve">loadcurve </w:t>
        </w:r>
        <w:del w:id="700" w:author="Steve Maas" w:date="2013-12-16T10:11:00Z">
          <w:r w:rsidDel="00C80F4A">
            <w:delText>can</w:delText>
          </w:r>
        </w:del>
      </w:moveTo>
      <w:ins w:id="701" w:author="Steve Maas" w:date="2013-12-16T10:11:00Z">
        <w:r>
          <w:t>is</w:t>
        </w:r>
      </w:ins>
      <w:moveTo w:id="702" w:author="Steve Maas" w:date="2013-12-16T10:08:00Z">
        <w:r>
          <w:t xml:space="preserve"> </w:t>
        </w:r>
        <w:del w:id="703" w:author="Steve Maas" w:date="2013-12-16T10:11:00Z">
          <w:r w:rsidDel="00C80F4A">
            <w:delText xml:space="preserve">be </w:delText>
          </w:r>
        </w:del>
        <w:r>
          <w:t xml:space="preserve">specified with the </w:t>
        </w:r>
        <w:r>
          <w:rPr>
            <w:i/>
          </w:rPr>
          <w:t>lc</w:t>
        </w:r>
        <w:r>
          <w:t xml:space="preserve"> attribute</w:t>
        </w:r>
        <w:del w:id="704"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705"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660"/>
    <w:p w14:paraId="3E9ED874" w14:textId="77777777" w:rsidR="00C80F4A" w:rsidRDefault="00C80F4A" w:rsidP="006A0BC1">
      <w:pPr>
        <w:pStyle w:val="code"/>
        <w:rPr>
          <w:ins w:id="706" w:author="Steve Maas" w:date="2013-12-16T10:08:00Z"/>
        </w:rPr>
      </w:pPr>
    </w:p>
    <w:p w14:paraId="088399C6" w14:textId="3BAF039E" w:rsidR="00C80F4A" w:rsidDel="00C80F4A" w:rsidRDefault="00C80F4A" w:rsidP="006A0BC1">
      <w:pPr>
        <w:pStyle w:val="code"/>
        <w:rPr>
          <w:del w:id="707"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w:t>
      </w:r>
      <w:r>
        <w:lastRenderedPageBreak/>
        <w:t xml:space="preserve">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708"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709" w:author="Steve Maas" w:date="2013-12-16T10:08:00Z" w:name="move374951847"/>
      <w:moveFrom w:id="710"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709"/>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711"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712" w:name="_Toc385498433"/>
      <w:r>
        <w:t>Fixed Nodal Degrees of Freedom</w:t>
      </w:r>
      <w:bookmarkEnd w:id="712"/>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713" w:author="Steve Maas" w:date="2013-12-16T10:12:00Z">
        <w:r w:rsidR="00C80F4A">
          <w:t xml:space="preserve"> bc="</w:t>
        </w:r>
      </w:ins>
      <w:ins w:id="714"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715"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716" w:author="Steve Maas" w:date="2013-12-16T10:13:00Z">
        <w:r w:rsidR="00C80F4A">
          <w:t xml:space="preserve">This results in fewer equations that need to be solved for and </w:t>
        </w:r>
      </w:ins>
      <w:del w:id="717" w:author="Steve Maas" w:date="2013-12-16T10:13:00Z">
        <w:r w:rsidDel="00C80F4A">
          <w:delText>T</w:delText>
        </w:r>
      </w:del>
      <w:ins w:id="718" w:author="Steve Maas" w:date="2013-12-16T10:13:00Z">
        <w:r w:rsidR="00C80F4A">
          <w:t>t</w:t>
        </w:r>
      </w:ins>
      <w:r>
        <w:t>h</w:t>
      </w:r>
      <w:del w:id="719" w:author="Steve Maas" w:date="2013-12-16T10:13:00Z">
        <w:r w:rsidDel="00C80F4A">
          <w:delText>i</w:delText>
        </w:r>
      </w:del>
      <w:ins w:id="720"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lastRenderedPageBreak/>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721" w:author="Steve Maas" w:date="2013-12-16T10:16:00Z"/>
          <w:rFonts w:cs="Arial"/>
          <w:b/>
          <w:bCs/>
          <w:iCs/>
          <w:sz w:val="36"/>
          <w:szCs w:val="28"/>
        </w:rPr>
      </w:pPr>
      <w:bookmarkStart w:id="722" w:name="_Toc315942749"/>
      <w:bookmarkStart w:id="723" w:name="_Toc315943013"/>
      <w:bookmarkStart w:id="724" w:name="_Toc315943277"/>
      <w:bookmarkStart w:id="725" w:name="_Toc315942751"/>
      <w:bookmarkStart w:id="726" w:name="_Toc315943015"/>
      <w:bookmarkStart w:id="727" w:name="_Toc315943279"/>
      <w:bookmarkStart w:id="728" w:name="_Toc315942753"/>
      <w:bookmarkStart w:id="729" w:name="_Toc315943017"/>
      <w:bookmarkStart w:id="730" w:name="_Toc315943281"/>
      <w:bookmarkStart w:id="731" w:name="_Toc315942755"/>
      <w:bookmarkStart w:id="732" w:name="_Toc315943019"/>
      <w:bookmarkStart w:id="733" w:name="_Toc315943283"/>
      <w:bookmarkStart w:id="734" w:name="_Toc315942758"/>
      <w:bookmarkStart w:id="735" w:name="_Toc315943022"/>
      <w:bookmarkStart w:id="736" w:name="_Toc315943286"/>
      <w:bookmarkStart w:id="737" w:name="_Toc315942763"/>
      <w:bookmarkStart w:id="738" w:name="_Toc315943027"/>
      <w:bookmarkStart w:id="739" w:name="_Toc315943291"/>
      <w:bookmarkStart w:id="740" w:name="_Toc315942764"/>
      <w:bookmarkStart w:id="741" w:name="_Toc315943028"/>
      <w:bookmarkStart w:id="742" w:name="_Toc315943292"/>
      <w:bookmarkStart w:id="743" w:name="_Toc315942765"/>
      <w:bookmarkStart w:id="744" w:name="_Toc315943029"/>
      <w:bookmarkStart w:id="745" w:name="_Toc315943293"/>
      <w:bookmarkStart w:id="746" w:name="_Toc315942768"/>
      <w:bookmarkStart w:id="747" w:name="_Toc315943032"/>
      <w:bookmarkStart w:id="748" w:name="_Toc315943296"/>
      <w:bookmarkStart w:id="749" w:name="_Toc315942770"/>
      <w:bookmarkStart w:id="750" w:name="_Toc315943034"/>
      <w:bookmarkStart w:id="751" w:name="_Toc315943298"/>
      <w:bookmarkStart w:id="752" w:name="_Toc315942775"/>
      <w:bookmarkStart w:id="753" w:name="_Toc315943039"/>
      <w:bookmarkStart w:id="754" w:name="_Toc315943303"/>
      <w:bookmarkStart w:id="755" w:name="_Toc315942777"/>
      <w:bookmarkStart w:id="756" w:name="_Toc315943041"/>
      <w:bookmarkStart w:id="757" w:name="_Toc315943305"/>
      <w:bookmarkStart w:id="758" w:name="_Toc315942782"/>
      <w:bookmarkStart w:id="759" w:name="_Toc315943046"/>
      <w:bookmarkStart w:id="760" w:name="_Toc315943310"/>
      <w:bookmarkStart w:id="761" w:name="_Toc315942784"/>
      <w:bookmarkStart w:id="762" w:name="_Toc315943048"/>
      <w:bookmarkStart w:id="763" w:name="_Toc315943312"/>
      <w:bookmarkStart w:id="764" w:name="_Toc315942786"/>
      <w:bookmarkStart w:id="765" w:name="_Toc315943050"/>
      <w:bookmarkStart w:id="766" w:name="_Toc315943314"/>
      <w:bookmarkStart w:id="767" w:name="_Toc315942806"/>
      <w:bookmarkStart w:id="768" w:name="_Toc315943070"/>
      <w:bookmarkStart w:id="769" w:name="_Toc315943334"/>
      <w:bookmarkStart w:id="770" w:name="_Toc315942809"/>
      <w:bookmarkStart w:id="771" w:name="_Toc315943073"/>
      <w:bookmarkStart w:id="772" w:name="_Toc315943337"/>
      <w:bookmarkStart w:id="773" w:name="_Toc315942810"/>
      <w:bookmarkStart w:id="774" w:name="_Toc315943074"/>
      <w:bookmarkStart w:id="775" w:name="_Toc315943338"/>
      <w:bookmarkStart w:id="776" w:name="_Toc315942811"/>
      <w:bookmarkStart w:id="777" w:name="_Toc315943075"/>
      <w:bookmarkStart w:id="778" w:name="_Toc315943339"/>
      <w:bookmarkStart w:id="779" w:name="_Toc315942816"/>
      <w:bookmarkStart w:id="780" w:name="_Toc315943080"/>
      <w:bookmarkStart w:id="781" w:name="_Toc315943344"/>
      <w:bookmarkStart w:id="782" w:name="_Toc315942818"/>
      <w:bookmarkStart w:id="783" w:name="_Toc315943082"/>
      <w:bookmarkStart w:id="784" w:name="_Toc315943346"/>
      <w:bookmarkStart w:id="785" w:name="_Toc315942820"/>
      <w:bookmarkStart w:id="786" w:name="_Toc315943084"/>
      <w:bookmarkStart w:id="787" w:name="_Toc315943348"/>
      <w:bookmarkStart w:id="788" w:name="_Toc315942822"/>
      <w:bookmarkStart w:id="789" w:name="_Toc315943086"/>
      <w:bookmarkStart w:id="790" w:name="_Toc315943350"/>
      <w:bookmarkStart w:id="791" w:name="_Toc315942824"/>
      <w:bookmarkStart w:id="792" w:name="_Toc315943088"/>
      <w:bookmarkStart w:id="793" w:name="_Toc315943352"/>
      <w:bookmarkStart w:id="794" w:name="_Toc315942829"/>
      <w:bookmarkStart w:id="795" w:name="_Toc315943093"/>
      <w:bookmarkStart w:id="796" w:name="_Toc315943357"/>
      <w:bookmarkStart w:id="797" w:name="_Toc315942831"/>
      <w:bookmarkStart w:id="798" w:name="_Toc315943095"/>
      <w:bookmarkStart w:id="799" w:name="_Toc315943359"/>
      <w:bookmarkStart w:id="800" w:name="_Toc315942833"/>
      <w:bookmarkStart w:id="801" w:name="_Toc315943097"/>
      <w:bookmarkStart w:id="802" w:name="_Toc315943361"/>
      <w:bookmarkStart w:id="803" w:name="_Toc315942834"/>
      <w:bookmarkStart w:id="804" w:name="_Toc315943098"/>
      <w:bookmarkStart w:id="805" w:name="_Toc315943362"/>
      <w:bookmarkStart w:id="806" w:name="_Toc315942839"/>
      <w:bookmarkStart w:id="807" w:name="_Toc315943103"/>
      <w:bookmarkStart w:id="808" w:name="_Toc315943367"/>
      <w:bookmarkStart w:id="809" w:name="_Toc315942840"/>
      <w:bookmarkStart w:id="810" w:name="_Toc315943104"/>
      <w:bookmarkStart w:id="811" w:name="_Toc315943368"/>
      <w:bookmarkStart w:id="812" w:name="_Toc315942841"/>
      <w:bookmarkStart w:id="813" w:name="_Toc315943105"/>
      <w:bookmarkStart w:id="814" w:name="_Toc315943369"/>
      <w:bookmarkStart w:id="815" w:name="_Toc315942843"/>
      <w:bookmarkStart w:id="816" w:name="_Toc315943107"/>
      <w:bookmarkStart w:id="817" w:name="_Toc315943371"/>
      <w:bookmarkStart w:id="818" w:name="_Toc315942845"/>
      <w:bookmarkStart w:id="819" w:name="_Toc315943109"/>
      <w:bookmarkStart w:id="820" w:name="_Toc315943373"/>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ins w:id="821" w:author="Steve Maas" w:date="2013-12-16T10:16:00Z">
        <w:r>
          <w:br w:type="page"/>
        </w:r>
      </w:ins>
    </w:p>
    <w:p w14:paraId="4FC9CF1B" w14:textId="38A0E96E" w:rsidR="006A0BC1" w:rsidRDefault="0098023B" w:rsidP="0098023B">
      <w:pPr>
        <w:pStyle w:val="Heading2"/>
      </w:pPr>
      <w:bookmarkStart w:id="822" w:name="_Toc385498434"/>
      <w:r>
        <w:lastRenderedPageBreak/>
        <w:t>Loads Section</w:t>
      </w:r>
      <w:bookmarkEnd w:id="822"/>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823" w:name="_Toc385498435"/>
      <w:r>
        <w:t>Nodal Loads</w:t>
      </w:r>
      <w:bookmarkEnd w:id="823"/>
    </w:p>
    <w:p w14:paraId="343663AC" w14:textId="7DCC6CA5" w:rsidR="00525EB6" w:rsidRDefault="00525EB6" w:rsidP="00525EB6">
      <w:r>
        <w:t xml:space="preserve">Nodal loads are applied by the </w:t>
      </w:r>
      <w:del w:id="824" w:author="Steve Maas" w:date="2013-12-16T17:56:00Z">
        <w:r w:rsidDel="00DB09C5">
          <w:rPr>
            <w:i/>
          </w:rPr>
          <w:delText xml:space="preserve">force </w:delText>
        </w:r>
      </w:del>
      <w:ins w:id="825"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826" w:author="Steve Maas" w:date="2013-12-16T17:57:00Z">
        <w:r w:rsidDel="00DB09C5">
          <w:delText>force</w:delText>
        </w:r>
      </w:del>
      <w:ins w:id="827"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828"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829" w:author="Steve Maas" w:date="2014-01-02T13:04:00Z">
        <w:r w:rsidR="00873D59">
          <w:t>3.12.2</w:t>
        </w:r>
      </w:ins>
      <w:del w:id="830"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831" w:author="Steve Maas" w:date="2014-01-06T15:53:00Z"/>
        </w:rPr>
      </w:pPr>
    </w:p>
    <w:p w14:paraId="7A39DBF8" w14:textId="441D1546" w:rsidR="002528E9" w:rsidRDefault="002528E9">
      <w:pPr>
        <w:pStyle w:val="Heading3"/>
        <w:rPr>
          <w:ins w:id="832" w:author="Steve Maas" w:date="2014-01-06T15:53:00Z"/>
        </w:rPr>
        <w:pPrChange w:id="833" w:author="Steve Maas" w:date="2014-01-06T15:53:00Z">
          <w:pPr/>
        </w:pPrChange>
      </w:pPr>
      <w:bookmarkStart w:id="834" w:name="_Toc385498436"/>
      <w:ins w:id="835" w:author="Steve Maas" w:date="2014-01-06T15:53:00Z">
        <w:r>
          <w:t>Surface Loads</w:t>
        </w:r>
        <w:bookmarkEnd w:id="834"/>
      </w:ins>
    </w:p>
    <w:p w14:paraId="75C93C59" w14:textId="528F5B83" w:rsidR="002528E9" w:rsidRDefault="002528E9">
      <w:pPr>
        <w:rPr>
          <w:ins w:id="836" w:author="Steve Maas" w:date="2014-01-06T17:06:00Z"/>
        </w:rPr>
      </w:pPr>
      <w:ins w:id="837"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838" w:author="Steve Maas" w:date="2014-01-06T15:54:00Z">
        <w:r>
          <w:t>different</w:t>
        </w:r>
      </w:ins>
      <w:ins w:id="839" w:author="Steve Maas" w:date="2014-01-06T15:53:00Z">
        <w:r>
          <w:t xml:space="preserve"> </w:t>
        </w:r>
      </w:ins>
      <w:ins w:id="840" w:author="Steve Maas" w:date="2014-01-06T15:54:00Z">
        <w:r>
          <w:t>surface loads that can be applied in FEBio.</w:t>
        </w:r>
      </w:ins>
    </w:p>
    <w:p w14:paraId="0AFFC133" w14:textId="77777777" w:rsidR="00CF5CFC" w:rsidRDefault="00CF5CFC">
      <w:pPr>
        <w:rPr>
          <w:ins w:id="841" w:author="Steve Maas" w:date="2014-01-06T17:06:00Z"/>
        </w:rPr>
      </w:pPr>
    </w:p>
    <w:p w14:paraId="10A36D37" w14:textId="51F1DD00" w:rsidR="00CF5CFC" w:rsidRDefault="00CF5CFC">
      <w:pPr>
        <w:rPr>
          <w:ins w:id="842" w:author="Steve Maas" w:date="2014-01-06T17:07:00Z"/>
        </w:rPr>
      </w:pPr>
      <w:ins w:id="843"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844" w:author="Steve Maas" w:date="2014-01-06T17:07:00Z">
        <w:r>
          <w:rPr>
            <w:i/>
          </w:rPr>
          <w:t xml:space="preserve">Geometry </w:t>
        </w:r>
        <w:r>
          <w:t>section.</w:t>
        </w:r>
      </w:ins>
    </w:p>
    <w:p w14:paraId="554EFAA1" w14:textId="77777777" w:rsidR="00CF5CFC" w:rsidRDefault="00CF5CFC">
      <w:pPr>
        <w:rPr>
          <w:ins w:id="845" w:author="Steve Maas" w:date="2014-01-06T17:07:00Z"/>
        </w:rPr>
      </w:pPr>
    </w:p>
    <w:p w14:paraId="46B81760" w14:textId="0E6947B0" w:rsidR="00CF5CFC" w:rsidRDefault="00CF5CFC">
      <w:pPr>
        <w:rPr>
          <w:ins w:id="846" w:author="Steve Maas" w:date="2014-01-06T17:07:00Z"/>
        </w:rPr>
      </w:pPr>
      <w:ins w:id="847"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848" w:author="Steve Maas" w:date="2014-01-06T17:09:00Z"/>
        </w:rPr>
      </w:pPr>
    </w:p>
    <w:p w14:paraId="70058AC5" w14:textId="6C67F699" w:rsidR="00CF5CFC" w:rsidRDefault="009A35E3">
      <w:pPr>
        <w:pStyle w:val="Code0"/>
        <w:rPr>
          <w:ins w:id="849" w:author="Steve Maas" w:date="2014-01-06T17:09:00Z"/>
        </w:rPr>
        <w:pPrChange w:id="850" w:author="Steve Maas" w:date="2014-01-06T17:09:00Z">
          <w:pPr/>
        </w:pPrChange>
      </w:pPr>
      <w:ins w:id="851" w:author="Steve Maas" w:date="2014-01-06T17:09:00Z">
        <w:r>
          <w:t>&lt;surface&gt;</w:t>
        </w:r>
      </w:ins>
    </w:p>
    <w:p w14:paraId="34707218" w14:textId="52F01A09" w:rsidR="009A35E3" w:rsidRDefault="009A35E3">
      <w:pPr>
        <w:pStyle w:val="Code0"/>
        <w:rPr>
          <w:ins w:id="852" w:author="Steve Maas" w:date="2014-01-06T17:09:00Z"/>
        </w:rPr>
        <w:pPrChange w:id="853" w:author="Steve Maas" w:date="2014-01-06T17:09:00Z">
          <w:pPr/>
        </w:pPrChange>
      </w:pPr>
      <w:ins w:id="854" w:author="Steve Maas" w:date="2014-01-06T17:09:00Z">
        <w:r>
          <w:tab/>
          <w:t>&lt;quad4 id="1"&gt;1,2,3,4&lt;/quad&gt;</w:t>
        </w:r>
      </w:ins>
    </w:p>
    <w:p w14:paraId="0EA7B5A4" w14:textId="77F83592" w:rsidR="009A35E3" w:rsidRDefault="009A35E3">
      <w:pPr>
        <w:pStyle w:val="Code0"/>
        <w:rPr>
          <w:ins w:id="855" w:author="Steve Maas" w:date="2014-01-06T17:09:00Z"/>
        </w:rPr>
        <w:pPrChange w:id="856" w:author="Steve Maas" w:date="2014-01-06T17:09:00Z">
          <w:pPr/>
        </w:pPrChange>
      </w:pPr>
      <w:ins w:id="857" w:author="Steve Maas" w:date="2014-01-06T17:09:00Z">
        <w:r>
          <w:tab/>
          <w:t>...</w:t>
        </w:r>
      </w:ins>
    </w:p>
    <w:p w14:paraId="72BD8A1A" w14:textId="6B6C4A6F" w:rsidR="009A35E3" w:rsidRDefault="009A35E3">
      <w:pPr>
        <w:pStyle w:val="Code0"/>
        <w:rPr>
          <w:ins w:id="858" w:author="Steve Maas" w:date="2014-01-06T17:09:00Z"/>
        </w:rPr>
        <w:pPrChange w:id="859" w:author="Steve Maas" w:date="2014-01-06T17:09:00Z">
          <w:pPr/>
        </w:pPrChange>
      </w:pPr>
      <w:ins w:id="860" w:author="Steve Maas" w:date="2014-01-06T17:09:00Z">
        <w:r>
          <w:t>&lt;/surface&gt;</w:t>
        </w:r>
      </w:ins>
    </w:p>
    <w:p w14:paraId="1850D4EF" w14:textId="77777777" w:rsidR="00CF5CFC" w:rsidRDefault="00CF5CFC">
      <w:pPr>
        <w:rPr>
          <w:ins w:id="861" w:author="Steve Maas" w:date="2014-01-06T17:07:00Z"/>
        </w:rPr>
      </w:pPr>
    </w:p>
    <w:p w14:paraId="77EFE8AD" w14:textId="5CE3C79C" w:rsidR="00CF5CFC" w:rsidRDefault="00CF5CFC">
      <w:pPr>
        <w:rPr>
          <w:ins w:id="862" w:author="Steve Maas" w:date="2014-01-06T17:08:00Z"/>
        </w:rPr>
      </w:pPr>
      <w:ins w:id="863"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864" w:author="Steve Maas" w:date="2014-01-06T17:09:00Z"/>
        </w:rPr>
      </w:pPr>
    </w:p>
    <w:p w14:paraId="7C493E88" w14:textId="71004548" w:rsidR="009A35E3" w:rsidRDefault="009A35E3">
      <w:pPr>
        <w:pStyle w:val="Code0"/>
        <w:rPr>
          <w:ins w:id="865" w:author="Steve Maas" w:date="2014-01-06T17:09:00Z"/>
        </w:rPr>
        <w:pPrChange w:id="866" w:author="Steve Maas" w:date="2014-01-06T17:09:00Z">
          <w:pPr/>
        </w:pPrChange>
      </w:pPr>
      <w:ins w:id="867" w:author="Steve Maas" w:date="2014-01-06T17:09:00Z">
        <w:r>
          <w:t>&lt;surface set="surface_name"/&gt;</w:t>
        </w:r>
      </w:ins>
    </w:p>
    <w:p w14:paraId="10C1F7B9" w14:textId="77777777" w:rsidR="009A35E3" w:rsidRDefault="009A35E3">
      <w:pPr>
        <w:rPr>
          <w:ins w:id="868" w:author="Steve Maas" w:date="2014-01-06T17:08:00Z"/>
        </w:rPr>
      </w:pPr>
    </w:p>
    <w:p w14:paraId="296DA0F0" w14:textId="4684389C" w:rsidR="00CF5CFC" w:rsidRPr="009A35E3" w:rsidRDefault="00CF5CFC">
      <w:ins w:id="869" w:author="Steve Maas" w:date="2014-01-06T17:08:00Z">
        <w:r>
          <w:t xml:space="preserve">Here, the </w:t>
        </w:r>
        <w:r>
          <w:rPr>
            <w:i/>
          </w:rPr>
          <w:t xml:space="preserve">surface_name </w:t>
        </w:r>
        <w:r>
          <w:t xml:space="preserve">is the name of a surface that is defined in the </w:t>
        </w:r>
        <w:r w:rsidRPr="00CF5CFC">
          <w:rPr>
            <w:i/>
            <w:rPrChange w:id="870" w:author="Steve Maas" w:date="2014-01-06T17:09:00Z">
              <w:rPr/>
            </w:rPrChange>
          </w:rPr>
          <w:t>Geometry</w:t>
        </w:r>
        <w:r>
          <w:t xml:space="preserve"> </w:t>
        </w:r>
      </w:ins>
      <w:ins w:id="871" w:author="Steve Maas" w:date="2014-01-06T17:09:00Z">
        <w:r>
          <w:t>section</w:t>
        </w:r>
      </w:ins>
      <w:ins w:id="872"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873" w:author="Steve Maas" w:date="2014-01-06T17:10:00Z">
        <w:r w:rsidR="00B515AA">
          <w:t>3.6.4</w:t>
        </w:r>
        <w:r w:rsidR="00B515AA">
          <w:fldChar w:fldCharType="end"/>
        </w:r>
        <w:r w:rsidR="00B515AA">
          <w:t>)</w:t>
        </w:r>
      </w:ins>
      <w:ins w:id="874" w:author="Steve Maas" w:date="2014-01-06T17:09:00Z">
        <w:r>
          <w:t>.</w:t>
        </w:r>
        <w:r w:rsidR="009A35E3">
          <w:t xml:space="preserve"> Note that in this case the </w:t>
        </w:r>
        <w:r w:rsidR="009A35E3">
          <w:rPr>
            <w:i/>
          </w:rPr>
          <w:t xml:space="preserve">surface </w:t>
        </w:r>
      </w:ins>
      <w:ins w:id="875"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876" w:author="Steve Maas" w:date="2014-01-06T15:54:00Z">
          <w:pPr>
            <w:pStyle w:val="Heading3"/>
          </w:pPr>
        </w:pPrChange>
      </w:pPr>
      <w:bookmarkStart w:id="877" w:name="_Toc385498437"/>
      <w:r>
        <w:t xml:space="preserve">Pressure </w:t>
      </w:r>
      <w:del w:id="878" w:author="Steve Maas" w:date="2014-01-07T11:40:00Z">
        <w:r w:rsidR="00D153DC" w:rsidDel="004B0FC6">
          <w:delText>F</w:delText>
        </w:r>
        <w:r w:rsidDel="004B0FC6">
          <w:delText>orces</w:delText>
        </w:r>
      </w:del>
      <w:ins w:id="879" w:author="Steve Maas" w:date="2014-01-07T11:40:00Z">
        <w:r w:rsidR="004B0FC6">
          <w:t>Load</w:t>
        </w:r>
      </w:ins>
      <w:bookmarkEnd w:id="877"/>
    </w:p>
    <w:p w14:paraId="663FF250" w14:textId="766004DC" w:rsidR="00525EB6" w:rsidRDefault="00525EB6" w:rsidP="00525EB6">
      <w:r>
        <w:t xml:space="preserve">Pressure forces are applied to the surface of the geometry and are defined by the </w:t>
      </w:r>
      <w:del w:id="880" w:author="Steve Maas" w:date="2013-12-16T17:58:00Z">
        <w:r w:rsidDel="001E58E6">
          <w:rPr>
            <w:i/>
          </w:rPr>
          <w:delText xml:space="preserve">pressure </w:delText>
        </w:r>
      </w:del>
      <w:ins w:id="881" w:author="Steve Maas" w:date="2013-12-16T17:58:00Z">
        <w:r w:rsidR="001E58E6">
          <w:rPr>
            <w:i/>
          </w:rPr>
          <w:t xml:space="preserve">surface_load </w:t>
        </w:r>
      </w:ins>
      <w:r>
        <w:t>element</w:t>
      </w:r>
      <w:ins w:id="882"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883" w:author="Steve Maas" w:date="2014-01-06T21:54:00Z"/>
        </w:rPr>
      </w:pPr>
      <w:r>
        <w:t>&lt;</w:t>
      </w:r>
      <w:del w:id="884" w:author="Steve Maas" w:date="2013-12-16T17:58:00Z">
        <w:r w:rsidDel="001E58E6">
          <w:delText>pressure</w:delText>
        </w:r>
      </w:del>
      <w:ins w:id="885" w:author="Steve Maas" w:date="2013-12-16T17:58:00Z">
        <w:r w:rsidR="001E58E6">
          <w:t>surface_load type="pressure"</w:t>
        </w:r>
      </w:ins>
      <w:r>
        <w:t>&gt;</w:t>
      </w:r>
    </w:p>
    <w:p w14:paraId="245253BB" w14:textId="387931E6" w:rsidR="006424ED" w:rsidRDefault="006424ED" w:rsidP="00525EB6">
      <w:pPr>
        <w:pStyle w:val="code"/>
        <w:rPr>
          <w:ins w:id="886" w:author="Steve Maas" w:date="2013-12-16T17:58:00Z"/>
        </w:rPr>
      </w:pPr>
      <w:ins w:id="887" w:author="Steve Maas" w:date="2014-01-06T21:54:00Z">
        <w:r>
          <w:tab/>
          <w:t>&lt;pressure [lc="1"]&gt;1.0&lt;/pressure&gt;</w:t>
        </w:r>
      </w:ins>
    </w:p>
    <w:p w14:paraId="3BF286E8" w14:textId="219EBBCD" w:rsidR="00DE723C" w:rsidRDefault="00DE723C" w:rsidP="00525EB6">
      <w:pPr>
        <w:pStyle w:val="code"/>
      </w:pPr>
      <w:ins w:id="888" w:author="Steve Maas" w:date="2013-12-16T17:58:00Z">
        <w:r>
          <w:tab/>
          <w:t>&lt;surface&gt;</w:t>
        </w:r>
      </w:ins>
    </w:p>
    <w:p w14:paraId="4FBD7965" w14:textId="3FAABAE9" w:rsidR="00525EB6" w:rsidDel="006424ED" w:rsidRDefault="00525EB6" w:rsidP="00525EB6">
      <w:pPr>
        <w:pStyle w:val="code"/>
        <w:rPr>
          <w:del w:id="889" w:author="Steve Maas" w:date="2014-01-06T21:55:00Z"/>
        </w:rPr>
      </w:pPr>
      <w:del w:id="890"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891" w:author="Steve Maas" w:date="2013-12-16T17:58:00Z"/>
        </w:rPr>
      </w:pPr>
      <w:r>
        <w:tab/>
      </w:r>
      <w:ins w:id="892" w:author="Steve Maas" w:date="2013-12-16T17:58:00Z">
        <w:r w:rsidR="00DE723C">
          <w:tab/>
        </w:r>
      </w:ins>
      <w:r>
        <w:t>...</w:t>
      </w:r>
    </w:p>
    <w:p w14:paraId="35971468" w14:textId="32AF7677" w:rsidR="00DE723C" w:rsidRDefault="00DE723C" w:rsidP="00525EB6">
      <w:pPr>
        <w:pStyle w:val="code"/>
      </w:pPr>
      <w:ins w:id="893" w:author="Steve Maas" w:date="2013-12-16T17:58:00Z">
        <w:r>
          <w:tab/>
        </w:r>
      </w:ins>
      <w:ins w:id="894" w:author="Steve Maas" w:date="2013-12-16T17:59:00Z">
        <w:r>
          <w:t>&lt;/surface&gt;</w:t>
        </w:r>
      </w:ins>
    </w:p>
    <w:p w14:paraId="62E36806" w14:textId="4FDCE72F" w:rsidR="00525EB6" w:rsidRDefault="00525EB6" w:rsidP="00525EB6">
      <w:pPr>
        <w:pStyle w:val="code"/>
      </w:pPr>
      <w:r>
        <w:t>&lt;/</w:t>
      </w:r>
      <w:del w:id="895" w:author="Steve Maas" w:date="2013-12-16T17:58:00Z">
        <w:r w:rsidDel="001E58E6">
          <w:delText>pressure</w:delText>
        </w:r>
      </w:del>
      <w:ins w:id="896" w:author="Steve Maas" w:date="2013-12-16T17:58:00Z">
        <w:r w:rsidR="001E58E6">
          <w:t>surface_load</w:t>
        </w:r>
      </w:ins>
      <w:r>
        <w:t>&gt;</w:t>
      </w:r>
    </w:p>
    <w:p w14:paraId="491A8851" w14:textId="77777777" w:rsidR="00525EB6" w:rsidRDefault="00525EB6" w:rsidP="00525EB6">
      <w:pPr>
        <w:pStyle w:val="code"/>
      </w:pPr>
    </w:p>
    <w:p w14:paraId="19EC78F9" w14:textId="396F9117" w:rsidR="00525EB6" w:rsidRDefault="00525EB6" w:rsidP="00525EB6">
      <w:pPr>
        <w:rPr>
          <w:ins w:id="897" w:author="Steve Maas" w:date="2014-01-07T11:40:00Z"/>
        </w:rPr>
      </w:pPr>
      <w:del w:id="898"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899" w:author="Steve Maas" w:date="2014-01-06T21:55:00Z">
        <w:r w:rsidR="006424ED">
          <w:t xml:space="preserve">The </w:t>
        </w:r>
        <w:r w:rsidR="006424ED">
          <w:rPr>
            <w:i/>
          </w:rPr>
          <w:t xml:space="preserve">pressure </w:t>
        </w:r>
        <w:r w:rsidR="006424ED">
          <w:t>element defines the pressure value</w:t>
        </w:r>
      </w:ins>
      <w:ins w:id="900" w:author="Steve Maas" w:date="2014-04-21T11:24:00Z">
        <w:r w:rsidR="00A574E7">
          <w:t xml:space="preserve"> [</w:t>
        </w:r>
        <w:r w:rsidR="00A574E7">
          <w:rPr>
            <w:b/>
          </w:rPr>
          <w:t>P</w:t>
        </w:r>
        <w:r w:rsidR="00A574E7">
          <w:t>]</w:t>
        </w:r>
      </w:ins>
      <w:ins w:id="901" w:author="Steve Maas" w:date="2014-01-06T21:55:00Z">
        <w:r w:rsidR="006424ED">
          <w:t xml:space="preserve">. </w:t>
        </w:r>
      </w:ins>
      <w:r>
        <w:t xml:space="preserve">The optional parameter </w:t>
      </w:r>
      <w:r>
        <w:rPr>
          <w:i/>
        </w:rPr>
        <w:t>lc</w:t>
      </w:r>
      <w:r>
        <w:t xml:space="preserve"> defines a loadcurve for the pressure evolution</w:t>
      </w:r>
      <w:del w:id="902"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903" w:author="Steve Maas" w:date="2014-01-06T21:55:00Z">
        <w:r w:rsidDel="006424ED">
          <w:delText xml:space="preserve">The default scale factor is 1.0 and </w:delText>
        </w:r>
      </w:del>
      <w:ins w:id="904" w:author="Steve Maas" w:date="2014-01-06T21:55:00Z">
        <w:r w:rsidR="006424ED">
          <w:t>I</w:t>
        </w:r>
      </w:ins>
      <w:del w:id="905" w:author="Steve Maas" w:date="2014-01-06T21:55:00Z">
        <w:r w:rsidDel="006424ED">
          <w:delText>i</w:delText>
        </w:r>
      </w:del>
      <w:r>
        <w:t xml:space="preserve">f </w:t>
      </w:r>
      <w:r>
        <w:rPr>
          <w:i/>
        </w:rPr>
        <w:t>lc</w:t>
      </w:r>
      <w:r>
        <w:t xml:space="preserve"> is not defined </w:t>
      </w:r>
      <w:del w:id="906"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907" w:author="Steve Maas" w:date="2014-01-06T21:56:00Z">
        <w:r w:rsidR="006424ED">
          <w:t>a constant pressure is applied</w:t>
        </w:r>
      </w:ins>
      <w:r>
        <w:t>.</w:t>
      </w:r>
    </w:p>
    <w:p w14:paraId="745A026E" w14:textId="77777777" w:rsidR="004B0FC6" w:rsidRDefault="004B0FC6" w:rsidP="00525EB6">
      <w:pPr>
        <w:rPr>
          <w:ins w:id="908" w:author="Steve Maas" w:date="2014-01-07T11:40:00Z"/>
        </w:rPr>
      </w:pPr>
    </w:p>
    <w:p w14:paraId="3C1C381D" w14:textId="5AEFF902" w:rsidR="004B0FC6" w:rsidRDefault="004B0FC6">
      <w:pPr>
        <w:pStyle w:val="Heading4"/>
        <w:rPr>
          <w:ins w:id="909" w:author="Steve Maas" w:date="2014-01-07T11:40:00Z"/>
        </w:rPr>
        <w:pPrChange w:id="910" w:author="Steve Maas" w:date="2014-01-07T11:40:00Z">
          <w:pPr/>
        </w:pPrChange>
      </w:pPr>
      <w:bookmarkStart w:id="911" w:name="_Toc385498438"/>
      <w:ins w:id="912" w:author="Steve Maas" w:date="2014-01-07T11:40:00Z">
        <w:r>
          <w:t>Traction Load</w:t>
        </w:r>
        <w:bookmarkEnd w:id="911"/>
      </w:ins>
    </w:p>
    <w:p w14:paraId="16D094FA" w14:textId="7F8D19DB" w:rsidR="004B0FC6" w:rsidRDefault="004B0FC6">
      <w:pPr>
        <w:rPr>
          <w:ins w:id="913" w:author="Steve Maas" w:date="2014-01-07T11:41:00Z"/>
        </w:rPr>
      </w:pPr>
      <w:ins w:id="914"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915" w:author="Steve Maas" w:date="2014-01-07T11:41:00Z"/>
        </w:rPr>
      </w:pPr>
    </w:p>
    <w:p w14:paraId="1F0CE3E4" w14:textId="0F0810E5" w:rsidR="004B0FC6" w:rsidRDefault="004B0FC6">
      <w:pPr>
        <w:pStyle w:val="Code0"/>
        <w:rPr>
          <w:ins w:id="916" w:author="Steve Maas" w:date="2014-01-07T11:41:00Z"/>
        </w:rPr>
        <w:pPrChange w:id="917" w:author="Steve Maas" w:date="2014-01-07T11:41:00Z">
          <w:pPr/>
        </w:pPrChange>
      </w:pPr>
      <w:ins w:id="918" w:author="Steve Maas" w:date="2014-01-07T11:41:00Z">
        <w:r>
          <w:t>&lt;surface_load type="traction"&gt;</w:t>
        </w:r>
      </w:ins>
    </w:p>
    <w:p w14:paraId="68FEB8E5" w14:textId="1296B25B" w:rsidR="004B0FC6" w:rsidRDefault="004B0FC6">
      <w:pPr>
        <w:pStyle w:val="Code0"/>
        <w:rPr>
          <w:ins w:id="919" w:author="Steve Maas" w:date="2014-01-07T11:41:00Z"/>
        </w:rPr>
        <w:pPrChange w:id="920" w:author="Steve Maas" w:date="2014-01-07T11:41:00Z">
          <w:pPr/>
        </w:pPrChange>
      </w:pPr>
      <w:ins w:id="921" w:author="Steve Maas" w:date="2014-01-07T11:41:00Z">
        <w:r>
          <w:tab/>
          <w:t>&lt;scale [lc="1"]&gt;1.0&lt;/scale&gt;</w:t>
        </w:r>
      </w:ins>
    </w:p>
    <w:p w14:paraId="03313A50" w14:textId="05E7A4CC" w:rsidR="004B0FC6" w:rsidRDefault="004B0FC6">
      <w:pPr>
        <w:pStyle w:val="Code0"/>
        <w:rPr>
          <w:ins w:id="922" w:author="Steve Maas" w:date="2014-01-07T11:41:00Z"/>
        </w:rPr>
        <w:pPrChange w:id="923" w:author="Steve Maas" w:date="2014-01-07T11:41:00Z">
          <w:pPr/>
        </w:pPrChange>
      </w:pPr>
      <w:ins w:id="924" w:author="Steve Maas" w:date="2014-01-07T11:41:00Z">
        <w:r>
          <w:tab/>
          <w:t>&lt;traction&gt;0,0,1&lt;/traction&gt;</w:t>
        </w:r>
      </w:ins>
    </w:p>
    <w:p w14:paraId="075FEBD9" w14:textId="2AE048FA" w:rsidR="004B0FC6" w:rsidRDefault="004B0FC6">
      <w:pPr>
        <w:pStyle w:val="Code0"/>
        <w:rPr>
          <w:ins w:id="925" w:author="Steve Maas" w:date="2014-01-07T11:42:00Z"/>
        </w:rPr>
        <w:pPrChange w:id="926" w:author="Steve Maas" w:date="2014-01-07T11:41:00Z">
          <w:pPr/>
        </w:pPrChange>
      </w:pPr>
      <w:ins w:id="927" w:author="Steve Maas" w:date="2014-01-07T11:41:00Z">
        <w:r>
          <w:tab/>
          <w:t>&lt;surface [set="</w:t>
        </w:r>
      </w:ins>
      <w:ins w:id="928" w:author="Steve Maas" w:date="2014-01-07T11:42:00Z">
        <w:r>
          <w:t>surface_name"]&gt;</w:t>
        </w:r>
      </w:ins>
    </w:p>
    <w:p w14:paraId="34C5FF4F" w14:textId="6F8880B4" w:rsidR="004B0FC6" w:rsidRDefault="004B0FC6">
      <w:pPr>
        <w:pStyle w:val="Code0"/>
        <w:rPr>
          <w:ins w:id="929" w:author="Steve Maas" w:date="2014-01-07T11:42:00Z"/>
        </w:rPr>
        <w:pPrChange w:id="930" w:author="Steve Maas" w:date="2014-01-07T11:41:00Z">
          <w:pPr/>
        </w:pPrChange>
      </w:pPr>
      <w:ins w:id="931" w:author="Steve Maas" w:date="2014-01-07T11:42:00Z">
        <w:r>
          <w:tab/>
        </w:r>
        <w:r>
          <w:tab/>
          <w:t>...</w:t>
        </w:r>
      </w:ins>
    </w:p>
    <w:p w14:paraId="34F5FADF" w14:textId="119F98CD" w:rsidR="004B0FC6" w:rsidRDefault="004B0FC6">
      <w:pPr>
        <w:pStyle w:val="Code0"/>
        <w:rPr>
          <w:ins w:id="932" w:author="Steve Maas" w:date="2014-01-07T11:42:00Z"/>
        </w:rPr>
        <w:pPrChange w:id="933" w:author="Steve Maas" w:date="2014-01-07T11:41:00Z">
          <w:pPr/>
        </w:pPrChange>
      </w:pPr>
      <w:ins w:id="934" w:author="Steve Maas" w:date="2014-01-07T11:42:00Z">
        <w:r>
          <w:lastRenderedPageBreak/>
          <w:tab/>
          <w:t>&lt;/surface&gt;</w:t>
        </w:r>
      </w:ins>
    </w:p>
    <w:p w14:paraId="0C436C54" w14:textId="32B5B27C" w:rsidR="004B0FC6" w:rsidRDefault="004B0FC6">
      <w:pPr>
        <w:pStyle w:val="Code0"/>
        <w:rPr>
          <w:ins w:id="935" w:author="Steve Maas" w:date="2014-01-07T11:40:00Z"/>
        </w:rPr>
        <w:pPrChange w:id="936" w:author="Steve Maas" w:date="2014-01-07T11:41:00Z">
          <w:pPr/>
        </w:pPrChange>
      </w:pPr>
      <w:ins w:id="937" w:author="Steve Maas" w:date="2014-01-07T11:42:00Z">
        <w:r>
          <w:t>&lt;/surface_load&gt;</w:t>
        </w:r>
      </w:ins>
    </w:p>
    <w:p w14:paraId="7542C0FB" w14:textId="5B600C18" w:rsidR="004B0FC6" w:rsidRDefault="004B0FC6">
      <w:pPr>
        <w:rPr>
          <w:ins w:id="938" w:author="Steve Maas" w:date="2014-01-07T11:41:00Z"/>
        </w:rPr>
      </w:pPr>
    </w:p>
    <w:p w14:paraId="19E9C5A6" w14:textId="3310C747" w:rsidR="004B0FC6" w:rsidRPr="004B0FC6" w:rsidRDefault="004B0FC6">
      <w:ins w:id="939"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optional load curve can be defined for the </w:t>
        </w:r>
      </w:ins>
      <w:ins w:id="940"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941" w:author="Steve Maas" w:date="2014-01-06T15:54:00Z">
          <w:pPr>
            <w:pStyle w:val="Heading3"/>
          </w:pPr>
        </w:pPrChange>
      </w:pPr>
      <w:r>
        <w:t xml:space="preserve"> </w:t>
      </w:r>
      <w:bookmarkStart w:id="942" w:name="_Ref194576511"/>
      <w:bookmarkStart w:id="943" w:name="_Ref194576545"/>
      <w:bookmarkStart w:id="944" w:name="_Toc385498439"/>
      <w:r>
        <w:t>Mixture Normal Traction</w:t>
      </w:r>
      <w:bookmarkEnd w:id="942"/>
      <w:bookmarkEnd w:id="943"/>
      <w:bookmarkEnd w:id="944"/>
    </w:p>
    <w:p w14:paraId="115ABB42" w14:textId="745D830C" w:rsidR="00525EB6" w:rsidRPr="00C64641" w:rsidRDefault="00525EB6" w:rsidP="00525EB6">
      <w:r>
        <w:t>This section applies to biphasic, biphasic-solute</w:t>
      </w:r>
      <w:ins w:id="945" w:author="Steve Maas" w:date="2014-01-06T15:28:00Z">
        <w:r w:rsidR="00F10F62">
          <w:t xml:space="preserve">, </w:t>
        </w:r>
      </w:ins>
      <w:del w:id="946" w:author="Steve Maas" w:date="2014-01-06T15:28:00Z">
        <w:r w:rsidDel="00F10F62">
          <w:delText xml:space="preserve"> and </w:delText>
        </w:r>
      </w:del>
      <w:r>
        <w:t xml:space="preserve">triphasic </w:t>
      </w:r>
      <w:ins w:id="947"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948"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949"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8" o:title=""/>
          </v:shape>
          <o:OLEObject Type="Embed" ProgID="Equation.DSMT4" ShapeID="_x0000_i1034" DrawAspect="Content" ObjectID="_1460295114" r:id="rId49"/>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35" type="#_x0000_t75" style="width:10.5pt;height:10.5pt" o:ole="">
            <v:imagedata r:id="rId50" o:title=""/>
          </v:shape>
          <o:OLEObject Type="Embed" ProgID="Equation.DSMT4" ShapeID="_x0000_i1035" DrawAspect="Content" ObjectID="_1460295115" r:id="rId51"/>
        </w:object>
      </w:r>
      <w:r w:rsidRPr="00C64641">
        <w:t xml:space="preserve">; thus </w:t>
      </w:r>
      <w:r w:rsidR="00AF2221" w:rsidRPr="00AF2221">
        <w:rPr>
          <w:position w:val="-6"/>
        </w:rPr>
        <w:object w:dxaOrig="800" w:dyaOrig="260" w14:anchorId="499B6833">
          <v:shape id="_x0000_i1036" type="#_x0000_t75" style="width:40pt;height:13.5pt" o:ole="">
            <v:imagedata r:id="rId52" o:title=""/>
          </v:shape>
          <o:OLEObject Type="Embed" ProgID="Equation.DSMT4" ShapeID="_x0000_i1036" DrawAspect="Content" ObjectID="_1460295116"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60295117" r:id="rId55"/>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8" type="#_x0000_t75" style="width:64pt;height:18pt" o:ole="">
            <v:imagedata r:id="rId56" o:title=""/>
          </v:shape>
          <o:OLEObject Type="Embed" ProgID="Equation.DSMT4" ShapeID="_x0000_i1038" DrawAspect="Content" ObjectID="_1460295118" r:id="rId57"/>
        </w:object>
      </w:r>
      <w:r w:rsidRPr="00C64641">
        <w:t xml:space="preserve">, where </w:t>
      </w:r>
      <w:r w:rsidR="00AF2221" w:rsidRPr="00AF2221">
        <w:rPr>
          <w:position w:val="-10"/>
        </w:rPr>
        <w:object w:dxaOrig="240" w:dyaOrig="260" w14:anchorId="07F75263">
          <v:shape id="_x0000_i1039" type="#_x0000_t75" style="width:12pt;height:13.5pt" o:ole="">
            <v:imagedata r:id="rId58" o:title=""/>
          </v:shape>
          <o:OLEObject Type="Embed" ProgID="Equation.DSMT4" ShapeID="_x0000_i1039" DrawAspect="Content" ObjectID="_1460295119" r:id="rId59"/>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60" o:title=""/>
          </v:shape>
          <o:OLEObject Type="Embed" ProgID="Equation.DSMT4" ShapeID="_x0000_i1040" DrawAspect="Content" ObjectID="_1460295120"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2" o:title=""/>
          </v:shape>
          <o:OLEObject Type="Embed" ProgID="Equation.DSMT4" ShapeID="_x0000_i1041" DrawAspect="Content" ObjectID="_1460295121" r:id="rId63"/>
        </w:object>
      </w:r>
      <w:r w:rsidRPr="00C64641">
        <w:t xml:space="preserve">, where </w:t>
      </w:r>
      <w:r w:rsidR="00AF2221" w:rsidRPr="00AF2221">
        <w:rPr>
          <w:position w:val="-6"/>
        </w:rPr>
        <w:object w:dxaOrig="980" w:dyaOrig="320" w14:anchorId="4874D414">
          <v:shape id="_x0000_i1042" type="#_x0000_t75" style="width:49.5pt;height:16.5pt" o:ole="">
            <v:imagedata r:id="rId64" o:title=""/>
          </v:shape>
          <o:OLEObject Type="Embed" ProgID="Equation.DSMT4" ShapeID="_x0000_i1042" DrawAspect="Content" ObjectID="_1460295122"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6" o:title=""/>
          </v:shape>
          <o:OLEObject Type="Embed" ProgID="Equation.DSMT4" ShapeID="_x0000_i1043" DrawAspect="Content" ObjectID="_1460295123" r:id="rId67"/>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8" o:title=""/>
          </v:shape>
          <o:OLEObject Type="Embed" ProgID="Equation.DSMT4" ShapeID="_x0000_i1044" DrawAspect="Content" ObjectID="_1460295124" r:id="rId69"/>
        </w:object>
      </w:r>
      <w:r w:rsidRPr="00C64641">
        <w:t xml:space="preserve"> (the normal component of the effective traction):</w:t>
      </w:r>
    </w:p>
    <w:p w14:paraId="42795327" w14:textId="77777777" w:rsidR="00F10F62" w:rsidRDefault="00F10F62" w:rsidP="00525EB6">
      <w:pPr>
        <w:rPr>
          <w:ins w:id="950" w:author="Steve Maas" w:date="2014-01-06T15:29:00Z"/>
        </w:rPr>
      </w:pPr>
    </w:p>
    <w:p w14:paraId="4377D94F" w14:textId="3311E6E3" w:rsidR="00F10F62" w:rsidRPr="002528E9" w:rsidRDefault="00F10F62" w:rsidP="00525EB6">
      <w:ins w:id="951" w:author="Steve Maas" w:date="2014-01-06T15:29:00Z">
        <w:r>
          <w:t xml:space="preserve">A mixture normal traction is defined </w:t>
        </w:r>
      </w:ins>
      <w:ins w:id="952" w:author="Steve Maas" w:date="2014-01-06T15:30:00Z">
        <w:r>
          <w:t xml:space="preserve">by </w:t>
        </w:r>
      </w:ins>
      <w:ins w:id="953" w:author="Steve Maas" w:date="2014-01-06T15:29:00Z">
        <w:r>
          <w:t xml:space="preserve">the </w:t>
        </w:r>
        <w:r>
          <w:rPr>
            <w:i/>
          </w:rPr>
          <w:t xml:space="preserve">surface_load </w:t>
        </w:r>
      </w:ins>
      <w:ins w:id="954"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955" w:author="Steve Maas" w:date="2014-01-06T22:16:00Z"/>
        </w:rPr>
      </w:pPr>
      <w:r>
        <w:t>&lt;</w:t>
      </w:r>
      <w:del w:id="956" w:author="Steve Maas" w:date="2014-01-06T15:30:00Z">
        <w:r w:rsidDel="00F10F62">
          <w:delText xml:space="preserve">normal_traction </w:delText>
        </w:r>
      </w:del>
      <w:ins w:id="957" w:author="Steve Maas" w:date="2014-01-06T15:30:00Z">
        <w:r w:rsidR="00F10F62">
          <w:t xml:space="preserve">surface_load </w:t>
        </w:r>
      </w:ins>
      <w:del w:id="958" w:author="Steve Maas" w:date="2014-01-06T15:30:00Z">
        <w:r w:rsidDel="00F10F62">
          <w:delText>traction</w:delText>
        </w:r>
      </w:del>
      <w:ins w:id="959" w:author="Steve Maas" w:date="2014-01-06T15:30:00Z">
        <w:r w:rsidR="00F10F62">
          <w:t>type</w:t>
        </w:r>
      </w:ins>
      <w:r>
        <w:t>=</w:t>
      </w:r>
      <w:r w:rsidR="00C90979">
        <w:t>"</w:t>
      </w:r>
      <w:del w:id="960" w:author="Steve Maas" w:date="2014-01-06T15:30:00Z">
        <w:r w:rsidDel="00F10F62">
          <w:delText>mixture</w:delText>
        </w:r>
      </w:del>
      <w:ins w:id="961" w:author="Steve Maas" w:date="2014-01-06T15:30:00Z">
        <w:r w:rsidR="00F10F62">
          <w:t>normal_traction</w:t>
        </w:r>
      </w:ins>
      <w:r w:rsidR="00C90979">
        <w:t>"</w:t>
      </w:r>
      <w:r>
        <w:t>&gt;</w:t>
      </w:r>
    </w:p>
    <w:p w14:paraId="476B69D1" w14:textId="4D821051" w:rsidR="00BD3F86" w:rsidRDefault="00BD3F86" w:rsidP="00525EB6">
      <w:pPr>
        <w:pStyle w:val="code"/>
        <w:rPr>
          <w:ins w:id="962" w:author="Steve Maas" w:date="2014-01-06T15:30:00Z"/>
        </w:rPr>
      </w:pPr>
      <w:ins w:id="963" w:author="Steve Maas" w:date="2014-01-06T22:16:00Z">
        <w:r>
          <w:tab/>
          <w:t xml:space="preserve">&lt;traction </w:t>
        </w:r>
      </w:ins>
      <w:ins w:id="964" w:author="Steve Maas" w:date="2014-01-06T22:17:00Z">
        <w:r>
          <w:t>[</w:t>
        </w:r>
      </w:ins>
      <w:ins w:id="965" w:author="Steve Maas" w:date="2014-01-06T22:16:00Z">
        <w:r>
          <w:t>lc="1"</w:t>
        </w:r>
      </w:ins>
      <w:ins w:id="966" w:author="Steve Maas" w:date="2014-01-06T22:17:00Z">
        <w:r>
          <w:t>]</w:t>
        </w:r>
      </w:ins>
      <w:ins w:id="967" w:author="Steve Maas" w:date="2014-01-06T22:16:00Z">
        <w:r>
          <w:t>&gt;1.0&lt;/traction&gt;</w:t>
        </w:r>
      </w:ins>
    </w:p>
    <w:p w14:paraId="1AEA86B6" w14:textId="66C7D745" w:rsidR="00F10F62" w:rsidRDefault="00F10F62" w:rsidP="00525EB6">
      <w:pPr>
        <w:pStyle w:val="code"/>
        <w:rPr>
          <w:ins w:id="968" w:author="Steve Maas" w:date="2014-01-06T15:30:00Z"/>
        </w:rPr>
      </w:pPr>
      <w:ins w:id="969" w:author="Steve Maas" w:date="2014-01-06T15:30:00Z">
        <w:r>
          <w:tab/>
          <w:t>&lt;effective&gt;1&lt;/effective&gt;</w:t>
        </w:r>
      </w:ins>
    </w:p>
    <w:p w14:paraId="2D02FD9A" w14:textId="40FDEEC8" w:rsidR="00F10F62" w:rsidRDefault="00F10F62" w:rsidP="00525EB6">
      <w:pPr>
        <w:pStyle w:val="code"/>
        <w:rPr>
          <w:ins w:id="970" w:author="Steve Maas" w:date="2014-01-06T15:30:00Z"/>
        </w:rPr>
      </w:pPr>
      <w:ins w:id="971" w:author="Steve Maas" w:date="2014-01-06T15:30:00Z">
        <w:r>
          <w:tab/>
          <w:t>&lt;linear&gt;0&lt;/linear&gt;</w:t>
        </w:r>
      </w:ins>
    </w:p>
    <w:p w14:paraId="0C0F4605" w14:textId="3FA680BD" w:rsidR="00F10F62" w:rsidRDefault="00F10F62" w:rsidP="00525EB6">
      <w:pPr>
        <w:pStyle w:val="code"/>
      </w:pPr>
      <w:ins w:id="972" w:author="Steve Maas" w:date="2014-01-06T15:31:00Z">
        <w:r>
          <w:tab/>
          <w:t>&lt;surface</w:t>
        </w:r>
      </w:ins>
      <w:ins w:id="973" w:author="Steve Maas" w:date="2014-01-06T22:17:00Z">
        <w:r w:rsidR="00BD3F86">
          <w:t xml:space="preserve"> [set="surface_name"</w:t>
        </w:r>
      </w:ins>
      <w:ins w:id="974" w:author="Steve Maas" w:date="2014-01-06T22:18:00Z">
        <w:r w:rsidR="00BD3F86">
          <w:t>]</w:t>
        </w:r>
      </w:ins>
      <w:ins w:id="975" w:author="Steve Maas" w:date="2014-01-06T15:31:00Z">
        <w:r>
          <w:t>&gt;</w:t>
        </w:r>
      </w:ins>
    </w:p>
    <w:p w14:paraId="2CD53174" w14:textId="35E4F629" w:rsidR="00F10F62" w:rsidRDefault="00525EB6" w:rsidP="00F10F62">
      <w:pPr>
        <w:pStyle w:val="code"/>
      </w:pPr>
      <w:del w:id="976" w:author="Steve Maas" w:date="2014-01-06T22:17:00Z">
        <w:r w:rsidDel="00BD3F86">
          <w:tab/>
          <w:delText>&lt;quad4 id=</w:delText>
        </w:r>
        <w:r w:rsidR="00C90979" w:rsidDel="00BD3F86">
          <w:delText>"</w:delText>
        </w:r>
        <w:r w:rsidDel="00BD3F86">
          <w:delText>n</w:delText>
        </w:r>
        <w:r w:rsidR="00C90979" w:rsidDel="00BD3F86">
          <w:delText>"</w:delText>
        </w:r>
      </w:del>
      <w:del w:id="977" w:author="Steve Maas" w:date="2014-01-06T22:16:00Z">
        <w:r w:rsidDel="00BD3F86">
          <w:delText xml:space="preserve"> </w:delText>
        </w:r>
      </w:del>
      <w:del w:id="978" w:author="Steve Maas" w:date="2014-01-06T15:35:00Z">
        <w:r w:rsidDel="009632B3">
          <w:delText>[</w:delText>
        </w:r>
      </w:del>
      <w:del w:id="979"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980" w:author="Steve Maas" w:date="2014-01-06T15:35:00Z">
        <w:r w:rsidDel="009632B3">
          <w:delText>]</w:delText>
        </w:r>
      </w:del>
      <w:del w:id="981" w:author="Steve Maas" w:date="2014-01-06T22:17:00Z">
        <w:r w:rsidDel="00BD3F86">
          <w:delText>&gt;n1,n2,n3,n4&lt;/quad4&gt;</w:delText>
        </w:r>
      </w:del>
      <w:moveToRangeStart w:id="982" w:author="Steve Maas" w:date="2014-01-06T15:31:00Z" w:name="move376785608"/>
      <w:moveTo w:id="983" w:author="Steve Maas" w:date="2014-01-06T15:31:00Z">
        <w:r w:rsidR="00F10F62">
          <w:tab/>
        </w:r>
      </w:moveTo>
      <w:ins w:id="984" w:author="Steve Maas" w:date="2014-01-06T15:31:00Z">
        <w:r w:rsidR="00F10F62">
          <w:tab/>
        </w:r>
      </w:ins>
      <w:moveTo w:id="985" w:author="Steve Maas" w:date="2014-01-06T15:31:00Z">
        <w:r w:rsidR="00F10F62">
          <w:t>...</w:t>
        </w:r>
      </w:moveTo>
    </w:p>
    <w:moveToRangeEnd w:id="982"/>
    <w:p w14:paraId="5535D859" w14:textId="263BF43F" w:rsidR="00F10F62" w:rsidDel="009519C2" w:rsidRDefault="00F10F62" w:rsidP="00525EB6">
      <w:pPr>
        <w:pStyle w:val="code"/>
        <w:rPr>
          <w:del w:id="986" w:author="Steve Maas" w:date="2014-01-06T22:26:00Z"/>
        </w:rPr>
      </w:pPr>
      <w:ins w:id="987" w:author="Steve Maas" w:date="2014-01-06T15:31:00Z">
        <w:r>
          <w:tab/>
          <w:t>&lt;/surface&gt;</w:t>
        </w:r>
      </w:ins>
    </w:p>
    <w:p w14:paraId="7A6737E9" w14:textId="3BA7BB9C" w:rsidR="00525EB6" w:rsidDel="00F10F62" w:rsidRDefault="00525EB6" w:rsidP="00525EB6">
      <w:pPr>
        <w:pStyle w:val="code"/>
      </w:pPr>
      <w:moveFromRangeStart w:id="988" w:author="Steve Maas" w:date="2014-01-06T15:31:00Z" w:name="move376785608"/>
      <w:moveFrom w:id="989" w:author="Steve Maas" w:date="2014-01-06T15:31:00Z">
        <w:r w:rsidDel="00F10F62">
          <w:tab/>
          <w:t>...</w:t>
        </w:r>
      </w:moveFrom>
    </w:p>
    <w:moveFromRangeEnd w:id="988"/>
    <w:p w14:paraId="64D8D057" w14:textId="775798A6" w:rsidR="00525EB6" w:rsidRDefault="00525EB6" w:rsidP="00525EB6">
      <w:pPr>
        <w:pStyle w:val="code"/>
      </w:pPr>
      <w:r>
        <w:t>&lt;/</w:t>
      </w:r>
      <w:del w:id="990" w:author="Steve Maas" w:date="2014-01-06T15:31:00Z">
        <w:r w:rsidDel="00F10F62">
          <w:delText>normal_traction</w:delText>
        </w:r>
      </w:del>
      <w:ins w:id="991" w:author="Steve Maas" w:date="2014-01-06T15:31:00Z">
        <w:r w:rsidR="00F10F62">
          <w:t>surface_load</w:t>
        </w:r>
      </w:ins>
      <w:r>
        <w:t>&gt;</w:t>
      </w:r>
    </w:p>
    <w:p w14:paraId="6CBD8C9E" w14:textId="77777777" w:rsidR="00525EB6" w:rsidRDefault="00525EB6" w:rsidP="00525EB6">
      <w:pPr>
        <w:rPr>
          <w:ins w:id="992" w:author="Steve Maas" w:date="2014-01-06T22:16:00Z"/>
        </w:rPr>
      </w:pPr>
    </w:p>
    <w:p w14:paraId="34842F1A" w14:textId="784353AA" w:rsidR="00BD3F86" w:rsidRPr="009519C2" w:rsidRDefault="00BD3F86" w:rsidP="00525EB6">
      <w:pPr>
        <w:rPr>
          <w:ins w:id="993" w:author="Steve Maas" w:date="2014-01-06T22:16:00Z"/>
        </w:rPr>
      </w:pPr>
      <w:ins w:id="994" w:author="Steve Maas" w:date="2014-01-06T22:16:00Z">
        <w:r>
          <w:t xml:space="preserve">The </w:t>
        </w:r>
        <w:r>
          <w:rPr>
            <w:i/>
          </w:rPr>
          <w:t xml:space="preserve">traction </w:t>
        </w:r>
        <w:r>
          <w:t>element defines the magnitude of the traction force.</w:t>
        </w:r>
      </w:ins>
      <w:ins w:id="995"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996" w:author="Steve Maas" w:date="2014-01-06T15:32:00Z"/>
        </w:rPr>
      </w:pPr>
    </w:p>
    <w:p w14:paraId="4C0FB4AC" w14:textId="77777777" w:rsidR="00FA354B" w:rsidRDefault="00FA354B" w:rsidP="00525EB6">
      <w:pPr>
        <w:rPr>
          <w:ins w:id="997" w:author="Steve Maas" w:date="2014-01-06T15:33:00Z"/>
        </w:rPr>
      </w:pPr>
      <w:ins w:id="998"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999" w:author="Steve Maas" w:date="2014-01-06T15:33:00Z"/>
        </w:rPr>
      </w:pPr>
    </w:p>
    <w:p w14:paraId="36B5C557" w14:textId="0350D1E6" w:rsidR="00FA354B" w:rsidRPr="002528E9" w:rsidRDefault="00FA354B" w:rsidP="00525EB6">
      <w:ins w:id="1000" w:author="Steve Maas" w:date="2014-01-06T15:32:00Z">
        <w:r>
          <w:lastRenderedPageBreak/>
          <w:t xml:space="preserve">The </w:t>
        </w:r>
        <w:r>
          <w:rPr>
            <w:i/>
          </w:rPr>
          <w:t xml:space="preserve">linear </w:t>
        </w:r>
      </w:ins>
      <w:ins w:id="1001" w:author="Steve Maas" w:date="2014-01-06T15:33:00Z">
        <w:r>
          <w:t xml:space="preserve">element defines whether the traction remains normal to the deformed surface or the reference surface. If set to true the traction remains normal to the reference surface. </w:t>
        </w:r>
      </w:ins>
      <w:ins w:id="1002" w:author="Steve Maas" w:date="2014-01-06T15:34:00Z">
        <w:r>
          <w:t>When false it defines a follower force that remains normal to the deformed surface.</w:t>
        </w:r>
      </w:ins>
    </w:p>
    <w:p w14:paraId="3A9ACFB1" w14:textId="77777777" w:rsidR="009632B3" w:rsidRDefault="009632B3" w:rsidP="00525EB6">
      <w:pPr>
        <w:rPr>
          <w:ins w:id="1003" w:author="Steve Maas" w:date="2014-01-06T15:34:00Z"/>
        </w:rPr>
      </w:pPr>
    </w:p>
    <w:p w14:paraId="3EC882A2" w14:textId="66671D49" w:rsidR="00525EB6" w:rsidRPr="00C64641" w:rsidDel="00F10F62" w:rsidRDefault="009632B3" w:rsidP="00525EB6">
      <w:pPr>
        <w:rPr>
          <w:del w:id="1004" w:author="Steve Maas" w:date="2014-01-06T15:31:00Z"/>
        </w:rPr>
      </w:pPr>
      <w:ins w:id="1005" w:author="Steve Maas" w:date="2014-01-06T15:34:00Z">
        <w:r>
          <w:t xml:space="preserve">The </w:t>
        </w:r>
        <w:r>
          <w:rPr>
            <w:i/>
          </w:rPr>
          <w:t xml:space="preserve">surface </w:t>
        </w:r>
        <w:r>
          <w:t xml:space="preserve">element defines the surface </w:t>
        </w:r>
      </w:ins>
      <w:ins w:id="1006" w:author="Steve Maas" w:date="2014-01-06T15:35:00Z">
        <w:r>
          <w:t xml:space="preserve">to </w:t>
        </w:r>
      </w:ins>
      <w:ins w:id="1007" w:author="Steve Maas" w:date="2014-01-06T15:34:00Z">
        <w:r>
          <w:t xml:space="preserve">which </w:t>
        </w:r>
      </w:ins>
      <w:ins w:id="1008" w:author="Steve Maas" w:date="2014-01-06T15:35:00Z">
        <w:r>
          <w:t xml:space="preserve">the traction is applied. It consists of child elements defining the individual surface facets. </w:t>
        </w:r>
      </w:ins>
      <w:del w:id="1009" w:author="Steve Maas" w:date="2014-01-06T15:31:00Z">
        <w:r w:rsidR="00525EB6" w:rsidRPr="00C64641" w:rsidDel="00F10F62">
          <w:delText>or</w:delText>
        </w:r>
      </w:del>
    </w:p>
    <w:p w14:paraId="2D4856CC" w14:textId="5D914B70" w:rsidR="00525EB6" w:rsidRPr="00C64641" w:rsidDel="00F10F62" w:rsidRDefault="00525EB6" w:rsidP="00525EB6">
      <w:pPr>
        <w:rPr>
          <w:del w:id="1010" w:author="Steve Maas" w:date="2014-01-06T15:31:00Z"/>
        </w:rPr>
      </w:pPr>
    </w:p>
    <w:p w14:paraId="4B3690B2" w14:textId="6B8A9F7E" w:rsidR="00525EB6" w:rsidDel="00F10F62" w:rsidRDefault="00525EB6" w:rsidP="00525EB6">
      <w:pPr>
        <w:pStyle w:val="code"/>
        <w:rPr>
          <w:del w:id="1011" w:author="Steve Maas" w:date="2014-01-06T15:31:00Z"/>
        </w:rPr>
      </w:pPr>
      <w:del w:id="1012"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1013" w:author="Steve Maas" w:date="2014-01-06T15:31:00Z"/>
        </w:rPr>
      </w:pPr>
      <w:del w:id="1014"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1015" w:author="Steve Maas" w:date="2014-01-06T15:31:00Z"/>
        </w:rPr>
      </w:pPr>
      <w:del w:id="1016" w:author="Steve Maas" w:date="2014-01-06T15:31:00Z">
        <w:r w:rsidDel="00F10F62">
          <w:tab/>
          <w:delText>...</w:delText>
        </w:r>
      </w:del>
    </w:p>
    <w:p w14:paraId="22D7D104" w14:textId="0BC5B309" w:rsidR="00525EB6" w:rsidDel="00F10F62" w:rsidRDefault="00525EB6" w:rsidP="00525EB6">
      <w:pPr>
        <w:pStyle w:val="code"/>
        <w:rPr>
          <w:del w:id="1017" w:author="Steve Maas" w:date="2014-01-06T15:31:00Z"/>
        </w:rPr>
      </w:pPr>
      <w:del w:id="1018" w:author="Steve Maas" w:date="2014-01-06T15:31:00Z">
        <w:r w:rsidDel="00F10F62">
          <w:delText>&lt;/normal_traction&gt;</w:delText>
        </w:r>
      </w:del>
    </w:p>
    <w:p w14:paraId="4C7A4FBC" w14:textId="3A72061C" w:rsidR="00525EB6" w:rsidRPr="00C64641" w:rsidDel="00F10F62" w:rsidRDefault="00525EB6" w:rsidP="00525EB6">
      <w:pPr>
        <w:rPr>
          <w:del w:id="1019" w:author="Steve Maas" w:date="2014-01-06T15:31:00Z"/>
        </w:rPr>
      </w:pPr>
    </w:p>
    <w:p w14:paraId="0B51AB81" w14:textId="2BBD469D" w:rsidR="00525EB6" w:rsidRDefault="00525EB6" w:rsidP="009519C2">
      <w:del w:id="1020" w:author="Steve Maas" w:date="2014-01-06T22:17:00Z">
        <w:r w:rsidDel="00BD3F86">
          <w:delText xml:space="preserve">The </w:delText>
        </w:r>
      </w:del>
      <w:del w:id="1021" w:author="Steve Maas" w:date="2014-01-06T15:35:00Z">
        <w:r w:rsidDel="009632B3">
          <w:delText xml:space="preserve">optional </w:delText>
        </w:r>
      </w:del>
      <w:del w:id="1022"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1023"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70" o:title=""/>
          </v:shape>
          <o:OLEObject Type="Embed" ProgID="Equation.DSMT4" ShapeID="_x0000_i1045" DrawAspect="Content" ObjectID="_1460295125"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6" type="#_x0000_t75" style="width:14pt;height:18pt" o:ole="">
            <v:imagedata r:id="rId72" o:title=""/>
          </v:shape>
          <o:OLEObject Type="Embed" ProgID="Equation.DSMT4" ShapeID="_x0000_i1046" DrawAspect="Content" ObjectID="_1460295126" r:id="rId73"/>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4" o:title=""/>
          </v:shape>
          <o:OLEObject Type="Embed" ProgID="Equation.DSMT4" ShapeID="_x0000_i1047" DrawAspect="Content" ObjectID="_1460295127" r:id="rId75"/>
        </w:object>
      </w:r>
      <w:r w:rsidRPr="00C64641">
        <w:t xml:space="preserve"> and </w:t>
      </w:r>
      <w:r w:rsidR="00AF2221" w:rsidRPr="00AF2221">
        <w:rPr>
          <w:position w:val="-12"/>
        </w:rPr>
        <w:object w:dxaOrig="840" w:dyaOrig="360" w14:anchorId="7B048D93">
          <v:shape id="_x0000_i1048" type="#_x0000_t75" style="width:42pt;height:18pt" o:ole="">
            <v:imagedata r:id="rId76" o:title=""/>
          </v:shape>
          <o:OLEObject Type="Embed" ProgID="Equation.DSMT4" ShapeID="_x0000_i1048" DrawAspect="Content" ObjectID="_1460295128" r:id="rId77"/>
        </w:object>
      </w:r>
      <w:r w:rsidRPr="00C64641">
        <w:t xml:space="preserve"> (or </w:t>
      </w:r>
      <w:r w:rsidR="00AF2221" w:rsidRPr="00AF2221">
        <w:rPr>
          <w:position w:val="-12"/>
        </w:rPr>
        <w:object w:dxaOrig="600" w:dyaOrig="380" w14:anchorId="03F9E89C">
          <v:shape id="_x0000_i1049" type="#_x0000_t75" style="width:30pt;height:19.5pt" o:ole="">
            <v:imagedata r:id="rId78" o:title=""/>
          </v:shape>
          <o:OLEObject Type="Embed" ProgID="Equation.DSMT4" ShapeID="_x0000_i1049" DrawAspect="Content" ObjectID="_1460295129"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1024" w:author="Steve Maas" w:date="2014-01-06T15:36:00Z">
        <w:r w:rsidRPr="004A4869" w:rsidDel="00B936B0">
          <w:delText>fix</w:delText>
        </w:r>
      </w:del>
      <w:ins w:id="1025" w:author="Steve Maas" w:date="2014-01-06T15:36:00Z">
        <w:r w:rsidR="00B936B0">
          <w:t>prescribed</w:t>
        </w:r>
      </w:ins>
      <w:ins w:id="1026"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1027"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1028"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1029"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1030"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1031" w:author="Steve Maas" w:date="2014-01-06T15:36:00Z">
        <w:r w:rsidR="00B936B0">
          <w:t>prescribed</w:t>
        </w:r>
      </w:ins>
      <w:del w:id="1032" w:author="Steve Maas" w:date="2014-01-06T15:36:00Z">
        <w:r w:rsidRPr="004A4869" w:rsidDel="00B936B0">
          <w:delText>fix</w:delText>
        </w:r>
      </w:del>
      <w:r w:rsidRPr="004A4869">
        <w:t>&gt;</w:t>
      </w:r>
    </w:p>
    <w:p w14:paraId="69616C6B" w14:textId="3F6DE904" w:rsidR="00525EB6" w:rsidRDefault="00525EB6" w:rsidP="00525EB6">
      <w:pPr>
        <w:pStyle w:val="code"/>
        <w:rPr>
          <w:ins w:id="1033" w:author="Steve Maas" w:date="2014-01-06T22:18:00Z"/>
        </w:rPr>
      </w:pPr>
      <w:r>
        <w:tab/>
        <w:t>&lt;</w:t>
      </w:r>
      <w:del w:id="1034" w:author="Steve Maas" w:date="2014-01-06T15:37:00Z">
        <w:r w:rsidDel="00B936B0">
          <w:delText xml:space="preserve">normal_traction </w:delText>
        </w:r>
      </w:del>
      <w:ins w:id="1035" w:author="Steve Maas" w:date="2014-01-06T15:37:00Z">
        <w:r w:rsidR="00B936B0">
          <w:t>surface_load type="normal_traction"</w:t>
        </w:r>
        <w:r w:rsidR="00B936B0" w:rsidDel="00B936B0">
          <w:t xml:space="preserve"> </w:t>
        </w:r>
      </w:ins>
      <w:del w:id="1036"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1037" w:author="Steve Maas" w:date="2014-01-06T15:37:00Z"/>
        </w:rPr>
      </w:pPr>
      <w:ins w:id="1038" w:author="Steve Maas" w:date="2014-01-06T22:18:00Z">
        <w:r>
          <w:tab/>
        </w:r>
        <w:r>
          <w:tab/>
          <w:t>&lt;traction lc="1"&gt;-1.0&lt;/traction&gt;</w:t>
        </w:r>
      </w:ins>
    </w:p>
    <w:p w14:paraId="76910302" w14:textId="632B1338" w:rsidR="00B936B0" w:rsidRDefault="00B936B0" w:rsidP="00525EB6">
      <w:pPr>
        <w:pStyle w:val="code"/>
        <w:rPr>
          <w:ins w:id="1039" w:author="Steve Maas" w:date="2014-01-06T15:37:00Z"/>
        </w:rPr>
      </w:pPr>
      <w:ins w:id="1040" w:author="Steve Maas" w:date="2014-01-06T15:37:00Z">
        <w:r>
          <w:tab/>
        </w:r>
        <w:r>
          <w:tab/>
          <w:t>&lt;effective&gt;0&lt;/effective&gt;</w:t>
        </w:r>
      </w:ins>
    </w:p>
    <w:p w14:paraId="068D37EB" w14:textId="61FAC530" w:rsidR="00B936B0" w:rsidRDefault="00B936B0" w:rsidP="00525EB6">
      <w:pPr>
        <w:pStyle w:val="code"/>
        <w:rPr>
          <w:ins w:id="1041" w:author="Steve Maas" w:date="2014-01-06T15:37:00Z"/>
        </w:rPr>
      </w:pPr>
      <w:ins w:id="1042" w:author="Steve Maas" w:date="2014-01-06T15:37:00Z">
        <w:r>
          <w:tab/>
        </w:r>
        <w:r>
          <w:tab/>
          <w:t>&lt;linear&gt;0&lt;/linear&gt;</w:t>
        </w:r>
      </w:ins>
    </w:p>
    <w:p w14:paraId="4E3F0049" w14:textId="221FB381" w:rsidR="00B936B0" w:rsidRDefault="00B936B0" w:rsidP="00525EB6">
      <w:pPr>
        <w:pStyle w:val="code"/>
      </w:pPr>
      <w:ins w:id="1043" w:author="Steve Maas" w:date="2014-01-06T15:37:00Z">
        <w:r>
          <w:tab/>
        </w:r>
        <w:r>
          <w:tab/>
          <w:t>&lt;surface&gt;</w:t>
        </w:r>
      </w:ins>
    </w:p>
    <w:p w14:paraId="5989351D" w14:textId="455D21B4" w:rsidR="00525EB6" w:rsidRDefault="00525EB6" w:rsidP="00525EB6">
      <w:pPr>
        <w:pStyle w:val="code"/>
        <w:rPr>
          <w:ins w:id="1044" w:author="Steve Maas" w:date="2014-01-06T15:37:00Z"/>
        </w:rPr>
      </w:pPr>
      <w:r>
        <w:tab/>
      </w:r>
      <w:r>
        <w:tab/>
      </w:r>
      <w:ins w:id="1045" w:author="Steve Maas" w:date="2014-01-06T15:37:00Z">
        <w:r w:rsidR="00B936B0">
          <w:tab/>
        </w:r>
      </w:ins>
      <w:r>
        <w:t>&lt;quad4 id=</w:t>
      </w:r>
      <w:r w:rsidR="00DD233C">
        <w:t>"</w:t>
      </w:r>
      <w:r>
        <w:t>n</w:t>
      </w:r>
      <w:r w:rsidR="00DD233C">
        <w:t>"</w:t>
      </w:r>
      <w:del w:id="1046"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1047" w:author="Steve Maas" w:date="2014-01-06T15:37:00Z"/>
        </w:rPr>
      </w:pPr>
    </w:p>
    <w:p w14:paraId="7FC7771E" w14:textId="4F3335CA" w:rsidR="00525EB6" w:rsidRDefault="00525EB6" w:rsidP="00525EB6">
      <w:pPr>
        <w:pStyle w:val="code"/>
        <w:rPr>
          <w:ins w:id="1048" w:author="Steve Maas" w:date="2014-01-06T15:37:00Z"/>
        </w:rPr>
      </w:pPr>
      <w:r>
        <w:tab/>
      </w:r>
      <w:ins w:id="1049" w:author="Steve Maas" w:date="2014-01-06T15:37:00Z">
        <w:r w:rsidR="00B936B0">
          <w:tab/>
        </w:r>
        <w:r w:rsidR="00B936B0">
          <w:tab/>
        </w:r>
      </w:ins>
      <w:del w:id="1050" w:author="Steve Maas" w:date="2014-01-06T15:37:00Z">
        <w:r w:rsidDel="00B936B0">
          <w:tab/>
        </w:r>
      </w:del>
      <w:r>
        <w:t>...</w:t>
      </w:r>
    </w:p>
    <w:p w14:paraId="7AA361DE" w14:textId="2214892D" w:rsidR="00B936B0" w:rsidRDefault="00B936B0" w:rsidP="00525EB6">
      <w:pPr>
        <w:pStyle w:val="code"/>
      </w:pPr>
      <w:ins w:id="1051" w:author="Steve Maas" w:date="2014-01-06T15:37:00Z">
        <w:r>
          <w:tab/>
        </w:r>
        <w:r>
          <w:tab/>
          <w:t>&lt;/surface&gt;</w:t>
        </w:r>
      </w:ins>
    </w:p>
    <w:p w14:paraId="2231B515" w14:textId="1DB09A3A" w:rsidR="00525EB6" w:rsidRDefault="00525EB6" w:rsidP="00525EB6">
      <w:pPr>
        <w:pStyle w:val="code"/>
      </w:pPr>
      <w:r>
        <w:tab/>
        <w:t>&lt;/</w:t>
      </w:r>
      <w:del w:id="1052" w:author="Steve Maas" w:date="2014-01-06T15:37:00Z">
        <w:r w:rsidDel="00D423CA">
          <w:delText>normal_traction</w:delText>
        </w:r>
      </w:del>
      <w:ins w:id="1053"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lastRenderedPageBreak/>
        <w:t>&lt;/LoadData&gt;</w:t>
      </w:r>
    </w:p>
    <w:p w14:paraId="5D109A52" w14:textId="77777777" w:rsidR="00525EB6" w:rsidRPr="00C64641" w:rsidRDefault="00525EB6" w:rsidP="00525EB6"/>
    <w:p w14:paraId="60FD1F84" w14:textId="77777777" w:rsidR="00525EB6" w:rsidRPr="00C64641" w:rsidRDefault="00525EB6">
      <w:pPr>
        <w:pStyle w:val="Heading4"/>
        <w:pPrChange w:id="1054" w:author="Steve Maas" w:date="2014-01-06T15:54:00Z">
          <w:pPr>
            <w:pStyle w:val="Heading3"/>
          </w:pPr>
        </w:pPrChange>
      </w:pPr>
      <w:bookmarkStart w:id="1055" w:name="_Toc385498440"/>
      <w:r w:rsidRPr="00C64641">
        <w:t>Fluid Flux</w:t>
      </w:r>
      <w:bookmarkEnd w:id="1055"/>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50" type="#_x0000_t75" style="width:13.5pt;height:10.5pt" o:ole="">
            <v:imagedata r:id="rId80" o:title=""/>
          </v:shape>
          <o:OLEObject Type="Embed" ProgID="Equation.DSMT4" ShapeID="_x0000_i1050" DrawAspect="Content" ObjectID="_1460295130"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2" o:title=""/>
          </v:shape>
          <o:OLEObject Type="Embed" ProgID="Equation.DSMT4" ShapeID="_x0000_i1051" DrawAspect="Content" ObjectID="_1460295131" r:id="rId83"/>
        </w:object>
      </w:r>
      <w:r w:rsidRPr="00C64641">
        <w:t xml:space="preserve"> on a boundary surface may not be prescribed. </w:t>
      </w:r>
      <w:del w:id="1056" w:author="Steve Maas" w:date="2014-01-06T15:39:00Z">
        <w:r w:rsidRPr="00C64641" w:rsidDel="00A9772D">
          <w:delText xml:space="preserve"> </w:delText>
        </w:r>
      </w:del>
      <w:r w:rsidRPr="00C64641">
        <w:t>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52" type="#_x0000_t75" style="width:50pt;height:18pt" o:ole="">
            <v:imagedata r:id="rId84" o:title=""/>
          </v:shape>
          <o:OLEObject Type="Embed" ProgID="Equation.DSMT4" ShapeID="_x0000_i1052" DrawAspect="Content" ObjectID="_1460295132"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6" o:title=""/>
          </v:shape>
          <o:OLEObject Type="Embed" ProgID="Equation.DSMT4" ShapeID="_x0000_i1053" DrawAspect="Content" ObjectID="_1460295133"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1057" w:author="Steve Maas" w:date="2014-01-06T17:31:00Z"/>
        </w:rPr>
      </w:pPr>
      <w:r>
        <w:t>&lt;</w:t>
      </w:r>
      <w:del w:id="1058" w:author="Steve Maas" w:date="2014-01-06T15:39:00Z">
        <w:r w:rsidDel="00A9772D">
          <w:delText xml:space="preserve">fluidflux </w:delText>
        </w:r>
      </w:del>
      <w:ins w:id="1059" w:author="Steve Maas" w:date="2014-01-06T15:39:00Z">
        <w:r w:rsidR="00A9772D">
          <w:t>surface_load type="fluidflux"</w:t>
        </w:r>
      </w:ins>
      <w:del w:id="1060"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1061" w:author="Steve Maas" w:date="2014-01-06T15:40:00Z"/>
        </w:rPr>
      </w:pPr>
      <w:ins w:id="1062" w:author="Steve Maas" w:date="2014-01-06T17:31:00Z">
        <w:r>
          <w:tab/>
          <w:t>&lt;flux [lc="1"]&gt;1.0&lt;/flux&gt;</w:t>
        </w:r>
      </w:ins>
    </w:p>
    <w:p w14:paraId="467C2111" w14:textId="33545B19" w:rsidR="00A9772D" w:rsidRDefault="00A9772D" w:rsidP="00525EB6">
      <w:pPr>
        <w:pStyle w:val="code"/>
        <w:rPr>
          <w:ins w:id="1063" w:author="Steve Maas" w:date="2014-01-06T15:40:00Z"/>
        </w:rPr>
      </w:pPr>
      <w:ins w:id="1064" w:author="Steve Maas" w:date="2014-01-06T15:40:00Z">
        <w:r>
          <w:tab/>
          <w:t>&lt;linear&gt;0&lt;/linear&gt;</w:t>
        </w:r>
      </w:ins>
    </w:p>
    <w:p w14:paraId="140C34DA" w14:textId="727531BC" w:rsidR="00A9772D" w:rsidRDefault="00A9772D" w:rsidP="00525EB6">
      <w:pPr>
        <w:pStyle w:val="code"/>
        <w:rPr>
          <w:ins w:id="1065" w:author="Steve Maas" w:date="2014-01-06T15:40:00Z"/>
        </w:rPr>
      </w:pPr>
      <w:ins w:id="1066" w:author="Steve Maas" w:date="2014-01-06T15:40:00Z">
        <w:r>
          <w:tab/>
          <w:t>&lt;mixture&gt;1&lt;/mixture&gt;</w:t>
        </w:r>
      </w:ins>
    </w:p>
    <w:p w14:paraId="1501FD66" w14:textId="6F4460C6" w:rsidR="00A9772D" w:rsidRDefault="00A9772D" w:rsidP="00525EB6">
      <w:pPr>
        <w:pStyle w:val="code"/>
      </w:pPr>
      <w:ins w:id="1067" w:author="Steve Maas" w:date="2014-01-06T15:40:00Z">
        <w:r>
          <w:tab/>
          <w:t>&lt;surface</w:t>
        </w:r>
      </w:ins>
      <w:ins w:id="1068" w:author="Steve Maas" w:date="2014-01-06T17:32:00Z">
        <w:r w:rsidR="00773AFD">
          <w:t xml:space="preserve"> [set="surface_name"]</w:t>
        </w:r>
      </w:ins>
      <w:ins w:id="1069" w:author="Steve Maas" w:date="2014-01-06T15:40:00Z">
        <w:r>
          <w:t>&gt;</w:t>
        </w:r>
      </w:ins>
    </w:p>
    <w:p w14:paraId="5E4B8F96" w14:textId="11339CD4" w:rsidR="00A9772D" w:rsidDel="00A9772D" w:rsidRDefault="00525EB6" w:rsidP="00525EB6">
      <w:pPr>
        <w:pStyle w:val="code"/>
        <w:rPr>
          <w:del w:id="1070" w:author="Steve Maas" w:date="2014-01-06T15:40:00Z"/>
        </w:rPr>
      </w:pPr>
      <w:del w:id="1071" w:author="Steve Maas" w:date="2014-01-06T17:32:00Z">
        <w:r w:rsidDel="00773AFD">
          <w:tab/>
          <w:delText>&lt;quad4 id=</w:delText>
        </w:r>
        <w:r w:rsidR="004C4F02" w:rsidDel="00773AFD">
          <w:delText>"</w:delText>
        </w:r>
        <w:r w:rsidDel="00773AFD">
          <w:delText>n</w:delText>
        </w:r>
        <w:r w:rsidR="004C4F02" w:rsidDel="00773AFD">
          <w:delText>"</w:delText>
        </w:r>
      </w:del>
      <w:del w:id="1072"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1073" w:author="Steve Maas" w:date="2014-01-06T17:32:00Z">
        <w:r w:rsidDel="00773AFD">
          <w:delText>&gt;n1,n2,n3,n4&lt;/quad4&gt;</w:delText>
        </w:r>
      </w:del>
    </w:p>
    <w:p w14:paraId="35F4CC8A" w14:textId="3BD9B0AF" w:rsidR="00525EB6" w:rsidRDefault="00A9772D" w:rsidP="00525EB6">
      <w:pPr>
        <w:pStyle w:val="code"/>
        <w:rPr>
          <w:ins w:id="1074" w:author="Steve Maas" w:date="2014-01-06T15:40:00Z"/>
        </w:rPr>
      </w:pPr>
      <w:ins w:id="1075" w:author="Steve Maas" w:date="2014-01-06T15:40:00Z">
        <w:r>
          <w:tab/>
        </w:r>
      </w:ins>
      <w:r w:rsidR="00525EB6">
        <w:tab/>
        <w:t>...</w:t>
      </w:r>
    </w:p>
    <w:p w14:paraId="295C0510" w14:textId="55BB96B2" w:rsidR="00A9772D" w:rsidRDefault="00A9772D" w:rsidP="00525EB6">
      <w:pPr>
        <w:pStyle w:val="code"/>
      </w:pPr>
      <w:ins w:id="1076"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1077" w:author="Steve Maas" w:date="2014-01-06T17:31:00Z"/>
        </w:rPr>
      </w:pPr>
    </w:p>
    <w:p w14:paraId="31FC322F" w14:textId="0F4D6DE3" w:rsidR="00773AFD" w:rsidRPr="00773AFD" w:rsidRDefault="00773AFD" w:rsidP="00525EB6">
      <w:pPr>
        <w:rPr>
          <w:ins w:id="1078" w:author="Steve Maas" w:date="2014-01-06T17:31:00Z"/>
        </w:rPr>
      </w:pPr>
      <w:ins w:id="1079" w:author="Steve Maas" w:date="2014-01-06T17:31:00Z">
        <w:r>
          <w:t xml:space="preserve">The </w:t>
        </w:r>
        <w:r>
          <w:rPr>
            <w:i/>
          </w:rPr>
          <w:t xml:space="preserve">flux </w:t>
        </w:r>
        <w:r>
          <w:t>parameter defines the flux that will be applied to the surface.</w:t>
        </w:r>
      </w:ins>
      <w:ins w:id="1080"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1081" w:author="Steve Maas" w:date="2014-01-06T17:33:00Z">
        <w:r w:rsidR="000E3C27">
          <w:t>applied</w:t>
        </w:r>
      </w:ins>
      <w:ins w:id="1082"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1083" w:author="Steve Maas" w:date="2014-01-06T17:34:00Z"/>
        </w:rPr>
      </w:pPr>
      <w:del w:id="1084" w:author="Steve Maas" w:date="2014-01-06T17:32:00Z">
        <w:r w:rsidDel="00773AFD">
          <w:delText xml:space="preserve">The </w:delText>
        </w:r>
      </w:del>
      <w:del w:id="1085" w:author="Steve Maas" w:date="2014-01-06T15:41:00Z">
        <w:r w:rsidDel="00B47DB8">
          <w:delText xml:space="preserve">optional </w:delText>
        </w:r>
      </w:del>
      <w:del w:id="1086"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1087"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1088" w:author="Steve Maas" w:date="2014-01-06T17:34:00Z"/>
        </w:rPr>
      </w:pPr>
    </w:p>
    <w:p w14:paraId="68657BA6" w14:textId="68DDAE4C" w:rsidR="00525EB6" w:rsidRPr="00C64641" w:rsidRDefault="0018254C" w:rsidP="00525EB6">
      <w:ins w:id="1089" w:author="Steve Maas" w:date="2014-01-06T15:41:00Z">
        <w:r>
          <w:t xml:space="preserve">When </w:t>
        </w:r>
        <w:r>
          <w:rPr>
            <w:i/>
          </w:rPr>
          <w:t xml:space="preserve">linear </w:t>
        </w:r>
        <w:r>
          <w:t xml:space="preserve">is </w:t>
        </w:r>
      </w:ins>
      <w:ins w:id="1090" w:author="Steve Maas" w:date="2014-01-06T15:42:00Z">
        <w:r>
          <w:t>set to zero</w:t>
        </w:r>
      </w:ins>
      <w:ins w:id="1091" w:author="Steve Maas" w:date="2014-01-06T15:41:00Z">
        <w:r>
          <w:t xml:space="preserve"> </w:t>
        </w:r>
      </w:ins>
      <w:del w:id="1092"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1093"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1094" w:author="Steve Maas" w:date="2014-01-06T15:42:00Z">
        <w:r>
          <w:t xml:space="preserve">When </w:t>
        </w:r>
        <w:r>
          <w:rPr>
            <w:i/>
          </w:rPr>
          <w:t xml:space="preserve">linear </w:t>
        </w:r>
        <w:r>
          <w:t xml:space="preserve">is set to non-zero </w:t>
        </w:r>
      </w:ins>
      <w:del w:id="1095" w:author="Steve Maas" w:date="2014-01-06T15:42:00Z">
        <w:r w:rsidR="00525EB6" w:rsidRPr="0018254C" w:rsidDel="0018254C">
          <w:rPr>
            <w:rPrChange w:id="1096" w:author="Steve Maas" w:date="2014-01-06T15:42:00Z">
              <w:rPr>
                <w:i/>
              </w:rPr>
            </w:rPrChange>
          </w:rPr>
          <w:delText>type="linear"</w:delText>
        </w:r>
        <w:r w:rsidR="00525EB6" w:rsidRPr="002528E9" w:rsidDel="0018254C">
          <w:delText xml:space="preserve"> </w:delText>
        </w:r>
      </w:del>
      <w:ins w:id="1097"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w:t>
      </w:r>
      <w:r w:rsidR="00525EB6" w:rsidRPr="00C64641">
        <w:lastRenderedPageBreak/>
        <w:t xml:space="preserve">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54" type="#_x0000_t75" style="width:14pt;height:18pt" o:ole="">
            <v:imagedata r:id="rId88" o:title=""/>
          </v:shape>
          <o:OLEObject Type="Embed" ProgID="Equation.DSMT4" ShapeID="_x0000_i1054" DrawAspect="Content" ObjectID="_1460295134" r:id="rId89"/>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55" type="#_x0000_t75" style="width:79.5pt;height:22pt" o:ole="">
            <v:imagedata r:id="rId90" o:title=""/>
          </v:shape>
          <o:OLEObject Type="Embed" ProgID="Equation.DSMT4" ShapeID="_x0000_i1055" DrawAspect="Content" ObjectID="_1460295135" r:id="rId91"/>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2" o:title=""/>
          </v:shape>
          <o:OLEObject Type="Embed" ProgID="Equation.DSMT4" ShapeID="_x0000_i1056" DrawAspect="Content" ObjectID="_1460295136"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1098" w:author="Steve Maas" w:date="2014-01-06T17:34:00Z"/>
        </w:rPr>
      </w:pPr>
      <w:r>
        <w:t>&lt;</w:t>
      </w:r>
      <w:ins w:id="1099" w:author="Steve Maas" w:date="2014-01-06T15:43:00Z">
        <w:r w:rsidR="0018254C">
          <w:t>surface_load type="</w:t>
        </w:r>
      </w:ins>
      <w:r>
        <w:t>fluidflux</w:t>
      </w:r>
      <w:ins w:id="1100" w:author="Steve Maas" w:date="2014-01-06T15:43:00Z">
        <w:r w:rsidR="0018254C">
          <w:t>"</w:t>
        </w:r>
      </w:ins>
      <w:del w:id="1101"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1102" w:author="Steve Maas" w:date="2014-01-06T15:43:00Z"/>
        </w:rPr>
      </w:pPr>
      <w:ins w:id="1103" w:author="Steve Maas" w:date="2014-01-06T17:34:00Z">
        <w:r>
          <w:tab/>
          <w:t>&lt;flux lc="1"&gt;1.0&lt;/flux&gt;</w:t>
        </w:r>
      </w:ins>
    </w:p>
    <w:p w14:paraId="08D9BDBD" w14:textId="0F4C06EC" w:rsidR="0018254C" w:rsidRDefault="0018254C" w:rsidP="00525EB6">
      <w:pPr>
        <w:pStyle w:val="code"/>
        <w:rPr>
          <w:ins w:id="1104" w:author="Steve Maas" w:date="2014-01-06T15:43:00Z"/>
        </w:rPr>
      </w:pPr>
      <w:ins w:id="1105" w:author="Steve Maas" w:date="2014-01-06T15:43:00Z">
        <w:r>
          <w:tab/>
          <w:t>&lt;linear&gt;0&lt;/linear&gt;</w:t>
        </w:r>
      </w:ins>
    </w:p>
    <w:p w14:paraId="471F1A98" w14:textId="649F921E" w:rsidR="0018254C" w:rsidRDefault="0018254C" w:rsidP="00525EB6">
      <w:pPr>
        <w:pStyle w:val="code"/>
        <w:rPr>
          <w:ins w:id="1106" w:author="Steve Maas" w:date="2014-01-06T15:43:00Z"/>
        </w:rPr>
      </w:pPr>
      <w:ins w:id="1107" w:author="Steve Maas" w:date="2014-01-06T15:43:00Z">
        <w:r>
          <w:tab/>
          <w:t>&lt;mixture&gt;1&lt;/mixture&gt;</w:t>
        </w:r>
      </w:ins>
    </w:p>
    <w:p w14:paraId="3D43945D" w14:textId="3A15997D" w:rsidR="0018254C" w:rsidRDefault="0018254C" w:rsidP="00525EB6">
      <w:pPr>
        <w:pStyle w:val="code"/>
      </w:pPr>
      <w:ins w:id="1108" w:author="Steve Maas" w:date="2014-01-06T15:44:00Z">
        <w:r>
          <w:tab/>
          <w:t>&lt;surface</w:t>
        </w:r>
      </w:ins>
      <w:ins w:id="1109" w:author="Steve Maas" w:date="2014-01-06T17:34:00Z">
        <w:r w:rsidR="00CF168E">
          <w:t xml:space="preserve"> [set="surface_name"]</w:t>
        </w:r>
      </w:ins>
      <w:ins w:id="1110" w:author="Steve Maas" w:date="2014-01-06T15:44:00Z">
        <w:r>
          <w:t>&gt;</w:t>
        </w:r>
      </w:ins>
    </w:p>
    <w:p w14:paraId="0A44C877" w14:textId="697EBC80" w:rsidR="0018254C" w:rsidDel="0018254C" w:rsidRDefault="00525EB6" w:rsidP="00525EB6">
      <w:pPr>
        <w:pStyle w:val="code"/>
        <w:rPr>
          <w:del w:id="1111" w:author="Steve Maas" w:date="2014-01-06T15:44:00Z"/>
        </w:rPr>
      </w:pPr>
      <w:del w:id="1112"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1113" w:author="Steve Maas" w:date="2014-01-06T15:44:00Z"/>
        </w:rPr>
      </w:pPr>
      <w:ins w:id="1114" w:author="Steve Maas" w:date="2014-01-06T15:44:00Z">
        <w:r>
          <w:tab/>
        </w:r>
      </w:ins>
      <w:r w:rsidR="00525EB6">
        <w:tab/>
        <w:t>...</w:t>
      </w:r>
    </w:p>
    <w:p w14:paraId="4DAE1CCF" w14:textId="68223FB1" w:rsidR="0018254C" w:rsidRDefault="0018254C" w:rsidP="00525EB6">
      <w:pPr>
        <w:pStyle w:val="code"/>
      </w:pPr>
      <w:ins w:id="1115" w:author="Steve Maas" w:date="2014-01-06T15:44:00Z">
        <w:r>
          <w:tab/>
          <w:t>&lt;/surface&gt;</w:t>
        </w:r>
      </w:ins>
    </w:p>
    <w:p w14:paraId="010BF891" w14:textId="5A911BF3" w:rsidR="00525EB6" w:rsidRDefault="00525EB6" w:rsidP="00525EB6">
      <w:pPr>
        <w:pStyle w:val="code"/>
      </w:pPr>
      <w:r>
        <w:t>&lt;/</w:t>
      </w:r>
      <w:ins w:id="1116" w:author="Steve Maas" w:date="2014-01-06T15:49:00Z">
        <w:r w:rsidR="007D3C17">
          <w:t>surface_load</w:t>
        </w:r>
      </w:ins>
      <w:del w:id="1117"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7" type="#_x0000_t75" style="width:34pt;height:18pt" o:ole="">
            <v:imagedata r:id="rId94" o:title=""/>
          </v:shape>
          <o:OLEObject Type="Embed" ProgID="Equation.DSMT4" ShapeID="_x0000_i1057" DrawAspect="Content" ObjectID="_1460295137"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6" o:title=""/>
          </v:shape>
          <o:OLEObject Type="Embed" ProgID="Equation.DSMT4" ShapeID="_x0000_i1058" DrawAspect="Content" ObjectID="_1460295138"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1118" w:author="Steve Maas" w:date="2014-01-06T15:54:00Z">
          <w:pPr>
            <w:pStyle w:val="Heading3"/>
          </w:pPr>
        </w:pPrChange>
      </w:pPr>
      <w:bookmarkStart w:id="1119" w:name="_Toc385498441"/>
      <w:r w:rsidRPr="00C64641">
        <w:t>Solute Flux</w:t>
      </w:r>
      <w:bookmarkEnd w:id="1119"/>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59" type="#_x0000_t75" style="width:8pt;height:16.5pt" o:ole="">
            <v:imagedata r:id="rId98" o:title=""/>
          </v:shape>
          <o:OLEObject Type="Embed" ProgID="Equation.DSMT4" ShapeID="_x0000_i1059" DrawAspect="Content" ObjectID="_1460295139"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100" o:title=""/>
          </v:shape>
          <o:OLEObject Type="Embed" ProgID="Equation.DSMT4" ShapeID="_x0000_i1060" DrawAspect="Content" ObjectID="_1460295140" r:id="rId101"/>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61" type="#_x0000_t75" style="width:42.5pt;height:18pt" o:ole="">
            <v:imagedata r:id="rId102" o:title=""/>
          </v:shape>
          <o:OLEObject Type="Embed" ProgID="Equation.DSMT4" ShapeID="_x0000_i1061" DrawAspect="Content" ObjectID="_1460295141"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4" o:title=""/>
          </v:shape>
          <o:OLEObject Type="Embed" ProgID="Equation.DSMT4" ShapeID="_x0000_i1062" DrawAspect="Content" ObjectID="_1460295142"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1120" w:author="Steve Maas" w:date="2014-01-06T22:24:00Z"/>
        </w:rPr>
      </w:pPr>
      <w:r>
        <w:t>&lt;</w:t>
      </w:r>
      <w:ins w:id="1121" w:author="Steve Maas" w:date="2014-01-06T15:45:00Z">
        <w:r w:rsidR="004A6CDC">
          <w:t>surface_load type="</w:t>
        </w:r>
      </w:ins>
      <w:r>
        <w:t>soluteflux</w:t>
      </w:r>
      <w:ins w:id="1122" w:author="Steve Maas" w:date="2014-01-06T15:45:00Z">
        <w:r w:rsidR="004A6CDC">
          <w:t>"</w:t>
        </w:r>
      </w:ins>
      <w:del w:id="1123"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1124" w:author="Steve Maas" w:date="2014-01-06T15:45:00Z"/>
        </w:rPr>
      </w:pPr>
      <w:ins w:id="1125" w:author="Steve Maas" w:date="2014-01-06T22:24:00Z">
        <w:r>
          <w:tab/>
          <w:t>&lt;flux [lc="</w:t>
        </w:r>
      </w:ins>
      <w:ins w:id="1126" w:author="Steve Maas" w:date="2014-01-06T22:25:00Z">
        <w:r>
          <w:t>1"]&gt;1.0&lt;/flux&gt;</w:t>
        </w:r>
      </w:ins>
    </w:p>
    <w:p w14:paraId="4A483FC2" w14:textId="0380FC66" w:rsidR="001F4D5D" w:rsidRDefault="001F4D5D" w:rsidP="00525EB6">
      <w:pPr>
        <w:pStyle w:val="code"/>
        <w:rPr>
          <w:ins w:id="1127" w:author="Steve Maas" w:date="2014-01-06T15:45:00Z"/>
        </w:rPr>
      </w:pPr>
      <w:ins w:id="1128" w:author="Steve Maas" w:date="2014-01-06T15:45:00Z">
        <w:r>
          <w:tab/>
          <w:t>&lt;linear&gt;0&lt;/linear&gt;</w:t>
        </w:r>
      </w:ins>
    </w:p>
    <w:p w14:paraId="5CCEC5A4" w14:textId="0B9A5638" w:rsidR="001F4D5D" w:rsidRDefault="001F4D5D" w:rsidP="00525EB6">
      <w:pPr>
        <w:pStyle w:val="code"/>
        <w:rPr>
          <w:ins w:id="1129" w:author="Steve Maas" w:date="2014-01-06T15:46:00Z"/>
        </w:rPr>
      </w:pPr>
      <w:ins w:id="1130" w:author="Steve Maas" w:date="2014-01-06T15:45:00Z">
        <w:r>
          <w:tab/>
        </w:r>
      </w:ins>
      <w:ins w:id="1131" w:author="Steve Maas" w:date="2014-01-06T15:46:00Z">
        <w:r>
          <w:t>&lt;solute_id&gt;1&lt;/solute_id&gt;</w:t>
        </w:r>
      </w:ins>
    </w:p>
    <w:p w14:paraId="195922D7" w14:textId="4B8F0397" w:rsidR="001F4D5D" w:rsidRDefault="001F4D5D" w:rsidP="00525EB6">
      <w:pPr>
        <w:pStyle w:val="code"/>
      </w:pPr>
      <w:ins w:id="1132" w:author="Steve Maas" w:date="2014-01-06T15:46:00Z">
        <w:r>
          <w:tab/>
          <w:t>&lt;surface&gt;</w:t>
        </w:r>
      </w:ins>
    </w:p>
    <w:p w14:paraId="5A6A64E8" w14:textId="6E5A2AED" w:rsidR="00525EB6" w:rsidDel="00337051" w:rsidRDefault="00525EB6" w:rsidP="00525EB6">
      <w:pPr>
        <w:pStyle w:val="code"/>
        <w:rPr>
          <w:del w:id="1133" w:author="Steve Maas" w:date="2014-01-06T22:25:00Z"/>
        </w:rPr>
      </w:pPr>
      <w:del w:id="1134"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1135" w:author="Steve Maas" w:date="2014-01-06T15:46:00Z"/>
        </w:rPr>
      </w:pPr>
      <w:ins w:id="1136" w:author="Steve Maas" w:date="2014-01-06T15:46:00Z">
        <w:r>
          <w:tab/>
        </w:r>
      </w:ins>
      <w:r w:rsidR="00525EB6">
        <w:tab/>
        <w:t>...</w:t>
      </w:r>
    </w:p>
    <w:p w14:paraId="4F3BD12D" w14:textId="2828D28F" w:rsidR="001F4D5D" w:rsidRDefault="001F4D5D" w:rsidP="00525EB6">
      <w:pPr>
        <w:pStyle w:val="code"/>
      </w:pPr>
      <w:ins w:id="1137" w:author="Steve Maas" w:date="2014-01-06T15:46:00Z">
        <w:r>
          <w:tab/>
          <w:t>&lt;/surface&gt;</w:t>
        </w:r>
      </w:ins>
    </w:p>
    <w:p w14:paraId="36DA2B23" w14:textId="44D6C989" w:rsidR="00525EB6" w:rsidRDefault="00525EB6" w:rsidP="00525EB6">
      <w:pPr>
        <w:pStyle w:val="code"/>
      </w:pPr>
      <w:r>
        <w:t>&lt;/</w:t>
      </w:r>
      <w:ins w:id="1138" w:author="Steve Maas" w:date="2014-01-06T15:49:00Z">
        <w:r w:rsidR="00606D2D" w:rsidRPr="00606D2D">
          <w:t xml:space="preserve"> </w:t>
        </w:r>
        <w:r w:rsidR="00606D2D">
          <w:t>surface_load</w:t>
        </w:r>
      </w:ins>
      <w:del w:id="1139"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1140" w:author="Steve Maas" w:date="2014-01-06T22:25:00Z"/>
        </w:rPr>
      </w:pPr>
      <w:r>
        <w:t xml:space="preserve">The optional parameter </w:t>
      </w:r>
      <w:r>
        <w:rPr>
          <w:i/>
        </w:rPr>
        <w:t>sol</w:t>
      </w:r>
      <w:ins w:id="1141"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142" w:author="Steve Maas" w:date="2014-01-02T13:04:00Z">
        <w:r w:rsidR="00873D59">
          <w:t>3.12.2</w:t>
        </w:r>
      </w:ins>
      <w:del w:id="1143" w:author="Steve Maas" w:date="2014-01-02T13:04:00Z">
        <w:r w:rsidR="00B951E2" w:rsidDel="00873D59">
          <w:delText>3.10.2</w:delText>
        </w:r>
      </w:del>
      <w:r>
        <w:fldChar w:fldCharType="end"/>
      </w:r>
      <w:r>
        <w:t xml:space="preserve">).  If </w:t>
      </w:r>
      <w:r>
        <w:rPr>
          <w:i/>
        </w:rPr>
        <w:t>sol</w:t>
      </w:r>
      <w:ins w:id="1144" w:author="Steve Maas" w:date="2014-01-06T15:47:00Z">
        <w:r w:rsidR="00476C4E">
          <w:rPr>
            <w:i/>
          </w:rPr>
          <w:t>ute_id</w:t>
        </w:r>
      </w:ins>
      <w:r>
        <w:t xml:space="preserve"> is not defined, the default value is 1.  </w:t>
      </w:r>
    </w:p>
    <w:p w14:paraId="50D0B550" w14:textId="77777777" w:rsidR="00FF17FC" w:rsidRDefault="00FF17FC" w:rsidP="00525EB6">
      <w:pPr>
        <w:rPr>
          <w:ins w:id="1145" w:author="Steve Maas" w:date="2014-01-06T22:25:00Z"/>
        </w:rPr>
      </w:pPr>
    </w:p>
    <w:p w14:paraId="544A828E" w14:textId="10A2B319" w:rsidR="00525EB6" w:rsidRPr="003B58FB" w:rsidRDefault="00FF17FC" w:rsidP="00525EB6">
      <w:ins w:id="1146" w:author="Steve Maas" w:date="2014-01-06T22:25:00Z">
        <w:r>
          <w:lastRenderedPageBreak/>
          <w:t xml:space="preserve">The </w:t>
        </w:r>
        <w:r>
          <w:rPr>
            <w:i/>
          </w:rPr>
          <w:t xml:space="preserve">flux </w:t>
        </w:r>
        <w:r>
          <w:t xml:space="preserve">element defines the flux magnitude. </w:t>
        </w:r>
      </w:ins>
      <w:r w:rsidR="00525EB6">
        <w:t xml:space="preserve">The </w:t>
      </w:r>
      <w:ins w:id="1147" w:author="Steve Maas" w:date="2014-01-06T22:25:00Z">
        <w:r>
          <w:t xml:space="preserve">optional </w:t>
        </w:r>
      </w:ins>
      <w:del w:id="1148"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1149"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1150"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1151"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1152" w:author="Steve Maas" w:date="2014-01-06T15:47:00Z">
        <w:r>
          <w:t xml:space="preserve">When </w:t>
        </w:r>
        <w:r>
          <w:rPr>
            <w:i/>
          </w:rPr>
          <w:t xml:space="preserve">linear </w:t>
        </w:r>
        <w:r>
          <w:t>is set to 0</w:t>
        </w:r>
      </w:ins>
      <w:del w:id="1153" w:author="Steve Maas" w:date="2014-01-06T15:47:00Z">
        <w:r w:rsidR="00525EB6" w:rsidRPr="00C64641" w:rsidDel="00476C4E">
          <w:rPr>
            <w:i/>
          </w:rPr>
          <w:delText>type="nonlinear"</w:delText>
        </w:r>
      </w:del>
      <w:r w:rsidR="00525EB6" w:rsidRPr="00C64641">
        <w:t xml:space="preserve"> (default) </w:t>
      </w:r>
      <w:ins w:id="1154"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84ABEEA" w:rsidR="00525EB6" w:rsidRDefault="00476C4E" w:rsidP="00525EB6">
      <w:ins w:id="1155" w:author="Steve Maas" w:date="2014-01-06T15:47:00Z">
        <w:r>
          <w:t xml:space="preserve">When </w:t>
        </w:r>
        <w:r>
          <w:rPr>
            <w:i/>
          </w:rPr>
          <w:t xml:space="preserve">linear </w:t>
        </w:r>
        <w:r>
          <w:t xml:space="preserve">is set to </w:t>
        </w:r>
      </w:ins>
      <w:del w:id="1156" w:author="Steve Maas" w:date="2014-01-06T15:47:00Z">
        <w:r w:rsidR="00525EB6" w:rsidRPr="00476C4E" w:rsidDel="00476C4E">
          <w:rPr>
            <w:rPrChange w:id="1157" w:author="Steve Maas" w:date="2014-01-06T15:47:00Z">
              <w:rPr>
                <w:i/>
              </w:rPr>
            </w:rPrChange>
          </w:rPr>
          <w:delText>type="linear"</w:delText>
        </w:r>
        <w:r w:rsidR="00525EB6" w:rsidRPr="002528E9" w:rsidDel="00476C4E">
          <w:delText xml:space="preserve"> </w:delText>
        </w:r>
      </w:del>
      <w:ins w:id="1158"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ins w:id="1159" w:author="Gerard Ateshian" w:date="2014-04-17T21:52:00Z">
        <w:r w:rsidR="003F0FB9">
          <w:t xml:space="preserve"> [</w:t>
        </w:r>
      </w:ins>
      <w:ins w:id="1160" w:author="Gerard Ateshian" w:date="2014-04-17T21:53:00Z">
        <w:r w:rsidR="003F0FB9" w:rsidRPr="003F0FB9">
          <w:rPr>
            <w:b/>
            <w:rPrChange w:id="1161" w:author="Gerard Ateshian" w:date="2014-04-17T21:53:00Z">
              <w:rPr/>
            </w:rPrChange>
          </w:rPr>
          <w:t>n</w:t>
        </w:r>
        <w:r w:rsidR="003F0FB9">
          <w:t>/</w:t>
        </w:r>
        <w:r w:rsidR="003F0FB9" w:rsidRPr="003F0FB9">
          <w:rPr>
            <w:b/>
            <w:rPrChange w:id="1162" w:author="Gerard Ateshian" w:date="2014-04-17T21:53:00Z">
              <w:rPr/>
            </w:rPrChange>
          </w:rPr>
          <w:t>t</w:t>
        </w:r>
      </w:ins>
      <w:ins w:id="1163" w:author="Gerard Ateshian" w:date="2014-04-17T21:52:00Z">
        <w:r w:rsidR="003F0FB9">
          <w:t>]</w:t>
        </w:r>
      </w:ins>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ins w:id="1164" w:author="Gerard Ateshian" w:date="2014-04-17T21:53:00Z">
        <w:r w:rsidR="003F0FB9">
          <w:t xml:space="preserve"> [</w:t>
        </w:r>
        <w:r w:rsidR="003F0FB9" w:rsidRPr="003F0FB9">
          <w:rPr>
            <w:b/>
            <w:rPrChange w:id="1165" w:author="Gerard Ateshian" w:date="2014-04-17T21:54:00Z">
              <w:rPr/>
            </w:rPrChange>
          </w:rPr>
          <w:t>n</w:t>
        </w:r>
        <w:r w:rsidR="003F0FB9">
          <w:t>/</w:t>
        </w:r>
        <w:r w:rsidR="003F0FB9" w:rsidRPr="003F0FB9">
          <w:rPr>
            <w:b/>
            <w:rPrChange w:id="1166" w:author="Gerard Ateshian" w:date="2014-04-17T21:54:00Z">
              <w:rPr/>
            </w:rPrChange>
          </w:rPr>
          <w:t>L</w:t>
        </w:r>
        <w:r w:rsidR="003F0FB9" w:rsidRPr="003F0FB9">
          <w:rPr>
            <w:vertAlign w:val="superscript"/>
            <w:rPrChange w:id="1167" w:author="Gerard Ateshian" w:date="2014-04-17T21:54:00Z">
              <w:rPr/>
            </w:rPrChange>
          </w:rPr>
          <w:t>2</w:t>
        </w:r>
      </w:ins>
      <w:ins w:id="1168" w:author="Gerard Ateshian" w:date="2014-04-17T21:54:00Z">
        <w:r w:rsidR="003F0FB9">
          <w:sym w:font="Symbol" w:char="F0D7"/>
        </w:r>
      </w:ins>
      <w:ins w:id="1169" w:author="Gerard Ateshian" w:date="2014-04-17T21:53:00Z">
        <w:r w:rsidR="003F0FB9" w:rsidRPr="003F0FB9">
          <w:rPr>
            <w:b/>
            <w:rPrChange w:id="1170" w:author="Gerard Ateshian" w:date="2014-04-17T21:54:00Z">
              <w:rPr/>
            </w:rPrChange>
          </w:rPr>
          <w:t>t</w:t>
        </w:r>
        <w:r w:rsidR="003F0FB9">
          <w:t>]</w:t>
        </w:r>
      </w:ins>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1171" w:author="Steve Maas" w:date="2014-01-06T15:54:00Z">
          <w:pPr>
            <w:pStyle w:val="Heading3"/>
          </w:pPr>
        </w:pPrChange>
      </w:pPr>
      <w:bookmarkStart w:id="1172" w:name="_Toc385498442"/>
      <w:r>
        <w:t>Heat Flux</w:t>
      </w:r>
      <w:bookmarkEnd w:id="1172"/>
    </w:p>
    <w:p w14:paraId="415BF531" w14:textId="4C31F93A" w:rsidR="004A4869" w:rsidRDefault="004A4869">
      <w:r>
        <w:t xml:space="preserve">A heat flux can be defined for heat transfer analyses using the </w:t>
      </w:r>
      <w:ins w:id="1173"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1174" w:author="Steve Maas" w:date="2014-01-06T16:59:00Z"/>
        </w:rPr>
      </w:pPr>
      <w:r w:rsidRPr="0097532C">
        <w:t>&lt;</w:t>
      </w:r>
      <w:del w:id="1175" w:author="Steve Maas" w:date="2014-01-06T15:48:00Z">
        <w:r w:rsidDel="00476C4E">
          <w:delText>heatflux</w:delText>
        </w:r>
      </w:del>
      <w:ins w:id="1176" w:author="Steve Maas" w:date="2014-01-06T15:48:00Z">
        <w:r w:rsidR="00476C4E">
          <w:t>surface_load type="heatflux"</w:t>
        </w:r>
      </w:ins>
      <w:r w:rsidRPr="0097532C">
        <w:t>&gt;</w:t>
      </w:r>
    </w:p>
    <w:p w14:paraId="6608251D" w14:textId="22AC574E" w:rsidR="00FE3C5F" w:rsidRDefault="00FE3C5F" w:rsidP="00F97DD9">
      <w:pPr>
        <w:pStyle w:val="code"/>
        <w:rPr>
          <w:ins w:id="1177" w:author="Steve Maas" w:date="2014-01-06T15:48:00Z"/>
        </w:rPr>
      </w:pPr>
      <w:ins w:id="1178" w:author="Steve Maas" w:date="2014-01-06T16:59:00Z">
        <w:r>
          <w:tab/>
          <w:t>&lt;flux [lc="1"]&gt;1.0&lt;/flux&gt;</w:t>
        </w:r>
      </w:ins>
    </w:p>
    <w:p w14:paraId="36828350" w14:textId="1FB26F97" w:rsidR="00476C4E" w:rsidRPr="0097532C" w:rsidRDefault="00476C4E" w:rsidP="00F97DD9">
      <w:pPr>
        <w:pStyle w:val="code"/>
      </w:pPr>
      <w:ins w:id="1179" w:author="Steve Maas" w:date="2014-01-06T15:48:00Z">
        <w:r>
          <w:tab/>
          <w:t>&lt;surface</w:t>
        </w:r>
      </w:ins>
      <w:ins w:id="1180" w:author="Steve Maas" w:date="2014-01-06T16:59:00Z">
        <w:r w:rsidR="00FE3C5F">
          <w:t xml:space="preserve"> [set="surface_name"]</w:t>
        </w:r>
      </w:ins>
      <w:ins w:id="1181" w:author="Steve Maas" w:date="2014-01-06T15:48:00Z">
        <w:r>
          <w:t>&gt;</w:t>
        </w:r>
      </w:ins>
    </w:p>
    <w:p w14:paraId="15293E0B" w14:textId="5478D7E6" w:rsidR="00F97DD9" w:rsidRDefault="00476C4E" w:rsidP="00F97DD9">
      <w:pPr>
        <w:pStyle w:val="code"/>
        <w:rPr>
          <w:ins w:id="1182" w:author="Steve Maas" w:date="2014-01-06T15:48:00Z"/>
        </w:rPr>
      </w:pPr>
      <w:ins w:id="1183" w:author="Steve Maas" w:date="2014-01-06T15:48:00Z">
        <w:r>
          <w:tab/>
        </w:r>
      </w:ins>
      <w:r w:rsidR="00F97DD9">
        <w:tab/>
      </w:r>
      <w:del w:id="1184" w:author="Steve Maas" w:date="2014-01-06T17:11:00Z">
        <w:r w:rsidR="00F97DD9" w:rsidDel="00B515AA">
          <w:delText>&lt;quad4</w:delText>
        </w:r>
      </w:del>
      <w:del w:id="1185" w:author="Steve Maas" w:date="2014-01-06T17:00:00Z">
        <w:r w:rsidR="00F97DD9" w:rsidDel="00FE3C5F">
          <w:delText xml:space="preserve"> [lc="1" scale="1"]</w:delText>
        </w:r>
      </w:del>
      <w:del w:id="1186" w:author="Steve Maas" w:date="2014-01-06T17:11:00Z">
        <w:r w:rsidR="00F97DD9" w:rsidDel="00B515AA">
          <w:delText>&gt;1,2,3,4&lt;/quad4&gt;</w:delText>
        </w:r>
      </w:del>
      <w:ins w:id="1187" w:author="Steve Maas" w:date="2014-01-06T17:11:00Z">
        <w:r w:rsidR="00B515AA">
          <w:t>...</w:t>
        </w:r>
      </w:ins>
    </w:p>
    <w:p w14:paraId="7E1A5ECE" w14:textId="6AB28412" w:rsidR="00476C4E" w:rsidRDefault="00476C4E" w:rsidP="00F97DD9">
      <w:pPr>
        <w:pStyle w:val="code"/>
      </w:pPr>
      <w:ins w:id="1188" w:author="Steve Maas" w:date="2014-01-06T15:48:00Z">
        <w:r>
          <w:tab/>
          <w:t>&lt;/surface&gt;</w:t>
        </w:r>
      </w:ins>
    </w:p>
    <w:p w14:paraId="1E58D465" w14:textId="74F54E08" w:rsidR="00F97DD9" w:rsidRDefault="00F97DD9" w:rsidP="00F97DD9">
      <w:pPr>
        <w:pStyle w:val="code"/>
      </w:pPr>
      <w:r>
        <w:t>&lt;/</w:t>
      </w:r>
      <w:del w:id="1189" w:author="Steve Maas" w:date="2014-01-06T15:48:00Z">
        <w:r w:rsidDel="00476C4E">
          <w:delText>heatflux</w:delText>
        </w:r>
      </w:del>
      <w:ins w:id="1190" w:author="Steve Maas" w:date="2014-01-06T15:48:00Z">
        <w:r w:rsidR="00476C4E">
          <w:t>surface_load</w:t>
        </w:r>
      </w:ins>
      <w:r>
        <w:t>&gt;</w:t>
      </w:r>
    </w:p>
    <w:p w14:paraId="22769DD2" w14:textId="77777777" w:rsidR="001A7B22" w:rsidRDefault="001A7B22" w:rsidP="001A7B22">
      <w:pPr>
        <w:rPr>
          <w:ins w:id="1191" w:author="Steve Maas" w:date="2014-01-06T17:00:00Z"/>
        </w:rPr>
      </w:pPr>
    </w:p>
    <w:p w14:paraId="381D2DA0" w14:textId="1D4FA8D8" w:rsidR="002F00ED" w:rsidRPr="002F00ED" w:rsidRDefault="002F00ED" w:rsidP="001A7B22">
      <w:ins w:id="1192"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1193" w:author="Steve Maas" w:date="2014-01-06T17:01:00Z">
        <w:r>
          <w:t>omitted</w:t>
        </w:r>
      </w:ins>
      <w:ins w:id="1194" w:author="Steve Maas" w:date="2014-01-06T17:00:00Z">
        <w:r>
          <w:t>,</w:t>
        </w:r>
      </w:ins>
      <w:ins w:id="1195" w:author="Steve Maas" w:date="2014-01-06T17:01:00Z">
        <w:r>
          <w:t xml:space="preserve"> a constant heat flux will be applied.</w:t>
        </w:r>
      </w:ins>
    </w:p>
    <w:p w14:paraId="39F365D1" w14:textId="771A381B" w:rsidR="00F97DD9" w:rsidRDefault="00F97DD9">
      <w:pPr>
        <w:pStyle w:val="Heading4"/>
        <w:pPrChange w:id="1196" w:author="Steve Maas" w:date="2014-01-06T15:54:00Z">
          <w:pPr>
            <w:pStyle w:val="Heading3"/>
          </w:pPr>
        </w:pPrChange>
      </w:pPr>
      <w:bookmarkStart w:id="1197" w:name="_Toc385498443"/>
      <w:r>
        <w:t>Convective Heat Flux</w:t>
      </w:r>
      <w:bookmarkEnd w:id="119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1198" w:author="Steve Maas" w:date="2014-01-06T17:01:00Z"/>
        </w:rPr>
      </w:pPr>
      <w:r w:rsidRPr="0097532C">
        <w:t>&lt;</w:t>
      </w:r>
      <w:ins w:id="1199" w:author="Steve Maas" w:date="2014-01-06T15:49:00Z">
        <w:r w:rsidR="00D638C7">
          <w:t>surface_load type="</w:t>
        </w:r>
      </w:ins>
      <w:r>
        <w:t>convective_heatflux</w:t>
      </w:r>
      <w:ins w:id="1200" w:author="Steve Maas" w:date="2014-01-06T15:49:00Z">
        <w:r w:rsidR="00D638C7">
          <w:t>"</w:t>
        </w:r>
      </w:ins>
      <w:r w:rsidRPr="0097532C">
        <w:t>&gt;</w:t>
      </w:r>
    </w:p>
    <w:p w14:paraId="140D2137" w14:textId="7E01800E" w:rsidR="002F00ED" w:rsidRDefault="002F00ED" w:rsidP="00F97DD9">
      <w:pPr>
        <w:pStyle w:val="code"/>
        <w:rPr>
          <w:ins w:id="1201" w:author="Steve Maas" w:date="2014-01-06T17:01:00Z"/>
        </w:rPr>
      </w:pPr>
      <w:ins w:id="1202" w:author="Steve Maas" w:date="2014-01-06T17:01:00Z">
        <w:r>
          <w:tab/>
          <w:t>&lt;</w:t>
        </w:r>
      </w:ins>
      <w:ins w:id="1203" w:author="Steve Maas" w:date="2014-01-06T17:04:00Z">
        <w:r>
          <w:t>Ta</w:t>
        </w:r>
      </w:ins>
      <w:ins w:id="1204" w:author="Steve Maas" w:date="2014-01-06T17:01:00Z">
        <w:r>
          <w:t xml:space="preserve"> [lc="1"]&gt;1.0&lt;/</w:t>
        </w:r>
      </w:ins>
      <w:ins w:id="1205" w:author="Steve Maas" w:date="2014-01-06T17:04:00Z">
        <w:r>
          <w:t>Ta</w:t>
        </w:r>
      </w:ins>
      <w:ins w:id="1206" w:author="Steve Maas" w:date="2014-01-06T17:01:00Z">
        <w:r>
          <w:t>&gt;</w:t>
        </w:r>
      </w:ins>
    </w:p>
    <w:p w14:paraId="2C81C1BE" w14:textId="5794FC88" w:rsidR="002F00ED" w:rsidRDefault="002F00ED" w:rsidP="00F97DD9">
      <w:pPr>
        <w:pStyle w:val="code"/>
        <w:rPr>
          <w:ins w:id="1207" w:author="Steve Maas" w:date="2014-01-06T15:49:00Z"/>
        </w:rPr>
      </w:pPr>
      <w:ins w:id="1208" w:author="Steve Maas" w:date="2014-01-06T17:01:00Z">
        <w:r>
          <w:tab/>
          <w:t>&lt;hc&gt;1.0&lt;/hc&gt;</w:t>
        </w:r>
      </w:ins>
    </w:p>
    <w:p w14:paraId="005AE8C4" w14:textId="091EB5D3" w:rsidR="00D638C7" w:rsidRPr="0097532C" w:rsidRDefault="00D638C7" w:rsidP="00F97DD9">
      <w:pPr>
        <w:pStyle w:val="code"/>
      </w:pPr>
      <w:ins w:id="1209" w:author="Steve Maas" w:date="2014-01-06T15:49:00Z">
        <w:r>
          <w:tab/>
          <w:t>&lt;surface</w:t>
        </w:r>
      </w:ins>
      <w:ins w:id="1210" w:author="Steve Maas" w:date="2014-01-06T17:05:00Z">
        <w:r w:rsidR="00C94D52">
          <w:t xml:space="preserve"> [set="surface_name"]</w:t>
        </w:r>
      </w:ins>
      <w:ins w:id="1211" w:author="Steve Maas" w:date="2014-01-06T15:49:00Z">
        <w:r>
          <w:t>&gt;</w:t>
        </w:r>
      </w:ins>
    </w:p>
    <w:p w14:paraId="2763B9BA" w14:textId="02FED5F5" w:rsidR="00F97DD9" w:rsidRDefault="00F97DD9" w:rsidP="00F97DD9">
      <w:pPr>
        <w:pStyle w:val="code"/>
        <w:rPr>
          <w:ins w:id="1212" w:author="Steve Maas" w:date="2014-01-06T15:49:00Z"/>
        </w:rPr>
      </w:pPr>
      <w:r>
        <w:tab/>
      </w:r>
      <w:ins w:id="1213" w:author="Steve Maas" w:date="2014-01-06T15:49:00Z">
        <w:r w:rsidR="00D638C7">
          <w:tab/>
        </w:r>
      </w:ins>
      <w:del w:id="1214" w:author="Steve Maas" w:date="2014-01-06T17:12:00Z">
        <w:r w:rsidDel="00B515AA">
          <w:delText>&lt;quad4</w:delText>
        </w:r>
      </w:del>
      <w:del w:id="1215" w:author="Steve Maas" w:date="2014-01-06T17:02:00Z">
        <w:r w:rsidDel="002F00ED">
          <w:delText xml:space="preserve"> hc="1.0" lc="1" [scale="1"]</w:delText>
        </w:r>
      </w:del>
      <w:del w:id="1216" w:author="Steve Maas" w:date="2014-01-06T17:12:00Z">
        <w:r w:rsidDel="00B515AA">
          <w:delText>&gt;1,2,3,4&lt;/quad4&gt;</w:delText>
        </w:r>
      </w:del>
      <w:ins w:id="1217" w:author="Steve Maas" w:date="2014-01-06T17:12:00Z">
        <w:r w:rsidR="00B515AA">
          <w:t>...</w:t>
        </w:r>
      </w:ins>
    </w:p>
    <w:p w14:paraId="65167BD1" w14:textId="47188B56" w:rsidR="00D638C7" w:rsidRDefault="00D638C7" w:rsidP="00F97DD9">
      <w:pPr>
        <w:pStyle w:val="code"/>
      </w:pPr>
      <w:ins w:id="1218" w:author="Steve Maas" w:date="2014-01-06T15:49:00Z">
        <w:r>
          <w:tab/>
          <w:t>&lt;/surface&gt;</w:t>
        </w:r>
      </w:ins>
    </w:p>
    <w:p w14:paraId="37D8D529" w14:textId="49AE9AD4" w:rsidR="00F97DD9" w:rsidRDefault="00F97DD9" w:rsidP="00F97DD9">
      <w:pPr>
        <w:pStyle w:val="code"/>
      </w:pPr>
      <w:r>
        <w:t>&lt;/</w:t>
      </w:r>
      <w:del w:id="1219" w:author="Steve Maas" w:date="2014-01-06T15:49:00Z">
        <w:r w:rsidRPr="00F97DD9" w:rsidDel="00D638C7">
          <w:delText xml:space="preserve"> </w:delText>
        </w:r>
        <w:r w:rsidDel="00B21E17">
          <w:delText>convective_heatflux</w:delText>
        </w:r>
      </w:del>
      <w:ins w:id="1220"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1221" w:author="Steve Maas" w:date="2014-01-06T17:04:00Z">
        <w:r w:rsidDel="00774E5E">
          <w:delText xml:space="preserve">controlled </w:delText>
        </w:r>
      </w:del>
      <w:ins w:id="1222" w:author="Steve Maas" w:date="2014-01-06T17:04:00Z">
        <w:r w:rsidR="00774E5E">
          <w:t xml:space="preserve">defined by the </w:t>
        </w:r>
        <w:r w:rsidR="00774E5E">
          <w:rPr>
            <w:i/>
          </w:rPr>
          <w:t xml:space="preserve">Ta </w:t>
        </w:r>
        <w:r w:rsidR="00774E5E">
          <w:t xml:space="preserve">parameter.  </w:t>
        </w:r>
      </w:ins>
      <w:ins w:id="1223" w:author="Steve Maas" w:date="2014-01-06T17:05:00Z">
        <w:r w:rsidR="00774E5E">
          <w:t xml:space="preserve">It </w:t>
        </w:r>
      </w:ins>
      <w:del w:id="1224" w:author="Steve Maas" w:date="2014-01-06T17:04:00Z">
        <w:r w:rsidDel="00774E5E">
          <w:delText xml:space="preserve">by </w:delText>
        </w:r>
      </w:del>
      <w:ins w:id="1225" w:author="Steve Maas" w:date="2014-01-06T17:05:00Z">
        <w:r w:rsidR="00774E5E">
          <w:t xml:space="preserve">takes an </w:t>
        </w:r>
      </w:ins>
      <w:del w:id="1226" w:author="Steve Maas" w:date="2014-01-06T17:04:00Z">
        <w:r w:rsidDel="00774E5E">
          <w:delText>t</w:delText>
        </w:r>
      </w:del>
      <w:del w:id="1227" w:author="Steve Maas" w:date="2014-01-06T17:05:00Z">
        <w:r w:rsidDel="00774E5E">
          <w:delText xml:space="preserve">he </w:delText>
        </w:r>
      </w:del>
      <w:ins w:id="1228" w:author="Steve Maas" w:date="2014-01-06T17:04:00Z">
        <w:r w:rsidR="00774E5E">
          <w:t xml:space="preserve">optional </w:t>
        </w:r>
      </w:ins>
      <w:r>
        <w:t>load curve define</w:t>
      </w:r>
      <w:ins w:id="1229" w:author="Steve Maas" w:date="2014-01-06T15:50:00Z">
        <w:r w:rsidR="00A0697D">
          <w:t>d</w:t>
        </w:r>
      </w:ins>
      <w:r>
        <w:t xml:space="preserve"> through the </w:t>
      </w:r>
      <w:r>
        <w:rPr>
          <w:i/>
        </w:rPr>
        <w:t xml:space="preserve">lc </w:t>
      </w:r>
      <w:r>
        <w:t>attribute</w:t>
      </w:r>
      <w:del w:id="1230"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1231" w:name="_Toc385498444"/>
      <w:r>
        <w:t xml:space="preserve">Body </w:t>
      </w:r>
      <w:del w:id="1232" w:author="Steve Maas" w:date="2014-01-06T15:54:00Z">
        <w:r w:rsidDel="002528E9">
          <w:delText>Force</w:delText>
        </w:r>
      </w:del>
      <w:ins w:id="1233" w:author="Steve Maas" w:date="2014-01-06T15:54:00Z">
        <w:r w:rsidR="002528E9">
          <w:t>Loads</w:t>
        </w:r>
      </w:ins>
      <w:bookmarkEnd w:id="1231"/>
    </w:p>
    <w:p w14:paraId="4DA7A91B" w14:textId="74532E0D" w:rsidR="001A7B22" w:rsidRDefault="002528E9" w:rsidP="001A7B22">
      <w:ins w:id="1234" w:author="Steve Maas" w:date="2014-01-06T15:54:00Z">
        <w:r>
          <w:t xml:space="preserve">A body load </w:t>
        </w:r>
      </w:ins>
      <w:ins w:id="1235" w:author="Steve Maas" w:date="2014-01-06T15:55:00Z">
        <w:r>
          <w:t xml:space="preserve">can be used to define a source term to the model. The following sections define the different type of body loads that can be applied. </w:t>
        </w:r>
      </w:ins>
      <w:moveFromRangeStart w:id="1236" w:author="Steve Maas" w:date="2014-01-06T15:54:00Z" w:name="move376787111"/>
      <w:moveFrom w:id="1237" w:author="Steve Maas" w:date="2014-01-06T15:54:00Z">
        <w:r w:rsidR="001A7B22" w:rsidDel="002528E9">
          <w:t>The body force is defined as a 3D vector. Each component can be associated with a load curve to define a time dependent body force. Only the non-zero components need to be def</w:t>
        </w:r>
        <w:del w:id="1238" w:author="Steve Maas" w:date="2014-01-06T15:55:00Z">
          <w:r w:rsidR="001A7B22" w:rsidDel="002528E9">
            <w:delText>ined</w:delText>
          </w:r>
          <w:r w:rsidR="00073C1F" w:rsidDel="002528E9">
            <w:delText>.</w:delText>
          </w:r>
        </w:del>
      </w:moveFrom>
      <w:moveFromRangeEnd w:id="1236"/>
    </w:p>
    <w:p w14:paraId="340F52D1" w14:textId="77777777" w:rsidR="00073C1F" w:rsidRDefault="00073C1F" w:rsidP="007D6F0D">
      <w:pPr>
        <w:pStyle w:val="Heading4"/>
      </w:pPr>
      <w:bookmarkStart w:id="1239" w:name="_Toc385498445"/>
      <w:r>
        <w:t>Constant Body Force</w:t>
      </w:r>
      <w:bookmarkEnd w:id="1239"/>
    </w:p>
    <w:p w14:paraId="4AE8E5E1" w14:textId="11363F5A" w:rsidR="00073C1F" w:rsidRDefault="002528E9" w:rsidP="00073C1F">
      <w:moveToRangeStart w:id="1240" w:author="Steve Maas" w:date="2014-01-06T15:54:00Z" w:name="move376787111"/>
      <w:moveTo w:id="1241" w:author="Steve Maas" w:date="2014-01-06T15:54:00Z">
        <w:r>
          <w:t>The body force is defined as a 3D vector. Each component can be associated with a load curve to define a time dependent body force. Only the non-zero components need to be defined.</w:t>
        </w:r>
      </w:moveTo>
      <w:moveToRangeEnd w:id="1240"/>
      <w:ins w:id="1242"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1243" w:author="Steve Maas" w:date="2014-01-06T15:50:00Z">
        <w:r w:rsidRPr="0097532C" w:rsidDel="00A0697D">
          <w:delText>force</w:delText>
        </w:r>
        <w:r w:rsidR="00073C1F" w:rsidDel="00A0697D">
          <w:delText xml:space="preserve"> </w:delText>
        </w:r>
      </w:del>
      <w:ins w:id="1244"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1245" w:author="Steve Maas" w:date="2014-01-06T15:50:00Z">
        <w:r w:rsidDel="00A0697D">
          <w:delText>force</w:delText>
        </w:r>
      </w:del>
      <w:ins w:id="1246"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247" w:name="_Toc385498446"/>
      <w:r>
        <w:t>Non-Constant Body Force</w:t>
      </w:r>
      <w:bookmarkEnd w:id="1247"/>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1248" w:author="Steve Maas" w:date="2014-01-06T15:50:00Z">
        <w:r w:rsidRPr="0097532C" w:rsidDel="00C44072">
          <w:delText>force</w:delText>
        </w:r>
        <w:r w:rsidDel="00C44072">
          <w:delText xml:space="preserve"> </w:delText>
        </w:r>
      </w:del>
      <w:ins w:id="1249"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1250" w:author="Steve Maas" w:date="2014-01-06T15:50:00Z">
        <w:r w:rsidDel="00C44072">
          <w:delText>force</w:delText>
        </w:r>
      </w:del>
      <w:ins w:id="1251"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1252" w:name="_Toc337555754"/>
      <w:bookmarkStart w:id="1253" w:name="_Toc350246989"/>
      <w:bookmarkStart w:id="1254" w:name="_Toc350354875"/>
      <w:bookmarkStart w:id="1255" w:name="_Toc350439833"/>
      <w:bookmarkStart w:id="1256" w:name="_Toc352596239"/>
      <w:bookmarkStart w:id="1257" w:name="_Toc363725012"/>
      <w:bookmarkStart w:id="1258" w:name="_Toc337555755"/>
      <w:bookmarkStart w:id="1259" w:name="_Toc350246990"/>
      <w:bookmarkStart w:id="1260" w:name="_Toc350354876"/>
      <w:bookmarkStart w:id="1261" w:name="_Toc350439834"/>
      <w:bookmarkStart w:id="1262" w:name="_Toc352596240"/>
      <w:bookmarkStart w:id="1263" w:name="_Toc363725013"/>
      <w:bookmarkStart w:id="1264" w:name="_Toc385498447"/>
      <w:bookmarkEnd w:id="1252"/>
      <w:bookmarkEnd w:id="1253"/>
      <w:bookmarkEnd w:id="1254"/>
      <w:bookmarkEnd w:id="1255"/>
      <w:bookmarkEnd w:id="1256"/>
      <w:bookmarkEnd w:id="1257"/>
      <w:bookmarkEnd w:id="1258"/>
      <w:bookmarkEnd w:id="1259"/>
      <w:bookmarkEnd w:id="1260"/>
      <w:bookmarkEnd w:id="1261"/>
      <w:bookmarkEnd w:id="1262"/>
      <w:bookmarkEnd w:id="1263"/>
      <w:r>
        <w:t>Centrifugal Force</w:t>
      </w:r>
      <w:bookmarkEnd w:id="1264"/>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6" o:title=""/>
          </v:shape>
          <o:OLEObject Type="Embed" ProgID="Equation.DSMT4" ShapeID="_x0000_i1063" DrawAspect="Content" ObjectID="_1460295143"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60295144" r:id="rId109"/>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65" type="#_x0000_t75" style="width:8.5pt;height:10.5pt" o:ole="">
            <v:imagedata r:id="rId110" o:title=""/>
          </v:shape>
          <o:OLEObject Type="Embed" ProgID="Equation.DSMT4" ShapeID="_x0000_i1065" DrawAspect="Content" ObjectID="_1460295145" r:id="rId111"/>
        </w:object>
      </w:r>
      <w:r w:rsidR="00FA2E2E">
        <w:rPr>
          <w:rStyle w:val="CommentReference"/>
        </w:rPr>
        <w:commentReference w:id="1265"/>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1266" w:author="Steve Maas" w:date="2014-01-06T15:51:00Z">
        <w:r w:rsidR="00C138A7">
          <w:t>load</w:t>
        </w:r>
      </w:ins>
      <w:del w:id="1267"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1268" w:author="Steve Maas" w:date="2014-01-06T15:51:00Z">
        <w:r w:rsidDel="00C138A7">
          <w:delText>force</w:delText>
        </w:r>
      </w:del>
      <w:ins w:id="1269"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1270" w:name="_Toc385498448"/>
      <w:r>
        <w:t>Heat source</w:t>
      </w:r>
      <w:bookmarkEnd w:id="1270"/>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1271" w:author="Steve Maas" w:date="2014-01-06T15:51:00Z">
        <w:r>
          <w:t>load</w:t>
        </w:r>
      </w:ins>
      <w:del w:id="1272"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1273" w:author="Steve Maas" w:date="2014-01-06T15:51:00Z">
        <w:r w:rsidDel="00C138A7">
          <w:delText>force</w:delText>
        </w:r>
      </w:del>
      <w:ins w:id="1274"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1275" w:author="Steve Maas" w:date="2013-12-16T10:14:00Z">
          <w:pPr>
            <w:pStyle w:val="Heading3"/>
          </w:pPr>
        </w:pPrChange>
      </w:pPr>
      <w:r>
        <w:br w:type="page"/>
      </w:r>
      <w:bookmarkStart w:id="1276" w:name="_Toc385498449"/>
      <w:r w:rsidR="00602A42">
        <w:lastRenderedPageBreak/>
        <w:t xml:space="preserve">Contact </w:t>
      </w:r>
      <w:del w:id="1277" w:author="Steve Maas" w:date="2014-01-15T11:00:00Z">
        <w:r w:rsidR="00602A42" w:rsidDel="008826A0">
          <w:delText>Interfaces</w:delText>
        </w:r>
      </w:del>
      <w:ins w:id="1278" w:author="Steve Maas" w:date="2014-01-15T11:00:00Z">
        <w:r w:rsidR="008826A0">
          <w:t>Section</w:t>
        </w:r>
      </w:ins>
      <w:bookmarkEnd w:id="1276"/>
    </w:p>
    <w:p w14:paraId="763861E5" w14:textId="77777777" w:rsidR="00602A42" w:rsidRDefault="00602A42" w:rsidP="00602A42">
      <w:ins w:id="1279"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1280"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1281"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1282" w:author="Gerard Ateshian" w:date="2014-01-07T09:37:00Z">
              <w:r w:rsidDel="00147151">
                <w:delText xml:space="preserve">and </w:delText>
              </w:r>
            </w:del>
            <w:r>
              <w:t xml:space="preserve">biphasic-solute contact for </w:t>
            </w:r>
            <w:r w:rsidRPr="007D6F0D">
              <w:rPr>
                <w:i/>
              </w:rPr>
              <w:t>sliding3</w:t>
            </w:r>
            <w:ins w:id="1283" w:author="Gerard Ateshian" w:date="2014-01-07T09:37:00Z">
              <w:r w:rsidR="00147151">
                <w:t xml:space="preserve">, and multiphasic contact for </w:t>
              </w:r>
            </w:ins>
            <w:ins w:id="1284"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1285" w:author="Steve Maas" w:date="2013-12-16T10:14:00Z">
          <w:pPr>
            <w:pStyle w:val="Heading4"/>
          </w:pPr>
        </w:pPrChange>
      </w:pPr>
      <w:bookmarkStart w:id="1286" w:name="_Toc385498450"/>
      <w:r>
        <w:t>Sliding Interfaces</w:t>
      </w:r>
      <w:bookmarkEnd w:id="128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1287" w:author="Steve Maas" w:date="2013-12-16T10:18:00Z">
        <w:r w:rsidDel="00602A42">
          <w:delText>lagrange</w:delText>
        </w:r>
      </w:del>
      <w:ins w:id="1288"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1289"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1290" w:author="Gerard Ateshian" w:date="2014-01-07T09:40:00Z">
        <w:r>
          <w:rPr>
            <w:b/>
            <w:i/>
          </w:rPr>
          <w:t>sliding-multiphasic (S</w:t>
        </w:r>
      </w:ins>
      <w:ins w:id="1291" w:author="Gerard Ateshian" w:date="2014-01-07T09:41:00Z">
        <w:r>
          <w:rPr>
            <w:b/>
            <w:i/>
          </w:rPr>
          <w:t>MP</w:t>
        </w:r>
      </w:ins>
      <w:ins w:id="1292" w:author="Gerard Ateshian" w:date="2014-01-07T09:40:00Z">
        <w:r>
          <w:rPr>
            <w:b/>
            <w:i/>
          </w:rPr>
          <w:t>)</w:t>
        </w:r>
        <w:r w:rsidRPr="00D74A7E">
          <w:t>:</w:t>
        </w:r>
        <w:r>
          <w:t xml:space="preserve"> This method is similar to </w:t>
        </w:r>
        <w:r w:rsidRPr="00696CC4">
          <w:rPr>
            <w:i/>
          </w:rPr>
          <w:t>sliding</w:t>
        </w:r>
      </w:ins>
      <w:ins w:id="1293" w:author="Gerard Ateshian" w:date="2014-01-07T09:41:00Z">
        <w:r>
          <w:rPr>
            <w:i/>
          </w:rPr>
          <w:t>3</w:t>
        </w:r>
      </w:ins>
      <w:ins w:id="1294" w:author="Gerard Ateshian" w:date="2014-01-07T09:40:00Z">
        <w:r>
          <w:t xml:space="preserve">. This contact implementation supports </w:t>
        </w:r>
      </w:ins>
      <w:ins w:id="1295" w:author="Gerard Ateshian" w:date="2014-01-07T09:41:00Z">
        <w:r>
          <w:t xml:space="preserve">multiphasic </w:t>
        </w:r>
      </w:ins>
      <w:ins w:id="1296" w:author="Gerard Ateshian" w:date="2014-01-07T09:40:00Z">
        <w:r>
          <w:t xml:space="preserve">contact (see the next section).  When using </w:t>
        </w:r>
      </w:ins>
      <w:ins w:id="1297" w:author="Gerard Ateshian" w:date="2014-01-07T09:41:00Z">
        <w:r>
          <w:t xml:space="preserve">multiphasic </w:t>
        </w:r>
      </w:ins>
      <w:ins w:id="1298"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1299"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1300" w:author="Steve Maas" w:date="2013-12-30T14:00:00Z"/>
        </w:rPr>
      </w:pPr>
      <w:del w:id="1301" w:author="Steve Maas" w:date="2013-12-30T13:59:00Z">
        <w:r w:rsidDel="00BB02DD">
          <w:delText>Both quadrilateral surface elements (quad4) and triangular elements (tri3) can be used to define the master and/or slave surfaces</w:delText>
        </w:r>
      </w:del>
      <w:ins w:id="1302" w:author="Steve Maas" w:date="2013-12-30T13:59:00Z">
        <w:r w:rsidR="00BB02DD">
          <w:t xml:space="preserve">The supported surface elements are </w:t>
        </w:r>
      </w:ins>
      <w:ins w:id="1303" w:author="Steve Maas" w:date="2013-12-30T14:03:00Z">
        <w:r w:rsidR="00C44CEE">
          <w:t>described</w:t>
        </w:r>
      </w:ins>
      <w:ins w:id="1304" w:author="Steve Maas" w:date="2013-12-30T13:59:00Z">
        <w:r w:rsidR="00BB02DD">
          <w:t xml:space="preserve"> in section </w:t>
        </w:r>
      </w:ins>
      <w:ins w:id="1305" w:author="Steve Maas" w:date="2013-12-30T14:00:00Z">
        <w:r w:rsidR="00BB02DD">
          <w:fldChar w:fldCharType="begin"/>
        </w:r>
        <w:r w:rsidR="00BB02DD">
          <w:instrText xml:space="preserve"> REF _Ref376174920 \r \h </w:instrText>
        </w:r>
      </w:ins>
      <w:r w:rsidR="00BB02DD">
        <w:fldChar w:fldCharType="separate"/>
      </w:r>
      <w:ins w:id="1306" w:author="Steve Maas" w:date="2014-01-02T13:04:00Z">
        <w:r w:rsidR="00873D59">
          <w:t xml:space="preserve">3.6.2.3. </w:t>
        </w:r>
      </w:ins>
      <w:ins w:id="1307" w:author="Steve Maas" w:date="2013-12-30T14:00:00Z">
        <w:r w:rsidR="00BB02DD">
          <w:fldChar w:fldCharType="end"/>
        </w:r>
      </w:ins>
      <w:del w:id="1308" w:author="Steve Maas" w:date="2013-12-30T14:00:00Z">
        <w:r w:rsidDel="00BB02DD">
          <w:delText>.</w:delText>
        </w:r>
      </w:del>
    </w:p>
    <w:p w14:paraId="1EC8BA4E" w14:textId="77777777" w:rsidR="00BB02DD" w:rsidRDefault="00BB02DD" w:rsidP="00602A42">
      <w:pPr>
        <w:rPr>
          <w:ins w:id="1309" w:author="Steve Maas" w:date="2013-12-30T14:00:00Z"/>
        </w:rPr>
      </w:pPr>
    </w:p>
    <w:p w14:paraId="15A00806" w14:textId="5B6EB426" w:rsidR="00BB02DD" w:rsidRDefault="00BB02DD" w:rsidP="00602A42">
      <w:pPr>
        <w:rPr>
          <w:ins w:id="1310" w:author="Steve Maas" w:date="2013-12-30T14:01:00Z"/>
        </w:rPr>
      </w:pPr>
      <w:ins w:id="1311" w:author="Steve Maas" w:date="2013-12-30T14:00:00Z">
        <w:r>
          <w:t xml:space="preserve">If surfaces are defined in the input file using the </w:t>
        </w:r>
        <w:r w:rsidRPr="00BB02DD">
          <w:rPr>
            <w:i/>
            <w:rPrChange w:id="1312" w:author="Steve Maas" w:date="2013-12-30T14:01:00Z">
              <w:rPr/>
            </w:rPrChange>
          </w:rPr>
          <w:t>Geometry/Surface</w:t>
        </w:r>
        <w:r>
          <w:t xml:space="preserve"> section, then the contact surface definition can be defined by referring to the surfaces defined in the </w:t>
        </w:r>
        <w:r w:rsidRPr="00BB02DD">
          <w:rPr>
            <w:i/>
            <w:rPrChange w:id="1313" w:author="Steve Maas" w:date="2013-12-30T14:01:00Z">
              <w:rPr/>
            </w:rPrChange>
          </w:rPr>
          <w:t>Geometry/Surface</w:t>
        </w:r>
        <w:r>
          <w:t xml:space="preserve"> section and this can be done using the </w:t>
        </w:r>
      </w:ins>
      <w:ins w:id="1314" w:author="Steve Maas" w:date="2013-12-30T14:01:00Z">
        <w:r>
          <w:rPr>
            <w:i/>
          </w:rPr>
          <w:t xml:space="preserve">set </w:t>
        </w:r>
        <w:r>
          <w:t>attribute.</w:t>
        </w:r>
      </w:ins>
      <w:ins w:id="1315" w:author="Steve Maas" w:date="2013-12-30T14:02:00Z">
        <w:r w:rsidR="00C44CEE">
          <w:t xml:space="preserve"> For example:</w:t>
        </w:r>
      </w:ins>
    </w:p>
    <w:p w14:paraId="4CF88E71" w14:textId="77777777" w:rsidR="00BB02DD" w:rsidRDefault="00BB02DD" w:rsidP="00602A42">
      <w:pPr>
        <w:rPr>
          <w:ins w:id="1316" w:author="Steve Maas" w:date="2013-12-30T14:02:00Z"/>
        </w:rPr>
      </w:pPr>
    </w:p>
    <w:p w14:paraId="40320ECD" w14:textId="5EAB2B4E" w:rsidR="00C44CEE" w:rsidRDefault="00C44CEE" w:rsidP="00C44CEE">
      <w:pPr>
        <w:pStyle w:val="code"/>
        <w:rPr>
          <w:ins w:id="1317" w:author="Steve Maas" w:date="2013-12-30T14:02:00Z"/>
        </w:rPr>
      </w:pPr>
      <w:ins w:id="1318" w:author="Steve Maas" w:date="2013-12-30T14:02:00Z">
        <w:r>
          <w:t>&lt;surface type="master" set="Surface01"/&gt;</w:t>
        </w:r>
      </w:ins>
    </w:p>
    <w:p w14:paraId="264856AE" w14:textId="77777777" w:rsidR="00C44CEE" w:rsidRDefault="00C44CEE" w:rsidP="00602A42">
      <w:pPr>
        <w:rPr>
          <w:ins w:id="1319" w:author="Steve Maas" w:date="2013-12-30T14:01:00Z"/>
        </w:rPr>
      </w:pPr>
    </w:p>
    <w:p w14:paraId="4177B078" w14:textId="404BE351" w:rsidR="00BB02DD" w:rsidRPr="005F474E" w:rsidRDefault="00C44CEE" w:rsidP="00602A42">
      <w:pPr>
        <w:rPr>
          <w:ins w:id="1320" w:author="Steve Maas" w:date="2013-12-30T14:01:00Z"/>
        </w:rPr>
      </w:pPr>
      <w:ins w:id="1321" w:author="Steve Maas" w:date="2013-12-30T14:02:00Z">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ins>
      <w:ins w:id="1322" w:author="Steve Maas" w:date="2013-12-30T14:03:00Z">
        <w:r>
          <w:fldChar w:fldCharType="begin"/>
        </w:r>
        <w:r>
          <w:instrText xml:space="preserve"> REF _Ref376175517 \r \h </w:instrText>
        </w:r>
      </w:ins>
      <w:r>
        <w:fldChar w:fldCharType="separate"/>
      </w:r>
      <w:ins w:id="1323" w:author="Steve Maas" w:date="2014-01-02T13:04:00Z">
        <w:r w:rsidR="00873D59">
          <w:t>3.6.4</w:t>
        </w:r>
      </w:ins>
      <w:ins w:id="1324" w:author="Steve Maas" w:date="2013-12-30T14:03:00Z">
        <w:r>
          <w:fldChar w:fldCharType="end"/>
        </w:r>
        <w:r>
          <w:t xml:space="preserve"> </w:t>
        </w:r>
      </w:ins>
      <w:ins w:id="1325" w:author="Steve Maas" w:date="2013-12-30T14:02:00Z">
        <w:r>
          <w:t>for more information on how to define surfaces.</w:t>
        </w:r>
      </w:ins>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3" o:title=""/>
          </v:shape>
          <o:OLEObject Type="Embed" ProgID="Equation.DSMT4" ShapeID="_x0000_i1066" DrawAspect="Content" ObjectID="_1460295146"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5" o:title=""/>
          </v:shape>
          <o:OLEObject Type="Embed" ProgID="Equation.DSMT4" ShapeID="_x0000_i1067" DrawAspect="Content" ObjectID="_1460295147"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w:t>
      </w:r>
      <w:r>
        <w:lastRenderedPageBreak/>
        <w:t xml:space="preserve">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w:t>
      </w:r>
      <w:r>
        <w:lastRenderedPageBreak/>
        <w:t xml:space="preserve">some cases, especially in large compression problems, the penalty factor required to achieve an acceptable amount of penetration has to be so large that it causes numerical 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7" o:title=""/>
          </v:shape>
          <o:OLEObject Type="Embed" ProgID="Equation.DSMT4" ShapeID="_x0000_i1068" DrawAspect="Content" ObjectID="_1460295148" r:id="rId118"/>
        </w:object>
      </w:r>
      <w:r>
        <w:t xml:space="preserve">, </w:t>
      </w:r>
      <w:r w:rsidRPr="00AF2221">
        <w:rPr>
          <w:position w:val="-4"/>
        </w:rPr>
        <w:object w:dxaOrig="420" w:dyaOrig="200" w14:anchorId="6960DD08">
          <v:shape id="_x0000_i1069" type="#_x0000_t75" style="width:21.5pt;height:10pt" o:ole="">
            <v:imagedata r:id="rId119" o:title=""/>
          </v:shape>
          <o:OLEObject Type="Embed" ProgID="Equation.DSMT4" ShapeID="_x0000_i1069" DrawAspect="Content" ObjectID="_1460295149"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lastRenderedPageBreak/>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326" w:author="Gerard Ateshian" w:date="2014-01-07T09:42:00Z">
        <w:r w:rsidR="00147151" w:rsidRPr="00147151">
          <w:rPr>
            <w:rPrChange w:id="1327" w:author="Gerard Ateshian" w:date="2014-01-07T09:42:00Z">
              <w:rPr>
                <w:i/>
              </w:rPr>
            </w:rPrChange>
          </w:rPr>
          <w:t>,</w:t>
        </w:r>
      </w:ins>
      <w:r>
        <w:t xml:space="preserve"> </w:t>
      </w:r>
      <w:del w:id="1328" w:author="Gerard Ateshian" w:date="2014-01-07T09:42:00Z">
        <w:r w:rsidDel="00147151">
          <w:delText xml:space="preserve">and </w:delText>
        </w:r>
      </w:del>
      <w:r w:rsidRPr="00A92C16">
        <w:rPr>
          <w:i/>
        </w:rPr>
        <w:t>sliding3</w:t>
      </w:r>
      <w:r>
        <w:t xml:space="preserve"> </w:t>
      </w:r>
      <w:ins w:id="1329" w:author="Gerard Ateshian" w:date="2014-01-07T09:42:00Z">
        <w:r w:rsidR="00147151">
          <w:t xml:space="preserve">and </w:t>
        </w:r>
        <w:r w:rsidR="00147151" w:rsidRPr="00147151">
          <w:rPr>
            <w:i/>
            <w:rPrChange w:id="1330"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331" w:author="Steve Maas" w:date="2013-12-16T10:14:00Z">
          <w:pPr>
            <w:pStyle w:val="Heading4"/>
          </w:pPr>
        </w:pPrChange>
      </w:pPr>
      <w:bookmarkStart w:id="1332" w:name="_Toc385498451"/>
      <w:r>
        <w:lastRenderedPageBreak/>
        <w:t>Biphasic Contact</w:t>
      </w:r>
      <w:bookmarkEnd w:id="1332"/>
    </w:p>
    <w:p w14:paraId="3A92A180" w14:textId="77777777" w:rsidR="00602A42" w:rsidRDefault="00602A42" w:rsidP="00602A42">
      <w:r>
        <w:t xml:space="preserve">The </w:t>
      </w:r>
      <w:r>
        <w:rPr>
          <w:i/>
        </w:rPr>
        <w:t xml:space="preserve">sliding2 </w:t>
      </w:r>
      <w:r>
        <w:t>implementation for sliding interfaces can deal with biphasic contact surfaces (including biphasic-on-biphasic, biphasic-on-elastic, biphasic-on-rigid). It allows for the 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21" o:title=""/>
          </v:shape>
          <o:OLEObject Type="Embed" ProgID="Equation.DSMT4" ShapeID="_x0000_i1070" DrawAspect="Content" ObjectID="_1460295150"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333" w:author="Steve Maas" w:date="2013-12-16T10:14:00Z">
          <w:pPr>
            <w:pStyle w:val="Heading4"/>
          </w:pPr>
        </w:pPrChange>
      </w:pPr>
      <w:bookmarkStart w:id="1334" w:name="_Toc385498452"/>
      <w:r>
        <w:t xml:space="preserve">Biphasic-Solute </w:t>
      </w:r>
      <w:ins w:id="1335" w:author="Gerard Ateshian" w:date="2014-01-07T09:42:00Z">
        <w:r w:rsidR="00147151">
          <w:t xml:space="preserve">and Multiphasic </w:t>
        </w:r>
      </w:ins>
      <w:r>
        <w:t>Contact</w:t>
      </w:r>
      <w:bookmarkEnd w:id="1334"/>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1336" w:author="Gerard Ateshian" w:date="2014-01-07T09:43:00Z">
        <w:r w:rsidR="00147151">
          <w:t xml:space="preserve"> and the </w:t>
        </w:r>
        <w:r w:rsidR="00147151" w:rsidRPr="00147151">
          <w:rPr>
            <w:i/>
            <w:rPrChange w:id="1337" w:author="Gerard Ateshian" w:date="2014-01-07T09:43:00Z">
              <w:rPr/>
            </w:rPrChange>
          </w:rPr>
          <w:t>sliding-multiphasic</w:t>
        </w:r>
        <w:r w:rsidR="00147151">
          <w:t xml:space="preserve"> contact interface can similarly deal with multiphasic contact surfaces</w:t>
        </w:r>
      </w:ins>
      <w:r>
        <w:t xml:space="preserve">. </w:t>
      </w:r>
      <w:del w:id="1338" w:author="Gerard Ateshian" w:date="2014-01-07T09:43:00Z">
        <w:r w:rsidDel="00147151">
          <w:delText xml:space="preserve">It </w:delText>
        </w:r>
      </w:del>
      <w:ins w:id="1339" w:author="Gerard Ateshian" w:date="2014-01-07T09:43:00Z">
        <w:r w:rsidR="00147151">
          <w:t xml:space="preserve">These contact interfaces </w:t>
        </w:r>
      </w:ins>
      <w:r>
        <w:t>allow</w:t>
      </w:r>
      <w:del w:id="1340"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341" w:author="Gerard Ateshian" w:date="2014-01-07T09:44:00Z">
        <w:r w:rsidR="00147151" w:rsidRPr="00147151">
          <w:t xml:space="preserve"> (</w:t>
        </w:r>
      </w:ins>
      <w:ins w:id="1342" w:author="Gerard Ateshian" w:date="2014-01-07T09:45:00Z">
        <w:r w:rsidR="00147151">
          <w:t xml:space="preserve">for </w:t>
        </w:r>
      </w:ins>
      <w:ins w:id="1343" w:author="Gerard Ateshian" w:date="2014-01-07T09:44:00Z">
        <w:r w:rsidR="00147151" w:rsidRPr="00147151">
          <w:t>sliding3)</w:t>
        </w:r>
      </w:ins>
    </w:p>
    <w:p w14:paraId="0CEF6785" w14:textId="5762FE8E" w:rsidR="00147151" w:rsidRPr="00147151" w:rsidRDefault="00147151">
      <w:pPr>
        <w:rPr>
          <w:ins w:id="1344" w:author="Gerard Ateshian" w:date="2014-01-07T09:45:00Z"/>
        </w:rPr>
        <w:pPrChange w:id="1345" w:author="Gerard Ateshian" w:date="2014-01-07T09:45:00Z">
          <w:pPr>
            <w:pStyle w:val="code"/>
          </w:pPr>
        </w:pPrChange>
      </w:pPr>
      <w:ins w:id="1346" w:author="Gerard Ateshian" w:date="2014-01-07T09:45:00Z">
        <w:r w:rsidRPr="00147151">
          <w:t>or</w:t>
        </w:r>
      </w:ins>
    </w:p>
    <w:p w14:paraId="269C4100" w14:textId="3D3DE009" w:rsidR="00147151" w:rsidRDefault="00147151" w:rsidP="00147151">
      <w:pPr>
        <w:pStyle w:val="code"/>
        <w:rPr>
          <w:ins w:id="1347" w:author="Gerard Ateshian" w:date="2014-01-07T09:44:00Z"/>
        </w:rPr>
      </w:pPr>
      <w:ins w:id="1348" w:author="Gerard Ateshian" w:date="2014-01-07T09:44:00Z">
        <w:r w:rsidRPr="00B7277A">
          <w:t>&lt;ambient_concentration</w:t>
        </w:r>
        <w:r>
          <w:t xml:space="preserve"> sol=”id”</w:t>
        </w:r>
        <w:r w:rsidRPr="00B7277A">
          <w:t>&gt;0&lt;/ambient_concentration&gt;</w:t>
        </w:r>
        <w:r>
          <w:t xml:space="preserve"> (</w:t>
        </w:r>
      </w:ins>
      <w:ins w:id="1349" w:author="Gerard Ateshian" w:date="2014-01-07T09:45:00Z">
        <w:r>
          <w:t xml:space="preserve">for </w:t>
        </w:r>
      </w:ins>
      <w:ins w:id="1350"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351" w:author="Gerard Ateshian" w:date="2014-01-07T09:45:00Z">
        <w:r w:rsidR="00147151">
          <w:t xml:space="preserve"> penalty</w:t>
        </w:r>
      </w:ins>
      <w:r>
        <w:t xml:space="preserve"> parameters control the penalty values that are used to calculate the Lagrange multipliers for the </w:t>
      </w:r>
      <w:r>
        <w:lastRenderedPageBreak/>
        <w:t xml:space="preserve">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3" o:title=""/>
          </v:shape>
          <o:OLEObject Type="Embed" ProgID="Equation.DSMT4" ShapeID="_x0000_i1071" DrawAspect="Content" ObjectID="_1460295151"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5" o:title=""/>
          </v:shape>
          <o:OLEObject Type="Embed" ProgID="Equation.DSMT4" ShapeID="_x0000_i1072" DrawAspect="Content" ObjectID="_1460295152"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7" o:title=""/>
          </v:shape>
          <o:OLEObject Type="Embed" ProgID="Equation.DSMT4" ShapeID="_x0000_i1073" DrawAspect="Content" ObjectID="_1460295153"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352"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353" w:author="Gerard Ateshian" w:date="2014-01-07T09:47:00Z">
        <w:r w:rsidR="0044192A">
          <w:t xml:space="preserve">or multiphasic-on-rigid </w:t>
        </w:r>
      </w:ins>
      <w:r>
        <w:t xml:space="preserve">contact, a two-pass analysis should not be used; the </w:t>
      </w:r>
      <w:del w:id="1354" w:author="Gerard Ateshian" w:date="2014-01-07T09:47:00Z">
        <w:r w:rsidDel="0044192A">
          <w:delText xml:space="preserve">biphasic-solute </w:delText>
        </w:r>
      </w:del>
      <w:ins w:id="1355" w:author="Gerard Ateshian" w:date="2014-01-07T09:47:00Z">
        <w:r w:rsidR="0044192A">
          <w:t xml:space="preserve">rigid </w:t>
        </w:r>
      </w:ins>
      <w:r>
        <w:t xml:space="preserve">surface should be the </w:t>
      </w:r>
      <w:del w:id="1356" w:author="Gerard Ateshian" w:date="2014-01-07T09:47:00Z">
        <w:r w:rsidDel="0044192A">
          <w:delText xml:space="preserve">slave </w:delText>
        </w:r>
      </w:del>
      <w:ins w:id="1357"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358" w:author="Steve Maas" w:date="2013-12-16T10:15:00Z">
          <w:pPr>
            <w:pStyle w:val="Heading4"/>
          </w:pPr>
        </w:pPrChange>
      </w:pPr>
      <w:bookmarkStart w:id="1359" w:name="_Toc385498453"/>
      <w:r w:rsidRPr="00793EA8">
        <w:t>Rigid Wall Interfaces</w:t>
      </w:r>
      <w:bookmarkEnd w:id="1359"/>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360" w:author="Steve Maas" w:date="2013-12-16T10:20:00Z">
                  <w:rPr>
                    <w:b/>
                  </w:rPr>
                </w:rPrChange>
              </w:rPr>
            </w:pPr>
            <w:r w:rsidRPr="00602A42">
              <w:rPr>
                <w:rFonts w:ascii="Times New Roman" w:hAnsi="Times New Roman"/>
                <w:b/>
                <w:rPrChange w:id="1361"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74" type="#_x0000_t75" style="width:44pt;height:18pt" o:ole="">
            <v:imagedata r:id="rId129" o:title=""/>
          </v:shape>
          <o:OLEObject Type="Embed" ProgID="Equation.DSMT4" ShapeID="_x0000_i1074" DrawAspect="Content" ObjectID="_1460295154" r:id="rId130"/>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31" o:title=""/>
          </v:shape>
          <o:OLEObject Type="Embed" ProgID="Equation.DSMT4" ShapeID="_x0000_i1075" DrawAspect="Content" ObjectID="_1460295155"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lastRenderedPageBreak/>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362" w:author="Steve Maas" w:date="2013-12-16T10:15:00Z">
          <w:pPr>
            <w:pStyle w:val="Heading4"/>
          </w:pPr>
        </w:pPrChange>
      </w:pPr>
      <w:bookmarkStart w:id="1363" w:name="_Toc385498454"/>
      <w:r>
        <w:t>Tied Interfaces</w:t>
      </w:r>
      <w:bookmarkEnd w:id="1363"/>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364" w:author="Steve Maas" w:date="2013-12-16T10:15:00Z">
          <w:pPr>
            <w:pStyle w:val="Heading4"/>
          </w:pPr>
        </w:pPrChange>
      </w:pPr>
      <w:bookmarkStart w:id="1365" w:name="_Toc385498455"/>
      <w:r>
        <w:t>Tied Biphasic Interfaces</w:t>
      </w:r>
      <w:bookmarkEnd w:id="136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lastRenderedPageBreak/>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366" w:author="Steve Maas" w:date="2013-12-16T10:15:00Z">
          <w:pPr>
            <w:pStyle w:val="Heading4"/>
          </w:pPr>
        </w:pPrChange>
      </w:pPr>
      <w:bookmarkStart w:id="1367" w:name="_Toc385498456"/>
      <w:r>
        <w:t>Rigid Interfaces</w:t>
      </w:r>
      <w:bookmarkEnd w:id="1367"/>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368" w:author="Steve Maas" w:date="2013-12-16T10:15:00Z">
          <w:pPr>
            <w:pStyle w:val="Heading4"/>
          </w:pPr>
        </w:pPrChange>
      </w:pPr>
      <w:bookmarkStart w:id="1369" w:name="_Toc385498457"/>
      <w:r>
        <w:t>Rigid Joints</w:t>
      </w:r>
      <w:bookmarkEnd w:id="1369"/>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370" w:name="_Toc385498458"/>
      <w:r>
        <w:lastRenderedPageBreak/>
        <w:t>Constraints Section</w:t>
      </w:r>
      <w:bookmarkEnd w:id="1370"/>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371" w:name="_Ref275247132"/>
      <w:bookmarkStart w:id="1372" w:name="_Toc385498459"/>
      <w:r>
        <w:t>Rigid Body Constraints</w:t>
      </w:r>
      <w:bookmarkEnd w:id="1371"/>
      <w:bookmarkEnd w:id="1372"/>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373" w:author="Steve Maas" w:date="2013-12-30T14:13:00Z"/>
        </w:rPr>
      </w:pPr>
      <w:ins w:id="1374"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375"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376" w:author="Steve Maas" w:date="2013-12-30T14:13:00Z"/>
        </w:trPr>
        <w:tc>
          <w:tcPr>
            <w:tcW w:w="1417" w:type="dxa"/>
            <w:shd w:val="clear" w:color="auto" w:fill="auto"/>
          </w:tcPr>
          <w:p w14:paraId="72D52CD1" w14:textId="77777777" w:rsidR="005F474E" w:rsidRPr="000B272C" w:rsidRDefault="005F474E" w:rsidP="00470C94">
            <w:pPr>
              <w:rPr>
                <w:ins w:id="1377" w:author="Steve Maas" w:date="2013-12-30T14:13:00Z"/>
                <w:b/>
              </w:rPr>
            </w:pPr>
            <w:ins w:id="1378"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379" w:author="Steve Maas" w:date="2013-12-30T14:13:00Z"/>
                <w:b/>
              </w:rPr>
            </w:pPr>
            <w:ins w:id="1380" w:author="Steve Maas" w:date="2013-12-30T14:13:00Z">
              <w:r w:rsidRPr="000B272C">
                <w:rPr>
                  <w:b/>
                </w:rPr>
                <w:t>Description</w:t>
              </w:r>
            </w:ins>
          </w:p>
        </w:tc>
      </w:tr>
      <w:tr w:rsidR="005F474E" w14:paraId="54CD55A1" w14:textId="77777777" w:rsidTr="00470C94">
        <w:trPr>
          <w:ins w:id="1381" w:author="Steve Maas" w:date="2013-12-30T14:13:00Z"/>
        </w:trPr>
        <w:tc>
          <w:tcPr>
            <w:tcW w:w="1417" w:type="dxa"/>
            <w:shd w:val="clear" w:color="auto" w:fill="auto"/>
          </w:tcPr>
          <w:p w14:paraId="3B7B8B3D" w14:textId="77777777" w:rsidR="005F474E" w:rsidRDefault="005F474E" w:rsidP="00470C94">
            <w:pPr>
              <w:pStyle w:val="code"/>
              <w:rPr>
                <w:ins w:id="1382" w:author="Steve Maas" w:date="2013-12-30T14:13:00Z"/>
              </w:rPr>
            </w:pPr>
            <w:ins w:id="1383" w:author="Steve Maas" w:date="2013-12-30T14:13:00Z">
              <w:r>
                <w:t>fixed</w:t>
              </w:r>
            </w:ins>
          </w:p>
        </w:tc>
        <w:tc>
          <w:tcPr>
            <w:tcW w:w="8231" w:type="dxa"/>
            <w:shd w:val="clear" w:color="auto" w:fill="auto"/>
          </w:tcPr>
          <w:p w14:paraId="0D997FED" w14:textId="77777777" w:rsidR="005F474E" w:rsidRDefault="005F474E" w:rsidP="00470C94">
            <w:pPr>
              <w:rPr>
                <w:ins w:id="1384" w:author="Steve Maas" w:date="2013-12-30T14:13:00Z"/>
              </w:rPr>
            </w:pPr>
            <w:ins w:id="1385" w:author="Steve Maas" w:date="2013-12-30T14:13:00Z">
              <w:r>
                <w:t>Degree of freedom is fixed</w:t>
              </w:r>
            </w:ins>
          </w:p>
        </w:tc>
      </w:tr>
      <w:tr w:rsidR="005F474E" w14:paraId="1E6F2B17" w14:textId="77777777" w:rsidTr="00470C94">
        <w:trPr>
          <w:ins w:id="1386" w:author="Steve Maas" w:date="2013-12-30T14:13:00Z"/>
        </w:trPr>
        <w:tc>
          <w:tcPr>
            <w:tcW w:w="1417" w:type="dxa"/>
            <w:shd w:val="clear" w:color="auto" w:fill="auto"/>
          </w:tcPr>
          <w:p w14:paraId="645AD39C" w14:textId="77777777" w:rsidR="005F474E" w:rsidRDefault="005F474E" w:rsidP="00470C94">
            <w:pPr>
              <w:pStyle w:val="code"/>
              <w:rPr>
                <w:ins w:id="1387" w:author="Steve Maas" w:date="2013-12-30T14:13:00Z"/>
              </w:rPr>
            </w:pPr>
            <w:ins w:id="1388" w:author="Steve Maas" w:date="2013-12-30T14:13:00Z">
              <w:r>
                <w:t>prescribed</w:t>
              </w:r>
            </w:ins>
          </w:p>
        </w:tc>
        <w:tc>
          <w:tcPr>
            <w:tcW w:w="8231" w:type="dxa"/>
            <w:shd w:val="clear" w:color="auto" w:fill="auto"/>
          </w:tcPr>
          <w:p w14:paraId="0B74E483" w14:textId="77777777" w:rsidR="005F474E" w:rsidRDefault="005F474E" w:rsidP="00470C94">
            <w:pPr>
              <w:rPr>
                <w:ins w:id="1389" w:author="Steve Maas" w:date="2013-12-30T14:13:00Z"/>
              </w:rPr>
            </w:pPr>
            <w:ins w:id="1390" w:author="Steve Maas" w:date="2013-12-30T14:13:00Z">
              <w:r>
                <w:t>Degree of freedom is prescribed by user</w:t>
              </w:r>
            </w:ins>
          </w:p>
        </w:tc>
      </w:tr>
      <w:tr w:rsidR="005F474E" w14:paraId="447DC668" w14:textId="77777777" w:rsidTr="00470C94">
        <w:trPr>
          <w:ins w:id="1391" w:author="Steve Maas" w:date="2013-12-30T14:13:00Z"/>
        </w:trPr>
        <w:tc>
          <w:tcPr>
            <w:tcW w:w="1417" w:type="dxa"/>
            <w:shd w:val="clear" w:color="auto" w:fill="auto"/>
          </w:tcPr>
          <w:p w14:paraId="29D4DF5C" w14:textId="77777777" w:rsidR="005F474E" w:rsidRDefault="005F474E" w:rsidP="00470C94">
            <w:pPr>
              <w:pStyle w:val="code"/>
              <w:rPr>
                <w:ins w:id="1392" w:author="Steve Maas" w:date="2013-12-30T14:13:00Z"/>
              </w:rPr>
            </w:pPr>
            <w:ins w:id="1393" w:author="Steve Maas" w:date="2013-12-30T14:13:00Z">
              <w:r>
                <w:t>force</w:t>
              </w:r>
            </w:ins>
          </w:p>
        </w:tc>
        <w:tc>
          <w:tcPr>
            <w:tcW w:w="8231" w:type="dxa"/>
            <w:shd w:val="clear" w:color="auto" w:fill="auto"/>
          </w:tcPr>
          <w:p w14:paraId="66898344" w14:textId="77777777" w:rsidR="005F474E" w:rsidRDefault="005F474E" w:rsidP="00470C94">
            <w:pPr>
              <w:rPr>
                <w:ins w:id="1394" w:author="Steve Maas" w:date="2013-12-30T14:13:00Z"/>
              </w:rPr>
            </w:pPr>
            <w:ins w:id="1395" w:author="Steve Maas" w:date="2013-12-30T14:13:00Z">
              <w:r>
                <w:t>A force is applied in direction of degree of freedom</w:t>
              </w:r>
            </w:ins>
          </w:p>
        </w:tc>
      </w:tr>
    </w:tbl>
    <w:p w14:paraId="2831638B" w14:textId="77777777" w:rsidR="005F474E" w:rsidRDefault="005F474E" w:rsidP="005F474E">
      <w:pPr>
        <w:pStyle w:val="code"/>
        <w:rPr>
          <w:ins w:id="1396" w:author="Steve Maas" w:date="2013-12-30T14:13:00Z"/>
        </w:rPr>
      </w:pPr>
    </w:p>
    <w:p w14:paraId="09C48438" w14:textId="77777777" w:rsidR="005F474E" w:rsidRDefault="005F474E" w:rsidP="005F474E">
      <w:pPr>
        <w:rPr>
          <w:ins w:id="1397" w:author="Steve Maas" w:date="2013-12-30T14:13:00Z"/>
        </w:rPr>
      </w:pPr>
      <w:ins w:id="1398"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1399"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400" w:author="Steve Maas" w:date="2013-12-30T14:13:00Z"/>
        </w:trPr>
        <w:tc>
          <w:tcPr>
            <w:tcW w:w="2137" w:type="dxa"/>
            <w:shd w:val="clear" w:color="auto" w:fill="auto"/>
          </w:tcPr>
          <w:p w14:paraId="52E207B9" w14:textId="77777777" w:rsidR="005F474E" w:rsidRPr="00890FDC" w:rsidRDefault="005F474E" w:rsidP="00470C94">
            <w:pPr>
              <w:pStyle w:val="code"/>
              <w:rPr>
                <w:ins w:id="1401" w:author="Steve Maas" w:date="2013-12-30T14:13:00Z"/>
                <w:rFonts w:ascii="Times New Roman" w:hAnsi="Times New Roman"/>
                <w:b/>
              </w:rPr>
            </w:pPr>
            <w:ins w:id="1402"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403" w:author="Steve Maas" w:date="2013-12-30T14:13:00Z"/>
                <w:b/>
              </w:rPr>
            </w:pPr>
            <w:ins w:id="1404" w:author="Steve Maas" w:date="2013-12-30T14:13:00Z">
              <w:r>
                <w:rPr>
                  <w:b/>
                </w:rPr>
                <w:t>Description</w:t>
              </w:r>
            </w:ins>
          </w:p>
        </w:tc>
      </w:tr>
      <w:tr w:rsidR="005F474E" w14:paraId="2E06B773" w14:textId="77777777" w:rsidTr="00470C94">
        <w:trPr>
          <w:trHeight w:val="220"/>
          <w:ins w:id="1405" w:author="Steve Maas" w:date="2013-12-30T14:13:00Z"/>
        </w:trPr>
        <w:tc>
          <w:tcPr>
            <w:tcW w:w="2137" w:type="dxa"/>
            <w:shd w:val="clear" w:color="auto" w:fill="auto"/>
          </w:tcPr>
          <w:p w14:paraId="07B8A8FB" w14:textId="77777777" w:rsidR="005F474E" w:rsidRDefault="005F474E" w:rsidP="00470C94">
            <w:pPr>
              <w:pStyle w:val="code"/>
              <w:rPr>
                <w:ins w:id="1406" w:author="Steve Maas" w:date="2013-12-30T14:13:00Z"/>
              </w:rPr>
            </w:pPr>
            <w:ins w:id="1407" w:author="Steve Maas" w:date="2013-12-30T14:13:00Z">
              <w:r>
                <w:t>X</w:t>
              </w:r>
            </w:ins>
          </w:p>
        </w:tc>
        <w:tc>
          <w:tcPr>
            <w:tcW w:w="7440" w:type="dxa"/>
            <w:shd w:val="clear" w:color="auto" w:fill="auto"/>
          </w:tcPr>
          <w:p w14:paraId="52374960" w14:textId="77777777" w:rsidR="005F474E" w:rsidRPr="00890FDC" w:rsidRDefault="005F474E" w:rsidP="00470C94">
            <w:pPr>
              <w:rPr>
                <w:ins w:id="1408" w:author="Steve Maas" w:date="2013-12-30T14:13:00Z"/>
              </w:rPr>
            </w:pPr>
            <w:ins w:id="1409" w:author="Steve Maas" w:date="2013-12-30T14:13:00Z">
              <w:r>
                <w:t xml:space="preserve">Constrain the </w:t>
              </w:r>
              <w:r>
                <w:rPr>
                  <w:i/>
                </w:rPr>
                <w:t xml:space="preserve">x </w:t>
              </w:r>
              <w:r>
                <w:t>degree of freedom</w:t>
              </w:r>
            </w:ins>
          </w:p>
        </w:tc>
      </w:tr>
      <w:tr w:rsidR="005F474E" w14:paraId="7DA41064" w14:textId="77777777" w:rsidTr="00470C94">
        <w:trPr>
          <w:trHeight w:val="120"/>
          <w:ins w:id="1410" w:author="Steve Maas" w:date="2013-12-30T14:13:00Z"/>
        </w:trPr>
        <w:tc>
          <w:tcPr>
            <w:tcW w:w="2137" w:type="dxa"/>
            <w:shd w:val="clear" w:color="auto" w:fill="auto"/>
          </w:tcPr>
          <w:p w14:paraId="52B88CDE" w14:textId="77777777" w:rsidR="005F474E" w:rsidRDefault="005F474E" w:rsidP="00470C94">
            <w:pPr>
              <w:pStyle w:val="code"/>
              <w:rPr>
                <w:ins w:id="1411" w:author="Steve Maas" w:date="2013-12-30T14:13:00Z"/>
              </w:rPr>
            </w:pPr>
            <w:ins w:id="1412" w:author="Steve Maas" w:date="2013-12-30T14:13:00Z">
              <w:r>
                <w:t>Y</w:t>
              </w:r>
            </w:ins>
          </w:p>
        </w:tc>
        <w:tc>
          <w:tcPr>
            <w:tcW w:w="7440" w:type="dxa"/>
            <w:shd w:val="clear" w:color="auto" w:fill="auto"/>
          </w:tcPr>
          <w:p w14:paraId="0D01158A" w14:textId="77777777" w:rsidR="005F474E" w:rsidRDefault="005F474E" w:rsidP="00470C94">
            <w:pPr>
              <w:rPr>
                <w:ins w:id="1413" w:author="Steve Maas" w:date="2013-12-30T14:13:00Z"/>
              </w:rPr>
            </w:pPr>
            <w:ins w:id="1414"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415" w:author="Steve Maas" w:date="2013-12-30T14:13:00Z"/>
        </w:trPr>
        <w:tc>
          <w:tcPr>
            <w:tcW w:w="2137" w:type="dxa"/>
            <w:shd w:val="clear" w:color="auto" w:fill="auto"/>
          </w:tcPr>
          <w:p w14:paraId="1A15D48D" w14:textId="77777777" w:rsidR="005F474E" w:rsidRDefault="005F474E" w:rsidP="00470C94">
            <w:pPr>
              <w:pStyle w:val="code"/>
              <w:rPr>
                <w:ins w:id="1416" w:author="Steve Maas" w:date="2013-12-30T14:13:00Z"/>
              </w:rPr>
            </w:pPr>
            <w:ins w:id="1417" w:author="Steve Maas" w:date="2013-12-30T14:13:00Z">
              <w:r>
                <w:t>Z</w:t>
              </w:r>
            </w:ins>
          </w:p>
        </w:tc>
        <w:tc>
          <w:tcPr>
            <w:tcW w:w="7440" w:type="dxa"/>
            <w:shd w:val="clear" w:color="auto" w:fill="auto"/>
          </w:tcPr>
          <w:p w14:paraId="5287E164" w14:textId="77777777" w:rsidR="005F474E" w:rsidRDefault="005F474E" w:rsidP="00470C94">
            <w:pPr>
              <w:rPr>
                <w:ins w:id="1418" w:author="Steve Maas" w:date="2013-12-30T14:13:00Z"/>
              </w:rPr>
            </w:pPr>
            <w:ins w:id="1419"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420" w:author="Steve Maas" w:date="2013-12-30T14:13:00Z"/>
        </w:trPr>
        <w:tc>
          <w:tcPr>
            <w:tcW w:w="2137" w:type="dxa"/>
            <w:shd w:val="clear" w:color="auto" w:fill="auto"/>
          </w:tcPr>
          <w:p w14:paraId="11EED3BD" w14:textId="77777777" w:rsidR="005F474E" w:rsidRDefault="005F474E" w:rsidP="00470C94">
            <w:pPr>
              <w:pStyle w:val="code"/>
              <w:rPr>
                <w:ins w:id="1421" w:author="Steve Maas" w:date="2013-12-30T14:13:00Z"/>
              </w:rPr>
            </w:pPr>
            <w:ins w:id="1422" w:author="Steve Maas" w:date="2013-12-30T14:13:00Z">
              <w:r>
                <w:t>Rx</w:t>
              </w:r>
            </w:ins>
          </w:p>
        </w:tc>
        <w:tc>
          <w:tcPr>
            <w:tcW w:w="7440" w:type="dxa"/>
            <w:shd w:val="clear" w:color="auto" w:fill="auto"/>
          </w:tcPr>
          <w:p w14:paraId="123DA69F" w14:textId="77777777" w:rsidR="005F474E" w:rsidRPr="00890FDC" w:rsidRDefault="005F474E" w:rsidP="00470C94">
            <w:pPr>
              <w:rPr>
                <w:ins w:id="1423" w:author="Steve Maas" w:date="2013-12-30T14:13:00Z"/>
              </w:rPr>
            </w:pPr>
            <w:ins w:id="1424"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425" w:author="Steve Maas" w:date="2013-12-30T14:13:00Z"/>
        </w:trPr>
        <w:tc>
          <w:tcPr>
            <w:tcW w:w="2137" w:type="dxa"/>
            <w:shd w:val="clear" w:color="auto" w:fill="auto"/>
          </w:tcPr>
          <w:p w14:paraId="134357DF" w14:textId="77777777" w:rsidR="005F474E" w:rsidRDefault="005F474E" w:rsidP="00470C94">
            <w:pPr>
              <w:pStyle w:val="code"/>
              <w:rPr>
                <w:ins w:id="1426" w:author="Steve Maas" w:date="2013-12-30T14:13:00Z"/>
              </w:rPr>
            </w:pPr>
            <w:ins w:id="1427" w:author="Steve Maas" w:date="2013-12-30T14:13:00Z">
              <w:r>
                <w:t>Ry</w:t>
              </w:r>
            </w:ins>
          </w:p>
        </w:tc>
        <w:tc>
          <w:tcPr>
            <w:tcW w:w="7440" w:type="dxa"/>
            <w:shd w:val="clear" w:color="auto" w:fill="auto"/>
          </w:tcPr>
          <w:p w14:paraId="198EB3A5" w14:textId="77777777" w:rsidR="005F474E" w:rsidRDefault="005F474E" w:rsidP="00470C94">
            <w:pPr>
              <w:rPr>
                <w:ins w:id="1428" w:author="Steve Maas" w:date="2013-12-30T14:13:00Z"/>
              </w:rPr>
            </w:pPr>
            <w:ins w:id="1429"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430" w:author="Steve Maas" w:date="2013-12-30T14:13:00Z"/>
        </w:trPr>
        <w:tc>
          <w:tcPr>
            <w:tcW w:w="2137" w:type="dxa"/>
            <w:shd w:val="clear" w:color="auto" w:fill="auto"/>
          </w:tcPr>
          <w:p w14:paraId="01A4358D" w14:textId="77777777" w:rsidR="005F474E" w:rsidRDefault="005F474E" w:rsidP="00470C94">
            <w:pPr>
              <w:pStyle w:val="code"/>
              <w:rPr>
                <w:ins w:id="1431" w:author="Steve Maas" w:date="2013-12-30T14:13:00Z"/>
              </w:rPr>
            </w:pPr>
            <w:ins w:id="1432" w:author="Steve Maas" w:date="2013-12-30T14:13:00Z">
              <w:r>
                <w:t>Rz</w:t>
              </w:r>
            </w:ins>
          </w:p>
        </w:tc>
        <w:tc>
          <w:tcPr>
            <w:tcW w:w="7440" w:type="dxa"/>
            <w:shd w:val="clear" w:color="auto" w:fill="auto"/>
          </w:tcPr>
          <w:p w14:paraId="13A7133B" w14:textId="77777777" w:rsidR="005F474E" w:rsidRDefault="005F474E" w:rsidP="00470C94">
            <w:pPr>
              <w:rPr>
                <w:ins w:id="1433" w:author="Steve Maas" w:date="2013-12-30T14:13:00Z"/>
              </w:rPr>
            </w:pPr>
            <w:ins w:id="1434"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435" w:author="Steve Maas" w:date="2013-12-30T14:13:00Z"/>
        </w:rPr>
      </w:pPr>
    </w:p>
    <w:p w14:paraId="1CD0658E" w14:textId="77777777" w:rsidR="005F474E" w:rsidRDefault="005F474E" w:rsidP="005F474E">
      <w:pPr>
        <w:rPr>
          <w:ins w:id="1436" w:author="Steve Maas" w:date="2013-12-30T14:13:00Z"/>
        </w:rPr>
      </w:pPr>
      <w:ins w:id="1437"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438" w:author="Steve Maas" w:date="2013-12-30T14:13:00Z"/>
        </w:rPr>
      </w:pPr>
    </w:p>
    <w:p w14:paraId="5AB7F6EE" w14:textId="77777777" w:rsidR="005F474E" w:rsidRPr="0063581B" w:rsidRDefault="005F474E" w:rsidP="005F474E">
      <w:pPr>
        <w:rPr>
          <w:ins w:id="1439" w:author="Steve Maas" w:date="2013-12-30T14:13:00Z"/>
        </w:rPr>
      </w:pPr>
      <w:ins w:id="1440"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441" w:author="Steve Maas" w:date="2013-12-30T14:12:00Z"/>
        </w:rPr>
      </w:pPr>
      <w:ins w:id="1442" w:author="Steve Maas" w:date="2013-12-30T14:12:00Z">
        <w:r>
          <w:t>&lt;rigid_body mat="1"&gt;</w:t>
        </w:r>
      </w:ins>
    </w:p>
    <w:p w14:paraId="1DB7CF6D" w14:textId="77777777" w:rsidR="005F474E" w:rsidRPr="0097532C" w:rsidRDefault="005F474E" w:rsidP="005F474E">
      <w:pPr>
        <w:pStyle w:val="code"/>
        <w:rPr>
          <w:ins w:id="1443" w:author="Steve Maas" w:date="2013-12-30T14:12:00Z"/>
        </w:rPr>
      </w:pPr>
      <w:ins w:id="1444"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445" w:author="Steve Maas" w:date="2013-12-30T14:12:00Z"/>
        </w:rPr>
      </w:pPr>
      <w:ins w:id="1446" w:author="Steve Maas" w:date="2013-12-30T14:12:00Z">
        <w:r>
          <w:tab/>
          <w:t>&lt;fixed bc="y"/&gt;</w:t>
        </w:r>
      </w:ins>
    </w:p>
    <w:p w14:paraId="431B5CC4" w14:textId="77777777" w:rsidR="005F474E" w:rsidRDefault="005F474E" w:rsidP="005F474E">
      <w:pPr>
        <w:pStyle w:val="code"/>
        <w:rPr>
          <w:ins w:id="1447" w:author="Steve Maas" w:date="2013-12-30T14:12:00Z"/>
        </w:rPr>
      </w:pPr>
      <w:ins w:id="1448" w:author="Steve Maas" w:date="2013-12-30T14:12:00Z">
        <w:r>
          <w:tab/>
          <w:t>&lt;fixed bc="z"/&gt;</w:t>
        </w:r>
      </w:ins>
    </w:p>
    <w:p w14:paraId="0BC2A3EC" w14:textId="77777777" w:rsidR="005F474E" w:rsidRDefault="005F474E" w:rsidP="005F474E">
      <w:pPr>
        <w:pStyle w:val="code"/>
        <w:rPr>
          <w:ins w:id="1449" w:author="Steve Maas" w:date="2013-12-30T14:12:00Z"/>
        </w:rPr>
      </w:pPr>
      <w:ins w:id="1450" w:author="Steve Maas" w:date="2013-12-30T14:12:00Z">
        <w:r>
          <w:tab/>
          <w:t>&lt;fixed bc="Rx"/&gt;</w:t>
        </w:r>
      </w:ins>
    </w:p>
    <w:p w14:paraId="45174A9C" w14:textId="77777777" w:rsidR="005F474E" w:rsidRDefault="005F474E" w:rsidP="005F474E">
      <w:pPr>
        <w:pStyle w:val="code"/>
        <w:rPr>
          <w:ins w:id="1451" w:author="Steve Maas" w:date="2013-12-30T14:12:00Z"/>
        </w:rPr>
      </w:pPr>
      <w:ins w:id="1452" w:author="Steve Maas" w:date="2013-12-30T14:12:00Z">
        <w:r>
          <w:tab/>
          <w:t>&lt;fixed bc="Ry"/&gt;</w:t>
        </w:r>
      </w:ins>
    </w:p>
    <w:p w14:paraId="29960D27" w14:textId="77777777" w:rsidR="005F474E" w:rsidRDefault="005F474E" w:rsidP="005F474E">
      <w:pPr>
        <w:pStyle w:val="code"/>
        <w:rPr>
          <w:ins w:id="1453" w:author="Steve Maas" w:date="2013-12-30T14:12:00Z"/>
        </w:rPr>
      </w:pPr>
      <w:ins w:id="1454" w:author="Steve Maas" w:date="2013-12-30T14:12:00Z">
        <w:r>
          <w:tab/>
          <w:t>&lt;fixed bc="Rz"/&gt;</w:t>
        </w:r>
      </w:ins>
    </w:p>
    <w:p w14:paraId="7C8359C5" w14:textId="77777777" w:rsidR="005F474E" w:rsidRDefault="005F474E" w:rsidP="005F474E">
      <w:pPr>
        <w:pStyle w:val="code"/>
        <w:rPr>
          <w:ins w:id="1455" w:author="Steve Maas" w:date="2013-12-30T14:12:00Z"/>
        </w:rPr>
      </w:pPr>
      <w:ins w:id="1456" w:author="Steve Maas" w:date="2013-12-30T14:12:00Z">
        <w:r>
          <w:t>&lt;/rigid_body&gt;</w:t>
        </w:r>
      </w:ins>
    </w:p>
    <w:p w14:paraId="5617DB24" w14:textId="77777777" w:rsidR="005F474E" w:rsidRPr="00B31E92" w:rsidRDefault="005F474E" w:rsidP="005F474E">
      <w:pPr>
        <w:pStyle w:val="code"/>
        <w:rPr>
          <w:ins w:id="1457" w:author="Steve Maas" w:date="2013-12-30T14:12:00Z"/>
        </w:rPr>
      </w:pPr>
    </w:p>
    <w:p w14:paraId="6C3EE897" w14:textId="77777777" w:rsidR="005F474E" w:rsidRPr="00B31E92" w:rsidRDefault="005F474E" w:rsidP="005F474E">
      <w:pPr>
        <w:rPr>
          <w:ins w:id="1458" w:author="Steve Maas" w:date="2013-12-30T14:12:00Z"/>
          <w:i/>
        </w:rPr>
      </w:pPr>
      <w:ins w:id="1459"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460" w:author="Steve Maas" w:date="2013-12-30T14:12:00Z"/>
        </w:rPr>
      </w:pPr>
    </w:p>
    <w:p w14:paraId="446AFA9D" w14:textId="77777777" w:rsidR="005F474E" w:rsidRDefault="005F474E" w:rsidP="005F474E">
      <w:pPr>
        <w:rPr>
          <w:ins w:id="1461" w:author="Steve Maas" w:date="2013-12-30T14:12:00Z"/>
        </w:rPr>
      </w:pPr>
      <w:ins w:id="1462"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463" w:author="Steve Maas" w:date="2013-12-30T14:12:00Z"/>
        </w:rPr>
      </w:pPr>
    </w:p>
    <w:p w14:paraId="138C4BB3" w14:textId="77777777" w:rsidR="005F474E" w:rsidRDefault="005F474E" w:rsidP="005F474E">
      <w:pPr>
        <w:pStyle w:val="code"/>
        <w:rPr>
          <w:ins w:id="1464" w:author="Steve Maas" w:date="2013-12-30T14:12:00Z"/>
        </w:rPr>
      </w:pPr>
      <w:ins w:id="1465" w:author="Steve Maas" w:date="2013-12-30T14:12:00Z">
        <w:r>
          <w:t>&lt;rigid_body mat="1" &gt;</w:t>
        </w:r>
      </w:ins>
    </w:p>
    <w:p w14:paraId="0840D6AA" w14:textId="77777777" w:rsidR="005F474E" w:rsidRPr="0097532C" w:rsidRDefault="005F474E" w:rsidP="005F474E">
      <w:pPr>
        <w:pStyle w:val="code"/>
        <w:rPr>
          <w:ins w:id="1466" w:author="Steve Maas" w:date="2013-12-30T14:12:00Z"/>
        </w:rPr>
      </w:pPr>
      <w:ins w:id="1467"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468" w:author="Steve Maas" w:date="2013-12-30T14:12:00Z"/>
        </w:rPr>
      </w:pPr>
      <w:ins w:id="1469" w:author="Steve Maas" w:date="2013-12-30T14:12:00Z">
        <w:r>
          <w:tab/>
          <w:t>&lt;fixed bc="y"/&gt;</w:t>
        </w:r>
      </w:ins>
    </w:p>
    <w:p w14:paraId="27BB951F" w14:textId="77777777" w:rsidR="005F474E" w:rsidRDefault="005F474E" w:rsidP="005F474E">
      <w:pPr>
        <w:pStyle w:val="code"/>
        <w:rPr>
          <w:ins w:id="1470" w:author="Steve Maas" w:date="2013-12-30T14:12:00Z"/>
        </w:rPr>
      </w:pPr>
      <w:ins w:id="1471" w:author="Steve Maas" w:date="2013-12-30T14:12:00Z">
        <w:r>
          <w:tab/>
          <w:t>&lt;fixed bc="z"/&gt;</w:t>
        </w:r>
      </w:ins>
    </w:p>
    <w:p w14:paraId="0EB89037" w14:textId="62549D8D" w:rsidR="005F474E" w:rsidRDefault="005F474E" w:rsidP="005F474E">
      <w:pPr>
        <w:pStyle w:val="code"/>
      </w:pPr>
      <w:ins w:id="1472"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473" w:name="_Toc385498460"/>
      <w:r>
        <w:lastRenderedPageBreak/>
        <w:t>Discrete Section</w:t>
      </w:r>
      <w:bookmarkEnd w:id="1473"/>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474" w:name="_Toc385498461"/>
      <w:r>
        <w:t>Springs</w:t>
      </w:r>
      <w:bookmarkEnd w:id="1474"/>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475"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476" w:name="_Toc370461174"/>
      <w:bookmarkStart w:id="1477" w:name="_Toc200951584"/>
      <w:bookmarkStart w:id="1478" w:name="_Ref200951687"/>
      <w:bookmarkEnd w:id="1476"/>
      <w:r>
        <w:br w:type="page"/>
      </w:r>
    </w:p>
    <w:p w14:paraId="427C628E" w14:textId="28916DF7" w:rsidR="00B2508D" w:rsidRPr="00690318" w:rsidDel="00645EA5" w:rsidRDefault="00B2508D" w:rsidP="00B2508D">
      <w:pPr>
        <w:pStyle w:val="Heading3"/>
        <w:rPr>
          <w:del w:id="1479" w:author="Steve Maas" w:date="2014-01-02T12:55:00Z"/>
        </w:rPr>
      </w:pPr>
      <w:bookmarkStart w:id="1480" w:name="_Toc385498462"/>
      <w:del w:id="1481" w:author="Steve Maas" w:date="2014-01-02T12:55:00Z">
        <w:r w:rsidRPr="00690318" w:rsidDel="00645EA5">
          <w:lastRenderedPageBreak/>
          <w:delText>Generations</w:delText>
        </w:r>
        <w:bookmarkStart w:id="1482" w:name="_Toc377546984"/>
        <w:bookmarkStart w:id="1483" w:name="_Toc377547230"/>
        <w:bookmarkEnd w:id="1477"/>
        <w:bookmarkEnd w:id="1478"/>
        <w:bookmarkEnd w:id="1480"/>
        <w:bookmarkEnd w:id="1482"/>
        <w:bookmarkEnd w:id="1483"/>
      </w:del>
    </w:p>
    <w:p w14:paraId="38DDB3A2" w14:textId="5F1A77AE" w:rsidR="00B2508D" w:rsidRPr="00690318" w:rsidDel="00645EA5" w:rsidRDefault="00B2508D" w:rsidP="00B2508D">
      <w:pPr>
        <w:rPr>
          <w:del w:id="1484" w:author="Steve Maas" w:date="2014-01-02T12:55:00Z"/>
        </w:rPr>
      </w:pPr>
      <w:del w:id="1485"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486" w:name="_Toc377546985"/>
        <w:bookmarkStart w:id="1487" w:name="_Toc377547231"/>
        <w:bookmarkEnd w:id="1486"/>
        <w:bookmarkEnd w:id="1487"/>
      </w:del>
    </w:p>
    <w:p w14:paraId="2C4123B9" w14:textId="156E3CBC" w:rsidR="00B2508D" w:rsidRPr="00690318" w:rsidDel="00645EA5" w:rsidRDefault="00B2508D" w:rsidP="00B2508D">
      <w:pPr>
        <w:rPr>
          <w:del w:id="1488" w:author="Steve Maas" w:date="2014-01-02T12:55:00Z"/>
        </w:rPr>
      </w:pPr>
      <w:bookmarkStart w:id="1489" w:name="_Toc377546986"/>
      <w:bookmarkStart w:id="1490" w:name="_Toc377547232"/>
      <w:bookmarkEnd w:id="1489"/>
      <w:bookmarkEnd w:id="1490"/>
    </w:p>
    <w:p w14:paraId="5A0429D3" w14:textId="0380C1E8" w:rsidR="00B2508D" w:rsidRPr="007D6F0D" w:rsidDel="00645EA5" w:rsidRDefault="00B2508D" w:rsidP="00B2508D">
      <w:pPr>
        <w:pStyle w:val="code"/>
        <w:rPr>
          <w:del w:id="1491" w:author="Steve Maas" w:date="2014-01-02T12:55:00Z"/>
          <w:lang w:val="nl-BE"/>
        </w:rPr>
      </w:pPr>
      <w:del w:id="1492" w:author="Steve Maas" w:date="2014-01-02T12:55:00Z">
        <w:r w:rsidRPr="007D6F0D" w:rsidDel="00645EA5">
          <w:rPr>
            <w:lang w:val="nl-BE"/>
          </w:rPr>
          <w:delText>&lt;Globals&gt;</w:delText>
        </w:r>
        <w:bookmarkStart w:id="1493" w:name="_Toc377546987"/>
        <w:bookmarkStart w:id="1494" w:name="_Toc377547233"/>
        <w:bookmarkEnd w:id="1493"/>
        <w:bookmarkEnd w:id="1494"/>
      </w:del>
    </w:p>
    <w:p w14:paraId="6CC577A4" w14:textId="56E86E27" w:rsidR="00B2508D" w:rsidRPr="007D6F0D" w:rsidDel="00645EA5" w:rsidRDefault="00B2508D" w:rsidP="00B2508D">
      <w:pPr>
        <w:pStyle w:val="code"/>
        <w:rPr>
          <w:del w:id="1495" w:author="Steve Maas" w:date="2014-01-02T12:55:00Z"/>
          <w:lang w:val="nl-BE"/>
        </w:rPr>
      </w:pPr>
      <w:del w:id="1496" w:author="Steve Maas" w:date="2014-01-02T12:55:00Z">
        <w:r w:rsidRPr="007D6F0D" w:rsidDel="00645EA5">
          <w:rPr>
            <w:lang w:val="nl-BE"/>
          </w:rPr>
          <w:tab/>
          <w:delText>&lt;Generations&gt;</w:delText>
        </w:r>
        <w:bookmarkStart w:id="1497" w:name="_Toc377546988"/>
        <w:bookmarkStart w:id="1498" w:name="_Toc377547234"/>
        <w:bookmarkEnd w:id="1497"/>
        <w:bookmarkEnd w:id="1498"/>
      </w:del>
    </w:p>
    <w:p w14:paraId="6E8BAF4F" w14:textId="21428C05" w:rsidR="00B2508D" w:rsidRPr="007D6F0D" w:rsidDel="00645EA5" w:rsidRDefault="00B2508D" w:rsidP="00B2508D">
      <w:pPr>
        <w:pStyle w:val="code"/>
        <w:rPr>
          <w:del w:id="1499" w:author="Steve Maas" w:date="2014-01-02T12:55:00Z"/>
          <w:lang w:val="nl-BE"/>
        </w:rPr>
      </w:pPr>
      <w:del w:id="1500" w:author="Steve Maas" w:date="2014-01-02T12:55:00Z">
        <w:r w:rsidRPr="007D6F0D" w:rsidDel="00645EA5">
          <w:rPr>
            <w:lang w:val="nl-BE"/>
          </w:rPr>
          <w:tab/>
        </w:r>
        <w:r w:rsidRPr="007D6F0D" w:rsidDel="00645EA5">
          <w:rPr>
            <w:lang w:val="nl-BE"/>
          </w:rPr>
          <w:tab/>
          <w:delText>&lt;gen id="1"&gt;0.0&lt;/gen&gt;</w:delText>
        </w:r>
        <w:bookmarkStart w:id="1501" w:name="_Toc377546989"/>
        <w:bookmarkStart w:id="1502" w:name="_Toc377547235"/>
        <w:bookmarkEnd w:id="1501"/>
        <w:bookmarkEnd w:id="1502"/>
      </w:del>
    </w:p>
    <w:p w14:paraId="7FD156B7" w14:textId="2115FD01" w:rsidR="00B2508D" w:rsidRPr="007D6F0D" w:rsidDel="00645EA5" w:rsidRDefault="00B2508D" w:rsidP="00B2508D">
      <w:pPr>
        <w:pStyle w:val="code"/>
        <w:rPr>
          <w:del w:id="1503" w:author="Steve Maas" w:date="2014-01-02T12:55:00Z"/>
          <w:lang w:val="nl-BE"/>
        </w:rPr>
      </w:pPr>
      <w:del w:id="1504" w:author="Steve Maas" w:date="2014-01-02T12:55:00Z">
        <w:r w:rsidRPr="007D6F0D" w:rsidDel="00645EA5">
          <w:rPr>
            <w:lang w:val="nl-BE"/>
          </w:rPr>
          <w:tab/>
        </w:r>
        <w:r w:rsidRPr="007D6F0D" w:rsidDel="00645EA5">
          <w:rPr>
            <w:lang w:val="nl-BE"/>
          </w:rPr>
          <w:tab/>
          <w:delText>&lt;gen id="2"&gt;1.0&lt;/gen&gt;</w:delText>
        </w:r>
        <w:bookmarkStart w:id="1505" w:name="_Toc377546990"/>
        <w:bookmarkStart w:id="1506" w:name="_Toc377547236"/>
        <w:bookmarkEnd w:id="1505"/>
        <w:bookmarkEnd w:id="1506"/>
      </w:del>
    </w:p>
    <w:p w14:paraId="1CF8B5C6" w14:textId="03DE2FF4" w:rsidR="00B2508D" w:rsidRPr="00690318" w:rsidDel="00645EA5" w:rsidRDefault="00B2508D" w:rsidP="00B2508D">
      <w:pPr>
        <w:pStyle w:val="code"/>
        <w:rPr>
          <w:del w:id="1507" w:author="Steve Maas" w:date="2014-01-02T12:55:00Z"/>
        </w:rPr>
      </w:pPr>
      <w:del w:id="1508" w:author="Steve Maas" w:date="2014-01-02T12:55:00Z">
        <w:r w:rsidRPr="007D6F0D" w:rsidDel="00645EA5">
          <w:rPr>
            <w:lang w:val="nl-BE"/>
          </w:rPr>
          <w:tab/>
        </w:r>
        <w:r w:rsidRPr="00690318" w:rsidDel="00645EA5">
          <w:delText>&lt;/Generations&gt;</w:delText>
        </w:r>
        <w:bookmarkStart w:id="1509" w:name="_Toc377546991"/>
        <w:bookmarkStart w:id="1510" w:name="_Toc377547237"/>
        <w:bookmarkEnd w:id="1509"/>
        <w:bookmarkEnd w:id="1510"/>
      </w:del>
    </w:p>
    <w:p w14:paraId="0C623A2F" w14:textId="426C7EB6" w:rsidR="00B2508D" w:rsidRPr="00690318" w:rsidDel="00645EA5" w:rsidRDefault="00B2508D" w:rsidP="00B2508D">
      <w:pPr>
        <w:pStyle w:val="code"/>
        <w:rPr>
          <w:del w:id="1511" w:author="Steve Maas" w:date="2014-01-02T12:55:00Z"/>
        </w:rPr>
      </w:pPr>
      <w:del w:id="1512" w:author="Steve Maas" w:date="2014-01-02T12:55:00Z">
        <w:r w:rsidRPr="00690318" w:rsidDel="00645EA5">
          <w:delText>&lt;/Globals&gt;</w:delText>
        </w:r>
        <w:bookmarkStart w:id="1513" w:name="_Toc377546992"/>
        <w:bookmarkStart w:id="1514" w:name="_Toc377547238"/>
        <w:bookmarkEnd w:id="1513"/>
        <w:bookmarkEnd w:id="1514"/>
      </w:del>
    </w:p>
    <w:p w14:paraId="2F5EDAF7" w14:textId="5745E6DB" w:rsidR="00B2508D" w:rsidRPr="00690318" w:rsidDel="00645EA5" w:rsidRDefault="00B2508D" w:rsidP="00B2508D">
      <w:pPr>
        <w:rPr>
          <w:del w:id="1515" w:author="Steve Maas" w:date="2014-01-02T12:55:00Z"/>
        </w:rPr>
      </w:pPr>
      <w:bookmarkStart w:id="1516" w:name="_Toc377546993"/>
      <w:bookmarkStart w:id="1517" w:name="_Toc377547239"/>
      <w:bookmarkEnd w:id="1516"/>
      <w:bookmarkEnd w:id="1517"/>
    </w:p>
    <w:p w14:paraId="650310EB" w14:textId="0094B726" w:rsidR="00B2508D" w:rsidRPr="00690318" w:rsidDel="00645EA5" w:rsidRDefault="00B2508D" w:rsidP="00B2508D">
      <w:pPr>
        <w:rPr>
          <w:del w:id="1518" w:author="Steve Maas" w:date="2014-01-02T12:55:00Z"/>
        </w:rPr>
      </w:pPr>
      <w:del w:id="1519"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520" w:name="_Toc377546994"/>
        <w:bookmarkStart w:id="1521" w:name="_Toc377547240"/>
        <w:bookmarkEnd w:id="1520"/>
        <w:bookmarkEnd w:id="1521"/>
      </w:del>
    </w:p>
    <w:p w14:paraId="209C028A" w14:textId="77777777" w:rsidR="006A0BC1" w:rsidRDefault="006A0BC1" w:rsidP="006A0BC1">
      <w:pPr>
        <w:pStyle w:val="Heading2"/>
      </w:pPr>
      <w:bookmarkStart w:id="1522" w:name="_Ref259527079"/>
      <w:bookmarkStart w:id="1523" w:name="_Toc385498463"/>
      <w:r>
        <w:t>LoadData Section</w:t>
      </w:r>
      <w:bookmarkEnd w:id="1522"/>
      <w:bookmarkEnd w:id="1523"/>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524"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525" w:author="Steve Maas" w:date="2014-01-15T10:46:00Z">
        <w:r w:rsidRPr="0097532C" w:rsidDel="0091444A">
          <w:delText>loadpoint</w:delText>
        </w:r>
      </w:del>
      <w:ins w:id="1526" w:author="Steve Maas" w:date="2014-01-15T10:46:00Z">
        <w:r w:rsidR="0091444A">
          <w:t>point</w:t>
        </w:r>
      </w:ins>
      <w:r w:rsidRPr="0097532C">
        <w:t>&gt; 0, 0 &lt;/</w:t>
      </w:r>
      <w:del w:id="1527" w:author="Steve Maas" w:date="2014-01-15T10:46:00Z">
        <w:r w:rsidRPr="0097532C" w:rsidDel="0091444A">
          <w:delText>loadpoint</w:delText>
        </w:r>
      </w:del>
      <w:ins w:id="1528"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529" w:author="Steve Maas" w:date="2014-01-15T10:46:00Z">
        <w:r w:rsidDel="0091444A">
          <w:delText>loadpoint</w:delText>
        </w:r>
      </w:del>
      <w:ins w:id="1530" w:author="Steve Maas" w:date="2014-01-15T10:46:00Z">
        <w:r w:rsidR="0091444A">
          <w:t>point</w:t>
        </w:r>
      </w:ins>
      <w:r>
        <w:t>&gt; 1, 1 &lt;/</w:t>
      </w:r>
      <w:del w:id="1531" w:author="Steve Maas" w:date="2014-01-15T10:46:00Z">
        <w:r w:rsidDel="0091444A">
          <w:delText>loadpoint</w:delText>
        </w:r>
      </w:del>
      <w:ins w:id="1532"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w:lastRenderedPageBreak/>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B93935" w:rsidRDefault="00B93935">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B93935" w:rsidRDefault="00B93935">
                      <w:r>
                        <w:t xml:space="preserve">(c) </w:t>
                      </w:r>
                      <w:proofErr w:type="gramStart"/>
                      <w:r>
                        <w:t>smooth</w:t>
                      </w:r>
                      <w:proofErr w:type="gram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B93935" w:rsidRDefault="00B93935">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B93935" w:rsidRDefault="00B93935">
                      <w:r>
                        <w:t xml:space="preserve">(b) </w:t>
                      </w:r>
                      <w:proofErr w:type="gramStart"/>
                      <w:r>
                        <w:t>linear</w:t>
                      </w:r>
                      <w:proofErr w:type="gramEnd"/>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B93935" w:rsidRDefault="00B93935">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B93935" w:rsidRDefault="00B93935">
                      <w:r>
                        <w:t xml:space="preserve">(a) </w:t>
                      </w:r>
                      <w:proofErr w:type="gramStart"/>
                      <w:r>
                        <w:t>step</w:t>
                      </w:r>
                      <w:proofErr w:type="gramEnd"/>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B93935" w:rsidRDefault="00B93935">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B93935" w:rsidRDefault="00B93935">
                      <w:r>
                        <w:t xml:space="preserve">(d) </w:t>
                      </w:r>
                      <w:proofErr w:type="gramStart"/>
                      <w:r>
                        <w:t>repeat</w:t>
                      </w:r>
                      <w:proofErr w:type="gramEnd"/>
                      <w:r>
                        <w:t xml:space="preserve">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B93935" w:rsidRDefault="00B93935">
                            <w:r>
                              <w:t xml:space="preserve">(c) </w:t>
                            </w:r>
                            <w:del w:id="1533" w:author="Steve Maas" w:date="2014-01-15T10:42:00Z">
                              <w:r w:rsidDel="0091444A">
                                <w:delText>offset</w:delText>
                              </w:r>
                            </w:del>
                            <w:proofErr w:type="gramStart"/>
                            <w:ins w:id="1534" w:author="Steve Maas" w:date="2014-01-15T10:42:00Z">
                              <w:r>
                                <w:t>repeat</w:t>
                              </w:r>
                            </w:ins>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B93935" w:rsidRDefault="00B93935">
                      <w:r>
                        <w:t xml:space="preserve">(c) </w:t>
                      </w:r>
                      <w:del w:id="1535" w:author="Steve Maas" w:date="2014-01-15T10:42:00Z">
                        <w:r w:rsidDel="0091444A">
                          <w:delText>offset</w:delText>
                        </w:r>
                      </w:del>
                      <w:proofErr w:type="gramStart"/>
                      <w:ins w:id="1536" w:author="Steve Maas" w:date="2014-01-15T10:42:00Z">
                        <w:r>
                          <w:t>repeat</w:t>
                        </w:r>
                      </w:ins>
                      <w:proofErr w:type="gramEnd"/>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B93935" w:rsidRDefault="00B93935">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B93935" w:rsidRDefault="00B93935">
                      <w:r>
                        <w:t xml:space="preserve">(b) </w:t>
                      </w:r>
                      <w:proofErr w:type="gramStart"/>
                      <w:r>
                        <w:t>extrapolate</w:t>
                      </w:r>
                      <w:proofErr w:type="gram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B93935" w:rsidRDefault="00B93935">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B93935" w:rsidRDefault="00B93935">
                      <w:r>
                        <w:t>(</w:t>
                      </w:r>
                      <w:proofErr w:type="gramStart"/>
                      <w:r>
                        <w:t>a</w:t>
                      </w:r>
                      <w:proofErr w:type="gramEnd"/>
                      <w:r>
                        <w:t>)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537" w:name="_Ref377546765"/>
      <w:bookmarkStart w:id="1538" w:name="_Toc385498464"/>
      <w:r>
        <w:lastRenderedPageBreak/>
        <w:t>Output Section</w:t>
      </w:r>
      <w:bookmarkEnd w:id="1537"/>
      <w:bookmarkEnd w:id="1538"/>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539" w:name="_Toc311799480"/>
      <w:bookmarkStart w:id="1540" w:name="_Toc315443351"/>
      <w:bookmarkStart w:id="1541" w:name="_Toc315942869"/>
      <w:bookmarkStart w:id="1542" w:name="_Toc315943133"/>
      <w:bookmarkStart w:id="1543" w:name="_Toc315943397"/>
      <w:bookmarkStart w:id="1544" w:name="_Toc385498465"/>
      <w:bookmarkEnd w:id="1539"/>
      <w:bookmarkEnd w:id="1540"/>
      <w:bookmarkEnd w:id="1541"/>
      <w:bookmarkEnd w:id="1542"/>
      <w:bookmarkEnd w:id="1543"/>
      <w:r>
        <w:t>Logfile</w:t>
      </w:r>
      <w:bookmarkEnd w:id="1544"/>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545" w:author="Steve Maas" w:date="2014-01-15T10:49:00Z">
        <w:r w:rsidR="004F447E">
          <w:t>s</w:t>
        </w:r>
      </w:ins>
      <w:del w:id="1546"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547" w:author="Steve Maas" w:date="2014-01-15T10:49:00Z">
        <w:r w:rsidR="004F447E">
          <w:t>s</w:t>
        </w:r>
      </w:ins>
      <w:del w:id="1548"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549" w:author="Steve Maas" w:date="2014-01-15T10:49:00Z">
        <w:r w:rsidR="004F447E">
          <w:t>s</w:t>
        </w:r>
      </w:ins>
      <w:del w:id="1550"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551" w:name="_Toc385498466"/>
      <w:r>
        <w:t xml:space="preserve">Node_Data </w:t>
      </w:r>
      <w:r w:rsidR="00D153DC">
        <w:t>C</w:t>
      </w:r>
      <w:r>
        <w:t>lass</w:t>
      </w:r>
      <w:bookmarkEnd w:id="1551"/>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552" w:name="_Toc385498467"/>
      <w:r>
        <w:t>Element_Data Class</w:t>
      </w:r>
      <w:bookmarkEnd w:id="1552"/>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553" w:name="_Toc311799485"/>
      <w:bookmarkStart w:id="1554" w:name="_Toc315443356"/>
      <w:bookmarkStart w:id="1555" w:name="_Toc315942874"/>
      <w:bookmarkStart w:id="1556" w:name="_Toc315943138"/>
      <w:bookmarkStart w:id="1557" w:name="_Toc315943402"/>
      <w:bookmarkStart w:id="1558" w:name="_Toc311799487"/>
      <w:bookmarkStart w:id="1559" w:name="_Toc315443358"/>
      <w:bookmarkStart w:id="1560" w:name="_Toc315942876"/>
      <w:bookmarkStart w:id="1561" w:name="_Toc315943140"/>
      <w:bookmarkStart w:id="1562" w:name="_Toc315943404"/>
      <w:bookmarkStart w:id="1563" w:name="_Toc385498468"/>
      <w:bookmarkEnd w:id="1553"/>
      <w:bookmarkEnd w:id="1554"/>
      <w:bookmarkEnd w:id="1555"/>
      <w:bookmarkEnd w:id="1556"/>
      <w:bookmarkEnd w:id="1557"/>
      <w:bookmarkEnd w:id="1558"/>
      <w:bookmarkEnd w:id="1559"/>
      <w:bookmarkEnd w:id="1560"/>
      <w:bookmarkEnd w:id="1561"/>
      <w:bookmarkEnd w:id="1562"/>
      <w:r>
        <w:t>Rigid_Body_Data Class</w:t>
      </w:r>
      <w:bookmarkEnd w:id="1563"/>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564" w:name="_Toc385498469"/>
      <w:r>
        <w:t>Plotfile</w:t>
      </w:r>
      <w:bookmarkEnd w:id="1564"/>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565" w:author="Steve Maas" w:date="2014-01-15T10:51:00Z">
        <w:r w:rsidR="004F447E">
          <w:rPr>
            <w:rStyle w:val="FootnoteReference"/>
          </w:rPr>
          <w:footnoteReference w:id="5"/>
        </w:r>
      </w:ins>
      <w:r w:rsidR="000B74AB">
        <w:t>.</w:t>
      </w:r>
      <w:del w:id="1570"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571"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572" w:author="Steve Maas" w:date="2014-01-15T10:53:00Z">
        <w:r w:rsidDel="004F447E">
          <w:delText xml:space="preserve">use this new format </w:delText>
        </w:r>
      </w:del>
      <w:ins w:id="1573"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574"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575" w:author="Steve Maas" w:date="2014-01-15T10:53:00Z">
        <w:r w:rsidR="004F447E">
          <w:t>&lt;</w:t>
        </w:r>
      </w:ins>
      <w:r>
        <w:t>name</w:t>
      </w:r>
      <w:ins w:id="1576"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lastRenderedPageBreak/>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577" w:name="_Ref162343400"/>
    </w:p>
    <w:p w14:paraId="2C1DAE2B" w14:textId="77777777" w:rsidR="006A0BC1" w:rsidRPr="00552529" w:rsidRDefault="006A0BC1" w:rsidP="006A0BC1">
      <w:pPr>
        <w:pStyle w:val="Heading1"/>
      </w:pPr>
      <w:bookmarkStart w:id="1578" w:name="_Ref162410857"/>
      <w:bookmarkStart w:id="1579" w:name="_Toc385498470"/>
      <w:r w:rsidRPr="00552529">
        <w:lastRenderedPageBreak/>
        <w:t>Materials</w:t>
      </w:r>
      <w:bookmarkEnd w:id="1577"/>
      <w:bookmarkEnd w:id="1578"/>
      <w:bookmarkEnd w:id="1579"/>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580" w:name="_Toc385498471"/>
      <w:bookmarkStart w:id="1581" w:name="_Ref385839204"/>
      <w:bookmarkStart w:id="1582" w:name="_Ref385839223"/>
      <w:r>
        <w:t>Elastic Solids</w:t>
      </w:r>
      <w:bookmarkEnd w:id="1580"/>
      <w:bookmarkEnd w:id="1581"/>
      <w:bookmarkEnd w:id="1582"/>
    </w:p>
    <w:p w14:paraId="5E5F84E1" w14:textId="5589733A" w:rsidR="00B41830" w:rsidRPr="00B41830" w:rsidRDefault="00B41830" w:rsidP="00B41830">
      <w:r>
        <w:t xml:space="preserve">This section describes the elastic </w:t>
      </w:r>
      <w:del w:id="1583" w:author="Steve Maas" w:date="2014-04-21T09:26:00Z">
        <w:r w:rsidDel="00A2261A">
          <w:delText>materials</w:delText>
        </w:r>
      </w:del>
      <w:ins w:id="1584" w:author="Steve Maas" w:date="2014-04-21T09:26:00Z">
        <w:r w:rsidR="00A2261A">
          <w:t xml:space="preserve">materials, which are materials </w:t>
        </w:r>
      </w:ins>
      <w:ins w:id="1585" w:author="Steve Maas" w:date="2014-04-21T09:25:00Z">
        <w:r w:rsidR="00A2261A">
          <w:t xml:space="preserve">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w:t>
        </w:r>
      </w:ins>
      <w:ins w:id="1586" w:author="Steve Maas" w:date="2014-04-21T09:26:00Z">
        <w:r w:rsidR="00A2261A">
          <w:t xml:space="preserve">The former describe materials that can undergo volumetric compression. The latter are used for </w:t>
        </w:r>
      </w:ins>
      <w:ins w:id="1587" w:author="Steve Maas" w:date="2014-04-21T09:27:00Z">
        <w:r w:rsidR="00A2261A">
          <w:t>modeling</w:t>
        </w:r>
      </w:ins>
      <w:ins w:id="1588" w:author="Steve Maas" w:date="2014-04-21T09:26:00Z">
        <w:r w:rsidR="00A2261A">
          <w:t xml:space="preserve"> </w:t>
        </w:r>
      </w:ins>
      <w:ins w:id="1589" w:author="Steve Maas" w:date="2014-04-21T09:27:00Z">
        <w:r w:rsidR="00A2261A">
          <w:t xml:space="preserve">(near-) incompressible materials. </w:t>
        </w:r>
      </w:ins>
      <w:del w:id="1590" w:author="Steve Maas" w:date="2014-04-21T09:24:00Z">
        <w:r w:rsidDel="00A2261A">
          <w:delText>.</w:delText>
        </w:r>
      </w:del>
    </w:p>
    <w:p w14:paraId="1179A5F3" w14:textId="294A82BB" w:rsidR="006A0BC1" w:rsidRDefault="006A0BC1" w:rsidP="006A0BC1">
      <w:pPr>
        <w:pStyle w:val="Heading3"/>
      </w:pPr>
      <w:bookmarkStart w:id="1591" w:name="_Ref162429694"/>
      <w:bookmarkStart w:id="1592" w:name="_Toc385498472"/>
      <w:r>
        <w:t xml:space="preserve">Specifying </w:t>
      </w:r>
      <w:r w:rsidR="00D153DC">
        <w:t>F</w:t>
      </w:r>
      <w:r>
        <w:t xml:space="preserve">iber </w:t>
      </w:r>
      <w:r w:rsidR="00D153DC">
        <w:t>O</w:t>
      </w:r>
      <w:r>
        <w:t>rientation</w:t>
      </w:r>
      <w:bookmarkEnd w:id="1591"/>
      <w:bookmarkEnd w:id="1592"/>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593" w:author="Steve Maas" w:date="2014-01-02T13:04:00Z">
        <w:r w:rsidR="00873D59">
          <w:t>3.6.3</w:t>
        </w:r>
      </w:ins>
      <w:del w:id="1594"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595" w:name="_Toc385498473"/>
      <w:r>
        <w:t xml:space="preserve">Transversely Isotropic </w:t>
      </w:r>
      <w:r w:rsidR="00D153DC">
        <w:t>M</w:t>
      </w:r>
      <w:r>
        <w:t>aterials</w:t>
      </w:r>
      <w:bookmarkEnd w:id="1595"/>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rsidDel="00F6065F" w14:paraId="557470FE" w14:textId="21625372">
        <w:trPr>
          <w:del w:id="1596" w:author="rawlins" w:date="2014-04-17T12:31:00Z"/>
        </w:trPr>
        <w:tc>
          <w:tcPr>
            <w:tcW w:w="1728" w:type="dxa"/>
            <w:shd w:val="clear" w:color="auto" w:fill="auto"/>
          </w:tcPr>
          <w:p w14:paraId="36EA1A60" w14:textId="5C825A85" w:rsidR="006A0BC1" w:rsidDel="00F6065F" w:rsidRDefault="006A0BC1" w:rsidP="006A0BC1">
            <w:pPr>
              <w:pStyle w:val="code"/>
              <w:rPr>
                <w:del w:id="1597" w:author="rawlins" w:date="2014-04-17T12:31:00Z"/>
              </w:rPr>
            </w:pPr>
            <w:del w:id="1598" w:author="rawlins" w:date="2014-04-17T12:31:00Z">
              <w:r w:rsidDel="00F6065F">
                <w:delText>user</w:delText>
              </w:r>
            </w:del>
          </w:p>
        </w:tc>
        <w:tc>
          <w:tcPr>
            <w:tcW w:w="7848" w:type="dxa"/>
            <w:shd w:val="clear" w:color="auto" w:fill="auto"/>
          </w:tcPr>
          <w:p w14:paraId="4E029E01" w14:textId="69D8131E" w:rsidR="006A0BC1" w:rsidRPr="00C347ED" w:rsidDel="00F6065F" w:rsidRDefault="006A0BC1" w:rsidP="006A0BC1">
            <w:pPr>
              <w:rPr>
                <w:del w:id="1599" w:author="rawlins" w:date="2014-04-17T12:31:00Z"/>
              </w:rPr>
            </w:pPr>
            <w:del w:id="1600" w:author="rawlins" w:date="2014-04-17T12:31:00Z">
              <w:r w:rsidDel="00F6065F">
                <w:delText xml:space="preserve">fibers are defined by users in the </w:delText>
              </w:r>
              <w:r w:rsidRPr="000B272C" w:rsidDel="00F6065F">
                <w:rPr>
                  <w:i/>
                </w:rPr>
                <w:delText xml:space="preserve">ElementData </w:delText>
              </w:r>
              <w:r w:rsidDel="00F6065F">
                <w:delText>section. (4)</w:delText>
              </w:r>
            </w:del>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4280552" w:rsidR="006B7F2C" w:rsidRDefault="006B7F2C" w:rsidP="006A0BC1">
            <w:r>
              <w:t>specifies a cylindrical fiber distribution (</w:t>
            </w:r>
            <w:ins w:id="1601" w:author="rawlins" w:date="2014-04-17T12:31:00Z">
              <w:r w:rsidR="00F6065F">
                <w:t>4</w:t>
              </w:r>
            </w:ins>
            <w:del w:id="1602" w:author="rawlins" w:date="2014-04-17T12:31:00Z">
              <w:r w:rsidDel="00F6065F">
                <w:delText>5</w:delText>
              </w:r>
            </w:del>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B93935" w:rsidRDefault="00B93935"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B93935" w:rsidRDefault="00B93935"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B93935" w:rsidRDefault="00B93935"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B93935" w:rsidRDefault="00B93935"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B93935" w:rsidRPr="00827A42" w:rsidRDefault="00B93935"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B93935" w:rsidRDefault="00B93935"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B93935" w:rsidRDefault="00B93935"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B93935" w:rsidRDefault="00B93935"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B93935" w:rsidRDefault="00B93935"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B93935" w:rsidRPr="00827A42" w:rsidRDefault="00B93935"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B93935" w:rsidRDefault="00B93935"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B93935" w:rsidRDefault="00B93935"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B93935" w:rsidRDefault="00B93935"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B93935" w:rsidRDefault="00B93935"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B93935" w:rsidRPr="00827A42" w:rsidRDefault="00B93935"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B93935" w:rsidRPr="00FB79C6" w:rsidRDefault="00B93935"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B93935" w:rsidRPr="00827A42" w:rsidRDefault="00B93935"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B93935" w:rsidRDefault="00B93935"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B93935" w:rsidRDefault="00B93935"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B93935" w:rsidRDefault="00B93935"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B93935" w:rsidRDefault="00B93935"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B93935" w:rsidRPr="00827A42" w:rsidRDefault="00B93935" w:rsidP="006A0BC1">
                        <w:pPr>
                          <w:rPr>
                            <w:b/>
                          </w:rPr>
                        </w:pPr>
                        <w:proofErr w:type="gramStart"/>
                        <w:r>
                          <w:rPr>
                            <w:b/>
                          </w:rPr>
                          <w:t>a</w:t>
                        </w:r>
                        <w:proofErr w:type="gramEnd"/>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B93935" w:rsidRPr="00FB79C6" w:rsidRDefault="00B93935" w:rsidP="006A0BC1">
                        <w:pPr>
                          <w:rPr>
                            <w:b/>
                          </w:rPr>
                        </w:pPr>
                        <w:proofErr w:type="gramStart"/>
                        <w:r>
                          <w:rPr>
                            <w:b/>
                          </w:rPr>
                          <w:t>x</w:t>
                        </w:r>
                        <w:proofErr w:type="gramEnd"/>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B93935" w:rsidRPr="00827A42" w:rsidRDefault="00B93935"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B93935" w:rsidRDefault="00B93935"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B93935" w:rsidRDefault="00B93935"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B93935" w:rsidRDefault="00B93935"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B93935" w:rsidRDefault="00B93935"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B93935" w:rsidRPr="00827A42" w:rsidRDefault="00B93935"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B93935" w:rsidRPr="00FB79C6" w:rsidRDefault="00B93935"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B93935" w:rsidRDefault="00B93935"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B93935" w:rsidRDefault="00B93935"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B93935" w:rsidRDefault="00B93935"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B93935" w:rsidRDefault="00B93935"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B93935" w:rsidRPr="00827A42" w:rsidRDefault="00B93935" w:rsidP="006A0BC1">
                        <w:pPr>
                          <w:rPr>
                            <w:b/>
                          </w:rPr>
                        </w:pPr>
                        <w:proofErr w:type="gramStart"/>
                        <w:r>
                          <w:rPr>
                            <w:b/>
                          </w:rPr>
                          <w:t>a</w:t>
                        </w:r>
                        <w:proofErr w:type="gramEnd"/>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B93935" w:rsidRPr="00FB79C6" w:rsidRDefault="00B93935" w:rsidP="006A0BC1">
                        <w:pPr>
                          <w:rPr>
                            <w:b/>
                          </w:rPr>
                        </w:pPr>
                        <w:proofErr w:type="gramStart"/>
                        <w:r>
                          <w:rPr>
                            <w:b/>
                          </w:rPr>
                          <w:t>r</w:t>
                        </w:r>
                        <w:proofErr w:type="gramEnd"/>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2C39D4BA" w:rsidR="006A0BC1" w:rsidDel="00F6065F" w:rsidRDefault="006A0BC1" w:rsidP="006A0BC1">
      <w:pPr>
        <w:numPr>
          <w:ilvl w:val="0"/>
          <w:numId w:val="21"/>
        </w:numPr>
        <w:rPr>
          <w:del w:id="1603" w:author="rawlins" w:date="2014-04-17T12:31:00Z"/>
        </w:rPr>
      </w:pPr>
      <w:del w:id="1604" w:author="rawlins" w:date="2014-04-17T12:31:00Z">
        <w:r w:rsidDel="00F6065F">
          <w:rPr>
            <w:i/>
          </w:rPr>
          <w:delText>user</w:delText>
        </w:r>
        <w:r w:rsidDel="00F6065F">
          <w:delText xml:space="preserve">: the fiber distribution is specified in the </w:delText>
        </w:r>
        <w:r w:rsidDel="00F6065F">
          <w:rPr>
            <w:i/>
          </w:rPr>
          <w:delText xml:space="preserve">ElementData </w:delText>
        </w:r>
        <w:r w:rsidDel="00F6065F">
          <w:delText xml:space="preserve">section. In this section you can define a different fiber direction for each element separately. See section </w:delText>
        </w:r>
        <w:r w:rsidDel="00F6065F">
          <w:fldChar w:fldCharType="begin"/>
        </w:r>
        <w:r w:rsidDel="00F6065F">
          <w:delInstrText xml:space="preserve"> REF _Ref178491142 \r \h </w:delInstrText>
        </w:r>
        <w:r w:rsidDel="00F6065F">
          <w:fldChar w:fldCharType="separate"/>
        </w:r>
      </w:del>
      <w:ins w:id="1605" w:author="Steve Maas" w:date="2014-01-02T13:04:00Z">
        <w:del w:id="1606" w:author="rawlins" w:date="2014-04-17T12:31:00Z">
          <w:r w:rsidR="00873D59" w:rsidDel="00F6065F">
            <w:delText>3.6</w:delText>
          </w:r>
        </w:del>
      </w:ins>
      <w:del w:id="1607" w:author="rawlins" w:date="2014-04-17T12:31:00Z">
        <w:r w:rsidR="00B951E2" w:rsidDel="00F6065F">
          <w:delText>3.5</w:delText>
        </w:r>
        <w:r w:rsidDel="00F6065F">
          <w:fldChar w:fldCharType="end"/>
        </w:r>
        <w:r w:rsidDel="00F6065F">
          <w:delText xml:space="preserve"> for more details. In this case the value is ignored.  This option is useful when experimental data for fiber direction are available.</w:delText>
        </w:r>
      </w:del>
    </w:p>
    <w:p w14:paraId="63DC5387" w14:textId="41A2A9A1" w:rsidR="006A0BC1" w:rsidDel="00F6065F" w:rsidRDefault="006A0BC1" w:rsidP="006A0BC1">
      <w:pPr>
        <w:rPr>
          <w:del w:id="1608" w:author="rawlins" w:date="2014-04-17T12:31:00Z"/>
        </w:rPr>
      </w:pPr>
    </w:p>
    <w:p w14:paraId="167D4ACC" w14:textId="74C3AEB8" w:rsidR="006A0BC1" w:rsidDel="00F6065F" w:rsidRDefault="006A0BC1" w:rsidP="006A0BC1">
      <w:pPr>
        <w:pStyle w:val="code"/>
        <w:rPr>
          <w:del w:id="1609" w:author="rawlins" w:date="2014-04-17T12:31:00Z"/>
        </w:rPr>
      </w:pPr>
      <w:del w:id="1610" w:author="rawlins" w:date="2014-04-17T12:31:00Z">
        <w:r w:rsidDel="00F6065F">
          <w:tab/>
          <w:delText>&lt;fiber type=</w:delText>
        </w:r>
        <w:r w:rsidR="00651716" w:rsidDel="00F6065F">
          <w:delText>"</w:delText>
        </w:r>
        <w:r w:rsidDel="00F6065F">
          <w:delText>user</w:delText>
        </w:r>
        <w:r w:rsidR="00651716" w:rsidDel="00F6065F">
          <w:delText>"</w:delText>
        </w:r>
        <w:r w:rsidDel="00F6065F">
          <w:delText>&gt;&lt;/fiber&gt;</w:delText>
        </w:r>
      </w:del>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611" w:name="_Ref167532051"/>
      <w:bookmarkStart w:id="1612" w:name="_Toc385498474"/>
      <w:r>
        <w:t xml:space="preserve">Orthotropic </w:t>
      </w:r>
      <w:r w:rsidR="00D153DC">
        <w:t>M</w:t>
      </w:r>
      <w:r>
        <w:t>aterials</w:t>
      </w:r>
      <w:bookmarkEnd w:id="1611"/>
      <w:bookmarkEnd w:id="1612"/>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60295156"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613" w:name="_Ref167375095"/>
      <w:bookmarkStart w:id="1614" w:name="_Toc385498475"/>
      <w:r>
        <w:lastRenderedPageBreak/>
        <w:t>Uncoupled</w:t>
      </w:r>
      <w:r w:rsidR="006A0BC1">
        <w:t xml:space="preserve"> Materials</w:t>
      </w:r>
      <w:bookmarkEnd w:id="1613"/>
      <w:bookmarkEnd w:id="1614"/>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60295157" r:id="rId137"/>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60295158"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60295159"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60295160"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60295161"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60295162" r:id="rId147"/>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60295163"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60295164" r:id="rId151"/>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60295165"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60295166"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60295167"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60295168"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615"/>
      <w:r>
        <w:t>ratio</w:t>
      </w:r>
      <w:commentRangeEnd w:id="1615"/>
      <w:r w:rsidR="00FA2E2E">
        <w:rPr>
          <w:rStyle w:val="CommentReference"/>
        </w:rPr>
        <w:commentReference w:id="1615"/>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60295169"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60295170"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60295171"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60295172"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60295173"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616" w:name="_Toc385498476"/>
      <w:r>
        <w:lastRenderedPageBreak/>
        <w:t>Arruda-Boyce</w:t>
      </w:r>
      <w:bookmarkEnd w:id="1616"/>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17" w:author="Steve Maas" w:date="2014-04-21T09:2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754"/>
        <w:gridCol w:w="7814"/>
        <w:gridCol w:w="1008"/>
        <w:tblGridChange w:id="1618">
          <w:tblGrid>
            <w:gridCol w:w="1008"/>
            <w:gridCol w:w="8568"/>
            <w:gridCol w:w="8568"/>
          </w:tblGrid>
        </w:tblGridChange>
      </w:tblGrid>
      <w:tr w:rsidR="00A2261A" w14:paraId="70187248" w14:textId="6ED605FD" w:rsidTr="00A2261A">
        <w:tc>
          <w:tcPr>
            <w:tcW w:w="754" w:type="dxa"/>
            <w:shd w:val="clear" w:color="auto" w:fill="auto"/>
            <w:tcPrChange w:id="1619" w:author="Steve Maas" w:date="2014-04-21T09:28:00Z">
              <w:tcPr>
                <w:tcW w:w="1008" w:type="dxa"/>
                <w:shd w:val="clear" w:color="auto" w:fill="auto"/>
              </w:tcPr>
            </w:tcPrChange>
          </w:tcPr>
          <w:p w14:paraId="0D04DA60" w14:textId="77777777" w:rsidR="00A2261A" w:rsidRDefault="00A2261A" w:rsidP="006A0BC1">
            <w:r>
              <w:t>mu</w:t>
            </w:r>
          </w:p>
        </w:tc>
        <w:tc>
          <w:tcPr>
            <w:tcW w:w="7814" w:type="dxa"/>
            <w:shd w:val="clear" w:color="auto" w:fill="auto"/>
            <w:tcPrChange w:id="1620" w:author="Steve Maas" w:date="2014-04-21T09:28:00Z">
              <w:tcPr>
                <w:tcW w:w="8568" w:type="dxa"/>
                <w:shd w:val="clear" w:color="auto" w:fill="auto"/>
              </w:tcPr>
            </w:tcPrChange>
          </w:tcPr>
          <w:p w14:paraId="0E3A5D42" w14:textId="77777777" w:rsidR="00A2261A" w:rsidRDefault="00A2261A" w:rsidP="006A0BC1">
            <w:r>
              <w:t>initial modulus</w:t>
            </w:r>
          </w:p>
        </w:tc>
        <w:tc>
          <w:tcPr>
            <w:tcW w:w="1008" w:type="dxa"/>
            <w:tcPrChange w:id="1621" w:author="Steve Maas" w:date="2014-04-21T09:28:00Z">
              <w:tcPr>
                <w:tcW w:w="8568" w:type="dxa"/>
              </w:tcPr>
            </w:tcPrChange>
          </w:tcPr>
          <w:p w14:paraId="23B0B68B" w14:textId="181DA5A8" w:rsidR="00A2261A" w:rsidRPr="00531FAC" w:rsidRDefault="00A2261A" w:rsidP="006A0BC1">
            <w:pPr>
              <w:rPr>
                <w:ins w:id="1622" w:author="Steve Maas" w:date="2014-04-21T09:28:00Z"/>
              </w:rPr>
            </w:pPr>
            <w:ins w:id="1623" w:author="Steve Maas" w:date="2014-04-21T09:28:00Z">
              <w:r>
                <w:t>[</w:t>
              </w:r>
              <w:r>
                <w:rPr>
                  <w:b/>
                </w:rPr>
                <w:t>P</w:t>
              </w:r>
              <w:r>
                <w:t>]</w:t>
              </w:r>
            </w:ins>
          </w:p>
        </w:tc>
      </w:tr>
      <w:tr w:rsidR="00A2261A" w14:paraId="12904E34" w14:textId="4D57C13F" w:rsidTr="00A2261A">
        <w:tc>
          <w:tcPr>
            <w:tcW w:w="754" w:type="dxa"/>
            <w:shd w:val="clear" w:color="auto" w:fill="auto"/>
            <w:tcPrChange w:id="1624" w:author="Steve Maas" w:date="2014-04-21T09:28:00Z">
              <w:tcPr>
                <w:tcW w:w="1008" w:type="dxa"/>
                <w:shd w:val="clear" w:color="auto" w:fill="auto"/>
              </w:tcPr>
            </w:tcPrChange>
          </w:tcPr>
          <w:p w14:paraId="74E53508" w14:textId="77777777" w:rsidR="00A2261A" w:rsidRDefault="00A2261A" w:rsidP="006A0BC1">
            <w:r>
              <w:t>N</w:t>
            </w:r>
          </w:p>
        </w:tc>
        <w:tc>
          <w:tcPr>
            <w:tcW w:w="7814" w:type="dxa"/>
            <w:shd w:val="clear" w:color="auto" w:fill="auto"/>
            <w:tcPrChange w:id="1625" w:author="Steve Maas" w:date="2014-04-21T09:28:00Z">
              <w:tcPr>
                <w:tcW w:w="8568" w:type="dxa"/>
                <w:shd w:val="clear" w:color="auto" w:fill="auto"/>
              </w:tcPr>
            </w:tcPrChange>
          </w:tcPr>
          <w:p w14:paraId="18305DEF" w14:textId="77777777" w:rsidR="00A2261A" w:rsidRDefault="00A2261A" w:rsidP="006A0BC1">
            <w:r>
              <w:t>number of links in chain</w:t>
            </w:r>
          </w:p>
        </w:tc>
        <w:tc>
          <w:tcPr>
            <w:tcW w:w="1008" w:type="dxa"/>
            <w:tcPrChange w:id="1626" w:author="Steve Maas" w:date="2014-04-21T09:28:00Z">
              <w:tcPr>
                <w:tcW w:w="8568" w:type="dxa"/>
              </w:tcPr>
            </w:tcPrChange>
          </w:tcPr>
          <w:p w14:paraId="3A9D640E" w14:textId="4468EBBB" w:rsidR="00A2261A" w:rsidRDefault="00A2261A" w:rsidP="006A0BC1">
            <w:pPr>
              <w:rPr>
                <w:ins w:id="1627" w:author="Steve Maas" w:date="2014-04-21T09:28:00Z"/>
              </w:rPr>
            </w:pPr>
            <w:ins w:id="1628" w:author="Steve Maas" w:date="2014-04-21T09:28:00Z">
              <w:r>
                <w:t>[]</w:t>
              </w:r>
            </w:ins>
          </w:p>
        </w:tc>
      </w:tr>
      <w:tr w:rsidR="00A2261A" w14:paraId="696DA889" w14:textId="43144294" w:rsidTr="00A2261A">
        <w:tc>
          <w:tcPr>
            <w:tcW w:w="754" w:type="dxa"/>
            <w:shd w:val="clear" w:color="auto" w:fill="auto"/>
            <w:tcPrChange w:id="1629" w:author="Steve Maas" w:date="2014-04-21T09:28:00Z">
              <w:tcPr>
                <w:tcW w:w="1008" w:type="dxa"/>
                <w:shd w:val="clear" w:color="auto" w:fill="auto"/>
              </w:tcPr>
            </w:tcPrChange>
          </w:tcPr>
          <w:p w14:paraId="4514D318" w14:textId="77777777" w:rsidR="00A2261A" w:rsidRDefault="00A2261A" w:rsidP="006A0BC1">
            <w:r>
              <w:t>k</w:t>
            </w:r>
          </w:p>
        </w:tc>
        <w:tc>
          <w:tcPr>
            <w:tcW w:w="7814" w:type="dxa"/>
            <w:shd w:val="clear" w:color="auto" w:fill="auto"/>
            <w:tcPrChange w:id="1630" w:author="Steve Maas" w:date="2014-04-21T09:28:00Z">
              <w:tcPr>
                <w:tcW w:w="8568" w:type="dxa"/>
                <w:shd w:val="clear" w:color="auto" w:fill="auto"/>
              </w:tcPr>
            </w:tcPrChange>
          </w:tcPr>
          <w:p w14:paraId="4AF30E05" w14:textId="77777777" w:rsidR="00A2261A" w:rsidRDefault="00A2261A" w:rsidP="006A0BC1">
            <w:r>
              <w:t>Bulk modulus</w:t>
            </w:r>
          </w:p>
        </w:tc>
        <w:tc>
          <w:tcPr>
            <w:tcW w:w="1008" w:type="dxa"/>
            <w:tcPrChange w:id="1631" w:author="Steve Maas" w:date="2014-04-21T09:28:00Z">
              <w:tcPr>
                <w:tcW w:w="8568" w:type="dxa"/>
              </w:tcPr>
            </w:tcPrChange>
          </w:tcPr>
          <w:p w14:paraId="7B4B0B44" w14:textId="58628A1B" w:rsidR="00A2261A" w:rsidRPr="00531FAC" w:rsidRDefault="00A2261A" w:rsidP="006A0BC1">
            <w:pPr>
              <w:rPr>
                <w:ins w:id="1632" w:author="Steve Maas" w:date="2014-04-21T09:28:00Z"/>
              </w:rPr>
            </w:pPr>
            <w:ins w:id="1633" w:author="Steve Maas" w:date="2014-04-21T09:28:00Z">
              <w:r>
                <w:t>[</w:t>
              </w:r>
              <w:r>
                <w:rPr>
                  <w:b/>
                </w:rPr>
                <w:t>P</w:t>
              </w:r>
              <w:r>
                <w:t>]</w:t>
              </w:r>
            </w:ins>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60295174" r:id="rId171"/>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60295175"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60295176"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60295177"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60295178"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60295179"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634" w:name="_Ref167535331"/>
      <w:bookmarkStart w:id="1635" w:name="_Toc385498477"/>
      <w:r w:rsidRPr="0097532C">
        <w:lastRenderedPageBreak/>
        <w:t>Ellipsoidal Fiber Distribution</w:t>
      </w:r>
      <w:bookmarkEnd w:id="1634"/>
      <w:bookmarkEnd w:id="1635"/>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36"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1637">
          <w:tblGrid>
            <w:gridCol w:w="1548"/>
            <w:gridCol w:w="8028"/>
            <w:gridCol w:w="8028"/>
          </w:tblGrid>
        </w:tblGridChange>
      </w:tblGrid>
      <w:tr w:rsidR="00C7478A" w14:paraId="07336CA9" w14:textId="26979E46" w:rsidTr="00C7478A">
        <w:tc>
          <w:tcPr>
            <w:tcW w:w="1264" w:type="pct"/>
            <w:shd w:val="clear" w:color="auto" w:fill="auto"/>
            <w:tcPrChange w:id="1638" w:author="Gerard Ateshian" w:date="2014-04-17T20:51:00Z">
              <w:tcPr>
                <w:tcW w:w="1548" w:type="dxa"/>
                <w:shd w:val="clear" w:color="auto" w:fill="auto"/>
              </w:tcPr>
            </w:tcPrChange>
          </w:tcPr>
          <w:p w14:paraId="7CE6BA58" w14:textId="77777777" w:rsidR="00C7478A" w:rsidRDefault="00C7478A" w:rsidP="006A0BC1">
            <w:pPr>
              <w:pStyle w:val="code"/>
            </w:pPr>
            <w:r>
              <w:t>&lt;beta&gt;</w:t>
            </w:r>
          </w:p>
        </w:tc>
        <w:tc>
          <w:tcPr>
            <w:tcW w:w="3081" w:type="pct"/>
            <w:shd w:val="clear" w:color="auto" w:fill="auto"/>
            <w:tcPrChange w:id="1639" w:author="Gerard Ateshian" w:date="2014-04-17T20:51:00Z">
              <w:tcPr>
                <w:tcW w:w="8028" w:type="dxa"/>
                <w:shd w:val="clear" w:color="auto" w:fill="auto"/>
              </w:tcPr>
            </w:tcPrChange>
          </w:tcPr>
          <w:p w14:paraId="3A87CF95" w14:textId="2716D51F" w:rsidR="00C7478A" w:rsidRDefault="00C7478A" w:rsidP="00AF2221">
            <w:r>
              <w:t xml:space="preserve">parameters </w:t>
            </w:r>
            <w:r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60295180" r:id="rId183"/>
              </w:object>
            </w:r>
          </w:p>
        </w:tc>
        <w:tc>
          <w:tcPr>
            <w:tcW w:w="655" w:type="pct"/>
            <w:tcPrChange w:id="1640" w:author="Gerard Ateshian" w:date="2014-04-17T20:51:00Z">
              <w:tcPr>
                <w:tcW w:w="8028" w:type="dxa"/>
              </w:tcPr>
            </w:tcPrChange>
          </w:tcPr>
          <w:p w14:paraId="219FA13F" w14:textId="348BAA1D" w:rsidR="00C7478A" w:rsidRDefault="00C7478A" w:rsidP="00AF2221">
            <w:pPr>
              <w:rPr>
                <w:ins w:id="1641" w:author="Gerard Ateshian" w:date="2014-04-17T20:44:00Z"/>
              </w:rPr>
            </w:pPr>
            <w:ins w:id="1642" w:author="Gerard Ateshian" w:date="2014-04-17T20:44:00Z">
              <w:r>
                <w:t>[ ]</w:t>
              </w:r>
            </w:ins>
          </w:p>
        </w:tc>
      </w:tr>
      <w:tr w:rsidR="00C7478A" w14:paraId="2CD8C014" w14:textId="03F9C21C" w:rsidTr="00C7478A">
        <w:tc>
          <w:tcPr>
            <w:tcW w:w="1264" w:type="pct"/>
            <w:shd w:val="clear" w:color="auto" w:fill="auto"/>
            <w:tcPrChange w:id="1643" w:author="Gerard Ateshian" w:date="2014-04-17T20:51:00Z">
              <w:tcPr>
                <w:tcW w:w="1548" w:type="dxa"/>
                <w:shd w:val="clear" w:color="auto" w:fill="auto"/>
              </w:tcPr>
            </w:tcPrChange>
          </w:tcPr>
          <w:p w14:paraId="5ADC4797" w14:textId="77777777" w:rsidR="00C7478A" w:rsidRDefault="00C7478A" w:rsidP="006A0BC1">
            <w:pPr>
              <w:pStyle w:val="code"/>
            </w:pPr>
            <w:r>
              <w:t>&lt;ksi&gt;</w:t>
            </w:r>
          </w:p>
        </w:tc>
        <w:tc>
          <w:tcPr>
            <w:tcW w:w="3081" w:type="pct"/>
            <w:shd w:val="clear" w:color="auto" w:fill="auto"/>
            <w:tcPrChange w:id="1644" w:author="Gerard Ateshian" w:date="2014-04-17T20:51:00Z">
              <w:tcPr>
                <w:tcW w:w="8028" w:type="dxa"/>
                <w:shd w:val="clear" w:color="auto" w:fill="auto"/>
              </w:tcPr>
            </w:tcPrChange>
          </w:tcPr>
          <w:p w14:paraId="4FB34E89" w14:textId="3C593043" w:rsidR="00C7478A" w:rsidRDefault="00C7478A" w:rsidP="00AF2221">
            <w:r>
              <w:t xml:space="preserve">parameters </w:t>
            </w:r>
            <w:r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60295181" r:id="rId185"/>
              </w:object>
            </w:r>
          </w:p>
        </w:tc>
        <w:tc>
          <w:tcPr>
            <w:tcW w:w="655" w:type="pct"/>
            <w:tcPrChange w:id="1645" w:author="Gerard Ateshian" w:date="2014-04-17T20:51:00Z">
              <w:tcPr>
                <w:tcW w:w="8028" w:type="dxa"/>
              </w:tcPr>
            </w:tcPrChange>
          </w:tcPr>
          <w:p w14:paraId="1F9865F2" w14:textId="6D09F306" w:rsidR="00C7478A" w:rsidRDefault="00C7478A" w:rsidP="00AF2221">
            <w:pPr>
              <w:rPr>
                <w:ins w:id="1646" w:author="Gerard Ateshian" w:date="2014-04-17T20:44:00Z"/>
              </w:rPr>
            </w:pPr>
            <w:ins w:id="1647" w:author="Gerard Ateshian" w:date="2014-04-17T20:45:00Z">
              <w:r>
                <w:t>[</w:t>
              </w:r>
              <w:r w:rsidRPr="00C7478A">
                <w:rPr>
                  <w:b/>
                  <w:rPrChange w:id="1648" w:author="Gerard Ateshian" w:date="2014-04-17T20:45:00Z">
                    <w:rPr/>
                  </w:rPrChange>
                </w:rPr>
                <w:t>P</w:t>
              </w:r>
              <w:r>
                <w:t>]</w:t>
              </w:r>
            </w:ins>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60295182"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60295183"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60295184" r:id="rId191"/>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60295185"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60295186"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60295187"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60295188"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60295189"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60295190"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60295191"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60295192"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60295193"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60295194"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649" w:name="_Ref167375501"/>
      <w:bookmarkStart w:id="1650" w:name="_Toc385498478"/>
      <w:r w:rsidRPr="0097532C">
        <w:lastRenderedPageBreak/>
        <w:t>Ellipsoidal Fiber Distribution Mooney-Rivlin</w:t>
      </w:r>
      <w:bookmarkEnd w:id="1649"/>
      <w:bookmarkEnd w:id="1650"/>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51"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32"/>
        <w:gridCol w:w="6341"/>
        <w:gridCol w:w="1103"/>
        <w:tblGridChange w:id="1652">
          <w:tblGrid>
            <w:gridCol w:w="1548"/>
            <w:gridCol w:w="8028"/>
            <w:gridCol w:w="8028"/>
          </w:tblGrid>
        </w:tblGridChange>
      </w:tblGrid>
      <w:tr w:rsidR="00C7478A" w14:paraId="456FB20C" w14:textId="1559FA6E" w:rsidTr="00C7478A">
        <w:tc>
          <w:tcPr>
            <w:tcW w:w="1113" w:type="pct"/>
            <w:shd w:val="clear" w:color="auto" w:fill="auto"/>
            <w:tcPrChange w:id="1653" w:author="Gerard Ateshian" w:date="2014-04-17T20:51:00Z">
              <w:tcPr>
                <w:tcW w:w="1548" w:type="dxa"/>
                <w:shd w:val="clear" w:color="auto" w:fill="auto"/>
              </w:tcPr>
            </w:tcPrChange>
          </w:tcPr>
          <w:p w14:paraId="7D11B5B6" w14:textId="77777777" w:rsidR="00C7478A" w:rsidRDefault="00C7478A" w:rsidP="006A0BC1">
            <w:pPr>
              <w:pStyle w:val="code"/>
            </w:pPr>
            <w:r>
              <w:t>&lt;c1&gt;</w:t>
            </w:r>
          </w:p>
        </w:tc>
        <w:tc>
          <w:tcPr>
            <w:tcW w:w="3311" w:type="pct"/>
            <w:shd w:val="clear" w:color="auto" w:fill="auto"/>
            <w:tcPrChange w:id="1654" w:author="Gerard Ateshian" w:date="2014-04-17T20:51:00Z">
              <w:tcPr>
                <w:tcW w:w="8028" w:type="dxa"/>
                <w:shd w:val="clear" w:color="auto" w:fill="auto"/>
              </w:tcPr>
            </w:tcPrChange>
          </w:tcPr>
          <w:p w14:paraId="2B75133C" w14:textId="77777777" w:rsidR="00C7478A" w:rsidRDefault="00C7478A" w:rsidP="006A0BC1">
            <w:r>
              <w:t>Mooney-Rivlin parameter c1</w:t>
            </w:r>
          </w:p>
        </w:tc>
        <w:tc>
          <w:tcPr>
            <w:tcW w:w="577" w:type="pct"/>
            <w:tcPrChange w:id="1655" w:author="Gerard Ateshian" w:date="2014-04-17T20:51:00Z">
              <w:tcPr>
                <w:tcW w:w="8028" w:type="dxa"/>
              </w:tcPr>
            </w:tcPrChange>
          </w:tcPr>
          <w:p w14:paraId="37E911FF" w14:textId="3439D945" w:rsidR="00C7478A" w:rsidRDefault="00C7478A" w:rsidP="006A0BC1">
            <w:pPr>
              <w:rPr>
                <w:ins w:id="1656" w:author="Gerard Ateshian" w:date="2014-04-17T20:45:00Z"/>
              </w:rPr>
            </w:pPr>
            <w:ins w:id="1657" w:author="Gerard Ateshian" w:date="2014-04-17T20:46:00Z">
              <w:r>
                <w:t>[</w:t>
              </w:r>
              <w:r>
                <w:rPr>
                  <w:b/>
                </w:rPr>
                <w:t>P</w:t>
              </w:r>
              <w:r>
                <w:t>]</w:t>
              </w:r>
            </w:ins>
          </w:p>
        </w:tc>
      </w:tr>
      <w:tr w:rsidR="00C7478A" w14:paraId="188FAAB9" w14:textId="03643AC8" w:rsidTr="00C7478A">
        <w:tc>
          <w:tcPr>
            <w:tcW w:w="1113" w:type="pct"/>
            <w:shd w:val="clear" w:color="auto" w:fill="auto"/>
            <w:tcPrChange w:id="1658" w:author="Gerard Ateshian" w:date="2014-04-17T20:51:00Z">
              <w:tcPr>
                <w:tcW w:w="1548" w:type="dxa"/>
                <w:shd w:val="clear" w:color="auto" w:fill="auto"/>
              </w:tcPr>
            </w:tcPrChange>
          </w:tcPr>
          <w:p w14:paraId="690E5A9C" w14:textId="77777777" w:rsidR="00C7478A" w:rsidRDefault="00C7478A" w:rsidP="006A0BC1">
            <w:pPr>
              <w:pStyle w:val="code"/>
            </w:pPr>
            <w:r>
              <w:t>&lt;c2&gt;</w:t>
            </w:r>
          </w:p>
        </w:tc>
        <w:tc>
          <w:tcPr>
            <w:tcW w:w="3311" w:type="pct"/>
            <w:shd w:val="clear" w:color="auto" w:fill="auto"/>
            <w:tcPrChange w:id="1659" w:author="Gerard Ateshian" w:date="2014-04-17T20:51:00Z">
              <w:tcPr>
                <w:tcW w:w="8028" w:type="dxa"/>
                <w:shd w:val="clear" w:color="auto" w:fill="auto"/>
              </w:tcPr>
            </w:tcPrChange>
          </w:tcPr>
          <w:p w14:paraId="66B71439" w14:textId="77777777" w:rsidR="00C7478A" w:rsidRDefault="00C7478A" w:rsidP="006A0BC1">
            <w:r>
              <w:t>Mooney-Rivlin parameter c2</w:t>
            </w:r>
          </w:p>
        </w:tc>
        <w:tc>
          <w:tcPr>
            <w:tcW w:w="577" w:type="pct"/>
            <w:tcPrChange w:id="1660" w:author="Gerard Ateshian" w:date="2014-04-17T20:51:00Z">
              <w:tcPr>
                <w:tcW w:w="8028" w:type="dxa"/>
              </w:tcPr>
            </w:tcPrChange>
          </w:tcPr>
          <w:p w14:paraId="372FC7A6" w14:textId="2A50FEB7" w:rsidR="00C7478A" w:rsidRDefault="00C7478A" w:rsidP="006A0BC1">
            <w:pPr>
              <w:rPr>
                <w:ins w:id="1661" w:author="Gerard Ateshian" w:date="2014-04-17T20:45:00Z"/>
              </w:rPr>
            </w:pPr>
            <w:ins w:id="1662" w:author="Gerard Ateshian" w:date="2014-04-17T20:46:00Z">
              <w:r>
                <w:t>[</w:t>
              </w:r>
              <w:r>
                <w:rPr>
                  <w:b/>
                </w:rPr>
                <w:t>P</w:t>
              </w:r>
              <w:r>
                <w:t>]</w:t>
              </w:r>
            </w:ins>
          </w:p>
        </w:tc>
      </w:tr>
      <w:tr w:rsidR="00C7478A" w14:paraId="67B1FC36" w14:textId="3F0AFF99" w:rsidTr="00C7478A">
        <w:tc>
          <w:tcPr>
            <w:tcW w:w="1113" w:type="pct"/>
            <w:shd w:val="clear" w:color="auto" w:fill="auto"/>
            <w:tcPrChange w:id="1663" w:author="Gerard Ateshian" w:date="2014-04-17T20:51:00Z">
              <w:tcPr>
                <w:tcW w:w="1548" w:type="dxa"/>
                <w:shd w:val="clear" w:color="auto" w:fill="auto"/>
              </w:tcPr>
            </w:tcPrChange>
          </w:tcPr>
          <w:p w14:paraId="5A9530C8" w14:textId="77777777" w:rsidR="00C7478A" w:rsidRDefault="00C7478A" w:rsidP="006A0BC1">
            <w:pPr>
              <w:pStyle w:val="code"/>
            </w:pPr>
            <w:r>
              <w:t>&lt;k&gt;</w:t>
            </w:r>
          </w:p>
        </w:tc>
        <w:tc>
          <w:tcPr>
            <w:tcW w:w="3311" w:type="pct"/>
            <w:shd w:val="clear" w:color="auto" w:fill="auto"/>
            <w:tcPrChange w:id="1664" w:author="Gerard Ateshian" w:date="2014-04-17T20:51:00Z">
              <w:tcPr>
                <w:tcW w:w="8028" w:type="dxa"/>
                <w:shd w:val="clear" w:color="auto" w:fill="auto"/>
              </w:tcPr>
            </w:tcPrChange>
          </w:tcPr>
          <w:p w14:paraId="287D3DA0" w14:textId="77777777" w:rsidR="00C7478A" w:rsidRDefault="00C7478A" w:rsidP="006A0BC1">
            <w:r>
              <w:t>bulk modulus</w:t>
            </w:r>
          </w:p>
        </w:tc>
        <w:tc>
          <w:tcPr>
            <w:tcW w:w="577" w:type="pct"/>
            <w:tcPrChange w:id="1665" w:author="Gerard Ateshian" w:date="2014-04-17T20:51:00Z">
              <w:tcPr>
                <w:tcW w:w="8028" w:type="dxa"/>
              </w:tcPr>
            </w:tcPrChange>
          </w:tcPr>
          <w:p w14:paraId="23FC77AF" w14:textId="6361A668" w:rsidR="00C7478A" w:rsidRDefault="00C7478A" w:rsidP="006A0BC1">
            <w:pPr>
              <w:rPr>
                <w:ins w:id="1666" w:author="Gerard Ateshian" w:date="2014-04-17T20:45:00Z"/>
              </w:rPr>
            </w:pPr>
            <w:ins w:id="1667" w:author="Gerard Ateshian" w:date="2014-04-17T20:45:00Z">
              <w:r>
                <w:t>[</w:t>
              </w:r>
              <w:r>
                <w:rPr>
                  <w:b/>
                </w:rPr>
                <w:t>P</w:t>
              </w:r>
              <w:r>
                <w:t>]</w:t>
              </w:r>
            </w:ins>
          </w:p>
        </w:tc>
      </w:tr>
      <w:tr w:rsidR="00C7478A" w14:paraId="5CE20265" w14:textId="27884C04" w:rsidTr="00C7478A">
        <w:tc>
          <w:tcPr>
            <w:tcW w:w="1113" w:type="pct"/>
            <w:shd w:val="clear" w:color="auto" w:fill="auto"/>
            <w:tcPrChange w:id="1668" w:author="Gerard Ateshian" w:date="2014-04-17T20:51:00Z">
              <w:tcPr>
                <w:tcW w:w="1548" w:type="dxa"/>
                <w:shd w:val="clear" w:color="auto" w:fill="auto"/>
              </w:tcPr>
            </w:tcPrChange>
          </w:tcPr>
          <w:p w14:paraId="3225A2B2" w14:textId="77777777" w:rsidR="00C7478A" w:rsidRDefault="00C7478A" w:rsidP="006A0BC1">
            <w:pPr>
              <w:pStyle w:val="code"/>
            </w:pPr>
            <w:r>
              <w:t>&lt;beta&gt;</w:t>
            </w:r>
          </w:p>
        </w:tc>
        <w:tc>
          <w:tcPr>
            <w:tcW w:w="3311" w:type="pct"/>
            <w:shd w:val="clear" w:color="auto" w:fill="auto"/>
            <w:tcPrChange w:id="1669" w:author="Gerard Ateshian" w:date="2014-04-17T20:51:00Z">
              <w:tcPr>
                <w:tcW w:w="8028" w:type="dxa"/>
                <w:shd w:val="clear" w:color="auto" w:fill="auto"/>
              </w:tcPr>
            </w:tcPrChange>
          </w:tcPr>
          <w:p w14:paraId="68DF62E6" w14:textId="0C91AB9F" w:rsidR="00C7478A" w:rsidRDefault="00C7478A" w:rsidP="00AF2221">
            <w:r>
              <w:t xml:space="preserve">parameters </w:t>
            </w:r>
            <w:r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60295195" r:id="rId213"/>
              </w:object>
            </w:r>
          </w:p>
        </w:tc>
        <w:tc>
          <w:tcPr>
            <w:tcW w:w="577" w:type="pct"/>
            <w:tcPrChange w:id="1670" w:author="Gerard Ateshian" w:date="2014-04-17T20:51:00Z">
              <w:tcPr>
                <w:tcW w:w="8028" w:type="dxa"/>
              </w:tcPr>
            </w:tcPrChange>
          </w:tcPr>
          <w:p w14:paraId="32D90E52" w14:textId="755BB48F" w:rsidR="00C7478A" w:rsidRDefault="00C7478A" w:rsidP="00AF2221">
            <w:pPr>
              <w:rPr>
                <w:ins w:id="1671" w:author="Gerard Ateshian" w:date="2014-04-17T20:45:00Z"/>
              </w:rPr>
            </w:pPr>
            <w:ins w:id="1672" w:author="Gerard Ateshian" w:date="2014-04-17T20:45:00Z">
              <w:r>
                <w:t>[ ]</w:t>
              </w:r>
            </w:ins>
          </w:p>
        </w:tc>
      </w:tr>
      <w:tr w:rsidR="00C7478A" w14:paraId="5B40EAD2" w14:textId="4C072399" w:rsidTr="00C7478A">
        <w:tc>
          <w:tcPr>
            <w:tcW w:w="1113" w:type="pct"/>
            <w:shd w:val="clear" w:color="auto" w:fill="auto"/>
            <w:tcPrChange w:id="1673" w:author="Gerard Ateshian" w:date="2014-04-17T20:51:00Z">
              <w:tcPr>
                <w:tcW w:w="1548" w:type="dxa"/>
                <w:shd w:val="clear" w:color="auto" w:fill="auto"/>
              </w:tcPr>
            </w:tcPrChange>
          </w:tcPr>
          <w:p w14:paraId="6582CBA9" w14:textId="77777777" w:rsidR="00C7478A" w:rsidRDefault="00C7478A" w:rsidP="006A0BC1">
            <w:pPr>
              <w:pStyle w:val="code"/>
            </w:pPr>
            <w:r>
              <w:t>&lt;ksi&gt;</w:t>
            </w:r>
          </w:p>
        </w:tc>
        <w:tc>
          <w:tcPr>
            <w:tcW w:w="3311" w:type="pct"/>
            <w:shd w:val="clear" w:color="auto" w:fill="auto"/>
            <w:tcPrChange w:id="1674" w:author="Gerard Ateshian" w:date="2014-04-17T20:51:00Z">
              <w:tcPr>
                <w:tcW w:w="8028" w:type="dxa"/>
                <w:shd w:val="clear" w:color="auto" w:fill="auto"/>
              </w:tcPr>
            </w:tcPrChange>
          </w:tcPr>
          <w:p w14:paraId="65CBEC9B" w14:textId="09EF54C7" w:rsidR="00C7478A" w:rsidRDefault="00C7478A" w:rsidP="00AF2221">
            <w:r>
              <w:t xml:space="preserve">parameters </w:t>
            </w:r>
            <w:r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60295196" r:id="rId215"/>
              </w:object>
            </w:r>
          </w:p>
        </w:tc>
        <w:tc>
          <w:tcPr>
            <w:tcW w:w="577" w:type="pct"/>
            <w:tcPrChange w:id="1675" w:author="Gerard Ateshian" w:date="2014-04-17T20:51:00Z">
              <w:tcPr>
                <w:tcW w:w="8028" w:type="dxa"/>
              </w:tcPr>
            </w:tcPrChange>
          </w:tcPr>
          <w:p w14:paraId="48ED8D2F" w14:textId="1A52CBA8" w:rsidR="00C7478A" w:rsidRPr="00C7478A" w:rsidRDefault="00C7478A" w:rsidP="00AF2221">
            <w:pPr>
              <w:rPr>
                <w:ins w:id="1676" w:author="Gerard Ateshian" w:date="2014-04-17T20:45:00Z"/>
              </w:rPr>
            </w:pPr>
            <w:ins w:id="1677" w:author="Gerard Ateshian" w:date="2014-04-17T20:45:00Z">
              <w:r>
                <w:t>[</w:t>
              </w:r>
              <w:r>
                <w:rPr>
                  <w:b/>
                </w:rPr>
                <w:t>P</w:t>
              </w:r>
              <w:r>
                <w:t>]</w:t>
              </w:r>
            </w:ins>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60295197"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60295198"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60295199" r:id="rId221"/>
        </w:object>
      </w:r>
      <w:r>
        <w:t xml:space="preserve"> is the stress from the Mooney-Rivlin basis (Section </w:t>
      </w:r>
      <w:r>
        <w:fldChar w:fldCharType="begin"/>
      </w:r>
      <w:r>
        <w:instrText xml:space="preserve"> REF _Ref167535344 \r \h </w:instrText>
      </w:r>
      <w:r>
        <w:fldChar w:fldCharType="separate"/>
      </w:r>
      <w:r w:rsidR="00873D59">
        <w:t>4.1.2.7</w:t>
      </w:r>
      <w:proofErr w:type="gramStart"/>
      <w:r w:rsidR="00873D59">
        <w:t xml:space="preserve">. </w:t>
      </w:r>
      <w:proofErr w:type="gramEnd"/>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60295200"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678" w:name="_Toc385498479"/>
      <w:r>
        <w:lastRenderedPageBreak/>
        <w:t>Ellipsoidal Fiber Distribution Veronda-Westmann</w:t>
      </w:r>
      <w:bookmarkEnd w:id="1678"/>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79"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15"/>
        <w:gridCol w:w="5908"/>
        <w:gridCol w:w="1253"/>
        <w:tblGridChange w:id="1680">
          <w:tblGrid>
            <w:gridCol w:w="1548"/>
            <w:gridCol w:w="8028"/>
            <w:gridCol w:w="8028"/>
          </w:tblGrid>
        </w:tblGridChange>
      </w:tblGrid>
      <w:tr w:rsidR="00C7478A" w14:paraId="1628F046" w14:textId="7AE87180" w:rsidTr="00C7478A">
        <w:tc>
          <w:tcPr>
            <w:tcW w:w="1261" w:type="pct"/>
            <w:shd w:val="clear" w:color="auto" w:fill="auto"/>
            <w:tcPrChange w:id="1681" w:author="Gerard Ateshian" w:date="2014-04-17T20:51:00Z">
              <w:tcPr>
                <w:tcW w:w="1548" w:type="dxa"/>
                <w:shd w:val="clear" w:color="auto" w:fill="auto"/>
              </w:tcPr>
            </w:tcPrChange>
          </w:tcPr>
          <w:p w14:paraId="62C5727F" w14:textId="77777777" w:rsidR="00C7478A" w:rsidRDefault="00C7478A" w:rsidP="006A0BC1">
            <w:pPr>
              <w:pStyle w:val="code"/>
            </w:pPr>
            <w:r>
              <w:t>&lt;c1&gt;</w:t>
            </w:r>
          </w:p>
        </w:tc>
        <w:tc>
          <w:tcPr>
            <w:tcW w:w="3085" w:type="pct"/>
            <w:shd w:val="clear" w:color="auto" w:fill="auto"/>
            <w:tcPrChange w:id="1682" w:author="Gerard Ateshian" w:date="2014-04-17T20:51:00Z">
              <w:tcPr>
                <w:tcW w:w="8028" w:type="dxa"/>
                <w:shd w:val="clear" w:color="auto" w:fill="auto"/>
              </w:tcPr>
            </w:tcPrChange>
          </w:tcPr>
          <w:p w14:paraId="4BC66BF8" w14:textId="77777777" w:rsidR="00C7478A" w:rsidRDefault="00C7478A" w:rsidP="006A0BC1">
            <w:r>
              <w:t>First VW coefficient</w:t>
            </w:r>
          </w:p>
        </w:tc>
        <w:tc>
          <w:tcPr>
            <w:tcW w:w="654" w:type="pct"/>
            <w:tcPrChange w:id="1683" w:author="Gerard Ateshian" w:date="2014-04-17T20:51:00Z">
              <w:tcPr>
                <w:tcW w:w="8028" w:type="dxa"/>
              </w:tcPr>
            </w:tcPrChange>
          </w:tcPr>
          <w:p w14:paraId="425728AC" w14:textId="55049FF3" w:rsidR="00C7478A" w:rsidRDefault="00C7478A" w:rsidP="006A0BC1">
            <w:pPr>
              <w:rPr>
                <w:ins w:id="1684" w:author="Gerard Ateshian" w:date="2014-04-17T20:48:00Z"/>
              </w:rPr>
            </w:pPr>
            <w:ins w:id="1685" w:author="Gerard Ateshian" w:date="2014-04-17T20:48:00Z">
              <w:r>
                <w:t>[</w:t>
              </w:r>
              <w:r>
                <w:rPr>
                  <w:b/>
                </w:rPr>
                <w:t>P</w:t>
              </w:r>
              <w:r>
                <w:t>]</w:t>
              </w:r>
            </w:ins>
          </w:p>
        </w:tc>
      </w:tr>
      <w:tr w:rsidR="00C7478A" w14:paraId="4051265C" w14:textId="24C01AFD" w:rsidTr="00C7478A">
        <w:tc>
          <w:tcPr>
            <w:tcW w:w="1261" w:type="pct"/>
            <w:shd w:val="clear" w:color="auto" w:fill="auto"/>
            <w:tcPrChange w:id="1686" w:author="Gerard Ateshian" w:date="2014-04-17T20:51:00Z">
              <w:tcPr>
                <w:tcW w:w="1548" w:type="dxa"/>
                <w:shd w:val="clear" w:color="auto" w:fill="auto"/>
              </w:tcPr>
            </w:tcPrChange>
          </w:tcPr>
          <w:p w14:paraId="3B96657A" w14:textId="77777777" w:rsidR="00C7478A" w:rsidRDefault="00C7478A" w:rsidP="006A0BC1">
            <w:pPr>
              <w:pStyle w:val="code"/>
            </w:pPr>
            <w:r>
              <w:t>&lt;c2&gt;</w:t>
            </w:r>
          </w:p>
        </w:tc>
        <w:tc>
          <w:tcPr>
            <w:tcW w:w="3085" w:type="pct"/>
            <w:shd w:val="clear" w:color="auto" w:fill="auto"/>
            <w:tcPrChange w:id="1687" w:author="Gerard Ateshian" w:date="2014-04-17T20:51:00Z">
              <w:tcPr>
                <w:tcW w:w="8028" w:type="dxa"/>
                <w:shd w:val="clear" w:color="auto" w:fill="auto"/>
              </w:tcPr>
            </w:tcPrChange>
          </w:tcPr>
          <w:p w14:paraId="13BFCE11" w14:textId="77777777" w:rsidR="00C7478A" w:rsidRDefault="00C7478A" w:rsidP="006A0BC1">
            <w:r>
              <w:t>Second VW coefficient</w:t>
            </w:r>
          </w:p>
        </w:tc>
        <w:tc>
          <w:tcPr>
            <w:tcW w:w="654" w:type="pct"/>
            <w:tcPrChange w:id="1688" w:author="Gerard Ateshian" w:date="2014-04-17T20:51:00Z">
              <w:tcPr>
                <w:tcW w:w="8028" w:type="dxa"/>
              </w:tcPr>
            </w:tcPrChange>
          </w:tcPr>
          <w:p w14:paraId="78D820D7" w14:textId="2D790F0F" w:rsidR="00C7478A" w:rsidRDefault="00C7478A" w:rsidP="006A0BC1">
            <w:pPr>
              <w:rPr>
                <w:ins w:id="1689" w:author="Gerard Ateshian" w:date="2014-04-17T20:48:00Z"/>
              </w:rPr>
            </w:pPr>
            <w:ins w:id="1690" w:author="Gerard Ateshian" w:date="2014-04-17T20:48:00Z">
              <w:r>
                <w:t>[ ]</w:t>
              </w:r>
            </w:ins>
          </w:p>
        </w:tc>
      </w:tr>
      <w:tr w:rsidR="00C7478A" w14:paraId="7CCBFD13" w14:textId="1670DC82" w:rsidTr="00C7478A">
        <w:tc>
          <w:tcPr>
            <w:tcW w:w="1261" w:type="pct"/>
            <w:shd w:val="clear" w:color="auto" w:fill="auto"/>
            <w:tcPrChange w:id="1691" w:author="Gerard Ateshian" w:date="2014-04-17T20:51:00Z">
              <w:tcPr>
                <w:tcW w:w="1548" w:type="dxa"/>
                <w:shd w:val="clear" w:color="auto" w:fill="auto"/>
              </w:tcPr>
            </w:tcPrChange>
          </w:tcPr>
          <w:p w14:paraId="04397C81" w14:textId="77777777" w:rsidR="00C7478A" w:rsidRDefault="00C7478A" w:rsidP="006A0BC1">
            <w:pPr>
              <w:pStyle w:val="code"/>
            </w:pPr>
            <w:r>
              <w:t>&lt;k&gt;</w:t>
            </w:r>
          </w:p>
        </w:tc>
        <w:tc>
          <w:tcPr>
            <w:tcW w:w="3085" w:type="pct"/>
            <w:shd w:val="clear" w:color="auto" w:fill="auto"/>
            <w:tcPrChange w:id="1692" w:author="Gerard Ateshian" w:date="2014-04-17T20:51:00Z">
              <w:tcPr>
                <w:tcW w:w="8028" w:type="dxa"/>
                <w:shd w:val="clear" w:color="auto" w:fill="auto"/>
              </w:tcPr>
            </w:tcPrChange>
          </w:tcPr>
          <w:p w14:paraId="2C6A159D" w14:textId="77777777" w:rsidR="00C7478A" w:rsidRDefault="00C7478A" w:rsidP="006A0BC1">
            <w:r>
              <w:t>Bulk modulus</w:t>
            </w:r>
          </w:p>
        </w:tc>
        <w:tc>
          <w:tcPr>
            <w:tcW w:w="654" w:type="pct"/>
            <w:tcPrChange w:id="1693" w:author="Gerard Ateshian" w:date="2014-04-17T20:51:00Z">
              <w:tcPr>
                <w:tcW w:w="8028" w:type="dxa"/>
              </w:tcPr>
            </w:tcPrChange>
          </w:tcPr>
          <w:p w14:paraId="02C81935" w14:textId="18438DDD" w:rsidR="00C7478A" w:rsidRDefault="00C7478A" w:rsidP="006A0BC1">
            <w:pPr>
              <w:rPr>
                <w:ins w:id="1694" w:author="Gerard Ateshian" w:date="2014-04-17T20:48:00Z"/>
              </w:rPr>
            </w:pPr>
            <w:ins w:id="1695" w:author="Gerard Ateshian" w:date="2014-04-17T20:48:00Z">
              <w:r>
                <w:t>[</w:t>
              </w:r>
              <w:r>
                <w:rPr>
                  <w:b/>
                </w:rPr>
                <w:t>P</w:t>
              </w:r>
              <w:r>
                <w:t>]</w:t>
              </w:r>
            </w:ins>
          </w:p>
        </w:tc>
      </w:tr>
      <w:tr w:rsidR="00C7478A" w14:paraId="6031F7BD" w14:textId="517BBFA6" w:rsidTr="00C7478A">
        <w:tc>
          <w:tcPr>
            <w:tcW w:w="1261" w:type="pct"/>
            <w:shd w:val="clear" w:color="auto" w:fill="auto"/>
            <w:tcPrChange w:id="1696" w:author="Gerard Ateshian" w:date="2014-04-17T20:51:00Z">
              <w:tcPr>
                <w:tcW w:w="1548" w:type="dxa"/>
                <w:shd w:val="clear" w:color="auto" w:fill="auto"/>
              </w:tcPr>
            </w:tcPrChange>
          </w:tcPr>
          <w:p w14:paraId="38B8C853" w14:textId="77777777" w:rsidR="00C7478A" w:rsidRDefault="00C7478A" w:rsidP="006A0BC1">
            <w:pPr>
              <w:pStyle w:val="code"/>
            </w:pPr>
            <w:r>
              <w:t>&lt;beta&gt;</w:t>
            </w:r>
          </w:p>
        </w:tc>
        <w:tc>
          <w:tcPr>
            <w:tcW w:w="3085" w:type="pct"/>
            <w:shd w:val="clear" w:color="auto" w:fill="auto"/>
            <w:tcPrChange w:id="1697" w:author="Gerard Ateshian" w:date="2014-04-17T20:51:00Z">
              <w:tcPr>
                <w:tcW w:w="8028" w:type="dxa"/>
                <w:shd w:val="clear" w:color="auto" w:fill="auto"/>
              </w:tcPr>
            </w:tcPrChange>
          </w:tcPr>
          <w:p w14:paraId="23E9ECE6" w14:textId="351160F4" w:rsidR="00C7478A" w:rsidRDefault="00C7478A" w:rsidP="00AF2221">
            <w:r>
              <w:t xml:space="preserve">parameters </w:t>
            </w:r>
            <w:r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60295201" r:id="rId225"/>
              </w:object>
            </w:r>
          </w:p>
        </w:tc>
        <w:tc>
          <w:tcPr>
            <w:tcW w:w="654" w:type="pct"/>
            <w:tcPrChange w:id="1698" w:author="Gerard Ateshian" w:date="2014-04-17T20:51:00Z">
              <w:tcPr>
                <w:tcW w:w="8028" w:type="dxa"/>
              </w:tcPr>
            </w:tcPrChange>
          </w:tcPr>
          <w:p w14:paraId="13742265" w14:textId="72A621D6" w:rsidR="00C7478A" w:rsidRDefault="00C7478A" w:rsidP="00AF2221">
            <w:pPr>
              <w:rPr>
                <w:ins w:id="1699" w:author="Gerard Ateshian" w:date="2014-04-17T20:48:00Z"/>
              </w:rPr>
            </w:pPr>
            <w:ins w:id="1700" w:author="Gerard Ateshian" w:date="2014-04-17T20:48:00Z">
              <w:r>
                <w:t>[ ]</w:t>
              </w:r>
            </w:ins>
          </w:p>
        </w:tc>
      </w:tr>
      <w:tr w:rsidR="00C7478A" w14:paraId="5EB6DBF9" w14:textId="69583410" w:rsidTr="00C7478A">
        <w:tc>
          <w:tcPr>
            <w:tcW w:w="1261" w:type="pct"/>
            <w:shd w:val="clear" w:color="auto" w:fill="auto"/>
            <w:tcPrChange w:id="1701" w:author="Gerard Ateshian" w:date="2014-04-17T20:51:00Z">
              <w:tcPr>
                <w:tcW w:w="1548" w:type="dxa"/>
                <w:shd w:val="clear" w:color="auto" w:fill="auto"/>
              </w:tcPr>
            </w:tcPrChange>
          </w:tcPr>
          <w:p w14:paraId="77F9F2BC" w14:textId="77777777" w:rsidR="00C7478A" w:rsidRDefault="00C7478A" w:rsidP="006A0BC1">
            <w:pPr>
              <w:pStyle w:val="code"/>
            </w:pPr>
            <w:r>
              <w:t>&lt;ksi&gt;</w:t>
            </w:r>
          </w:p>
        </w:tc>
        <w:tc>
          <w:tcPr>
            <w:tcW w:w="3085" w:type="pct"/>
            <w:shd w:val="clear" w:color="auto" w:fill="auto"/>
            <w:tcPrChange w:id="1702" w:author="Gerard Ateshian" w:date="2014-04-17T20:51:00Z">
              <w:tcPr>
                <w:tcW w:w="8028" w:type="dxa"/>
                <w:shd w:val="clear" w:color="auto" w:fill="auto"/>
              </w:tcPr>
            </w:tcPrChange>
          </w:tcPr>
          <w:p w14:paraId="4AE217C6" w14:textId="11FCC949" w:rsidR="00C7478A" w:rsidRDefault="00C7478A" w:rsidP="00AF2221">
            <w:r>
              <w:t xml:space="preserve">parameters </w:t>
            </w:r>
            <w:r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60295202" r:id="rId227"/>
              </w:object>
            </w:r>
          </w:p>
        </w:tc>
        <w:tc>
          <w:tcPr>
            <w:tcW w:w="654" w:type="pct"/>
            <w:tcPrChange w:id="1703" w:author="Gerard Ateshian" w:date="2014-04-17T20:51:00Z">
              <w:tcPr>
                <w:tcW w:w="8028" w:type="dxa"/>
              </w:tcPr>
            </w:tcPrChange>
          </w:tcPr>
          <w:p w14:paraId="77D22C91" w14:textId="6A6D04AD" w:rsidR="00C7478A" w:rsidRDefault="00C7478A" w:rsidP="00AF2221">
            <w:pPr>
              <w:rPr>
                <w:ins w:id="1704" w:author="Gerard Ateshian" w:date="2014-04-17T20:48:00Z"/>
              </w:rPr>
            </w:pPr>
            <w:ins w:id="1705" w:author="Gerard Ateshian" w:date="2014-04-17T20:48:00Z">
              <w:r>
                <w:t>[</w:t>
              </w:r>
              <w:r>
                <w:rPr>
                  <w:b/>
                </w:rPr>
                <w:t>P</w:t>
              </w:r>
              <w:r>
                <w:t>]</w:t>
              </w:r>
            </w:ins>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60295203"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60295204"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60295205" r:id="rId233"/>
        </w:object>
      </w:r>
      <w:r>
        <w:t xml:space="preserve"> is the stress from the Veronda-Westmann basis (Section </w:t>
      </w:r>
      <w:r>
        <w:fldChar w:fldCharType="begin"/>
      </w:r>
      <w:r>
        <w:instrText xml:space="preserve"> REF _Ref167535458 \r \h </w:instrText>
      </w:r>
      <w:r>
        <w:fldChar w:fldCharType="separate"/>
      </w:r>
      <w:r w:rsidR="00873D59">
        <w:t>4.1.2.15</w:t>
      </w:r>
      <w:proofErr w:type="gramStart"/>
      <w:r w:rsidR="00873D59">
        <w:t xml:space="preserve">. </w:t>
      </w:r>
      <w:proofErr w:type="gramEnd"/>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60295206"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706" w:name="_Toc385498480"/>
      <w:r>
        <w:lastRenderedPageBreak/>
        <w:t>Fiber with Exponential-Power Law, Uncoupled Formulation</w:t>
      </w:r>
      <w:bookmarkEnd w:id="1706"/>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07" w:author="Gerard Ateshian" w:date="2014-04-17T20:4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1708">
          <w:tblGrid>
            <w:gridCol w:w="1548"/>
            <w:gridCol w:w="8028"/>
            <w:gridCol w:w="8028"/>
          </w:tblGrid>
        </w:tblGridChange>
      </w:tblGrid>
      <w:tr w:rsidR="00C7478A" w14:paraId="7E28BE7A" w14:textId="40DD3762" w:rsidTr="00C7478A">
        <w:tc>
          <w:tcPr>
            <w:tcW w:w="0" w:type="auto"/>
            <w:shd w:val="clear" w:color="auto" w:fill="auto"/>
            <w:tcPrChange w:id="1709" w:author="Gerard Ateshian" w:date="2014-04-17T20:49:00Z">
              <w:tcPr>
                <w:tcW w:w="1548" w:type="dxa"/>
                <w:shd w:val="clear" w:color="auto" w:fill="auto"/>
              </w:tcPr>
            </w:tcPrChange>
          </w:tcPr>
          <w:p w14:paraId="408B6A57" w14:textId="77777777" w:rsidR="00C7478A" w:rsidRDefault="00C7478A" w:rsidP="006A0BC1">
            <w:pPr>
              <w:pStyle w:val="code"/>
            </w:pPr>
            <w:r>
              <w:t>&lt;ksi&gt;</w:t>
            </w:r>
          </w:p>
        </w:tc>
        <w:tc>
          <w:tcPr>
            <w:tcW w:w="0" w:type="auto"/>
            <w:shd w:val="clear" w:color="auto" w:fill="auto"/>
            <w:tcPrChange w:id="1710" w:author="Gerard Ateshian" w:date="2014-04-17T20:49:00Z">
              <w:tcPr>
                <w:tcW w:w="8028" w:type="dxa"/>
                <w:shd w:val="clear" w:color="auto" w:fill="auto"/>
              </w:tcPr>
            </w:tcPrChange>
          </w:tcPr>
          <w:p w14:paraId="3F7B7448" w14:textId="72FE99BB" w:rsidR="00C7478A" w:rsidRDefault="00C7478A"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60295207" r:id="rId237"/>
              </w:object>
            </w:r>
            <w:r>
              <w:t>, representing a measure of the fiber modulus</w:t>
            </w:r>
          </w:p>
        </w:tc>
        <w:tc>
          <w:tcPr>
            <w:tcW w:w="0" w:type="auto"/>
            <w:tcPrChange w:id="1711" w:author="Gerard Ateshian" w:date="2014-04-17T20:49:00Z">
              <w:tcPr>
                <w:tcW w:w="8028" w:type="dxa"/>
              </w:tcPr>
            </w:tcPrChange>
          </w:tcPr>
          <w:p w14:paraId="01A26EF1" w14:textId="148038DB" w:rsidR="00C7478A" w:rsidRPr="00AF2221" w:rsidRDefault="00C7478A" w:rsidP="00AF2221">
            <w:pPr>
              <w:rPr>
                <w:ins w:id="1712" w:author="Gerard Ateshian" w:date="2014-04-17T20:48:00Z"/>
                <w:position w:val="-10"/>
              </w:rPr>
            </w:pPr>
            <w:ins w:id="1713" w:author="Gerard Ateshian" w:date="2014-04-17T20:48:00Z">
              <w:r>
                <w:t>[</w:t>
              </w:r>
              <w:r>
                <w:rPr>
                  <w:b/>
                </w:rPr>
                <w:t>P</w:t>
              </w:r>
              <w:r>
                <w:t>]</w:t>
              </w:r>
            </w:ins>
          </w:p>
        </w:tc>
      </w:tr>
      <w:tr w:rsidR="00C7478A" w14:paraId="518C71C6" w14:textId="4F86B9D7" w:rsidTr="00C7478A">
        <w:tc>
          <w:tcPr>
            <w:tcW w:w="0" w:type="auto"/>
            <w:shd w:val="clear" w:color="auto" w:fill="auto"/>
            <w:tcPrChange w:id="1714" w:author="Gerard Ateshian" w:date="2014-04-17T20:49:00Z">
              <w:tcPr>
                <w:tcW w:w="1548" w:type="dxa"/>
                <w:shd w:val="clear" w:color="auto" w:fill="auto"/>
              </w:tcPr>
            </w:tcPrChange>
          </w:tcPr>
          <w:p w14:paraId="7C2043BB" w14:textId="77777777" w:rsidR="00C7478A" w:rsidRDefault="00C7478A" w:rsidP="006A0BC1">
            <w:pPr>
              <w:pStyle w:val="code"/>
            </w:pPr>
            <w:r>
              <w:t>&lt;alpha&gt;</w:t>
            </w:r>
          </w:p>
        </w:tc>
        <w:tc>
          <w:tcPr>
            <w:tcW w:w="0" w:type="auto"/>
            <w:shd w:val="clear" w:color="auto" w:fill="auto"/>
            <w:tcPrChange w:id="1715" w:author="Gerard Ateshian" w:date="2014-04-17T20:49:00Z">
              <w:tcPr>
                <w:tcW w:w="8028" w:type="dxa"/>
                <w:shd w:val="clear" w:color="auto" w:fill="auto"/>
              </w:tcPr>
            </w:tcPrChange>
          </w:tcPr>
          <w:p w14:paraId="7CD34F0C" w14:textId="62F25E29" w:rsidR="00C7478A" w:rsidRDefault="00C7478A"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60295208" r:id="rId239"/>
              </w:object>
            </w:r>
            <w:r>
              <w:t>, coefficient of exponential argument</w:t>
            </w:r>
          </w:p>
        </w:tc>
        <w:tc>
          <w:tcPr>
            <w:tcW w:w="0" w:type="auto"/>
            <w:tcPrChange w:id="1716" w:author="Gerard Ateshian" w:date="2014-04-17T20:49:00Z">
              <w:tcPr>
                <w:tcW w:w="8028" w:type="dxa"/>
              </w:tcPr>
            </w:tcPrChange>
          </w:tcPr>
          <w:p w14:paraId="7E943FF9" w14:textId="1611F0F8" w:rsidR="00C7478A" w:rsidRPr="00AF2221" w:rsidRDefault="00C7478A" w:rsidP="00AF2221">
            <w:pPr>
              <w:rPr>
                <w:ins w:id="1717" w:author="Gerard Ateshian" w:date="2014-04-17T20:48:00Z"/>
                <w:position w:val="-6"/>
              </w:rPr>
            </w:pPr>
            <w:ins w:id="1718" w:author="Gerard Ateshian" w:date="2014-04-17T20:48:00Z">
              <w:r>
                <w:rPr>
                  <w:position w:val="-6"/>
                </w:rPr>
                <w:t>[ ]</w:t>
              </w:r>
            </w:ins>
          </w:p>
        </w:tc>
      </w:tr>
      <w:tr w:rsidR="00C7478A" w14:paraId="24B0FDFF" w14:textId="18673B14" w:rsidTr="00C7478A">
        <w:tc>
          <w:tcPr>
            <w:tcW w:w="0" w:type="auto"/>
            <w:shd w:val="clear" w:color="auto" w:fill="auto"/>
            <w:tcPrChange w:id="1719" w:author="Gerard Ateshian" w:date="2014-04-17T20:49:00Z">
              <w:tcPr>
                <w:tcW w:w="1548" w:type="dxa"/>
                <w:shd w:val="clear" w:color="auto" w:fill="auto"/>
              </w:tcPr>
            </w:tcPrChange>
          </w:tcPr>
          <w:p w14:paraId="13F5A0DC" w14:textId="77777777" w:rsidR="00C7478A" w:rsidRDefault="00C7478A" w:rsidP="006A0BC1">
            <w:pPr>
              <w:pStyle w:val="code"/>
            </w:pPr>
            <w:r>
              <w:t>&lt;beta&gt;</w:t>
            </w:r>
          </w:p>
        </w:tc>
        <w:tc>
          <w:tcPr>
            <w:tcW w:w="0" w:type="auto"/>
            <w:shd w:val="clear" w:color="auto" w:fill="auto"/>
            <w:tcPrChange w:id="1720" w:author="Gerard Ateshian" w:date="2014-04-17T20:49:00Z">
              <w:tcPr>
                <w:tcW w:w="8028" w:type="dxa"/>
                <w:shd w:val="clear" w:color="auto" w:fill="auto"/>
              </w:tcPr>
            </w:tcPrChange>
          </w:tcPr>
          <w:p w14:paraId="5128C8ED" w14:textId="24385931" w:rsidR="00C7478A" w:rsidRDefault="00C7478A"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60295209" r:id="rId241"/>
              </w:object>
            </w:r>
            <w:r>
              <w:t>, power of exponential argument</w:t>
            </w:r>
          </w:p>
        </w:tc>
        <w:tc>
          <w:tcPr>
            <w:tcW w:w="0" w:type="auto"/>
            <w:tcPrChange w:id="1721" w:author="Gerard Ateshian" w:date="2014-04-17T20:49:00Z">
              <w:tcPr>
                <w:tcW w:w="8028" w:type="dxa"/>
              </w:tcPr>
            </w:tcPrChange>
          </w:tcPr>
          <w:p w14:paraId="4B523F6A" w14:textId="4956118A" w:rsidR="00C7478A" w:rsidRPr="00AF2221" w:rsidRDefault="00C7478A" w:rsidP="00AF2221">
            <w:pPr>
              <w:rPr>
                <w:ins w:id="1722" w:author="Gerard Ateshian" w:date="2014-04-17T20:48:00Z"/>
                <w:position w:val="-10"/>
              </w:rPr>
            </w:pPr>
            <w:ins w:id="1723" w:author="Gerard Ateshian" w:date="2014-04-17T20:48:00Z">
              <w:r>
                <w:rPr>
                  <w:position w:val="-10"/>
                </w:rPr>
                <w:t>[ ]</w:t>
              </w:r>
            </w:ins>
          </w:p>
        </w:tc>
      </w:tr>
      <w:tr w:rsidR="00C7478A" w14:paraId="217CA3CC" w14:textId="2D57947C" w:rsidTr="00C7478A">
        <w:tc>
          <w:tcPr>
            <w:tcW w:w="0" w:type="auto"/>
            <w:shd w:val="clear" w:color="auto" w:fill="auto"/>
            <w:tcPrChange w:id="1724" w:author="Gerard Ateshian" w:date="2014-04-17T20:49:00Z">
              <w:tcPr>
                <w:tcW w:w="1548" w:type="dxa"/>
                <w:shd w:val="clear" w:color="auto" w:fill="auto"/>
              </w:tcPr>
            </w:tcPrChange>
          </w:tcPr>
          <w:p w14:paraId="350CE792" w14:textId="77777777" w:rsidR="00C7478A" w:rsidRDefault="00C7478A" w:rsidP="006A0BC1">
            <w:pPr>
              <w:pStyle w:val="code"/>
            </w:pPr>
            <w:r>
              <w:t>&lt;theta&gt;</w:t>
            </w:r>
          </w:p>
        </w:tc>
        <w:tc>
          <w:tcPr>
            <w:tcW w:w="0" w:type="auto"/>
            <w:shd w:val="clear" w:color="auto" w:fill="auto"/>
            <w:tcPrChange w:id="1725" w:author="Gerard Ateshian" w:date="2014-04-17T20:49:00Z">
              <w:tcPr>
                <w:tcW w:w="8028" w:type="dxa"/>
                <w:shd w:val="clear" w:color="auto" w:fill="auto"/>
              </w:tcPr>
            </w:tcPrChange>
          </w:tcPr>
          <w:p w14:paraId="4B1C8DE7" w14:textId="2066C3B1" w:rsidR="00C7478A" w:rsidRDefault="00C7478A" w:rsidP="00C7478A">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60295210" r:id="rId243"/>
              </w:object>
            </w:r>
            <w:r>
              <w:t>, spherical angle for fiber orientation in local coordinate system</w:t>
            </w:r>
            <w:del w:id="1726" w:author="Gerard Ateshian" w:date="2014-04-17T20:49:00Z">
              <w:r w:rsidDel="00C7478A">
                <w:delText xml:space="preserve"> (in degrees)</w:delText>
              </w:r>
            </w:del>
          </w:p>
        </w:tc>
        <w:tc>
          <w:tcPr>
            <w:tcW w:w="0" w:type="auto"/>
            <w:tcPrChange w:id="1727" w:author="Gerard Ateshian" w:date="2014-04-17T20:49:00Z">
              <w:tcPr>
                <w:tcW w:w="8028" w:type="dxa"/>
              </w:tcPr>
            </w:tcPrChange>
          </w:tcPr>
          <w:p w14:paraId="13E81DC2" w14:textId="35982A33" w:rsidR="00C7478A" w:rsidRPr="00C7478A" w:rsidRDefault="00C7478A" w:rsidP="00AF2221">
            <w:pPr>
              <w:rPr>
                <w:ins w:id="1728" w:author="Gerard Ateshian" w:date="2014-04-17T20:48:00Z"/>
                <w:position w:val="-6"/>
              </w:rPr>
            </w:pPr>
            <w:ins w:id="1729" w:author="Gerard Ateshian" w:date="2014-04-17T20:48:00Z">
              <w:r>
                <w:rPr>
                  <w:position w:val="-6"/>
                </w:rPr>
                <w:t>[</w:t>
              </w:r>
              <w:r>
                <w:rPr>
                  <w:b/>
                  <w:position w:val="-6"/>
                </w:rPr>
                <w:t>deg</w:t>
              </w:r>
              <w:r>
                <w:rPr>
                  <w:position w:val="-6"/>
                </w:rPr>
                <w:t>]</w:t>
              </w:r>
            </w:ins>
          </w:p>
        </w:tc>
      </w:tr>
      <w:tr w:rsidR="00C7478A" w14:paraId="75080C4F" w14:textId="4ACA649B" w:rsidTr="00C7478A">
        <w:tc>
          <w:tcPr>
            <w:tcW w:w="0" w:type="auto"/>
            <w:shd w:val="clear" w:color="auto" w:fill="auto"/>
            <w:tcPrChange w:id="1730" w:author="Gerard Ateshian" w:date="2014-04-17T20:49:00Z">
              <w:tcPr>
                <w:tcW w:w="1548" w:type="dxa"/>
                <w:shd w:val="clear" w:color="auto" w:fill="auto"/>
              </w:tcPr>
            </w:tcPrChange>
          </w:tcPr>
          <w:p w14:paraId="45A48A86" w14:textId="77777777" w:rsidR="00C7478A" w:rsidRDefault="00C7478A" w:rsidP="006A0BC1">
            <w:pPr>
              <w:pStyle w:val="code"/>
            </w:pPr>
            <w:r>
              <w:t>&lt;phi&gt;</w:t>
            </w:r>
          </w:p>
        </w:tc>
        <w:tc>
          <w:tcPr>
            <w:tcW w:w="0" w:type="auto"/>
            <w:shd w:val="clear" w:color="auto" w:fill="auto"/>
            <w:tcPrChange w:id="1731" w:author="Gerard Ateshian" w:date="2014-04-17T20:49:00Z">
              <w:tcPr>
                <w:tcW w:w="8028" w:type="dxa"/>
                <w:shd w:val="clear" w:color="auto" w:fill="auto"/>
              </w:tcPr>
            </w:tcPrChange>
          </w:tcPr>
          <w:p w14:paraId="5463001C" w14:textId="216E254F" w:rsidR="00C7478A" w:rsidRDefault="00C7478A" w:rsidP="00C7478A">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60295211" r:id="rId245"/>
              </w:object>
            </w:r>
            <w:r>
              <w:t>, spherical angle for fiber orientation in local coordinate system</w:t>
            </w:r>
            <w:del w:id="1732" w:author="Gerard Ateshian" w:date="2014-04-17T20:49:00Z">
              <w:r w:rsidDel="00C7478A">
                <w:delText xml:space="preserve"> (in degrees)</w:delText>
              </w:r>
            </w:del>
          </w:p>
        </w:tc>
        <w:tc>
          <w:tcPr>
            <w:tcW w:w="0" w:type="auto"/>
            <w:tcPrChange w:id="1733" w:author="Gerard Ateshian" w:date="2014-04-17T20:49:00Z">
              <w:tcPr>
                <w:tcW w:w="8028" w:type="dxa"/>
              </w:tcPr>
            </w:tcPrChange>
          </w:tcPr>
          <w:p w14:paraId="518272F0" w14:textId="3C659736" w:rsidR="00C7478A" w:rsidRPr="00AF2221" w:rsidRDefault="00C7478A" w:rsidP="00AF2221">
            <w:pPr>
              <w:rPr>
                <w:ins w:id="1734" w:author="Gerard Ateshian" w:date="2014-04-17T20:48:00Z"/>
                <w:position w:val="-10"/>
              </w:rPr>
            </w:pPr>
            <w:ins w:id="1735" w:author="Gerard Ateshian" w:date="2014-04-17T20:48:00Z">
              <w:r>
                <w:rPr>
                  <w:position w:val="-10"/>
                </w:rPr>
                <w:t>[</w:t>
              </w:r>
            </w:ins>
            <w:ins w:id="1736" w:author="Gerard Ateshian" w:date="2014-04-17T20:49:00Z">
              <w:r>
                <w:rPr>
                  <w:b/>
                  <w:position w:val="-10"/>
                </w:rPr>
                <w:t>deg</w:t>
              </w:r>
            </w:ins>
            <w:ins w:id="1737" w:author="Gerard Ateshian" w:date="2014-04-17T20:48:00Z">
              <w:r>
                <w:rPr>
                  <w:position w:val="-10"/>
                </w:rPr>
                <w:t>]</w:t>
              </w:r>
            </w:ins>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60295212" r:id="rId247"/>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60295213"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60295214"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60295215" r:id="rId253"/>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60295216"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60295217"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60295218"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60295219" r:id="rId261"/>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60295220"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60295221"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60295222"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60295223"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60295224" r:id="rId271"/>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60295225"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60295226"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60295227"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60295228"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lastRenderedPageBreak/>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60295229"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60295230"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738" w:name="_Toc385498481"/>
      <w:r>
        <w:lastRenderedPageBreak/>
        <w:t>Fung Orthotropic</w:t>
      </w:r>
      <w:bookmarkEnd w:id="1738"/>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39"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867"/>
        <w:gridCol w:w="5001"/>
        <w:gridCol w:w="1708"/>
        <w:tblGridChange w:id="1740">
          <w:tblGrid>
            <w:gridCol w:w="1728"/>
            <w:gridCol w:w="7848"/>
            <w:gridCol w:w="7848"/>
          </w:tblGrid>
        </w:tblGridChange>
      </w:tblGrid>
      <w:tr w:rsidR="00C7478A" w14:paraId="466C0FA3" w14:textId="10493D9A" w:rsidTr="00C7478A">
        <w:tc>
          <w:tcPr>
            <w:tcW w:w="1497" w:type="pct"/>
            <w:shd w:val="clear" w:color="auto" w:fill="auto"/>
            <w:tcPrChange w:id="1741" w:author="Gerard Ateshian" w:date="2014-04-17T20:50:00Z">
              <w:tcPr>
                <w:tcW w:w="1728" w:type="dxa"/>
                <w:shd w:val="clear" w:color="auto" w:fill="auto"/>
              </w:tcPr>
            </w:tcPrChange>
          </w:tcPr>
          <w:p w14:paraId="6FAF317E" w14:textId="77777777" w:rsidR="00C7478A" w:rsidRDefault="00C7478A" w:rsidP="006A0BC1">
            <w:pPr>
              <w:pStyle w:val="code"/>
            </w:pPr>
            <w:r>
              <w:t>&lt;mu1&gt;</w:t>
            </w:r>
          </w:p>
        </w:tc>
        <w:tc>
          <w:tcPr>
            <w:tcW w:w="2611" w:type="pct"/>
            <w:shd w:val="clear" w:color="auto" w:fill="auto"/>
            <w:tcPrChange w:id="1742" w:author="Gerard Ateshian" w:date="2014-04-17T20:50:00Z">
              <w:tcPr>
                <w:tcW w:w="7848" w:type="dxa"/>
                <w:shd w:val="clear" w:color="auto" w:fill="auto"/>
              </w:tcPr>
            </w:tcPrChange>
          </w:tcPr>
          <w:p w14:paraId="2F0AA516" w14:textId="7023421A" w:rsidR="00C7478A" w:rsidRDefault="00C7478A"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60295231" r:id="rId285"/>
              </w:object>
            </w:r>
            <w:r>
              <w:t xml:space="preserve"> modulus</w:t>
            </w:r>
          </w:p>
        </w:tc>
        <w:tc>
          <w:tcPr>
            <w:tcW w:w="892" w:type="pct"/>
            <w:tcPrChange w:id="1743" w:author="Gerard Ateshian" w:date="2014-04-17T20:50:00Z">
              <w:tcPr>
                <w:tcW w:w="7848" w:type="dxa"/>
              </w:tcPr>
            </w:tcPrChange>
          </w:tcPr>
          <w:p w14:paraId="64CD0600" w14:textId="2EA77ABE" w:rsidR="00C7478A" w:rsidRPr="00AF2221" w:rsidRDefault="00C7478A" w:rsidP="00AF2221">
            <w:pPr>
              <w:rPr>
                <w:ins w:id="1744" w:author="Gerard Ateshian" w:date="2014-04-17T20:49:00Z"/>
                <w:position w:val="-12"/>
              </w:rPr>
            </w:pPr>
            <w:ins w:id="1745" w:author="Gerard Ateshian" w:date="2014-04-17T20:49:00Z">
              <w:r>
                <w:t>[</w:t>
              </w:r>
              <w:r>
                <w:rPr>
                  <w:b/>
                </w:rPr>
                <w:t>P</w:t>
              </w:r>
              <w:r>
                <w:t>]</w:t>
              </w:r>
            </w:ins>
          </w:p>
        </w:tc>
      </w:tr>
      <w:tr w:rsidR="00C7478A" w14:paraId="3911024C" w14:textId="286C0BAA" w:rsidTr="00C7478A">
        <w:tc>
          <w:tcPr>
            <w:tcW w:w="1497" w:type="pct"/>
            <w:shd w:val="clear" w:color="auto" w:fill="auto"/>
            <w:tcPrChange w:id="1746" w:author="Gerard Ateshian" w:date="2014-04-17T20:50:00Z">
              <w:tcPr>
                <w:tcW w:w="1728" w:type="dxa"/>
                <w:shd w:val="clear" w:color="auto" w:fill="auto"/>
              </w:tcPr>
            </w:tcPrChange>
          </w:tcPr>
          <w:p w14:paraId="3AA0C777" w14:textId="77777777" w:rsidR="00C7478A" w:rsidRDefault="00C7478A" w:rsidP="006A0BC1">
            <w:pPr>
              <w:pStyle w:val="code"/>
            </w:pPr>
            <w:r>
              <w:t>&lt;mu2&gt;</w:t>
            </w:r>
          </w:p>
        </w:tc>
        <w:tc>
          <w:tcPr>
            <w:tcW w:w="2611" w:type="pct"/>
            <w:shd w:val="clear" w:color="auto" w:fill="auto"/>
            <w:tcPrChange w:id="1747" w:author="Gerard Ateshian" w:date="2014-04-17T20:50:00Z">
              <w:tcPr>
                <w:tcW w:w="7848" w:type="dxa"/>
                <w:shd w:val="clear" w:color="auto" w:fill="auto"/>
              </w:tcPr>
            </w:tcPrChange>
          </w:tcPr>
          <w:p w14:paraId="4511059C" w14:textId="0DE0D097" w:rsidR="00C7478A" w:rsidRDefault="00C7478A"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60295232" r:id="rId287"/>
              </w:object>
            </w:r>
            <w:r>
              <w:t xml:space="preserve"> modulus</w:t>
            </w:r>
          </w:p>
        </w:tc>
        <w:tc>
          <w:tcPr>
            <w:tcW w:w="892" w:type="pct"/>
            <w:tcPrChange w:id="1748" w:author="Gerard Ateshian" w:date="2014-04-17T20:50:00Z">
              <w:tcPr>
                <w:tcW w:w="7848" w:type="dxa"/>
              </w:tcPr>
            </w:tcPrChange>
          </w:tcPr>
          <w:p w14:paraId="54082E2E" w14:textId="6A1C956D" w:rsidR="00C7478A" w:rsidRPr="00AF2221" w:rsidRDefault="00C7478A" w:rsidP="00AF2221">
            <w:pPr>
              <w:rPr>
                <w:ins w:id="1749" w:author="Gerard Ateshian" w:date="2014-04-17T20:49:00Z"/>
                <w:position w:val="-12"/>
              </w:rPr>
            </w:pPr>
            <w:ins w:id="1750" w:author="Gerard Ateshian" w:date="2014-04-17T20:49:00Z">
              <w:r>
                <w:t>[</w:t>
              </w:r>
              <w:r>
                <w:rPr>
                  <w:b/>
                </w:rPr>
                <w:t>P</w:t>
              </w:r>
              <w:r>
                <w:t>]</w:t>
              </w:r>
            </w:ins>
          </w:p>
        </w:tc>
      </w:tr>
      <w:tr w:rsidR="00C7478A" w14:paraId="4FCF4438" w14:textId="58E0881B" w:rsidTr="00C7478A">
        <w:tc>
          <w:tcPr>
            <w:tcW w:w="1497" w:type="pct"/>
            <w:shd w:val="clear" w:color="auto" w:fill="auto"/>
            <w:tcPrChange w:id="1751" w:author="Gerard Ateshian" w:date="2014-04-17T20:50:00Z">
              <w:tcPr>
                <w:tcW w:w="1728" w:type="dxa"/>
                <w:shd w:val="clear" w:color="auto" w:fill="auto"/>
              </w:tcPr>
            </w:tcPrChange>
          </w:tcPr>
          <w:p w14:paraId="5C91E22B" w14:textId="77777777" w:rsidR="00C7478A" w:rsidRDefault="00C7478A" w:rsidP="006A0BC1">
            <w:pPr>
              <w:pStyle w:val="code"/>
            </w:pPr>
            <w:r>
              <w:t>&lt;mu3&gt;</w:t>
            </w:r>
          </w:p>
        </w:tc>
        <w:tc>
          <w:tcPr>
            <w:tcW w:w="2611" w:type="pct"/>
            <w:shd w:val="clear" w:color="auto" w:fill="auto"/>
            <w:tcPrChange w:id="1752" w:author="Gerard Ateshian" w:date="2014-04-17T20:50:00Z">
              <w:tcPr>
                <w:tcW w:w="7848" w:type="dxa"/>
                <w:shd w:val="clear" w:color="auto" w:fill="auto"/>
              </w:tcPr>
            </w:tcPrChange>
          </w:tcPr>
          <w:p w14:paraId="639E6D2D" w14:textId="12BBE4A5" w:rsidR="00C7478A" w:rsidRDefault="00C7478A"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60295233" r:id="rId289"/>
              </w:object>
            </w:r>
            <w:r>
              <w:t xml:space="preserve"> modulus</w:t>
            </w:r>
          </w:p>
        </w:tc>
        <w:tc>
          <w:tcPr>
            <w:tcW w:w="892" w:type="pct"/>
            <w:tcPrChange w:id="1753" w:author="Gerard Ateshian" w:date="2014-04-17T20:50:00Z">
              <w:tcPr>
                <w:tcW w:w="7848" w:type="dxa"/>
              </w:tcPr>
            </w:tcPrChange>
          </w:tcPr>
          <w:p w14:paraId="38D25524" w14:textId="659D5E99" w:rsidR="00C7478A" w:rsidRPr="00AF2221" w:rsidRDefault="00C7478A" w:rsidP="00AF2221">
            <w:pPr>
              <w:rPr>
                <w:ins w:id="1754" w:author="Gerard Ateshian" w:date="2014-04-17T20:49:00Z"/>
                <w:position w:val="-12"/>
              </w:rPr>
            </w:pPr>
            <w:ins w:id="1755" w:author="Gerard Ateshian" w:date="2014-04-17T20:49:00Z">
              <w:r>
                <w:t>[</w:t>
              </w:r>
              <w:r>
                <w:rPr>
                  <w:b/>
                </w:rPr>
                <w:t>P</w:t>
              </w:r>
              <w:r>
                <w:t>]</w:t>
              </w:r>
            </w:ins>
          </w:p>
        </w:tc>
      </w:tr>
      <w:tr w:rsidR="00C7478A" w14:paraId="53EE450A" w14:textId="78191E0A" w:rsidTr="00C7478A">
        <w:tc>
          <w:tcPr>
            <w:tcW w:w="1497" w:type="pct"/>
            <w:shd w:val="clear" w:color="auto" w:fill="auto"/>
            <w:tcPrChange w:id="1756" w:author="Gerard Ateshian" w:date="2014-04-17T20:50:00Z">
              <w:tcPr>
                <w:tcW w:w="1728" w:type="dxa"/>
                <w:shd w:val="clear" w:color="auto" w:fill="auto"/>
              </w:tcPr>
            </w:tcPrChange>
          </w:tcPr>
          <w:p w14:paraId="5D78EF42" w14:textId="77777777" w:rsidR="00C7478A" w:rsidRDefault="00C7478A" w:rsidP="006A0BC1">
            <w:pPr>
              <w:pStyle w:val="code"/>
            </w:pPr>
            <w:r>
              <w:t>&lt;l11&gt;</w:t>
            </w:r>
          </w:p>
        </w:tc>
        <w:tc>
          <w:tcPr>
            <w:tcW w:w="2611" w:type="pct"/>
            <w:shd w:val="clear" w:color="auto" w:fill="auto"/>
            <w:tcPrChange w:id="1757" w:author="Gerard Ateshian" w:date="2014-04-17T20:50:00Z">
              <w:tcPr>
                <w:tcW w:w="7848" w:type="dxa"/>
                <w:shd w:val="clear" w:color="auto" w:fill="auto"/>
              </w:tcPr>
            </w:tcPrChange>
          </w:tcPr>
          <w:p w14:paraId="037FABCB" w14:textId="488CDB1E" w:rsidR="00C7478A" w:rsidRDefault="00C7478A"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60295234" r:id="rId291"/>
              </w:object>
            </w:r>
            <w:r>
              <w:t xml:space="preserve"> modulus</w:t>
            </w:r>
          </w:p>
        </w:tc>
        <w:tc>
          <w:tcPr>
            <w:tcW w:w="892" w:type="pct"/>
            <w:tcPrChange w:id="1758" w:author="Gerard Ateshian" w:date="2014-04-17T20:50:00Z">
              <w:tcPr>
                <w:tcW w:w="7848" w:type="dxa"/>
              </w:tcPr>
            </w:tcPrChange>
          </w:tcPr>
          <w:p w14:paraId="76A26F46" w14:textId="6142F1EA" w:rsidR="00C7478A" w:rsidRPr="00AF2221" w:rsidRDefault="00C7478A" w:rsidP="00AF2221">
            <w:pPr>
              <w:rPr>
                <w:ins w:id="1759" w:author="Gerard Ateshian" w:date="2014-04-17T20:49:00Z"/>
                <w:position w:val="-12"/>
              </w:rPr>
            </w:pPr>
            <w:ins w:id="1760" w:author="Gerard Ateshian" w:date="2014-04-17T20:49:00Z">
              <w:r>
                <w:t>[</w:t>
              </w:r>
              <w:r>
                <w:rPr>
                  <w:b/>
                </w:rPr>
                <w:t>P</w:t>
              </w:r>
              <w:r>
                <w:t>]</w:t>
              </w:r>
            </w:ins>
          </w:p>
        </w:tc>
      </w:tr>
      <w:tr w:rsidR="00C7478A" w14:paraId="3B8C7D2A" w14:textId="5093C431" w:rsidTr="00C7478A">
        <w:tc>
          <w:tcPr>
            <w:tcW w:w="1497" w:type="pct"/>
            <w:shd w:val="clear" w:color="auto" w:fill="auto"/>
            <w:tcPrChange w:id="1761" w:author="Gerard Ateshian" w:date="2014-04-17T20:50:00Z">
              <w:tcPr>
                <w:tcW w:w="1728" w:type="dxa"/>
                <w:shd w:val="clear" w:color="auto" w:fill="auto"/>
              </w:tcPr>
            </w:tcPrChange>
          </w:tcPr>
          <w:p w14:paraId="76DB769B" w14:textId="77777777" w:rsidR="00C7478A" w:rsidRDefault="00C7478A" w:rsidP="006A0BC1">
            <w:pPr>
              <w:pStyle w:val="code"/>
            </w:pPr>
            <w:r>
              <w:t>&lt;l22&gt;</w:t>
            </w:r>
          </w:p>
        </w:tc>
        <w:tc>
          <w:tcPr>
            <w:tcW w:w="2611" w:type="pct"/>
            <w:shd w:val="clear" w:color="auto" w:fill="auto"/>
            <w:tcPrChange w:id="1762" w:author="Gerard Ateshian" w:date="2014-04-17T20:50:00Z">
              <w:tcPr>
                <w:tcW w:w="7848" w:type="dxa"/>
                <w:shd w:val="clear" w:color="auto" w:fill="auto"/>
              </w:tcPr>
            </w:tcPrChange>
          </w:tcPr>
          <w:p w14:paraId="5C6220AD" w14:textId="4CB861F0" w:rsidR="00C7478A" w:rsidRDefault="00C7478A"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60295235" r:id="rId293"/>
              </w:object>
            </w:r>
            <w:r>
              <w:t xml:space="preserve"> modulus</w:t>
            </w:r>
          </w:p>
        </w:tc>
        <w:tc>
          <w:tcPr>
            <w:tcW w:w="892" w:type="pct"/>
            <w:tcPrChange w:id="1763" w:author="Gerard Ateshian" w:date="2014-04-17T20:50:00Z">
              <w:tcPr>
                <w:tcW w:w="7848" w:type="dxa"/>
              </w:tcPr>
            </w:tcPrChange>
          </w:tcPr>
          <w:p w14:paraId="4FDA7E11" w14:textId="60479225" w:rsidR="00C7478A" w:rsidRPr="00AF2221" w:rsidRDefault="00C7478A" w:rsidP="00AF2221">
            <w:pPr>
              <w:rPr>
                <w:ins w:id="1764" w:author="Gerard Ateshian" w:date="2014-04-17T20:49:00Z"/>
                <w:position w:val="-12"/>
              </w:rPr>
            </w:pPr>
            <w:ins w:id="1765" w:author="Gerard Ateshian" w:date="2014-04-17T20:49:00Z">
              <w:r>
                <w:t>[</w:t>
              </w:r>
              <w:r>
                <w:rPr>
                  <w:b/>
                </w:rPr>
                <w:t>P</w:t>
              </w:r>
              <w:r>
                <w:t>]</w:t>
              </w:r>
            </w:ins>
          </w:p>
        </w:tc>
      </w:tr>
      <w:tr w:rsidR="00C7478A" w14:paraId="70A2B9DD" w14:textId="0C232C18" w:rsidTr="00C7478A">
        <w:tc>
          <w:tcPr>
            <w:tcW w:w="1497" w:type="pct"/>
            <w:shd w:val="clear" w:color="auto" w:fill="auto"/>
            <w:tcPrChange w:id="1766" w:author="Gerard Ateshian" w:date="2014-04-17T20:50:00Z">
              <w:tcPr>
                <w:tcW w:w="1728" w:type="dxa"/>
                <w:shd w:val="clear" w:color="auto" w:fill="auto"/>
              </w:tcPr>
            </w:tcPrChange>
          </w:tcPr>
          <w:p w14:paraId="17AA98D0" w14:textId="77777777" w:rsidR="00C7478A" w:rsidRDefault="00C7478A" w:rsidP="006A0BC1">
            <w:pPr>
              <w:pStyle w:val="code"/>
            </w:pPr>
            <w:r>
              <w:t>&lt;l33&gt;</w:t>
            </w:r>
          </w:p>
        </w:tc>
        <w:tc>
          <w:tcPr>
            <w:tcW w:w="2611" w:type="pct"/>
            <w:shd w:val="clear" w:color="auto" w:fill="auto"/>
            <w:tcPrChange w:id="1767" w:author="Gerard Ateshian" w:date="2014-04-17T20:50:00Z">
              <w:tcPr>
                <w:tcW w:w="7848" w:type="dxa"/>
                <w:shd w:val="clear" w:color="auto" w:fill="auto"/>
              </w:tcPr>
            </w:tcPrChange>
          </w:tcPr>
          <w:p w14:paraId="06B53444" w14:textId="4605BF8A" w:rsidR="00C7478A" w:rsidRDefault="00C7478A"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60295236" r:id="rId295"/>
              </w:object>
            </w:r>
            <w:r>
              <w:t xml:space="preserve"> modulus</w:t>
            </w:r>
          </w:p>
        </w:tc>
        <w:tc>
          <w:tcPr>
            <w:tcW w:w="892" w:type="pct"/>
            <w:tcPrChange w:id="1768" w:author="Gerard Ateshian" w:date="2014-04-17T20:50:00Z">
              <w:tcPr>
                <w:tcW w:w="7848" w:type="dxa"/>
              </w:tcPr>
            </w:tcPrChange>
          </w:tcPr>
          <w:p w14:paraId="3C5F46FF" w14:textId="34BE841D" w:rsidR="00C7478A" w:rsidRPr="00AF2221" w:rsidRDefault="00C7478A" w:rsidP="00AF2221">
            <w:pPr>
              <w:rPr>
                <w:ins w:id="1769" w:author="Gerard Ateshian" w:date="2014-04-17T20:49:00Z"/>
                <w:position w:val="-12"/>
              </w:rPr>
            </w:pPr>
            <w:ins w:id="1770" w:author="Gerard Ateshian" w:date="2014-04-17T20:49:00Z">
              <w:r>
                <w:t>[</w:t>
              </w:r>
              <w:r>
                <w:rPr>
                  <w:b/>
                </w:rPr>
                <w:t>P</w:t>
              </w:r>
              <w:r>
                <w:t>]</w:t>
              </w:r>
            </w:ins>
          </w:p>
        </w:tc>
      </w:tr>
      <w:tr w:rsidR="00C7478A" w14:paraId="65BC1DA4" w14:textId="2E3379E8" w:rsidTr="00C7478A">
        <w:tc>
          <w:tcPr>
            <w:tcW w:w="1497" w:type="pct"/>
            <w:shd w:val="clear" w:color="auto" w:fill="auto"/>
            <w:tcPrChange w:id="1771" w:author="Gerard Ateshian" w:date="2014-04-17T20:50:00Z">
              <w:tcPr>
                <w:tcW w:w="1728" w:type="dxa"/>
                <w:shd w:val="clear" w:color="auto" w:fill="auto"/>
              </w:tcPr>
            </w:tcPrChange>
          </w:tcPr>
          <w:p w14:paraId="2DC15716" w14:textId="77777777" w:rsidR="00C7478A" w:rsidRDefault="00C7478A" w:rsidP="006A0BC1">
            <w:pPr>
              <w:pStyle w:val="code"/>
            </w:pPr>
            <w:r>
              <w:t>&lt;l12&gt;</w:t>
            </w:r>
          </w:p>
        </w:tc>
        <w:tc>
          <w:tcPr>
            <w:tcW w:w="2611" w:type="pct"/>
            <w:shd w:val="clear" w:color="auto" w:fill="auto"/>
            <w:tcPrChange w:id="1772" w:author="Gerard Ateshian" w:date="2014-04-17T20:50:00Z">
              <w:tcPr>
                <w:tcW w:w="7848" w:type="dxa"/>
                <w:shd w:val="clear" w:color="auto" w:fill="auto"/>
              </w:tcPr>
            </w:tcPrChange>
          </w:tcPr>
          <w:p w14:paraId="6D36ADF2" w14:textId="5EE5D872" w:rsidR="00C7478A" w:rsidRDefault="00C7478A"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60295237" r:id="rId297"/>
              </w:object>
            </w:r>
            <w:r>
              <w:t xml:space="preserve"> modulus</w:t>
            </w:r>
          </w:p>
        </w:tc>
        <w:tc>
          <w:tcPr>
            <w:tcW w:w="892" w:type="pct"/>
            <w:tcPrChange w:id="1773" w:author="Gerard Ateshian" w:date="2014-04-17T20:50:00Z">
              <w:tcPr>
                <w:tcW w:w="7848" w:type="dxa"/>
              </w:tcPr>
            </w:tcPrChange>
          </w:tcPr>
          <w:p w14:paraId="07D887E3" w14:textId="0BDF0AE1" w:rsidR="00C7478A" w:rsidRPr="00AF2221" w:rsidRDefault="00C7478A" w:rsidP="00AF2221">
            <w:pPr>
              <w:rPr>
                <w:ins w:id="1774" w:author="Gerard Ateshian" w:date="2014-04-17T20:49:00Z"/>
                <w:position w:val="-12"/>
              </w:rPr>
            </w:pPr>
            <w:ins w:id="1775" w:author="Gerard Ateshian" w:date="2014-04-17T20:49:00Z">
              <w:r>
                <w:t>[</w:t>
              </w:r>
              <w:r>
                <w:rPr>
                  <w:b/>
                </w:rPr>
                <w:t>P</w:t>
              </w:r>
              <w:r>
                <w:t>]</w:t>
              </w:r>
            </w:ins>
          </w:p>
        </w:tc>
      </w:tr>
      <w:tr w:rsidR="00C7478A" w14:paraId="24F6428A" w14:textId="18E1B156" w:rsidTr="00C7478A">
        <w:tc>
          <w:tcPr>
            <w:tcW w:w="1497" w:type="pct"/>
            <w:shd w:val="clear" w:color="auto" w:fill="auto"/>
            <w:tcPrChange w:id="1776" w:author="Gerard Ateshian" w:date="2014-04-17T20:50:00Z">
              <w:tcPr>
                <w:tcW w:w="1728" w:type="dxa"/>
                <w:shd w:val="clear" w:color="auto" w:fill="auto"/>
              </w:tcPr>
            </w:tcPrChange>
          </w:tcPr>
          <w:p w14:paraId="7CC9F8D0" w14:textId="77777777" w:rsidR="00C7478A" w:rsidRDefault="00C7478A" w:rsidP="006A0BC1">
            <w:pPr>
              <w:pStyle w:val="code"/>
            </w:pPr>
            <w:r>
              <w:t>&lt;l23&gt;</w:t>
            </w:r>
          </w:p>
        </w:tc>
        <w:tc>
          <w:tcPr>
            <w:tcW w:w="2611" w:type="pct"/>
            <w:shd w:val="clear" w:color="auto" w:fill="auto"/>
            <w:tcPrChange w:id="1777" w:author="Gerard Ateshian" w:date="2014-04-17T20:50:00Z">
              <w:tcPr>
                <w:tcW w:w="7848" w:type="dxa"/>
                <w:shd w:val="clear" w:color="auto" w:fill="auto"/>
              </w:tcPr>
            </w:tcPrChange>
          </w:tcPr>
          <w:p w14:paraId="6B5B3467" w14:textId="3218FFCC" w:rsidR="00C7478A" w:rsidRDefault="00C7478A"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60295238" r:id="rId299"/>
              </w:object>
            </w:r>
            <w:r>
              <w:t xml:space="preserve"> modulus</w:t>
            </w:r>
          </w:p>
        </w:tc>
        <w:tc>
          <w:tcPr>
            <w:tcW w:w="892" w:type="pct"/>
            <w:tcPrChange w:id="1778" w:author="Gerard Ateshian" w:date="2014-04-17T20:50:00Z">
              <w:tcPr>
                <w:tcW w:w="7848" w:type="dxa"/>
              </w:tcPr>
            </w:tcPrChange>
          </w:tcPr>
          <w:p w14:paraId="255CE79E" w14:textId="06B11203" w:rsidR="00C7478A" w:rsidRPr="00AF2221" w:rsidRDefault="00C7478A" w:rsidP="00AF2221">
            <w:pPr>
              <w:rPr>
                <w:ins w:id="1779" w:author="Gerard Ateshian" w:date="2014-04-17T20:49:00Z"/>
                <w:position w:val="-12"/>
              </w:rPr>
            </w:pPr>
            <w:ins w:id="1780" w:author="Gerard Ateshian" w:date="2014-04-17T20:49:00Z">
              <w:r>
                <w:t>[</w:t>
              </w:r>
              <w:r>
                <w:rPr>
                  <w:b/>
                </w:rPr>
                <w:t>P</w:t>
              </w:r>
              <w:r>
                <w:t>]</w:t>
              </w:r>
            </w:ins>
          </w:p>
        </w:tc>
      </w:tr>
      <w:tr w:rsidR="00C7478A" w14:paraId="5EAD115D" w14:textId="782E54CA" w:rsidTr="00C7478A">
        <w:tc>
          <w:tcPr>
            <w:tcW w:w="1497" w:type="pct"/>
            <w:shd w:val="clear" w:color="auto" w:fill="auto"/>
            <w:tcPrChange w:id="1781" w:author="Gerard Ateshian" w:date="2014-04-17T20:50:00Z">
              <w:tcPr>
                <w:tcW w:w="1728" w:type="dxa"/>
                <w:shd w:val="clear" w:color="auto" w:fill="auto"/>
              </w:tcPr>
            </w:tcPrChange>
          </w:tcPr>
          <w:p w14:paraId="166369FF" w14:textId="77777777" w:rsidR="00C7478A" w:rsidRDefault="00C7478A" w:rsidP="006A0BC1">
            <w:pPr>
              <w:pStyle w:val="code"/>
            </w:pPr>
            <w:r>
              <w:t>&lt;l31&gt;</w:t>
            </w:r>
          </w:p>
        </w:tc>
        <w:tc>
          <w:tcPr>
            <w:tcW w:w="2611" w:type="pct"/>
            <w:shd w:val="clear" w:color="auto" w:fill="auto"/>
            <w:tcPrChange w:id="1782" w:author="Gerard Ateshian" w:date="2014-04-17T20:50:00Z">
              <w:tcPr>
                <w:tcW w:w="7848" w:type="dxa"/>
                <w:shd w:val="clear" w:color="auto" w:fill="auto"/>
              </w:tcPr>
            </w:tcPrChange>
          </w:tcPr>
          <w:p w14:paraId="7EE62882" w14:textId="13C679C6" w:rsidR="00C7478A" w:rsidRDefault="00C7478A"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60295239" r:id="rId301"/>
              </w:object>
            </w:r>
            <w:r>
              <w:t xml:space="preserve"> modulus</w:t>
            </w:r>
          </w:p>
        </w:tc>
        <w:tc>
          <w:tcPr>
            <w:tcW w:w="892" w:type="pct"/>
            <w:tcPrChange w:id="1783" w:author="Gerard Ateshian" w:date="2014-04-17T20:50:00Z">
              <w:tcPr>
                <w:tcW w:w="7848" w:type="dxa"/>
              </w:tcPr>
            </w:tcPrChange>
          </w:tcPr>
          <w:p w14:paraId="2477B2A9" w14:textId="520CC060" w:rsidR="00C7478A" w:rsidRPr="00AF2221" w:rsidRDefault="00C7478A" w:rsidP="00AF2221">
            <w:pPr>
              <w:rPr>
                <w:ins w:id="1784" w:author="Gerard Ateshian" w:date="2014-04-17T20:49:00Z"/>
                <w:position w:val="-12"/>
              </w:rPr>
            </w:pPr>
            <w:ins w:id="1785" w:author="Gerard Ateshian" w:date="2014-04-17T20:49:00Z">
              <w:r>
                <w:t>[</w:t>
              </w:r>
              <w:r>
                <w:rPr>
                  <w:b/>
                </w:rPr>
                <w:t>P</w:t>
              </w:r>
              <w:r>
                <w:t>]</w:t>
              </w:r>
            </w:ins>
          </w:p>
        </w:tc>
      </w:tr>
      <w:tr w:rsidR="00C7478A" w14:paraId="299EEC5B" w14:textId="1F0DB8D1" w:rsidTr="00C7478A">
        <w:tc>
          <w:tcPr>
            <w:tcW w:w="1497" w:type="pct"/>
            <w:shd w:val="clear" w:color="auto" w:fill="auto"/>
            <w:tcPrChange w:id="1786" w:author="Gerard Ateshian" w:date="2014-04-17T20:50:00Z">
              <w:tcPr>
                <w:tcW w:w="1728" w:type="dxa"/>
                <w:shd w:val="clear" w:color="auto" w:fill="auto"/>
              </w:tcPr>
            </w:tcPrChange>
          </w:tcPr>
          <w:p w14:paraId="30800CA8" w14:textId="77777777" w:rsidR="00C7478A" w:rsidRDefault="00C7478A" w:rsidP="006A0BC1">
            <w:pPr>
              <w:pStyle w:val="code"/>
            </w:pPr>
            <w:r>
              <w:t>&lt;c&gt;</w:t>
            </w:r>
          </w:p>
        </w:tc>
        <w:tc>
          <w:tcPr>
            <w:tcW w:w="2611" w:type="pct"/>
            <w:shd w:val="clear" w:color="auto" w:fill="auto"/>
            <w:tcPrChange w:id="1787" w:author="Gerard Ateshian" w:date="2014-04-17T20:50:00Z">
              <w:tcPr>
                <w:tcW w:w="7848" w:type="dxa"/>
                <w:shd w:val="clear" w:color="auto" w:fill="auto"/>
              </w:tcPr>
            </w:tcPrChange>
          </w:tcPr>
          <w:p w14:paraId="3B7243C7" w14:textId="1051A292" w:rsidR="00C7478A" w:rsidRDefault="00C7478A"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60295240" r:id="rId303"/>
              </w:object>
            </w:r>
            <w:r>
              <w:t xml:space="preserve"> coefficient</w:t>
            </w:r>
          </w:p>
        </w:tc>
        <w:tc>
          <w:tcPr>
            <w:tcW w:w="892" w:type="pct"/>
            <w:tcPrChange w:id="1788" w:author="Gerard Ateshian" w:date="2014-04-17T20:50:00Z">
              <w:tcPr>
                <w:tcW w:w="7848" w:type="dxa"/>
              </w:tcPr>
            </w:tcPrChange>
          </w:tcPr>
          <w:p w14:paraId="6C77DEF9" w14:textId="4E3D010F" w:rsidR="00C7478A" w:rsidRPr="00AF2221" w:rsidRDefault="00C7478A" w:rsidP="00AF2221">
            <w:pPr>
              <w:rPr>
                <w:ins w:id="1789" w:author="Gerard Ateshian" w:date="2014-04-17T20:49:00Z"/>
                <w:position w:val="-6"/>
              </w:rPr>
            </w:pPr>
            <w:ins w:id="1790" w:author="Gerard Ateshian" w:date="2014-04-17T20:49:00Z">
              <w:r>
                <w:t>[</w:t>
              </w:r>
              <w:r>
                <w:rPr>
                  <w:b/>
                </w:rPr>
                <w:t>P</w:t>
              </w:r>
              <w:r>
                <w:t>]</w:t>
              </w:r>
            </w:ins>
          </w:p>
        </w:tc>
      </w:tr>
      <w:tr w:rsidR="00C7478A" w14:paraId="23219DA0" w14:textId="4DB1E760" w:rsidTr="00C7478A">
        <w:tc>
          <w:tcPr>
            <w:tcW w:w="1497" w:type="pct"/>
            <w:shd w:val="clear" w:color="auto" w:fill="auto"/>
            <w:tcPrChange w:id="1791" w:author="Gerard Ateshian" w:date="2014-04-17T20:50:00Z">
              <w:tcPr>
                <w:tcW w:w="1728" w:type="dxa"/>
                <w:shd w:val="clear" w:color="auto" w:fill="auto"/>
              </w:tcPr>
            </w:tcPrChange>
          </w:tcPr>
          <w:p w14:paraId="50DE2856" w14:textId="77777777" w:rsidR="00C7478A" w:rsidRDefault="00C7478A" w:rsidP="00F304F2">
            <w:pPr>
              <w:pStyle w:val="code"/>
            </w:pPr>
            <w:r>
              <w:t>&lt;k&gt;</w:t>
            </w:r>
          </w:p>
        </w:tc>
        <w:tc>
          <w:tcPr>
            <w:tcW w:w="2611" w:type="pct"/>
            <w:shd w:val="clear" w:color="auto" w:fill="auto"/>
            <w:tcPrChange w:id="1792" w:author="Gerard Ateshian" w:date="2014-04-17T20:50:00Z">
              <w:tcPr>
                <w:tcW w:w="7848" w:type="dxa"/>
                <w:shd w:val="clear" w:color="auto" w:fill="auto"/>
              </w:tcPr>
            </w:tcPrChange>
          </w:tcPr>
          <w:p w14:paraId="75BE5DCE" w14:textId="77777777" w:rsidR="00C7478A" w:rsidRDefault="00C7478A" w:rsidP="006A0BC1">
            <w:r>
              <w:t>bulk modulus</w:t>
            </w:r>
          </w:p>
        </w:tc>
        <w:tc>
          <w:tcPr>
            <w:tcW w:w="892" w:type="pct"/>
            <w:tcPrChange w:id="1793" w:author="Gerard Ateshian" w:date="2014-04-17T20:50:00Z">
              <w:tcPr>
                <w:tcW w:w="7848" w:type="dxa"/>
              </w:tcPr>
            </w:tcPrChange>
          </w:tcPr>
          <w:p w14:paraId="3D061D86" w14:textId="155E82A8" w:rsidR="00C7478A" w:rsidRDefault="00C7478A" w:rsidP="006A0BC1">
            <w:pPr>
              <w:rPr>
                <w:ins w:id="1794" w:author="Gerard Ateshian" w:date="2014-04-17T20:49:00Z"/>
              </w:rPr>
            </w:pPr>
            <w:ins w:id="1795" w:author="Gerard Ateshian" w:date="2014-04-17T20:49:00Z">
              <w:r>
                <w:t>[</w:t>
              </w:r>
              <w:r>
                <w:rPr>
                  <w:b/>
                </w:rPr>
                <w:t>P</w:t>
              </w:r>
              <w:r>
                <w:t>]</w:t>
              </w:r>
            </w:ins>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60295241"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60295242"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60295243"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60295244"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60295245"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796" w:name="_Ref167535344"/>
      <w:bookmarkStart w:id="1797" w:name="_Ref299864027"/>
      <w:bookmarkStart w:id="1798" w:name="_Toc385498482"/>
      <w:r>
        <w:lastRenderedPageBreak/>
        <w:t>Mooney-Rivlin</w:t>
      </w:r>
      <w:bookmarkEnd w:id="1796"/>
      <w:bookmarkEnd w:id="1797"/>
      <w:bookmarkEnd w:id="1798"/>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99"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7"/>
        <w:gridCol w:w="7130"/>
        <w:gridCol w:w="1009"/>
        <w:tblGridChange w:id="1800">
          <w:tblGrid>
            <w:gridCol w:w="1188"/>
            <w:gridCol w:w="8388"/>
            <w:gridCol w:w="8388"/>
          </w:tblGrid>
        </w:tblGridChange>
      </w:tblGrid>
      <w:tr w:rsidR="00C7478A" w14:paraId="6AF714A8" w14:textId="5EE2EF13" w:rsidTr="00C7478A">
        <w:tc>
          <w:tcPr>
            <w:tcW w:w="750" w:type="pct"/>
            <w:shd w:val="clear" w:color="auto" w:fill="auto"/>
            <w:tcPrChange w:id="1801" w:author="Gerard Ateshian" w:date="2014-04-17T20:50:00Z">
              <w:tcPr>
                <w:tcW w:w="1188" w:type="dxa"/>
                <w:shd w:val="clear" w:color="auto" w:fill="auto"/>
              </w:tcPr>
            </w:tcPrChange>
          </w:tcPr>
          <w:p w14:paraId="315B3678" w14:textId="77777777" w:rsidR="00C7478A" w:rsidRDefault="00C7478A" w:rsidP="006A0BC1">
            <w:pPr>
              <w:pStyle w:val="code"/>
            </w:pPr>
            <w:r>
              <w:t>&lt;c1&gt;</w:t>
            </w:r>
          </w:p>
        </w:tc>
        <w:tc>
          <w:tcPr>
            <w:tcW w:w="3723" w:type="pct"/>
            <w:shd w:val="clear" w:color="auto" w:fill="auto"/>
            <w:tcPrChange w:id="1802" w:author="Gerard Ateshian" w:date="2014-04-17T20:50:00Z">
              <w:tcPr>
                <w:tcW w:w="8388" w:type="dxa"/>
                <w:shd w:val="clear" w:color="auto" w:fill="auto"/>
              </w:tcPr>
            </w:tcPrChange>
          </w:tcPr>
          <w:p w14:paraId="1345771B" w14:textId="77777777" w:rsidR="00C7478A" w:rsidRDefault="00C7478A" w:rsidP="006A0BC1">
            <w:r>
              <w:t>Coefficient of first invariant term</w:t>
            </w:r>
          </w:p>
        </w:tc>
        <w:tc>
          <w:tcPr>
            <w:tcW w:w="527" w:type="pct"/>
            <w:tcPrChange w:id="1803" w:author="Gerard Ateshian" w:date="2014-04-17T20:50:00Z">
              <w:tcPr>
                <w:tcW w:w="8388" w:type="dxa"/>
              </w:tcPr>
            </w:tcPrChange>
          </w:tcPr>
          <w:p w14:paraId="42FA8EF5" w14:textId="47C77365" w:rsidR="00C7478A" w:rsidRDefault="00C7478A" w:rsidP="006A0BC1">
            <w:pPr>
              <w:rPr>
                <w:ins w:id="1804" w:author="Gerard Ateshian" w:date="2014-04-17T20:49:00Z"/>
              </w:rPr>
            </w:pPr>
            <w:ins w:id="1805" w:author="Gerard Ateshian" w:date="2014-04-17T20:49:00Z">
              <w:r>
                <w:t>[</w:t>
              </w:r>
              <w:r>
                <w:rPr>
                  <w:b/>
                </w:rPr>
                <w:t>P</w:t>
              </w:r>
              <w:r>
                <w:t>]</w:t>
              </w:r>
            </w:ins>
          </w:p>
        </w:tc>
      </w:tr>
      <w:tr w:rsidR="00C7478A" w14:paraId="1FA82E25" w14:textId="214B2BCA" w:rsidTr="00C7478A">
        <w:tc>
          <w:tcPr>
            <w:tcW w:w="750" w:type="pct"/>
            <w:shd w:val="clear" w:color="auto" w:fill="auto"/>
            <w:tcPrChange w:id="1806" w:author="Gerard Ateshian" w:date="2014-04-17T20:50:00Z">
              <w:tcPr>
                <w:tcW w:w="1188" w:type="dxa"/>
                <w:shd w:val="clear" w:color="auto" w:fill="auto"/>
              </w:tcPr>
            </w:tcPrChange>
          </w:tcPr>
          <w:p w14:paraId="23E066AC" w14:textId="77777777" w:rsidR="00C7478A" w:rsidRDefault="00C7478A" w:rsidP="006A0BC1">
            <w:pPr>
              <w:pStyle w:val="code"/>
            </w:pPr>
            <w:r>
              <w:t>&lt;c2&gt;</w:t>
            </w:r>
          </w:p>
        </w:tc>
        <w:tc>
          <w:tcPr>
            <w:tcW w:w="3723" w:type="pct"/>
            <w:shd w:val="clear" w:color="auto" w:fill="auto"/>
            <w:tcPrChange w:id="1807" w:author="Gerard Ateshian" w:date="2014-04-17T20:50:00Z">
              <w:tcPr>
                <w:tcW w:w="8388" w:type="dxa"/>
                <w:shd w:val="clear" w:color="auto" w:fill="auto"/>
              </w:tcPr>
            </w:tcPrChange>
          </w:tcPr>
          <w:p w14:paraId="72CF8EDA" w14:textId="77777777" w:rsidR="00C7478A" w:rsidRDefault="00C7478A" w:rsidP="006A0BC1">
            <w:r>
              <w:t>Coefficient of second invariant term</w:t>
            </w:r>
          </w:p>
        </w:tc>
        <w:tc>
          <w:tcPr>
            <w:tcW w:w="527" w:type="pct"/>
            <w:tcPrChange w:id="1808" w:author="Gerard Ateshian" w:date="2014-04-17T20:50:00Z">
              <w:tcPr>
                <w:tcW w:w="8388" w:type="dxa"/>
              </w:tcPr>
            </w:tcPrChange>
          </w:tcPr>
          <w:p w14:paraId="5BDBB59B" w14:textId="49A2CACC" w:rsidR="00C7478A" w:rsidRDefault="00C7478A" w:rsidP="006A0BC1">
            <w:pPr>
              <w:rPr>
                <w:ins w:id="1809" w:author="Gerard Ateshian" w:date="2014-04-17T20:49:00Z"/>
              </w:rPr>
            </w:pPr>
            <w:ins w:id="1810" w:author="Gerard Ateshian" w:date="2014-04-17T20:49:00Z">
              <w:r>
                <w:t>[</w:t>
              </w:r>
              <w:r>
                <w:rPr>
                  <w:b/>
                </w:rPr>
                <w:t>P</w:t>
              </w:r>
              <w:r>
                <w:t>]</w:t>
              </w:r>
            </w:ins>
          </w:p>
        </w:tc>
      </w:tr>
      <w:tr w:rsidR="00C7478A" w14:paraId="23908244" w14:textId="16D2D141" w:rsidTr="00C7478A">
        <w:tc>
          <w:tcPr>
            <w:tcW w:w="750" w:type="pct"/>
            <w:shd w:val="clear" w:color="auto" w:fill="auto"/>
            <w:tcPrChange w:id="1811" w:author="Gerard Ateshian" w:date="2014-04-17T20:50:00Z">
              <w:tcPr>
                <w:tcW w:w="1188" w:type="dxa"/>
                <w:shd w:val="clear" w:color="auto" w:fill="auto"/>
              </w:tcPr>
            </w:tcPrChange>
          </w:tcPr>
          <w:p w14:paraId="11FEF91E" w14:textId="77777777" w:rsidR="00C7478A" w:rsidRDefault="00C7478A" w:rsidP="006A0BC1">
            <w:pPr>
              <w:pStyle w:val="code"/>
            </w:pPr>
            <w:r>
              <w:t>&lt;k&gt;</w:t>
            </w:r>
          </w:p>
        </w:tc>
        <w:tc>
          <w:tcPr>
            <w:tcW w:w="3723" w:type="pct"/>
            <w:shd w:val="clear" w:color="auto" w:fill="auto"/>
            <w:tcPrChange w:id="1812" w:author="Gerard Ateshian" w:date="2014-04-17T20:50:00Z">
              <w:tcPr>
                <w:tcW w:w="8388" w:type="dxa"/>
                <w:shd w:val="clear" w:color="auto" w:fill="auto"/>
              </w:tcPr>
            </w:tcPrChange>
          </w:tcPr>
          <w:p w14:paraId="7DA7A5CC" w14:textId="77777777" w:rsidR="00C7478A" w:rsidRDefault="00C7478A" w:rsidP="006A0BC1">
            <w:r>
              <w:t>Bulk modulus</w:t>
            </w:r>
          </w:p>
        </w:tc>
        <w:tc>
          <w:tcPr>
            <w:tcW w:w="527" w:type="pct"/>
            <w:tcPrChange w:id="1813" w:author="Gerard Ateshian" w:date="2014-04-17T20:50:00Z">
              <w:tcPr>
                <w:tcW w:w="8388" w:type="dxa"/>
              </w:tcPr>
            </w:tcPrChange>
          </w:tcPr>
          <w:p w14:paraId="30B26B34" w14:textId="054ADD8A" w:rsidR="00C7478A" w:rsidRDefault="00C7478A" w:rsidP="006A0BC1">
            <w:pPr>
              <w:rPr>
                <w:ins w:id="1814" w:author="Gerard Ateshian" w:date="2014-04-17T20:49:00Z"/>
              </w:rPr>
            </w:pPr>
            <w:ins w:id="1815" w:author="Gerard Ateshian" w:date="2014-04-17T20:49:00Z">
              <w:r>
                <w:t>[</w:t>
              </w:r>
              <w:r>
                <w:rPr>
                  <w:b/>
                </w:rPr>
                <w:t>P</w:t>
              </w:r>
              <w:r>
                <w:t>]</w:t>
              </w:r>
            </w:ins>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60295246"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60295247" r:id="rId317"/>
        </w:object>
      </w:r>
      <w:proofErr w:type="gramStart"/>
      <w:r w:rsidR="006A0BC1">
        <w:t>and</w:t>
      </w:r>
      <w:proofErr w:type="gramEnd"/>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60295248"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60295249"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60295250" r:id="rId323"/>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60295251"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60295252"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816"/>
      <w:r w:rsidR="00FA2E2E">
        <w:t>10000</w:t>
      </w:r>
      <w:commentRangeEnd w:id="1816"/>
      <w:r w:rsidR="00FA2E2E">
        <w:rPr>
          <w:rStyle w:val="CommentReference"/>
        </w:rPr>
        <w:commentReference w:id="1816"/>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817" w:name="_Toc385498483"/>
      <w:r>
        <w:lastRenderedPageBreak/>
        <w:t>Muscle Material</w:t>
      </w:r>
      <w:bookmarkEnd w:id="1817"/>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18" w:author="Steve Maas" w:date="2014-04-21T10: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617"/>
        <w:gridCol w:w="6131"/>
        <w:gridCol w:w="828"/>
        <w:tblGridChange w:id="1819">
          <w:tblGrid>
            <w:gridCol w:w="2617"/>
            <w:gridCol w:w="6959"/>
            <w:gridCol w:w="6959"/>
          </w:tblGrid>
        </w:tblGridChange>
      </w:tblGrid>
      <w:tr w:rsidR="0058106C" w14:paraId="7DACB65B" w14:textId="53E3A269" w:rsidTr="0058106C">
        <w:tc>
          <w:tcPr>
            <w:tcW w:w="2617" w:type="dxa"/>
            <w:shd w:val="clear" w:color="auto" w:fill="auto"/>
            <w:tcPrChange w:id="1820" w:author="Steve Maas" w:date="2014-04-21T10:12:00Z">
              <w:tcPr>
                <w:tcW w:w="2088" w:type="dxa"/>
                <w:shd w:val="clear" w:color="auto" w:fill="auto"/>
              </w:tcPr>
            </w:tcPrChange>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Change w:id="1821" w:author="Steve Maas" w:date="2014-04-21T10:12:00Z">
              <w:tcPr>
                <w:tcW w:w="7488" w:type="dxa"/>
                <w:shd w:val="clear" w:color="auto" w:fill="auto"/>
              </w:tcPr>
            </w:tcPrChange>
          </w:tcPr>
          <w:p w14:paraId="735ACE64" w14:textId="77777777" w:rsidR="0058106C" w:rsidRDefault="0058106C" w:rsidP="006A0BC1">
            <w:r>
              <w:t>along fiber shear modulus</w:t>
            </w:r>
          </w:p>
        </w:tc>
        <w:tc>
          <w:tcPr>
            <w:tcW w:w="828" w:type="dxa"/>
            <w:tcPrChange w:id="1822" w:author="Steve Maas" w:date="2014-04-21T10:12:00Z">
              <w:tcPr>
                <w:tcW w:w="6959" w:type="dxa"/>
              </w:tcPr>
            </w:tcPrChange>
          </w:tcPr>
          <w:p w14:paraId="5EDA6AF6" w14:textId="416EA2C9" w:rsidR="0058106C" w:rsidRDefault="0058106C" w:rsidP="006A0BC1">
            <w:pPr>
              <w:rPr>
                <w:ins w:id="1823" w:author="Steve Maas" w:date="2014-04-21T10:12:00Z"/>
              </w:rPr>
            </w:pPr>
            <w:ins w:id="1824" w:author="Steve Maas" w:date="2014-04-21T10:12:00Z">
              <w:r>
                <w:t>[</w:t>
              </w:r>
              <w:r>
                <w:rPr>
                  <w:b/>
                </w:rPr>
                <w:t>P</w:t>
              </w:r>
              <w:r>
                <w:t>]</w:t>
              </w:r>
            </w:ins>
          </w:p>
        </w:tc>
      </w:tr>
      <w:tr w:rsidR="0058106C" w14:paraId="4B5315C7" w14:textId="7C4650E1" w:rsidTr="0058106C">
        <w:tc>
          <w:tcPr>
            <w:tcW w:w="2617" w:type="dxa"/>
            <w:shd w:val="clear" w:color="auto" w:fill="auto"/>
            <w:tcPrChange w:id="1825" w:author="Steve Maas" w:date="2014-04-21T10:12:00Z">
              <w:tcPr>
                <w:tcW w:w="2088" w:type="dxa"/>
                <w:shd w:val="clear" w:color="auto" w:fill="auto"/>
              </w:tcPr>
            </w:tcPrChange>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Change w:id="1826" w:author="Steve Maas" w:date="2014-04-21T10:12:00Z">
              <w:tcPr>
                <w:tcW w:w="7488" w:type="dxa"/>
                <w:shd w:val="clear" w:color="auto" w:fill="auto"/>
              </w:tcPr>
            </w:tcPrChange>
          </w:tcPr>
          <w:p w14:paraId="5E039AB6" w14:textId="77777777" w:rsidR="0058106C" w:rsidRDefault="0058106C" w:rsidP="006A0BC1">
            <w:r>
              <w:t>cross fiber shear modulus</w:t>
            </w:r>
          </w:p>
        </w:tc>
        <w:tc>
          <w:tcPr>
            <w:tcW w:w="828" w:type="dxa"/>
            <w:tcPrChange w:id="1827" w:author="Steve Maas" w:date="2014-04-21T10:12:00Z">
              <w:tcPr>
                <w:tcW w:w="6959" w:type="dxa"/>
              </w:tcPr>
            </w:tcPrChange>
          </w:tcPr>
          <w:p w14:paraId="3099CF0F" w14:textId="4C67D1E2" w:rsidR="0058106C" w:rsidRDefault="0058106C" w:rsidP="006A0BC1">
            <w:pPr>
              <w:rPr>
                <w:ins w:id="1828" w:author="Steve Maas" w:date="2014-04-21T10:12:00Z"/>
              </w:rPr>
            </w:pPr>
            <w:ins w:id="1829" w:author="Steve Maas" w:date="2014-04-21T10:12:00Z">
              <w:r>
                <w:t>[</w:t>
              </w:r>
              <w:r>
                <w:rPr>
                  <w:b/>
                </w:rPr>
                <w:t>P</w:t>
              </w:r>
              <w:r>
                <w:t>]</w:t>
              </w:r>
            </w:ins>
          </w:p>
        </w:tc>
      </w:tr>
      <w:tr w:rsidR="0058106C" w14:paraId="25F6F7BA" w14:textId="17A94E17" w:rsidTr="0058106C">
        <w:tc>
          <w:tcPr>
            <w:tcW w:w="2617" w:type="dxa"/>
            <w:shd w:val="clear" w:color="auto" w:fill="auto"/>
            <w:tcPrChange w:id="1830" w:author="Steve Maas" w:date="2014-04-21T10:12:00Z">
              <w:tcPr>
                <w:tcW w:w="2088" w:type="dxa"/>
                <w:shd w:val="clear" w:color="auto" w:fill="auto"/>
              </w:tcPr>
            </w:tcPrChange>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Change w:id="1831" w:author="Steve Maas" w:date="2014-04-21T10:12:00Z">
              <w:tcPr>
                <w:tcW w:w="7488" w:type="dxa"/>
                <w:shd w:val="clear" w:color="auto" w:fill="auto"/>
              </w:tcPr>
            </w:tcPrChange>
          </w:tcPr>
          <w:p w14:paraId="75219FA8" w14:textId="77777777" w:rsidR="0058106C" w:rsidRDefault="0058106C" w:rsidP="006A0BC1">
            <w:r>
              <w:t>exponential stress coefficients</w:t>
            </w:r>
          </w:p>
        </w:tc>
        <w:tc>
          <w:tcPr>
            <w:tcW w:w="828" w:type="dxa"/>
            <w:tcPrChange w:id="1832" w:author="Steve Maas" w:date="2014-04-21T10:12:00Z">
              <w:tcPr>
                <w:tcW w:w="6959" w:type="dxa"/>
              </w:tcPr>
            </w:tcPrChange>
          </w:tcPr>
          <w:p w14:paraId="55258173" w14:textId="45EBB546" w:rsidR="0058106C" w:rsidRDefault="0058106C" w:rsidP="006A0BC1">
            <w:pPr>
              <w:rPr>
                <w:ins w:id="1833" w:author="Steve Maas" w:date="2014-04-21T10:12:00Z"/>
              </w:rPr>
            </w:pPr>
            <w:ins w:id="1834" w:author="Steve Maas" w:date="2014-04-21T10:13:00Z">
              <w:r>
                <w:t>[</w:t>
              </w:r>
              <w:r>
                <w:rPr>
                  <w:b/>
                </w:rPr>
                <w:t>P</w:t>
              </w:r>
              <w:r>
                <w:t>]</w:t>
              </w:r>
            </w:ins>
          </w:p>
        </w:tc>
      </w:tr>
      <w:tr w:rsidR="0058106C" w14:paraId="09388AF1" w14:textId="1AE4025B" w:rsidTr="0058106C">
        <w:tc>
          <w:tcPr>
            <w:tcW w:w="2617" w:type="dxa"/>
            <w:shd w:val="clear" w:color="auto" w:fill="auto"/>
            <w:tcPrChange w:id="1835" w:author="Steve Maas" w:date="2014-04-21T10:12:00Z">
              <w:tcPr>
                <w:tcW w:w="2088" w:type="dxa"/>
                <w:shd w:val="clear" w:color="auto" w:fill="auto"/>
              </w:tcPr>
            </w:tcPrChange>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Change w:id="1836" w:author="Steve Maas" w:date="2014-04-21T10:12:00Z">
              <w:tcPr>
                <w:tcW w:w="7488" w:type="dxa"/>
                <w:shd w:val="clear" w:color="auto" w:fill="auto"/>
              </w:tcPr>
            </w:tcPrChange>
          </w:tcPr>
          <w:p w14:paraId="705BB4EB" w14:textId="77777777" w:rsidR="0058106C" w:rsidRPr="005C23E2" w:rsidRDefault="0058106C" w:rsidP="006A0BC1">
            <w:pPr>
              <w:tabs>
                <w:tab w:val="center" w:pos="3640"/>
                <w:tab w:val="right" w:pos="7280"/>
              </w:tabs>
            </w:pPr>
            <w:r>
              <w:t>fiber uncrimping factor</w:t>
            </w:r>
          </w:p>
        </w:tc>
        <w:tc>
          <w:tcPr>
            <w:tcW w:w="828" w:type="dxa"/>
            <w:tcPrChange w:id="1837" w:author="Steve Maas" w:date="2014-04-21T10:12:00Z">
              <w:tcPr>
                <w:tcW w:w="6959" w:type="dxa"/>
              </w:tcPr>
            </w:tcPrChange>
          </w:tcPr>
          <w:p w14:paraId="383B0DEA" w14:textId="48F09C43" w:rsidR="0058106C" w:rsidRDefault="0058106C">
            <w:pPr>
              <w:tabs>
                <w:tab w:val="center" w:pos="3640"/>
                <w:tab w:val="right" w:pos="7280"/>
              </w:tabs>
              <w:rPr>
                <w:ins w:id="1838" w:author="Steve Maas" w:date="2014-04-21T10:12:00Z"/>
              </w:rPr>
            </w:pPr>
            <w:ins w:id="1839" w:author="Steve Maas" w:date="2014-04-21T10:13:00Z">
              <w:r>
                <w:t>[</w:t>
              </w:r>
            </w:ins>
            <w:ins w:id="1840" w:author="Steve Maas" w:date="2014-04-21T10:16:00Z">
              <w:r>
                <w:t xml:space="preserve"> </w:t>
              </w:r>
            </w:ins>
            <w:ins w:id="1841" w:author="Steve Maas" w:date="2014-04-21T10:13:00Z">
              <w:r>
                <w:t>]</w:t>
              </w:r>
            </w:ins>
          </w:p>
        </w:tc>
      </w:tr>
      <w:tr w:rsidR="0058106C" w14:paraId="6E14FA58" w14:textId="4C918DF8" w:rsidTr="0058106C">
        <w:tc>
          <w:tcPr>
            <w:tcW w:w="2617" w:type="dxa"/>
            <w:shd w:val="clear" w:color="auto" w:fill="auto"/>
            <w:tcPrChange w:id="1842" w:author="Steve Maas" w:date="2014-04-21T10:12:00Z">
              <w:tcPr>
                <w:tcW w:w="2088" w:type="dxa"/>
                <w:shd w:val="clear" w:color="auto" w:fill="auto"/>
              </w:tcPr>
            </w:tcPrChange>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Change w:id="1843" w:author="Steve Maas" w:date="2014-04-21T10:12:00Z">
              <w:tcPr>
                <w:tcW w:w="7488" w:type="dxa"/>
                <w:shd w:val="clear" w:color="auto" w:fill="auto"/>
              </w:tcPr>
            </w:tcPrChange>
          </w:tcPr>
          <w:p w14:paraId="2EC24670" w14:textId="77777777" w:rsidR="0058106C" w:rsidRDefault="0058106C" w:rsidP="006A0BC1">
            <w:r>
              <w:t>optimal fiber length</w:t>
            </w:r>
          </w:p>
        </w:tc>
        <w:tc>
          <w:tcPr>
            <w:tcW w:w="828" w:type="dxa"/>
            <w:tcPrChange w:id="1844" w:author="Steve Maas" w:date="2014-04-21T10:12:00Z">
              <w:tcPr>
                <w:tcW w:w="6959" w:type="dxa"/>
              </w:tcPr>
            </w:tcPrChange>
          </w:tcPr>
          <w:p w14:paraId="07003345" w14:textId="51A795DF" w:rsidR="0058106C" w:rsidRPr="0058106C" w:rsidRDefault="0058106C" w:rsidP="006A0BC1">
            <w:pPr>
              <w:rPr>
                <w:ins w:id="1845" w:author="Steve Maas" w:date="2014-04-21T10:12:00Z"/>
              </w:rPr>
            </w:pPr>
            <w:ins w:id="1846" w:author="Steve Maas" w:date="2014-04-21T10:13:00Z">
              <w:r>
                <w:t>[</w:t>
              </w:r>
            </w:ins>
            <w:ins w:id="1847" w:author="Steve Maas" w:date="2014-04-21T10:16:00Z">
              <w:r>
                <w:t xml:space="preserve"> </w:t>
              </w:r>
            </w:ins>
            <w:ins w:id="1848" w:author="Steve Maas" w:date="2014-04-21T10:13:00Z">
              <w:r>
                <w:t>]</w:t>
              </w:r>
            </w:ins>
          </w:p>
        </w:tc>
      </w:tr>
      <w:tr w:rsidR="0058106C" w14:paraId="148E09F6" w14:textId="2DBB9F2E" w:rsidTr="0058106C">
        <w:tc>
          <w:tcPr>
            <w:tcW w:w="2617" w:type="dxa"/>
            <w:shd w:val="clear" w:color="auto" w:fill="auto"/>
            <w:tcPrChange w:id="1849" w:author="Steve Maas" w:date="2014-04-21T10:12:00Z">
              <w:tcPr>
                <w:tcW w:w="2088" w:type="dxa"/>
                <w:shd w:val="clear" w:color="auto" w:fill="auto"/>
              </w:tcPr>
            </w:tcPrChange>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Change w:id="1850" w:author="Steve Maas" w:date="2014-04-21T10:12:00Z">
              <w:tcPr>
                <w:tcW w:w="7488" w:type="dxa"/>
                <w:shd w:val="clear" w:color="auto" w:fill="auto"/>
              </w:tcPr>
            </w:tcPrChange>
          </w:tcPr>
          <w:p w14:paraId="47E0C262" w14:textId="77777777" w:rsidR="0058106C" w:rsidRDefault="0058106C" w:rsidP="006A0BC1">
            <w:r>
              <w:t>maximum isometric stress</w:t>
            </w:r>
          </w:p>
        </w:tc>
        <w:tc>
          <w:tcPr>
            <w:tcW w:w="828" w:type="dxa"/>
            <w:tcPrChange w:id="1851" w:author="Steve Maas" w:date="2014-04-21T10:12:00Z">
              <w:tcPr>
                <w:tcW w:w="6959" w:type="dxa"/>
              </w:tcPr>
            </w:tcPrChange>
          </w:tcPr>
          <w:p w14:paraId="11D67BA2" w14:textId="07CE079E" w:rsidR="0058106C" w:rsidRDefault="0058106C" w:rsidP="006A0BC1">
            <w:pPr>
              <w:rPr>
                <w:ins w:id="1852" w:author="Steve Maas" w:date="2014-04-21T10:12:00Z"/>
              </w:rPr>
            </w:pPr>
            <w:ins w:id="1853" w:author="Steve Maas" w:date="2014-04-21T10:13:00Z">
              <w:r>
                <w:t>[</w:t>
              </w:r>
              <w:r>
                <w:rPr>
                  <w:b/>
                </w:rPr>
                <w:t>P</w:t>
              </w:r>
              <w:r>
                <w:t>]</w:t>
              </w:r>
            </w:ins>
          </w:p>
        </w:tc>
      </w:tr>
      <w:tr w:rsidR="0058106C" w14:paraId="70B5D672" w14:textId="6C51BA1C" w:rsidTr="0058106C">
        <w:tc>
          <w:tcPr>
            <w:tcW w:w="2617" w:type="dxa"/>
            <w:shd w:val="clear" w:color="auto" w:fill="auto"/>
            <w:tcPrChange w:id="1854" w:author="Steve Maas" w:date="2014-04-21T10:12:00Z">
              <w:tcPr>
                <w:tcW w:w="2088" w:type="dxa"/>
                <w:shd w:val="clear" w:color="auto" w:fill="auto"/>
              </w:tcPr>
            </w:tcPrChange>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Change w:id="1855" w:author="Steve Maas" w:date="2014-04-21T10:12:00Z">
              <w:tcPr>
                <w:tcW w:w="7488" w:type="dxa"/>
                <w:shd w:val="clear" w:color="auto" w:fill="auto"/>
              </w:tcPr>
            </w:tcPrChange>
          </w:tcPr>
          <w:p w14:paraId="121CAA16" w14:textId="77777777" w:rsidR="0058106C" w:rsidRDefault="0058106C" w:rsidP="006A0BC1">
            <w:r>
              <w:t>fiber stretch for straightened fibers</w:t>
            </w:r>
          </w:p>
        </w:tc>
        <w:tc>
          <w:tcPr>
            <w:tcW w:w="828" w:type="dxa"/>
            <w:tcPrChange w:id="1856" w:author="Steve Maas" w:date="2014-04-21T10:12:00Z">
              <w:tcPr>
                <w:tcW w:w="6959" w:type="dxa"/>
              </w:tcPr>
            </w:tcPrChange>
          </w:tcPr>
          <w:p w14:paraId="165DB039" w14:textId="252D7C8E" w:rsidR="0058106C" w:rsidRPr="0058106C" w:rsidRDefault="0058106C" w:rsidP="006A0BC1">
            <w:pPr>
              <w:rPr>
                <w:ins w:id="1857" w:author="Steve Maas" w:date="2014-04-21T10:12:00Z"/>
              </w:rPr>
            </w:pPr>
            <w:ins w:id="1858" w:author="Steve Maas" w:date="2014-04-21T10:13:00Z">
              <w:r>
                <w:t>[</w:t>
              </w:r>
            </w:ins>
            <w:ins w:id="1859" w:author="Steve Maas" w:date="2014-04-21T10:16:00Z">
              <w:r>
                <w:t xml:space="preserve"> </w:t>
              </w:r>
            </w:ins>
            <w:ins w:id="1860" w:author="Steve Maas" w:date="2014-04-21T10:13:00Z">
              <w:r>
                <w:t>]</w:t>
              </w:r>
            </w:ins>
          </w:p>
        </w:tc>
      </w:tr>
      <w:tr w:rsidR="0058106C" w14:paraId="3A453B76" w14:textId="233E2B7D" w:rsidTr="0058106C">
        <w:tc>
          <w:tcPr>
            <w:tcW w:w="2617" w:type="dxa"/>
            <w:shd w:val="clear" w:color="auto" w:fill="auto"/>
            <w:tcPrChange w:id="1861" w:author="Steve Maas" w:date="2014-04-21T10:12:00Z">
              <w:tcPr>
                <w:tcW w:w="2088" w:type="dxa"/>
                <w:shd w:val="clear" w:color="auto" w:fill="auto"/>
              </w:tcPr>
            </w:tcPrChange>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Change w:id="1862" w:author="Steve Maas" w:date="2014-04-21T10:12:00Z">
              <w:tcPr>
                <w:tcW w:w="7488" w:type="dxa"/>
                <w:shd w:val="clear" w:color="auto" w:fill="auto"/>
              </w:tcPr>
            </w:tcPrChange>
          </w:tcPr>
          <w:p w14:paraId="51EADDA1" w14:textId="77777777" w:rsidR="0058106C" w:rsidRDefault="0058106C" w:rsidP="006A0BC1">
            <w:r>
              <w:t>bulk modulus</w:t>
            </w:r>
          </w:p>
        </w:tc>
        <w:tc>
          <w:tcPr>
            <w:tcW w:w="828" w:type="dxa"/>
            <w:tcPrChange w:id="1863" w:author="Steve Maas" w:date="2014-04-21T10:12:00Z">
              <w:tcPr>
                <w:tcW w:w="6959" w:type="dxa"/>
              </w:tcPr>
            </w:tcPrChange>
          </w:tcPr>
          <w:p w14:paraId="23171767" w14:textId="3478D626" w:rsidR="0058106C" w:rsidRDefault="0058106C" w:rsidP="006A0BC1">
            <w:pPr>
              <w:rPr>
                <w:ins w:id="1864" w:author="Steve Maas" w:date="2014-04-21T10:12:00Z"/>
              </w:rPr>
            </w:pPr>
            <w:ins w:id="1865" w:author="Steve Maas" w:date="2014-04-21T10:13:00Z">
              <w:r>
                <w:t>[</w:t>
              </w:r>
              <w:r>
                <w:rPr>
                  <w:b/>
                </w:rPr>
                <w:t>P</w:t>
              </w:r>
              <w:r>
                <w:t>]</w:t>
              </w:r>
            </w:ins>
          </w:p>
        </w:tc>
      </w:tr>
      <w:tr w:rsidR="0058106C" w14:paraId="2A1046F4" w14:textId="47E99EB6" w:rsidTr="0058106C">
        <w:tc>
          <w:tcPr>
            <w:tcW w:w="2617" w:type="dxa"/>
            <w:shd w:val="clear" w:color="auto" w:fill="auto"/>
            <w:tcPrChange w:id="1866" w:author="Steve Maas" w:date="2014-04-21T10:12:00Z">
              <w:tcPr>
                <w:tcW w:w="2088" w:type="dxa"/>
                <w:shd w:val="clear" w:color="auto" w:fill="auto"/>
              </w:tcPr>
            </w:tcPrChange>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Change w:id="1867" w:author="Steve Maas" w:date="2014-04-21T10:12:00Z">
              <w:tcPr>
                <w:tcW w:w="7488" w:type="dxa"/>
                <w:shd w:val="clear" w:color="auto" w:fill="auto"/>
              </w:tcPr>
            </w:tcPrChange>
          </w:tcPr>
          <w:p w14:paraId="5DB5FF4E" w14:textId="77777777" w:rsidR="0058106C" w:rsidRDefault="0058106C" w:rsidP="006A0BC1">
            <w:r>
              <w:t>activation level</w:t>
            </w:r>
          </w:p>
        </w:tc>
        <w:tc>
          <w:tcPr>
            <w:tcW w:w="828" w:type="dxa"/>
            <w:tcPrChange w:id="1868" w:author="Steve Maas" w:date="2014-04-21T10:12:00Z">
              <w:tcPr>
                <w:tcW w:w="6959" w:type="dxa"/>
              </w:tcPr>
            </w:tcPrChange>
          </w:tcPr>
          <w:p w14:paraId="687A9337" w14:textId="77777777" w:rsidR="0058106C" w:rsidRDefault="0058106C" w:rsidP="006A0BC1">
            <w:pPr>
              <w:rPr>
                <w:ins w:id="1869" w:author="Steve Maas" w:date="2014-04-21T10:12:00Z"/>
              </w:rPr>
            </w:pP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60295253"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60295254"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60295255"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60295256"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60295257"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60295258"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60295259"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60295260"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60295261" r:id="rId345"/>
        </w:object>
      </w:r>
      <w:r>
        <w:t xml:space="preserve">continuity </w:t>
      </w:r>
      <w:proofErr w:type="gramStart"/>
      <w:r>
        <w:t xml:space="preserve">at </w:t>
      </w:r>
      <w:proofErr w:type="gramEnd"/>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60295262"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60295263"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870" w:name="_Toc385498484"/>
      <w:r>
        <w:lastRenderedPageBreak/>
        <w:t>Ogden</w:t>
      </w:r>
      <w:bookmarkEnd w:id="1870"/>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71"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1872">
          <w:tblGrid>
            <w:gridCol w:w="1188"/>
            <w:gridCol w:w="8388"/>
            <w:gridCol w:w="8388"/>
          </w:tblGrid>
        </w:tblGridChange>
      </w:tblGrid>
      <w:tr w:rsidR="00C7478A" w14:paraId="4D63A791" w14:textId="341B6F83" w:rsidTr="00C7478A">
        <w:tc>
          <w:tcPr>
            <w:tcW w:w="731" w:type="pct"/>
            <w:shd w:val="clear" w:color="auto" w:fill="auto"/>
            <w:tcPrChange w:id="1873" w:author="Gerard Ateshian" w:date="2014-04-17T20:50:00Z">
              <w:tcPr>
                <w:tcW w:w="1188" w:type="dxa"/>
                <w:shd w:val="clear" w:color="auto" w:fill="auto"/>
              </w:tcPr>
            </w:tcPrChange>
          </w:tcPr>
          <w:p w14:paraId="29B8DE31" w14:textId="77777777" w:rsidR="00C7478A" w:rsidRDefault="00C7478A" w:rsidP="006A0BC1">
            <w:pPr>
              <w:pStyle w:val="code"/>
            </w:pPr>
            <w:r>
              <w:t>&lt;c[n]&gt;</w:t>
            </w:r>
          </w:p>
        </w:tc>
        <w:tc>
          <w:tcPr>
            <w:tcW w:w="3890" w:type="pct"/>
            <w:shd w:val="clear" w:color="auto" w:fill="auto"/>
            <w:tcPrChange w:id="1874" w:author="Gerard Ateshian" w:date="2014-04-17T20:50:00Z">
              <w:tcPr>
                <w:tcW w:w="8388" w:type="dxa"/>
                <w:shd w:val="clear" w:color="auto" w:fill="auto"/>
              </w:tcPr>
            </w:tcPrChange>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Change w:id="1875" w:author="Gerard Ateshian" w:date="2014-04-17T20:50:00Z">
              <w:tcPr>
                <w:tcW w:w="8388" w:type="dxa"/>
              </w:tcPr>
            </w:tcPrChange>
          </w:tcPr>
          <w:p w14:paraId="1B91B541" w14:textId="2D7D0847" w:rsidR="00C7478A" w:rsidRDefault="00C7478A" w:rsidP="006A0BC1">
            <w:pPr>
              <w:rPr>
                <w:ins w:id="1876" w:author="Gerard Ateshian" w:date="2014-04-17T20:50:00Z"/>
              </w:rPr>
            </w:pPr>
            <w:ins w:id="1877" w:author="Gerard Ateshian" w:date="2014-04-17T20:50:00Z">
              <w:r>
                <w:t>[</w:t>
              </w:r>
              <w:r>
                <w:rPr>
                  <w:b/>
                </w:rPr>
                <w:t>P</w:t>
              </w:r>
              <w:r>
                <w:t>]</w:t>
              </w:r>
            </w:ins>
          </w:p>
        </w:tc>
      </w:tr>
      <w:tr w:rsidR="00C7478A" w14:paraId="2A77976B" w14:textId="3FE34F16" w:rsidTr="00C7478A">
        <w:tc>
          <w:tcPr>
            <w:tcW w:w="731" w:type="pct"/>
            <w:shd w:val="clear" w:color="auto" w:fill="auto"/>
            <w:tcPrChange w:id="1878" w:author="Gerard Ateshian" w:date="2014-04-17T20:50:00Z">
              <w:tcPr>
                <w:tcW w:w="1188" w:type="dxa"/>
                <w:shd w:val="clear" w:color="auto" w:fill="auto"/>
              </w:tcPr>
            </w:tcPrChange>
          </w:tcPr>
          <w:p w14:paraId="032031E2" w14:textId="77777777" w:rsidR="00C7478A" w:rsidRDefault="00C7478A" w:rsidP="006A0BC1">
            <w:pPr>
              <w:pStyle w:val="code"/>
            </w:pPr>
            <w:r>
              <w:t>&lt;m[n]&gt;</w:t>
            </w:r>
          </w:p>
        </w:tc>
        <w:tc>
          <w:tcPr>
            <w:tcW w:w="3890" w:type="pct"/>
            <w:shd w:val="clear" w:color="auto" w:fill="auto"/>
            <w:tcPrChange w:id="1879" w:author="Gerard Ateshian" w:date="2014-04-17T20:50:00Z">
              <w:tcPr>
                <w:tcW w:w="8388" w:type="dxa"/>
                <w:shd w:val="clear" w:color="auto" w:fill="auto"/>
              </w:tcPr>
            </w:tcPrChange>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Change w:id="1880" w:author="Gerard Ateshian" w:date="2014-04-17T20:50:00Z">
              <w:tcPr>
                <w:tcW w:w="8388" w:type="dxa"/>
              </w:tcPr>
            </w:tcPrChange>
          </w:tcPr>
          <w:p w14:paraId="0E5DDBFB" w14:textId="30B35D3E" w:rsidR="00C7478A" w:rsidRDefault="00C7478A" w:rsidP="006A0BC1">
            <w:pPr>
              <w:rPr>
                <w:ins w:id="1881" w:author="Gerard Ateshian" w:date="2014-04-17T20:50:00Z"/>
              </w:rPr>
            </w:pPr>
            <w:ins w:id="1882" w:author="Gerard Ateshian" w:date="2014-04-17T20:50:00Z">
              <w:r>
                <w:t>[ ]</w:t>
              </w:r>
            </w:ins>
          </w:p>
        </w:tc>
      </w:tr>
      <w:tr w:rsidR="00C7478A" w14:paraId="5888AC74" w14:textId="41CCEF9F" w:rsidTr="00C7478A">
        <w:tc>
          <w:tcPr>
            <w:tcW w:w="731" w:type="pct"/>
            <w:shd w:val="clear" w:color="auto" w:fill="auto"/>
            <w:tcPrChange w:id="1883" w:author="Gerard Ateshian" w:date="2014-04-17T20:50:00Z">
              <w:tcPr>
                <w:tcW w:w="1188" w:type="dxa"/>
                <w:shd w:val="clear" w:color="auto" w:fill="auto"/>
              </w:tcPr>
            </w:tcPrChange>
          </w:tcPr>
          <w:p w14:paraId="48F8AB45" w14:textId="77777777" w:rsidR="00C7478A" w:rsidRDefault="00C7478A" w:rsidP="006A0BC1">
            <w:pPr>
              <w:pStyle w:val="code"/>
            </w:pPr>
            <w:r>
              <w:t>&lt;k&gt;</w:t>
            </w:r>
          </w:p>
        </w:tc>
        <w:tc>
          <w:tcPr>
            <w:tcW w:w="3890" w:type="pct"/>
            <w:shd w:val="clear" w:color="auto" w:fill="auto"/>
            <w:tcPrChange w:id="1884" w:author="Gerard Ateshian" w:date="2014-04-17T20:50:00Z">
              <w:tcPr>
                <w:tcW w:w="8388" w:type="dxa"/>
                <w:shd w:val="clear" w:color="auto" w:fill="auto"/>
              </w:tcPr>
            </w:tcPrChange>
          </w:tcPr>
          <w:p w14:paraId="06CF44A2" w14:textId="77777777" w:rsidR="00C7478A" w:rsidRDefault="00C7478A" w:rsidP="006A0BC1">
            <w:r>
              <w:t>Bulk modulus</w:t>
            </w:r>
          </w:p>
        </w:tc>
        <w:tc>
          <w:tcPr>
            <w:tcW w:w="379" w:type="pct"/>
            <w:tcPrChange w:id="1885" w:author="Gerard Ateshian" w:date="2014-04-17T20:50:00Z">
              <w:tcPr>
                <w:tcW w:w="8388" w:type="dxa"/>
              </w:tcPr>
            </w:tcPrChange>
          </w:tcPr>
          <w:p w14:paraId="6E116C84" w14:textId="6C0CD801" w:rsidR="00C7478A" w:rsidRDefault="00C7478A" w:rsidP="006A0BC1">
            <w:pPr>
              <w:rPr>
                <w:ins w:id="1886" w:author="Gerard Ateshian" w:date="2014-04-17T20:50:00Z"/>
              </w:rPr>
            </w:pPr>
            <w:ins w:id="1887" w:author="Gerard Ateshian" w:date="2014-04-17T20:50:00Z">
              <w:r>
                <w:t>[</w:t>
              </w:r>
              <w:r>
                <w:rPr>
                  <w:b/>
                </w:rPr>
                <w:t>P</w:t>
              </w:r>
              <w:r>
                <w:t>]</w:t>
              </w:r>
            </w:ins>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60295264"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60295265" r:id="rId353"/>
        </w:object>
      </w:r>
      <w:r>
        <w:t xml:space="preserve"> are the eigenvalues </w:t>
      </w:r>
      <w:proofErr w:type="gramStart"/>
      <w:r>
        <w:t xml:space="preserve">of </w:t>
      </w:r>
      <w:proofErr w:type="gramEnd"/>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60295266"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60295267"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60295268"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888" w:name="_Toc385498485"/>
      <w:r>
        <w:lastRenderedPageBreak/>
        <w:t>Tendon Material</w:t>
      </w:r>
      <w:bookmarkEnd w:id="1888"/>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60295269"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60295270"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60295271"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60295272"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60295273"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60295274" r:id="rId371"/>
        </w:object>
      </w:r>
      <w:r>
        <w:t xml:space="preserve">continuity </w:t>
      </w:r>
      <w:proofErr w:type="gramStart"/>
      <w:r>
        <w:t xml:space="preserve">at </w:t>
      </w:r>
      <w:proofErr w:type="gramEnd"/>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60295275"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89" w:author="Steve Maas" w:date="2014-04-21T10: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88"/>
        <w:gridCol w:w="6860"/>
        <w:gridCol w:w="828"/>
        <w:tblGridChange w:id="1890">
          <w:tblGrid>
            <w:gridCol w:w="2617"/>
            <w:gridCol w:w="6959"/>
            <w:gridCol w:w="6959"/>
          </w:tblGrid>
        </w:tblGridChange>
      </w:tblGrid>
      <w:tr w:rsidR="0058106C" w14:paraId="2A8E46B1" w14:textId="4A2B9B14" w:rsidTr="0058106C">
        <w:tc>
          <w:tcPr>
            <w:tcW w:w="1888" w:type="dxa"/>
            <w:shd w:val="clear" w:color="auto" w:fill="auto"/>
            <w:tcPrChange w:id="1891" w:author="Steve Maas" w:date="2014-04-21T10:14:00Z">
              <w:tcPr>
                <w:tcW w:w="2617" w:type="dxa"/>
                <w:shd w:val="clear" w:color="auto" w:fill="auto"/>
              </w:tcPr>
            </w:tcPrChange>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Change w:id="1892" w:author="Steve Maas" w:date="2014-04-21T10:14:00Z">
              <w:tcPr>
                <w:tcW w:w="6959" w:type="dxa"/>
                <w:shd w:val="clear" w:color="auto" w:fill="auto"/>
              </w:tcPr>
            </w:tcPrChange>
          </w:tcPr>
          <w:p w14:paraId="2C6E9D1E" w14:textId="77777777" w:rsidR="0058106C" w:rsidRDefault="0058106C" w:rsidP="006A0BC1">
            <w:r>
              <w:t>along fiber shear modulus</w:t>
            </w:r>
          </w:p>
        </w:tc>
        <w:tc>
          <w:tcPr>
            <w:tcW w:w="828" w:type="dxa"/>
            <w:tcPrChange w:id="1893" w:author="Steve Maas" w:date="2014-04-21T10:14:00Z">
              <w:tcPr>
                <w:tcW w:w="6959" w:type="dxa"/>
              </w:tcPr>
            </w:tcPrChange>
          </w:tcPr>
          <w:p w14:paraId="05E93598" w14:textId="747C8740" w:rsidR="0058106C" w:rsidRDefault="0058106C" w:rsidP="006A0BC1">
            <w:pPr>
              <w:rPr>
                <w:ins w:id="1894" w:author="Steve Maas" w:date="2014-04-21T10:14:00Z"/>
              </w:rPr>
            </w:pPr>
            <w:ins w:id="1895" w:author="Steve Maas" w:date="2014-04-21T10:14:00Z">
              <w:r>
                <w:t>[</w:t>
              </w:r>
              <w:r>
                <w:rPr>
                  <w:b/>
                </w:rPr>
                <w:t>P</w:t>
              </w:r>
              <w:r>
                <w:t>]</w:t>
              </w:r>
            </w:ins>
          </w:p>
        </w:tc>
      </w:tr>
      <w:tr w:rsidR="0058106C" w14:paraId="2B7AB318" w14:textId="5EB9CE33" w:rsidTr="0058106C">
        <w:tc>
          <w:tcPr>
            <w:tcW w:w="1888" w:type="dxa"/>
            <w:shd w:val="clear" w:color="auto" w:fill="auto"/>
            <w:tcPrChange w:id="1896" w:author="Steve Maas" w:date="2014-04-21T10:14:00Z">
              <w:tcPr>
                <w:tcW w:w="2617" w:type="dxa"/>
                <w:shd w:val="clear" w:color="auto" w:fill="auto"/>
              </w:tcPr>
            </w:tcPrChange>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Change w:id="1897" w:author="Steve Maas" w:date="2014-04-21T10:14:00Z">
              <w:tcPr>
                <w:tcW w:w="6959" w:type="dxa"/>
                <w:shd w:val="clear" w:color="auto" w:fill="auto"/>
              </w:tcPr>
            </w:tcPrChange>
          </w:tcPr>
          <w:p w14:paraId="797F80BC" w14:textId="77777777" w:rsidR="0058106C" w:rsidRDefault="0058106C" w:rsidP="006A0BC1">
            <w:r>
              <w:t>cross fiber shear modulus</w:t>
            </w:r>
          </w:p>
        </w:tc>
        <w:tc>
          <w:tcPr>
            <w:tcW w:w="828" w:type="dxa"/>
            <w:tcPrChange w:id="1898" w:author="Steve Maas" w:date="2014-04-21T10:14:00Z">
              <w:tcPr>
                <w:tcW w:w="6959" w:type="dxa"/>
              </w:tcPr>
            </w:tcPrChange>
          </w:tcPr>
          <w:p w14:paraId="19286D65" w14:textId="685D8FA5" w:rsidR="0058106C" w:rsidRDefault="0058106C" w:rsidP="006A0BC1">
            <w:pPr>
              <w:rPr>
                <w:ins w:id="1899" w:author="Steve Maas" w:date="2014-04-21T10:14:00Z"/>
              </w:rPr>
            </w:pPr>
            <w:ins w:id="1900" w:author="Steve Maas" w:date="2014-04-21T10:14:00Z">
              <w:r>
                <w:t>[</w:t>
              </w:r>
              <w:r>
                <w:rPr>
                  <w:b/>
                </w:rPr>
                <w:t>P</w:t>
              </w:r>
              <w:r>
                <w:t>]</w:t>
              </w:r>
            </w:ins>
          </w:p>
        </w:tc>
      </w:tr>
      <w:tr w:rsidR="0058106C" w14:paraId="445895D6" w14:textId="3EF980A0" w:rsidTr="0058106C">
        <w:tc>
          <w:tcPr>
            <w:tcW w:w="1888" w:type="dxa"/>
            <w:shd w:val="clear" w:color="auto" w:fill="auto"/>
            <w:tcPrChange w:id="1901" w:author="Steve Maas" w:date="2014-04-21T10:14:00Z">
              <w:tcPr>
                <w:tcW w:w="2617" w:type="dxa"/>
                <w:shd w:val="clear" w:color="auto" w:fill="auto"/>
              </w:tcPr>
            </w:tcPrChange>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Change w:id="1902" w:author="Steve Maas" w:date="2014-04-21T10:14:00Z">
              <w:tcPr>
                <w:tcW w:w="6959" w:type="dxa"/>
                <w:shd w:val="clear" w:color="auto" w:fill="auto"/>
              </w:tcPr>
            </w:tcPrChange>
          </w:tcPr>
          <w:p w14:paraId="2637C3A0" w14:textId="77777777" w:rsidR="0058106C" w:rsidRDefault="0058106C" w:rsidP="006A0BC1">
            <w:r>
              <w:t>exponential stress coefficients</w:t>
            </w:r>
          </w:p>
        </w:tc>
        <w:tc>
          <w:tcPr>
            <w:tcW w:w="828" w:type="dxa"/>
            <w:tcPrChange w:id="1903" w:author="Steve Maas" w:date="2014-04-21T10:14:00Z">
              <w:tcPr>
                <w:tcW w:w="6959" w:type="dxa"/>
              </w:tcPr>
            </w:tcPrChange>
          </w:tcPr>
          <w:p w14:paraId="04C8582A" w14:textId="685C8E45" w:rsidR="0058106C" w:rsidRDefault="0058106C" w:rsidP="006A0BC1">
            <w:pPr>
              <w:rPr>
                <w:ins w:id="1904" w:author="Steve Maas" w:date="2014-04-21T10:14:00Z"/>
              </w:rPr>
            </w:pPr>
            <w:ins w:id="1905" w:author="Steve Maas" w:date="2014-04-21T10:14:00Z">
              <w:r>
                <w:t>[</w:t>
              </w:r>
              <w:r>
                <w:rPr>
                  <w:b/>
                </w:rPr>
                <w:t>P</w:t>
              </w:r>
              <w:r>
                <w:t>]</w:t>
              </w:r>
            </w:ins>
          </w:p>
        </w:tc>
      </w:tr>
      <w:tr w:rsidR="0058106C" w14:paraId="4CFE313E" w14:textId="14EAF52A" w:rsidTr="0058106C">
        <w:tc>
          <w:tcPr>
            <w:tcW w:w="1888" w:type="dxa"/>
            <w:shd w:val="clear" w:color="auto" w:fill="auto"/>
            <w:tcPrChange w:id="1906" w:author="Steve Maas" w:date="2014-04-21T10:14:00Z">
              <w:tcPr>
                <w:tcW w:w="2617" w:type="dxa"/>
                <w:shd w:val="clear" w:color="auto" w:fill="auto"/>
              </w:tcPr>
            </w:tcPrChange>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Change w:id="1907" w:author="Steve Maas" w:date="2014-04-21T10:14:00Z">
              <w:tcPr>
                <w:tcW w:w="6959" w:type="dxa"/>
                <w:shd w:val="clear" w:color="auto" w:fill="auto"/>
              </w:tcPr>
            </w:tcPrChange>
          </w:tcPr>
          <w:p w14:paraId="5D637EA4" w14:textId="77777777" w:rsidR="0058106C" w:rsidRPr="005C23E2" w:rsidRDefault="0058106C" w:rsidP="006A0BC1">
            <w:pPr>
              <w:tabs>
                <w:tab w:val="center" w:pos="3640"/>
                <w:tab w:val="right" w:pos="7280"/>
              </w:tabs>
            </w:pPr>
            <w:r>
              <w:t>fiber uncrimping factor</w:t>
            </w:r>
          </w:p>
        </w:tc>
        <w:tc>
          <w:tcPr>
            <w:tcW w:w="828" w:type="dxa"/>
            <w:tcPrChange w:id="1908" w:author="Steve Maas" w:date="2014-04-21T10:14:00Z">
              <w:tcPr>
                <w:tcW w:w="6959" w:type="dxa"/>
              </w:tcPr>
            </w:tcPrChange>
          </w:tcPr>
          <w:p w14:paraId="14CBFEB0" w14:textId="5D1026AE" w:rsidR="0058106C" w:rsidRPr="0058106C" w:rsidRDefault="0058106C">
            <w:pPr>
              <w:tabs>
                <w:tab w:val="center" w:pos="3640"/>
                <w:tab w:val="right" w:pos="7280"/>
              </w:tabs>
              <w:rPr>
                <w:ins w:id="1909" w:author="Steve Maas" w:date="2014-04-21T10:14:00Z"/>
              </w:rPr>
            </w:pPr>
            <w:ins w:id="1910" w:author="Steve Maas" w:date="2014-04-21T10:14:00Z">
              <w:r>
                <w:t>[</w:t>
              </w:r>
            </w:ins>
            <w:ins w:id="1911" w:author="Steve Maas" w:date="2014-04-21T10:16:00Z">
              <w:r>
                <w:t xml:space="preserve"> </w:t>
              </w:r>
            </w:ins>
            <w:ins w:id="1912" w:author="Steve Maas" w:date="2014-04-21T10:14:00Z">
              <w:r>
                <w:t>]</w:t>
              </w:r>
            </w:ins>
          </w:p>
        </w:tc>
      </w:tr>
      <w:tr w:rsidR="0058106C" w14:paraId="74DBBECF" w14:textId="70F662C7" w:rsidTr="0058106C">
        <w:tc>
          <w:tcPr>
            <w:tcW w:w="1888" w:type="dxa"/>
            <w:shd w:val="clear" w:color="auto" w:fill="auto"/>
            <w:tcPrChange w:id="1913" w:author="Steve Maas" w:date="2014-04-21T10:14:00Z">
              <w:tcPr>
                <w:tcW w:w="2617" w:type="dxa"/>
                <w:shd w:val="clear" w:color="auto" w:fill="auto"/>
              </w:tcPr>
            </w:tcPrChange>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Change w:id="1914" w:author="Steve Maas" w:date="2014-04-21T10:14:00Z">
              <w:tcPr>
                <w:tcW w:w="6959" w:type="dxa"/>
                <w:shd w:val="clear" w:color="auto" w:fill="auto"/>
              </w:tcPr>
            </w:tcPrChange>
          </w:tcPr>
          <w:p w14:paraId="6B3BEC0E" w14:textId="77777777" w:rsidR="0058106C" w:rsidRDefault="0058106C" w:rsidP="006A0BC1">
            <w:r>
              <w:t>fiber stretch for straightened fibers</w:t>
            </w:r>
          </w:p>
        </w:tc>
        <w:tc>
          <w:tcPr>
            <w:tcW w:w="828" w:type="dxa"/>
            <w:tcPrChange w:id="1915" w:author="Steve Maas" w:date="2014-04-21T10:14:00Z">
              <w:tcPr>
                <w:tcW w:w="6959" w:type="dxa"/>
              </w:tcPr>
            </w:tcPrChange>
          </w:tcPr>
          <w:p w14:paraId="37385904" w14:textId="4FA8CBE8" w:rsidR="0058106C" w:rsidRDefault="0058106C" w:rsidP="006A0BC1">
            <w:pPr>
              <w:rPr>
                <w:ins w:id="1916" w:author="Steve Maas" w:date="2014-04-21T10:14:00Z"/>
              </w:rPr>
            </w:pPr>
            <w:ins w:id="1917" w:author="Steve Maas" w:date="2014-04-21T10:14:00Z">
              <w:r>
                <w:t>[</w:t>
              </w:r>
            </w:ins>
            <w:ins w:id="1918" w:author="Steve Maas" w:date="2014-04-21T10:16:00Z">
              <w:r>
                <w:t xml:space="preserve"> </w:t>
              </w:r>
            </w:ins>
            <w:ins w:id="1919" w:author="Steve Maas" w:date="2014-04-21T10:14:00Z">
              <w:r>
                <w:t>]</w:t>
              </w:r>
            </w:ins>
          </w:p>
        </w:tc>
      </w:tr>
      <w:tr w:rsidR="0058106C" w14:paraId="31F382FA" w14:textId="07BBB783" w:rsidTr="0058106C">
        <w:tc>
          <w:tcPr>
            <w:tcW w:w="1888" w:type="dxa"/>
            <w:shd w:val="clear" w:color="auto" w:fill="auto"/>
            <w:tcPrChange w:id="1920" w:author="Steve Maas" w:date="2014-04-21T10:14:00Z">
              <w:tcPr>
                <w:tcW w:w="2617" w:type="dxa"/>
                <w:shd w:val="clear" w:color="auto" w:fill="auto"/>
              </w:tcPr>
            </w:tcPrChange>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Change w:id="1921" w:author="Steve Maas" w:date="2014-04-21T10:14:00Z">
              <w:tcPr>
                <w:tcW w:w="6959" w:type="dxa"/>
                <w:shd w:val="clear" w:color="auto" w:fill="auto"/>
              </w:tcPr>
            </w:tcPrChange>
          </w:tcPr>
          <w:p w14:paraId="3C9B6EB9" w14:textId="77777777" w:rsidR="0058106C" w:rsidRDefault="0058106C" w:rsidP="006A0BC1">
            <w:r>
              <w:t>bulk modulus</w:t>
            </w:r>
          </w:p>
        </w:tc>
        <w:tc>
          <w:tcPr>
            <w:tcW w:w="828" w:type="dxa"/>
            <w:tcPrChange w:id="1922" w:author="Steve Maas" w:date="2014-04-21T10:14:00Z">
              <w:tcPr>
                <w:tcW w:w="6959" w:type="dxa"/>
              </w:tcPr>
            </w:tcPrChange>
          </w:tcPr>
          <w:p w14:paraId="477BD3E3" w14:textId="39C60BFD" w:rsidR="0058106C" w:rsidRDefault="0058106C" w:rsidP="006A0BC1">
            <w:pPr>
              <w:rPr>
                <w:ins w:id="1923" w:author="Steve Maas" w:date="2014-04-21T10:14:00Z"/>
              </w:rPr>
            </w:pPr>
            <w:ins w:id="1924" w:author="Steve Maas" w:date="2014-04-21T10:14:00Z">
              <w:r>
                <w:t>[</w:t>
              </w:r>
              <w:r>
                <w:rPr>
                  <w:b/>
                </w:rPr>
                <w:t>P</w:t>
              </w:r>
              <w:r>
                <w:t>]</w:t>
              </w:r>
            </w:ins>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925" w:name="_Toc385498486"/>
      <w:r>
        <w:lastRenderedPageBreak/>
        <w:t>Tension-Compression Nonlinear Orthotropic</w:t>
      </w:r>
      <w:bookmarkEnd w:id="1925"/>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26"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64"/>
        <w:gridCol w:w="6613"/>
        <w:gridCol w:w="799"/>
        <w:tblGridChange w:id="1927">
          <w:tblGrid>
            <w:gridCol w:w="2088"/>
            <w:gridCol w:w="7488"/>
            <w:gridCol w:w="7488"/>
          </w:tblGrid>
        </w:tblGridChange>
      </w:tblGrid>
      <w:tr w:rsidR="00C7478A" w14:paraId="7570FEC9" w14:textId="3F4DD3F8" w:rsidTr="00C7478A">
        <w:tc>
          <w:tcPr>
            <w:tcW w:w="1130" w:type="pct"/>
            <w:shd w:val="clear" w:color="auto" w:fill="auto"/>
            <w:tcPrChange w:id="1928" w:author="Gerard Ateshian" w:date="2014-04-17T20:52:00Z">
              <w:tcPr>
                <w:tcW w:w="2088" w:type="dxa"/>
                <w:shd w:val="clear" w:color="auto" w:fill="auto"/>
              </w:tcPr>
            </w:tcPrChange>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Change w:id="1929" w:author="Gerard Ateshian" w:date="2014-04-17T20:52:00Z">
              <w:tcPr>
                <w:tcW w:w="7488" w:type="dxa"/>
                <w:shd w:val="clear" w:color="auto" w:fill="auto"/>
              </w:tcPr>
            </w:tcPrChange>
          </w:tcPr>
          <w:p w14:paraId="47DC9C9D" w14:textId="77777777" w:rsidR="00C7478A" w:rsidRDefault="00C7478A" w:rsidP="006A0BC1">
            <w:r>
              <w:t>First Mooney-Rivlin material parameter</w:t>
            </w:r>
          </w:p>
        </w:tc>
        <w:tc>
          <w:tcPr>
            <w:tcW w:w="417" w:type="pct"/>
            <w:tcPrChange w:id="1930" w:author="Gerard Ateshian" w:date="2014-04-17T20:52:00Z">
              <w:tcPr>
                <w:tcW w:w="7488" w:type="dxa"/>
              </w:tcPr>
            </w:tcPrChange>
          </w:tcPr>
          <w:p w14:paraId="27C9B1AE" w14:textId="3A20FE3F" w:rsidR="00C7478A" w:rsidRDefault="00C7478A" w:rsidP="006A0BC1">
            <w:pPr>
              <w:rPr>
                <w:ins w:id="1931" w:author="Gerard Ateshian" w:date="2014-04-17T20:51:00Z"/>
              </w:rPr>
            </w:pPr>
            <w:ins w:id="1932" w:author="Gerard Ateshian" w:date="2014-04-17T20:51:00Z">
              <w:r>
                <w:t>[</w:t>
              </w:r>
              <w:r>
                <w:rPr>
                  <w:b/>
                </w:rPr>
                <w:t>P</w:t>
              </w:r>
              <w:r>
                <w:t>]</w:t>
              </w:r>
            </w:ins>
          </w:p>
        </w:tc>
      </w:tr>
      <w:tr w:rsidR="00C7478A" w14:paraId="240C5599" w14:textId="7FB218DA" w:rsidTr="00C7478A">
        <w:tc>
          <w:tcPr>
            <w:tcW w:w="1130" w:type="pct"/>
            <w:shd w:val="clear" w:color="auto" w:fill="auto"/>
            <w:tcPrChange w:id="1933" w:author="Gerard Ateshian" w:date="2014-04-17T20:52:00Z">
              <w:tcPr>
                <w:tcW w:w="2088" w:type="dxa"/>
                <w:shd w:val="clear" w:color="auto" w:fill="auto"/>
              </w:tcPr>
            </w:tcPrChange>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Change w:id="1934" w:author="Gerard Ateshian" w:date="2014-04-17T20:52:00Z">
              <w:tcPr>
                <w:tcW w:w="7488" w:type="dxa"/>
                <w:shd w:val="clear" w:color="auto" w:fill="auto"/>
              </w:tcPr>
            </w:tcPrChange>
          </w:tcPr>
          <w:p w14:paraId="01834575" w14:textId="77777777" w:rsidR="00C7478A" w:rsidRDefault="00C7478A" w:rsidP="006A0BC1">
            <w:r>
              <w:t>Second Mooney-Rivlin material parameter</w:t>
            </w:r>
          </w:p>
        </w:tc>
        <w:tc>
          <w:tcPr>
            <w:tcW w:w="417" w:type="pct"/>
            <w:tcPrChange w:id="1935" w:author="Gerard Ateshian" w:date="2014-04-17T20:52:00Z">
              <w:tcPr>
                <w:tcW w:w="7488" w:type="dxa"/>
              </w:tcPr>
            </w:tcPrChange>
          </w:tcPr>
          <w:p w14:paraId="6E706FAF" w14:textId="1EC678D4" w:rsidR="00C7478A" w:rsidRDefault="00C7478A" w:rsidP="006A0BC1">
            <w:pPr>
              <w:rPr>
                <w:ins w:id="1936" w:author="Gerard Ateshian" w:date="2014-04-17T20:51:00Z"/>
              </w:rPr>
            </w:pPr>
            <w:ins w:id="1937" w:author="Gerard Ateshian" w:date="2014-04-17T20:51:00Z">
              <w:r>
                <w:t>[</w:t>
              </w:r>
              <w:r>
                <w:rPr>
                  <w:b/>
                </w:rPr>
                <w:t>P</w:t>
              </w:r>
              <w:r>
                <w:t>]</w:t>
              </w:r>
            </w:ins>
          </w:p>
        </w:tc>
      </w:tr>
      <w:tr w:rsidR="00C7478A" w14:paraId="5A7117F8" w14:textId="6A797C97" w:rsidTr="00C7478A">
        <w:tc>
          <w:tcPr>
            <w:tcW w:w="1130" w:type="pct"/>
            <w:shd w:val="clear" w:color="auto" w:fill="auto"/>
            <w:tcPrChange w:id="1938" w:author="Gerard Ateshian" w:date="2014-04-17T20:52:00Z">
              <w:tcPr>
                <w:tcW w:w="2088" w:type="dxa"/>
                <w:shd w:val="clear" w:color="auto" w:fill="auto"/>
              </w:tcPr>
            </w:tcPrChange>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Change w:id="1939" w:author="Gerard Ateshian" w:date="2014-04-17T20:52:00Z">
              <w:tcPr>
                <w:tcW w:w="7488" w:type="dxa"/>
                <w:shd w:val="clear" w:color="auto" w:fill="auto"/>
              </w:tcPr>
            </w:tcPrChange>
          </w:tcPr>
          <w:p w14:paraId="1838E9E1" w14:textId="77777777" w:rsidR="00C7478A" w:rsidRDefault="00C7478A" w:rsidP="006A0BC1">
            <w:r>
              <w:t>bulk modulus</w:t>
            </w:r>
          </w:p>
        </w:tc>
        <w:tc>
          <w:tcPr>
            <w:tcW w:w="417" w:type="pct"/>
            <w:tcPrChange w:id="1940" w:author="Gerard Ateshian" w:date="2014-04-17T20:52:00Z">
              <w:tcPr>
                <w:tcW w:w="7488" w:type="dxa"/>
              </w:tcPr>
            </w:tcPrChange>
          </w:tcPr>
          <w:p w14:paraId="51AD9BF9" w14:textId="3F1615F6" w:rsidR="00C7478A" w:rsidRDefault="00C7478A" w:rsidP="006A0BC1">
            <w:pPr>
              <w:rPr>
                <w:ins w:id="1941" w:author="Gerard Ateshian" w:date="2014-04-17T20:51:00Z"/>
              </w:rPr>
            </w:pPr>
            <w:ins w:id="1942" w:author="Gerard Ateshian" w:date="2014-04-17T20:51:00Z">
              <w:r>
                <w:t>[</w:t>
              </w:r>
              <w:r>
                <w:rPr>
                  <w:b/>
                </w:rPr>
                <w:t>P</w:t>
              </w:r>
              <w:r>
                <w:t>]</w:t>
              </w:r>
            </w:ins>
          </w:p>
        </w:tc>
      </w:tr>
      <w:tr w:rsidR="00C7478A" w14:paraId="75BB81B9" w14:textId="0C45879C" w:rsidTr="00C7478A">
        <w:tc>
          <w:tcPr>
            <w:tcW w:w="1130" w:type="pct"/>
            <w:shd w:val="clear" w:color="auto" w:fill="auto"/>
            <w:tcPrChange w:id="1943" w:author="Gerard Ateshian" w:date="2014-04-17T20:52:00Z">
              <w:tcPr>
                <w:tcW w:w="2088" w:type="dxa"/>
                <w:shd w:val="clear" w:color="auto" w:fill="auto"/>
              </w:tcPr>
            </w:tcPrChange>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Change w:id="1944" w:author="Gerard Ateshian" w:date="2014-04-17T20:52:00Z">
              <w:tcPr>
                <w:tcW w:w="7488" w:type="dxa"/>
                <w:shd w:val="clear" w:color="auto" w:fill="auto"/>
              </w:tcPr>
            </w:tcPrChange>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Change w:id="1945" w:author="Gerard Ateshian" w:date="2014-04-17T20:52:00Z">
              <w:tcPr>
                <w:tcW w:w="7488" w:type="dxa"/>
              </w:tcPr>
            </w:tcPrChange>
          </w:tcPr>
          <w:p w14:paraId="62703194" w14:textId="4D555A01" w:rsidR="00C7478A" w:rsidRDefault="00C7478A" w:rsidP="006A0BC1">
            <w:pPr>
              <w:rPr>
                <w:ins w:id="1946" w:author="Gerard Ateshian" w:date="2014-04-17T20:51:00Z"/>
              </w:rPr>
            </w:pPr>
            <w:ins w:id="1947" w:author="Gerard Ateshian" w:date="2014-04-17T20:51:00Z">
              <w:r>
                <w:t>[ ]</w:t>
              </w:r>
            </w:ins>
          </w:p>
        </w:tc>
      </w:tr>
      <w:tr w:rsidR="00C7478A" w14:paraId="5E3651A9" w14:textId="052AE6AB" w:rsidTr="00C7478A">
        <w:tc>
          <w:tcPr>
            <w:tcW w:w="1130" w:type="pct"/>
            <w:shd w:val="clear" w:color="auto" w:fill="auto"/>
            <w:tcPrChange w:id="1948" w:author="Gerard Ateshian" w:date="2014-04-17T20:52:00Z">
              <w:tcPr>
                <w:tcW w:w="2088" w:type="dxa"/>
                <w:shd w:val="clear" w:color="auto" w:fill="auto"/>
              </w:tcPr>
            </w:tcPrChange>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Change w:id="1949" w:author="Gerard Ateshian" w:date="2014-04-17T20:52:00Z">
              <w:tcPr>
                <w:tcW w:w="7488" w:type="dxa"/>
                <w:shd w:val="clear" w:color="auto" w:fill="auto"/>
              </w:tcPr>
            </w:tcPrChange>
          </w:tcPr>
          <w:p w14:paraId="200440CA" w14:textId="77777777" w:rsidR="00C7478A" w:rsidRDefault="00C7478A" w:rsidP="006A0BC1">
            <w:r>
              <w:t xml:space="preserve">the </w:t>
            </w:r>
            <w:r w:rsidRPr="000B272C">
              <w:sym w:font="Symbol" w:char="F078"/>
            </w:r>
            <w:r>
              <w:t xml:space="preserve"> parameter (see below)</w:t>
            </w:r>
          </w:p>
        </w:tc>
        <w:tc>
          <w:tcPr>
            <w:tcW w:w="417" w:type="pct"/>
            <w:tcPrChange w:id="1950" w:author="Gerard Ateshian" w:date="2014-04-17T20:52:00Z">
              <w:tcPr>
                <w:tcW w:w="7488" w:type="dxa"/>
              </w:tcPr>
            </w:tcPrChange>
          </w:tcPr>
          <w:p w14:paraId="59DFD0D0" w14:textId="5E6AB7D2" w:rsidR="00C7478A" w:rsidRDefault="00C7478A" w:rsidP="006A0BC1">
            <w:pPr>
              <w:rPr>
                <w:ins w:id="1951" w:author="Gerard Ateshian" w:date="2014-04-17T20:51:00Z"/>
              </w:rPr>
            </w:pPr>
            <w:ins w:id="1952" w:author="Gerard Ateshian" w:date="2014-04-17T20:51:00Z">
              <w:r>
                <w:t>[</w:t>
              </w:r>
              <w:r>
                <w:rPr>
                  <w:b/>
                </w:rPr>
                <w:t>P</w:t>
              </w:r>
              <w:r>
                <w:t>]</w:t>
              </w:r>
            </w:ins>
          </w:p>
        </w:tc>
      </w:tr>
      <w:tr w:rsidR="00C7478A" w14:paraId="7AA7EB02" w14:textId="7A5A9938" w:rsidTr="00C7478A">
        <w:tc>
          <w:tcPr>
            <w:tcW w:w="1130" w:type="pct"/>
            <w:shd w:val="clear" w:color="auto" w:fill="auto"/>
            <w:tcPrChange w:id="1953" w:author="Gerard Ateshian" w:date="2014-04-17T20:52:00Z">
              <w:tcPr>
                <w:tcW w:w="2088" w:type="dxa"/>
                <w:shd w:val="clear" w:color="auto" w:fill="auto"/>
              </w:tcPr>
            </w:tcPrChange>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Change w:id="1954" w:author="Gerard Ateshian" w:date="2014-04-17T20:52:00Z">
              <w:tcPr>
                <w:tcW w:w="7488" w:type="dxa"/>
                <w:shd w:val="clear" w:color="auto" w:fill="auto"/>
              </w:tcPr>
            </w:tcPrChange>
          </w:tcPr>
          <w:p w14:paraId="2390876B" w14:textId="77777777" w:rsidR="00C7478A" w:rsidRDefault="00C7478A" w:rsidP="006A0BC1">
            <w:r>
              <w:t>defines the material axes</w:t>
            </w:r>
          </w:p>
        </w:tc>
        <w:tc>
          <w:tcPr>
            <w:tcW w:w="417" w:type="pct"/>
            <w:tcPrChange w:id="1955" w:author="Gerard Ateshian" w:date="2014-04-17T20:52:00Z">
              <w:tcPr>
                <w:tcW w:w="7488" w:type="dxa"/>
              </w:tcPr>
            </w:tcPrChange>
          </w:tcPr>
          <w:p w14:paraId="00B4FB80" w14:textId="77777777" w:rsidR="00C7478A" w:rsidRDefault="00C7478A" w:rsidP="006A0BC1">
            <w:pPr>
              <w:rPr>
                <w:ins w:id="1956" w:author="Gerard Ateshian" w:date="2014-04-17T20:51:00Z"/>
              </w:rPr>
            </w:pP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60295276"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60295277"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60295278"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60295279"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60295280" r:id="rId383"/>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60295281"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957" w:name="_Toc385498487"/>
      <w:r>
        <w:lastRenderedPageBreak/>
        <w:t>Transversely Isotropic Mooney-Rivlin</w:t>
      </w:r>
      <w:bookmarkEnd w:id="1957"/>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58" w:author="Steve Maas" w:date="2014-04-21T10:17:00Z">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523"/>
        <w:gridCol w:w="648"/>
        <w:tblGridChange w:id="1959">
          <w:tblGrid>
            <w:gridCol w:w="1405"/>
            <w:gridCol w:w="6893"/>
            <w:gridCol w:w="6893"/>
          </w:tblGrid>
        </w:tblGridChange>
      </w:tblGrid>
      <w:tr w:rsidR="0058106C" w14:paraId="688FCC00" w14:textId="05768A2B" w:rsidTr="0058106C">
        <w:tc>
          <w:tcPr>
            <w:tcW w:w="1405" w:type="dxa"/>
            <w:shd w:val="clear" w:color="auto" w:fill="auto"/>
            <w:tcPrChange w:id="1960" w:author="Steve Maas" w:date="2014-04-21T10:17:00Z">
              <w:tcPr>
                <w:tcW w:w="1405" w:type="dxa"/>
                <w:shd w:val="clear" w:color="auto" w:fill="auto"/>
              </w:tcPr>
            </w:tcPrChange>
          </w:tcPr>
          <w:p w14:paraId="03FEA61B" w14:textId="77777777" w:rsidR="0058106C" w:rsidRDefault="0058106C" w:rsidP="006A0BC1">
            <w:pPr>
              <w:pStyle w:val="code"/>
            </w:pPr>
            <w:r>
              <w:t>&lt;c1&gt;</w:t>
            </w:r>
          </w:p>
        </w:tc>
        <w:tc>
          <w:tcPr>
            <w:tcW w:w="7523" w:type="dxa"/>
            <w:shd w:val="clear" w:color="auto" w:fill="auto"/>
            <w:tcPrChange w:id="1961" w:author="Steve Maas" w:date="2014-04-21T10:17:00Z">
              <w:tcPr>
                <w:tcW w:w="6893" w:type="dxa"/>
                <w:shd w:val="clear" w:color="auto" w:fill="auto"/>
              </w:tcPr>
            </w:tcPrChange>
          </w:tcPr>
          <w:p w14:paraId="5B37038B" w14:textId="77777777" w:rsidR="0058106C" w:rsidRDefault="0058106C" w:rsidP="006A0BC1">
            <w:r>
              <w:t>Mooney-Rivlin coefficient 1</w:t>
            </w:r>
          </w:p>
        </w:tc>
        <w:tc>
          <w:tcPr>
            <w:tcW w:w="648" w:type="dxa"/>
            <w:tcPrChange w:id="1962" w:author="Steve Maas" w:date="2014-04-21T10:17:00Z">
              <w:tcPr>
                <w:tcW w:w="6893" w:type="dxa"/>
              </w:tcPr>
            </w:tcPrChange>
          </w:tcPr>
          <w:p w14:paraId="2F9F3411" w14:textId="50071D8A" w:rsidR="0058106C" w:rsidRDefault="0058106C" w:rsidP="006A0BC1">
            <w:pPr>
              <w:rPr>
                <w:ins w:id="1963" w:author="Steve Maas" w:date="2014-04-21T10:17:00Z"/>
              </w:rPr>
            </w:pPr>
            <w:ins w:id="1964" w:author="Steve Maas" w:date="2014-04-21T10:17:00Z">
              <w:r>
                <w:t>[</w:t>
              </w:r>
              <w:r>
                <w:rPr>
                  <w:b/>
                </w:rPr>
                <w:t>P</w:t>
              </w:r>
              <w:r>
                <w:t>]</w:t>
              </w:r>
            </w:ins>
          </w:p>
        </w:tc>
      </w:tr>
      <w:tr w:rsidR="0058106C" w14:paraId="0691287B" w14:textId="099D3C9B" w:rsidTr="0058106C">
        <w:tc>
          <w:tcPr>
            <w:tcW w:w="1405" w:type="dxa"/>
            <w:shd w:val="clear" w:color="auto" w:fill="auto"/>
            <w:tcPrChange w:id="1965" w:author="Steve Maas" w:date="2014-04-21T10:17:00Z">
              <w:tcPr>
                <w:tcW w:w="1405" w:type="dxa"/>
                <w:shd w:val="clear" w:color="auto" w:fill="auto"/>
              </w:tcPr>
            </w:tcPrChange>
          </w:tcPr>
          <w:p w14:paraId="6F921A67" w14:textId="77777777" w:rsidR="0058106C" w:rsidRDefault="0058106C" w:rsidP="006A0BC1">
            <w:pPr>
              <w:pStyle w:val="code"/>
            </w:pPr>
            <w:r>
              <w:t>&lt;c2&gt;</w:t>
            </w:r>
          </w:p>
        </w:tc>
        <w:tc>
          <w:tcPr>
            <w:tcW w:w="7523" w:type="dxa"/>
            <w:shd w:val="clear" w:color="auto" w:fill="auto"/>
            <w:tcPrChange w:id="1966" w:author="Steve Maas" w:date="2014-04-21T10:17:00Z">
              <w:tcPr>
                <w:tcW w:w="6893" w:type="dxa"/>
                <w:shd w:val="clear" w:color="auto" w:fill="auto"/>
              </w:tcPr>
            </w:tcPrChange>
          </w:tcPr>
          <w:p w14:paraId="530BCBAA" w14:textId="77777777" w:rsidR="0058106C" w:rsidRDefault="0058106C" w:rsidP="006A0BC1">
            <w:r>
              <w:t>Mooney-Rivlin coefficient 2</w:t>
            </w:r>
          </w:p>
        </w:tc>
        <w:tc>
          <w:tcPr>
            <w:tcW w:w="648" w:type="dxa"/>
            <w:tcPrChange w:id="1967" w:author="Steve Maas" w:date="2014-04-21T10:17:00Z">
              <w:tcPr>
                <w:tcW w:w="6893" w:type="dxa"/>
              </w:tcPr>
            </w:tcPrChange>
          </w:tcPr>
          <w:p w14:paraId="702AC446" w14:textId="3C051C96" w:rsidR="0058106C" w:rsidRDefault="0058106C" w:rsidP="006A0BC1">
            <w:pPr>
              <w:rPr>
                <w:ins w:id="1968" w:author="Steve Maas" w:date="2014-04-21T10:17:00Z"/>
              </w:rPr>
            </w:pPr>
            <w:ins w:id="1969" w:author="Steve Maas" w:date="2014-04-21T10:17:00Z">
              <w:r>
                <w:t>[</w:t>
              </w:r>
              <w:r>
                <w:rPr>
                  <w:b/>
                </w:rPr>
                <w:t>P</w:t>
              </w:r>
              <w:r>
                <w:t>]</w:t>
              </w:r>
            </w:ins>
          </w:p>
        </w:tc>
      </w:tr>
      <w:tr w:rsidR="0058106C" w14:paraId="10B09BCD" w14:textId="33B89396" w:rsidTr="0058106C">
        <w:tc>
          <w:tcPr>
            <w:tcW w:w="1405" w:type="dxa"/>
            <w:shd w:val="clear" w:color="auto" w:fill="auto"/>
            <w:tcPrChange w:id="1970" w:author="Steve Maas" w:date="2014-04-21T10:17:00Z">
              <w:tcPr>
                <w:tcW w:w="1405" w:type="dxa"/>
                <w:shd w:val="clear" w:color="auto" w:fill="auto"/>
              </w:tcPr>
            </w:tcPrChange>
          </w:tcPr>
          <w:p w14:paraId="09CAA37F" w14:textId="77777777" w:rsidR="0058106C" w:rsidRDefault="0058106C" w:rsidP="006A0BC1">
            <w:pPr>
              <w:pStyle w:val="code"/>
            </w:pPr>
            <w:r>
              <w:t>&lt;c3&gt;</w:t>
            </w:r>
          </w:p>
        </w:tc>
        <w:tc>
          <w:tcPr>
            <w:tcW w:w="7523" w:type="dxa"/>
            <w:shd w:val="clear" w:color="auto" w:fill="auto"/>
            <w:tcPrChange w:id="1971" w:author="Steve Maas" w:date="2014-04-21T10:17:00Z">
              <w:tcPr>
                <w:tcW w:w="6893" w:type="dxa"/>
                <w:shd w:val="clear" w:color="auto" w:fill="auto"/>
              </w:tcPr>
            </w:tcPrChange>
          </w:tcPr>
          <w:p w14:paraId="3DEEE414" w14:textId="77777777" w:rsidR="0058106C" w:rsidRDefault="0058106C" w:rsidP="006A0BC1">
            <w:r>
              <w:t>Exponential stress coefficient</w:t>
            </w:r>
          </w:p>
        </w:tc>
        <w:tc>
          <w:tcPr>
            <w:tcW w:w="648" w:type="dxa"/>
            <w:tcPrChange w:id="1972" w:author="Steve Maas" w:date="2014-04-21T10:17:00Z">
              <w:tcPr>
                <w:tcW w:w="6893" w:type="dxa"/>
              </w:tcPr>
            </w:tcPrChange>
          </w:tcPr>
          <w:p w14:paraId="4B02B988" w14:textId="2B267E16" w:rsidR="0058106C" w:rsidRDefault="0058106C" w:rsidP="006A0BC1">
            <w:pPr>
              <w:rPr>
                <w:ins w:id="1973" w:author="Steve Maas" w:date="2014-04-21T10:17:00Z"/>
              </w:rPr>
            </w:pPr>
            <w:ins w:id="1974" w:author="Steve Maas" w:date="2014-04-21T10:18:00Z">
              <w:r>
                <w:t>[</w:t>
              </w:r>
              <w:r>
                <w:rPr>
                  <w:b/>
                </w:rPr>
                <w:t>P</w:t>
              </w:r>
              <w:r>
                <w:t>]</w:t>
              </w:r>
            </w:ins>
          </w:p>
        </w:tc>
      </w:tr>
      <w:tr w:rsidR="0058106C" w14:paraId="2842564A" w14:textId="429480A8" w:rsidTr="0058106C">
        <w:tc>
          <w:tcPr>
            <w:tcW w:w="1405" w:type="dxa"/>
            <w:shd w:val="clear" w:color="auto" w:fill="auto"/>
            <w:tcPrChange w:id="1975" w:author="Steve Maas" w:date="2014-04-21T10:17:00Z">
              <w:tcPr>
                <w:tcW w:w="1405" w:type="dxa"/>
                <w:shd w:val="clear" w:color="auto" w:fill="auto"/>
              </w:tcPr>
            </w:tcPrChange>
          </w:tcPr>
          <w:p w14:paraId="6255B45A" w14:textId="77777777" w:rsidR="0058106C" w:rsidRDefault="0058106C" w:rsidP="006A0BC1">
            <w:pPr>
              <w:pStyle w:val="code"/>
            </w:pPr>
            <w:r>
              <w:t>&lt;c4&gt;</w:t>
            </w:r>
          </w:p>
        </w:tc>
        <w:tc>
          <w:tcPr>
            <w:tcW w:w="7523" w:type="dxa"/>
            <w:shd w:val="clear" w:color="auto" w:fill="auto"/>
            <w:tcPrChange w:id="1976" w:author="Steve Maas" w:date="2014-04-21T10:17:00Z">
              <w:tcPr>
                <w:tcW w:w="6893" w:type="dxa"/>
                <w:shd w:val="clear" w:color="auto" w:fill="auto"/>
              </w:tcPr>
            </w:tcPrChange>
          </w:tcPr>
          <w:p w14:paraId="0CF4D955" w14:textId="77777777" w:rsidR="0058106C" w:rsidRDefault="0058106C" w:rsidP="006A0BC1">
            <w:r>
              <w:t>Fiber uncrimping coefficient</w:t>
            </w:r>
          </w:p>
        </w:tc>
        <w:tc>
          <w:tcPr>
            <w:tcW w:w="648" w:type="dxa"/>
            <w:tcPrChange w:id="1977" w:author="Steve Maas" w:date="2014-04-21T10:17:00Z">
              <w:tcPr>
                <w:tcW w:w="6893" w:type="dxa"/>
              </w:tcPr>
            </w:tcPrChange>
          </w:tcPr>
          <w:p w14:paraId="5618763C" w14:textId="7EBFD26D" w:rsidR="0058106C" w:rsidRDefault="0058106C" w:rsidP="006A0BC1">
            <w:pPr>
              <w:rPr>
                <w:ins w:id="1978" w:author="Steve Maas" w:date="2014-04-21T10:17:00Z"/>
              </w:rPr>
            </w:pPr>
            <w:ins w:id="1979" w:author="Steve Maas" w:date="2014-04-21T10:18:00Z">
              <w:r>
                <w:t>[ ]</w:t>
              </w:r>
            </w:ins>
          </w:p>
        </w:tc>
      </w:tr>
      <w:tr w:rsidR="0058106C" w14:paraId="3D077C34" w14:textId="037CC766" w:rsidTr="0058106C">
        <w:tc>
          <w:tcPr>
            <w:tcW w:w="1405" w:type="dxa"/>
            <w:shd w:val="clear" w:color="auto" w:fill="auto"/>
            <w:tcPrChange w:id="1980" w:author="Steve Maas" w:date="2014-04-21T10:17:00Z">
              <w:tcPr>
                <w:tcW w:w="1405" w:type="dxa"/>
                <w:shd w:val="clear" w:color="auto" w:fill="auto"/>
              </w:tcPr>
            </w:tcPrChange>
          </w:tcPr>
          <w:p w14:paraId="13F52881" w14:textId="77777777" w:rsidR="0058106C" w:rsidRDefault="0058106C" w:rsidP="006A0BC1">
            <w:pPr>
              <w:pStyle w:val="code"/>
            </w:pPr>
            <w:r>
              <w:t>&lt;c5&gt;</w:t>
            </w:r>
          </w:p>
        </w:tc>
        <w:tc>
          <w:tcPr>
            <w:tcW w:w="7523" w:type="dxa"/>
            <w:shd w:val="clear" w:color="auto" w:fill="auto"/>
            <w:tcPrChange w:id="1981" w:author="Steve Maas" w:date="2014-04-21T10:17:00Z">
              <w:tcPr>
                <w:tcW w:w="6893" w:type="dxa"/>
                <w:shd w:val="clear" w:color="auto" w:fill="auto"/>
              </w:tcPr>
            </w:tcPrChange>
          </w:tcPr>
          <w:p w14:paraId="3F1FAB9D" w14:textId="77777777" w:rsidR="0058106C" w:rsidRDefault="0058106C" w:rsidP="006A0BC1">
            <w:r>
              <w:t>Modulus of straightened fibers</w:t>
            </w:r>
          </w:p>
        </w:tc>
        <w:tc>
          <w:tcPr>
            <w:tcW w:w="648" w:type="dxa"/>
            <w:tcPrChange w:id="1982" w:author="Steve Maas" w:date="2014-04-21T10:17:00Z">
              <w:tcPr>
                <w:tcW w:w="6893" w:type="dxa"/>
              </w:tcPr>
            </w:tcPrChange>
          </w:tcPr>
          <w:p w14:paraId="64FA413C" w14:textId="1FF8A7E5" w:rsidR="0058106C" w:rsidRDefault="0058106C" w:rsidP="006A0BC1">
            <w:pPr>
              <w:rPr>
                <w:ins w:id="1983" w:author="Steve Maas" w:date="2014-04-21T10:17:00Z"/>
              </w:rPr>
            </w:pPr>
            <w:ins w:id="1984" w:author="Steve Maas" w:date="2014-04-21T10:18:00Z">
              <w:r>
                <w:t>[</w:t>
              </w:r>
              <w:r>
                <w:rPr>
                  <w:b/>
                </w:rPr>
                <w:t>P</w:t>
              </w:r>
              <w:r>
                <w:t>]</w:t>
              </w:r>
            </w:ins>
          </w:p>
        </w:tc>
      </w:tr>
      <w:tr w:rsidR="0058106C" w14:paraId="273E610B" w14:textId="6FA588F0" w:rsidTr="0058106C">
        <w:tc>
          <w:tcPr>
            <w:tcW w:w="1405" w:type="dxa"/>
            <w:shd w:val="clear" w:color="auto" w:fill="auto"/>
            <w:tcPrChange w:id="1985" w:author="Steve Maas" w:date="2014-04-21T10:17:00Z">
              <w:tcPr>
                <w:tcW w:w="1405" w:type="dxa"/>
                <w:shd w:val="clear" w:color="auto" w:fill="auto"/>
              </w:tcPr>
            </w:tcPrChange>
          </w:tcPr>
          <w:p w14:paraId="6334AC62" w14:textId="77777777" w:rsidR="0058106C" w:rsidRDefault="0058106C" w:rsidP="006A0BC1">
            <w:pPr>
              <w:pStyle w:val="code"/>
            </w:pPr>
            <w:r>
              <w:t>&lt;k&gt;</w:t>
            </w:r>
          </w:p>
        </w:tc>
        <w:tc>
          <w:tcPr>
            <w:tcW w:w="7523" w:type="dxa"/>
            <w:shd w:val="clear" w:color="auto" w:fill="auto"/>
            <w:tcPrChange w:id="1986" w:author="Steve Maas" w:date="2014-04-21T10:17:00Z">
              <w:tcPr>
                <w:tcW w:w="6893" w:type="dxa"/>
                <w:shd w:val="clear" w:color="auto" w:fill="auto"/>
              </w:tcPr>
            </w:tcPrChange>
          </w:tcPr>
          <w:p w14:paraId="76C60F1A" w14:textId="77777777" w:rsidR="0058106C" w:rsidRDefault="0058106C" w:rsidP="006A0BC1">
            <w:r>
              <w:t>Bulk modulus</w:t>
            </w:r>
          </w:p>
        </w:tc>
        <w:tc>
          <w:tcPr>
            <w:tcW w:w="648" w:type="dxa"/>
            <w:tcPrChange w:id="1987" w:author="Steve Maas" w:date="2014-04-21T10:17:00Z">
              <w:tcPr>
                <w:tcW w:w="6893" w:type="dxa"/>
              </w:tcPr>
            </w:tcPrChange>
          </w:tcPr>
          <w:p w14:paraId="3C835FD7" w14:textId="214DBF41" w:rsidR="0058106C" w:rsidRDefault="0058106C" w:rsidP="006A0BC1">
            <w:pPr>
              <w:rPr>
                <w:ins w:id="1988" w:author="Steve Maas" w:date="2014-04-21T10:17:00Z"/>
              </w:rPr>
            </w:pPr>
            <w:ins w:id="1989" w:author="Steve Maas" w:date="2014-04-21T10:18:00Z">
              <w:r>
                <w:t>[</w:t>
              </w:r>
              <w:r>
                <w:rPr>
                  <w:b/>
                </w:rPr>
                <w:t>P</w:t>
              </w:r>
              <w:r>
                <w:t>]</w:t>
              </w:r>
            </w:ins>
          </w:p>
        </w:tc>
      </w:tr>
      <w:tr w:rsidR="0058106C" w14:paraId="08222772" w14:textId="1700904D" w:rsidTr="0058106C">
        <w:tc>
          <w:tcPr>
            <w:tcW w:w="1405" w:type="dxa"/>
            <w:shd w:val="clear" w:color="auto" w:fill="auto"/>
            <w:tcPrChange w:id="1990" w:author="Steve Maas" w:date="2014-04-21T10:17:00Z">
              <w:tcPr>
                <w:tcW w:w="1405" w:type="dxa"/>
                <w:shd w:val="clear" w:color="auto" w:fill="auto"/>
              </w:tcPr>
            </w:tcPrChange>
          </w:tcPr>
          <w:p w14:paraId="1F1D9B92" w14:textId="77777777" w:rsidR="0058106C" w:rsidRDefault="0058106C" w:rsidP="006A0BC1">
            <w:pPr>
              <w:pStyle w:val="code"/>
            </w:pPr>
            <w:r>
              <w:t>&lt;lam_max&gt;</w:t>
            </w:r>
          </w:p>
        </w:tc>
        <w:tc>
          <w:tcPr>
            <w:tcW w:w="7523" w:type="dxa"/>
            <w:shd w:val="clear" w:color="auto" w:fill="auto"/>
            <w:tcPrChange w:id="1991" w:author="Steve Maas" w:date="2014-04-21T10:17:00Z">
              <w:tcPr>
                <w:tcW w:w="6893" w:type="dxa"/>
                <w:shd w:val="clear" w:color="auto" w:fill="auto"/>
              </w:tcPr>
            </w:tcPrChange>
          </w:tcPr>
          <w:p w14:paraId="4DE5E8D6" w14:textId="77777777" w:rsidR="0058106C" w:rsidRDefault="0058106C" w:rsidP="006A0BC1">
            <w:r>
              <w:t>Fiber stretch for straightened fibers</w:t>
            </w:r>
          </w:p>
        </w:tc>
        <w:tc>
          <w:tcPr>
            <w:tcW w:w="648" w:type="dxa"/>
            <w:tcPrChange w:id="1992" w:author="Steve Maas" w:date="2014-04-21T10:17:00Z">
              <w:tcPr>
                <w:tcW w:w="6893" w:type="dxa"/>
              </w:tcPr>
            </w:tcPrChange>
          </w:tcPr>
          <w:p w14:paraId="0BACA19C" w14:textId="3EAEE9E5" w:rsidR="0058106C" w:rsidRDefault="0058106C" w:rsidP="006A0BC1">
            <w:pPr>
              <w:rPr>
                <w:ins w:id="1993" w:author="Steve Maas" w:date="2014-04-21T10:17:00Z"/>
              </w:rPr>
            </w:pPr>
            <w:ins w:id="1994" w:author="Steve Maas" w:date="2014-04-21T10:18:00Z">
              <w:r>
                <w:t>[ ]</w:t>
              </w:r>
            </w:ins>
          </w:p>
        </w:tc>
      </w:tr>
      <w:tr w:rsidR="0058106C" w14:paraId="20A8E4AA" w14:textId="78C083A8" w:rsidTr="0058106C">
        <w:tblPrEx>
          <w:tblLook w:val="0000" w:firstRow="0" w:lastRow="0" w:firstColumn="0" w:lastColumn="0" w:noHBand="0" w:noVBand="0"/>
          <w:tblPrExChange w:id="1995" w:author="Steve Maas" w:date="2014-04-21T10:17:00Z">
            <w:tblPrEx>
              <w:tblLook w:val="0000" w:firstRow="0" w:lastRow="0" w:firstColumn="0" w:lastColumn="0" w:noHBand="0" w:noVBand="0"/>
            </w:tblPrEx>
          </w:tblPrExChange>
        </w:tblPrEx>
        <w:trPr>
          <w:trHeight w:val="170"/>
          <w:trPrChange w:id="1996" w:author="Steve Maas" w:date="2014-04-21T10:17:00Z">
            <w:trPr>
              <w:trHeight w:val="170"/>
            </w:trPr>
          </w:trPrChange>
        </w:trPr>
        <w:tc>
          <w:tcPr>
            <w:tcW w:w="1405" w:type="dxa"/>
            <w:shd w:val="clear" w:color="auto" w:fill="auto"/>
            <w:tcPrChange w:id="1997" w:author="Steve Maas" w:date="2014-04-21T10:17:00Z">
              <w:tcPr>
                <w:tcW w:w="1405" w:type="dxa"/>
                <w:shd w:val="clear" w:color="auto" w:fill="auto"/>
              </w:tcPr>
            </w:tcPrChange>
          </w:tcPr>
          <w:p w14:paraId="215001C1" w14:textId="77777777" w:rsidR="0058106C" w:rsidRDefault="0058106C" w:rsidP="006A0BC1">
            <w:pPr>
              <w:pStyle w:val="code"/>
            </w:pPr>
            <w:r>
              <w:t>&lt;fiber&gt;</w:t>
            </w:r>
          </w:p>
        </w:tc>
        <w:tc>
          <w:tcPr>
            <w:tcW w:w="7523" w:type="dxa"/>
            <w:shd w:val="clear" w:color="auto" w:fill="auto"/>
            <w:tcPrChange w:id="1998" w:author="Steve Maas" w:date="2014-04-21T10:17:00Z">
              <w:tcPr>
                <w:tcW w:w="6893" w:type="dxa"/>
                <w:shd w:val="clear" w:color="auto" w:fill="auto"/>
              </w:tcPr>
            </w:tcPrChange>
          </w:tcPr>
          <w:p w14:paraId="15600B94" w14:textId="77777777" w:rsidR="0058106C" w:rsidRDefault="0058106C">
            <w:r>
              <w:t>Fiber distribution option</w:t>
            </w:r>
          </w:p>
        </w:tc>
        <w:tc>
          <w:tcPr>
            <w:tcW w:w="648" w:type="dxa"/>
            <w:tcPrChange w:id="1999" w:author="Steve Maas" w:date="2014-04-21T10:17:00Z">
              <w:tcPr>
                <w:tcW w:w="6893" w:type="dxa"/>
              </w:tcPr>
            </w:tcPrChange>
          </w:tcPr>
          <w:p w14:paraId="0C87C7C2" w14:textId="77777777" w:rsidR="0058106C" w:rsidRDefault="0058106C">
            <w:pPr>
              <w:rPr>
                <w:ins w:id="2000" w:author="Steve Maas" w:date="2014-04-21T10:17:00Z"/>
              </w:rPr>
            </w:pP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60295282"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60295283"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60295284"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60295285"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60295286"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60295287"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60295288"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60295289"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60295290"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60295291"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60295292"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60295293"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60295294"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60295295"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60295296"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60295297"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60295298"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60295299" r:id="rId421"/>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60295300"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2001" w:name="_Toc385498488"/>
      <w:r>
        <w:lastRenderedPageBreak/>
        <w:t>Transversely Isotropic Veronda-Westmann</w:t>
      </w:r>
      <w:bookmarkEnd w:id="2001"/>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02" w:author="Steve Maas" w:date="2014-04-21T10:19:00Z">
          <w:tblPr>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433"/>
        <w:gridCol w:w="738"/>
        <w:tblGridChange w:id="2003">
          <w:tblGrid>
            <w:gridCol w:w="1405"/>
            <w:gridCol w:w="6623"/>
            <w:gridCol w:w="6623"/>
          </w:tblGrid>
        </w:tblGridChange>
      </w:tblGrid>
      <w:tr w:rsidR="0058106C" w14:paraId="6E082629" w14:textId="49CDADFD" w:rsidTr="0058106C">
        <w:tc>
          <w:tcPr>
            <w:tcW w:w="1405" w:type="dxa"/>
            <w:shd w:val="clear" w:color="auto" w:fill="auto"/>
            <w:tcPrChange w:id="2004" w:author="Steve Maas" w:date="2014-04-21T10:19:00Z">
              <w:tcPr>
                <w:tcW w:w="1405" w:type="dxa"/>
                <w:shd w:val="clear" w:color="auto" w:fill="auto"/>
              </w:tcPr>
            </w:tcPrChange>
          </w:tcPr>
          <w:p w14:paraId="679B8B8E" w14:textId="77777777" w:rsidR="0058106C" w:rsidRDefault="0058106C" w:rsidP="006A0BC1">
            <w:pPr>
              <w:pStyle w:val="code"/>
            </w:pPr>
            <w:r>
              <w:t>&lt;c1&gt;</w:t>
            </w:r>
          </w:p>
        </w:tc>
        <w:tc>
          <w:tcPr>
            <w:tcW w:w="7433" w:type="dxa"/>
            <w:shd w:val="clear" w:color="auto" w:fill="auto"/>
            <w:tcPrChange w:id="2005" w:author="Steve Maas" w:date="2014-04-21T10:19:00Z">
              <w:tcPr>
                <w:tcW w:w="6623" w:type="dxa"/>
                <w:shd w:val="clear" w:color="auto" w:fill="auto"/>
              </w:tcPr>
            </w:tcPrChange>
          </w:tcPr>
          <w:p w14:paraId="5545B39B" w14:textId="77777777" w:rsidR="0058106C" w:rsidRDefault="0058106C" w:rsidP="006A0BC1">
            <w:r>
              <w:t>Veronda-Westmann coefficient 1</w:t>
            </w:r>
          </w:p>
        </w:tc>
        <w:tc>
          <w:tcPr>
            <w:tcW w:w="738" w:type="dxa"/>
            <w:tcPrChange w:id="2006" w:author="Steve Maas" w:date="2014-04-21T10:19:00Z">
              <w:tcPr>
                <w:tcW w:w="6623" w:type="dxa"/>
              </w:tcPr>
            </w:tcPrChange>
          </w:tcPr>
          <w:p w14:paraId="72989661" w14:textId="68B991F5" w:rsidR="0058106C" w:rsidRDefault="0058106C" w:rsidP="006A0BC1">
            <w:pPr>
              <w:rPr>
                <w:ins w:id="2007" w:author="Steve Maas" w:date="2014-04-21T10:19:00Z"/>
              </w:rPr>
            </w:pPr>
            <w:ins w:id="2008" w:author="Steve Maas" w:date="2014-04-21T10:19:00Z">
              <w:r>
                <w:t>[</w:t>
              </w:r>
              <w:r>
                <w:rPr>
                  <w:b/>
                </w:rPr>
                <w:t>P</w:t>
              </w:r>
              <w:r>
                <w:t>]</w:t>
              </w:r>
            </w:ins>
          </w:p>
        </w:tc>
      </w:tr>
      <w:tr w:rsidR="0058106C" w14:paraId="5EB26105" w14:textId="62CDEE6A" w:rsidTr="0058106C">
        <w:tc>
          <w:tcPr>
            <w:tcW w:w="1405" w:type="dxa"/>
            <w:shd w:val="clear" w:color="auto" w:fill="auto"/>
            <w:tcPrChange w:id="2009" w:author="Steve Maas" w:date="2014-04-21T10:19:00Z">
              <w:tcPr>
                <w:tcW w:w="1405" w:type="dxa"/>
                <w:shd w:val="clear" w:color="auto" w:fill="auto"/>
              </w:tcPr>
            </w:tcPrChange>
          </w:tcPr>
          <w:p w14:paraId="49ACDF77" w14:textId="77777777" w:rsidR="0058106C" w:rsidRDefault="0058106C" w:rsidP="006A0BC1">
            <w:pPr>
              <w:pStyle w:val="code"/>
            </w:pPr>
            <w:r>
              <w:t>&lt;c2&gt;</w:t>
            </w:r>
          </w:p>
        </w:tc>
        <w:tc>
          <w:tcPr>
            <w:tcW w:w="7433" w:type="dxa"/>
            <w:shd w:val="clear" w:color="auto" w:fill="auto"/>
            <w:tcPrChange w:id="2010" w:author="Steve Maas" w:date="2014-04-21T10:19:00Z">
              <w:tcPr>
                <w:tcW w:w="6623" w:type="dxa"/>
                <w:shd w:val="clear" w:color="auto" w:fill="auto"/>
              </w:tcPr>
            </w:tcPrChange>
          </w:tcPr>
          <w:p w14:paraId="0805B9B7" w14:textId="77777777" w:rsidR="0058106C" w:rsidRDefault="0058106C" w:rsidP="006A0BC1">
            <w:r>
              <w:t>Veronda-Westmann coefficient 2</w:t>
            </w:r>
          </w:p>
        </w:tc>
        <w:tc>
          <w:tcPr>
            <w:tcW w:w="738" w:type="dxa"/>
            <w:tcPrChange w:id="2011" w:author="Steve Maas" w:date="2014-04-21T10:19:00Z">
              <w:tcPr>
                <w:tcW w:w="6623" w:type="dxa"/>
              </w:tcPr>
            </w:tcPrChange>
          </w:tcPr>
          <w:p w14:paraId="114036FF" w14:textId="159A51C5" w:rsidR="0058106C" w:rsidRDefault="0058106C" w:rsidP="006A0BC1">
            <w:pPr>
              <w:rPr>
                <w:ins w:id="2012" w:author="Steve Maas" w:date="2014-04-21T10:19:00Z"/>
              </w:rPr>
            </w:pPr>
            <w:ins w:id="2013" w:author="Steve Maas" w:date="2014-04-21T10:19:00Z">
              <w:r>
                <w:t>[</w:t>
              </w:r>
              <w:r>
                <w:rPr>
                  <w:b/>
                </w:rPr>
                <w:t xml:space="preserve"> </w:t>
              </w:r>
              <w:r>
                <w:t>]</w:t>
              </w:r>
            </w:ins>
          </w:p>
        </w:tc>
      </w:tr>
      <w:tr w:rsidR="0058106C" w14:paraId="16F5BD2F" w14:textId="678A89FC" w:rsidTr="0058106C">
        <w:tc>
          <w:tcPr>
            <w:tcW w:w="1405" w:type="dxa"/>
            <w:shd w:val="clear" w:color="auto" w:fill="auto"/>
            <w:tcPrChange w:id="2014" w:author="Steve Maas" w:date="2014-04-21T10:19:00Z">
              <w:tcPr>
                <w:tcW w:w="1405" w:type="dxa"/>
                <w:shd w:val="clear" w:color="auto" w:fill="auto"/>
              </w:tcPr>
            </w:tcPrChange>
          </w:tcPr>
          <w:p w14:paraId="7C40D7DA" w14:textId="77777777" w:rsidR="0058106C" w:rsidRDefault="0058106C" w:rsidP="006A0BC1">
            <w:pPr>
              <w:pStyle w:val="code"/>
            </w:pPr>
            <w:r>
              <w:t>&lt;c3&gt;</w:t>
            </w:r>
          </w:p>
        </w:tc>
        <w:tc>
          <w:tcPr>
            <w:tcW w:w="7433" w:type="dxa"/>
            <w:shd w:val="clear" w:color="auto" w:fill="auto"/>
            <w:tcPrChange w:id="2015" w:author="Steve Maas" w:date="2014-04-21T10:19:00Z">
              <w:tcPr>
                <w:tcW w:w="6623" w:type="dxa"/>
                <w:shd w:val="clear" w:color="auto" w:fill="auto"/>
              </w:tcPr>
            </w:tcPrChange>
          </w:tcPr>
          <w:p w14:paraId="5EA5BAA2" w14:textId="77777777" w:rsidR="0058106C" w:rsidRDefault="0058106C" w:rsidP="006A0BC1">
            <w:r>
              <w:t>Exponential stress coefficient</w:t>
            </w:r>
          </w:p>
        </w:tc>
        <w:tc>
          <w:tcPr>
            <w:tcW w:w="738" w:type="dxa"/>
            <w:tcPrChange w:id="2016" w:author="Steve Maas" w:date="2014-04-21T10:19:00Z">
              <w:tcPr>
                <w:tcW w:w="6623" w:type="dxa"/>
              </w:tcPr>
            </w:tcPrChange>
          </w:tcPr>
          <w:p w14:paraId="48DC6EF9" w14:textId="4533A0C1" w:rsidR="0058106C" w:rsidRDefault="0058106C" w:rsidP="006A0BC1">
            <w:pPr>
              <w:rPr>
                <w:ins w:id="2017" w:author="Steve Maas" w:date="2014-04-21T10:19:00Z"/>
              </w:rPr>
            </w:pPr>
            <w:ins w:id="2018" w:author="Steve Maas" w:date="2014-04-21T10:19:00Z">
              <w:r>
                <w:t>[</w:t>
              </w:r>
              <w:r>
                <w:rPr>
                  <w:b/>
                </w:rPr>
                <w:t>P</w:t>
              </w:r>
              <w:r>
                <w:t>]</w:t>
              </w:r>
            </w:ins>
          </w:p>
        </w:tc>
      </w:tr>
      <w:tr w:rsidR="0058106C" w14:paraId="1E32DD86" w14:textId="4B9A2BE9" w:rsidTr="0058106C">
        <w:tc>
          <w:tcPr>
            <w:tcW w:w="1405" w:type="dxa"/>
            <w:shd w:val="clear" w:color="auto" w:fill="auto"/>
            <w:tcPrChange w:id="2019" w:author="Steve Maas" w:date="2014-04-21T10:19:00Z">
              <w:tcPr>
                <w:tcW w:w="1405" w:type="dxa"/>
                <w:shd w:val="clear" w:color="auto" w:fill="auto"/>
              </w:tcPr>
            </w:tcPrChange>
          </w:tcPr>
          <w:p w14:paraId="6C676FDD" w14:textId="77777777" w:rsidR="0058106C" w:rsidRDefault="0058106C" w:rsidP="006A0BC1">
            <w:pPr>
              <w:pStyle w:val="code"/>
            </w:pPr>
            <w:r>
              <w:t>&lt;c4&gt;</w:t>
            </w:r>
          </w:p>
        </w:tc>
        <w:tc>
          <w:tcPr>
            <w:tcW w:w="7433" w:type="dxa"/>
            <w:shd w:val="clear" w:color="auto" w:fill="auto"/>
            <w:tcPrChange w:id="2020" w:author="Steve Maas" w:date="2014-04-21T10:19:00Z">
              <w:tcPr>
                <w:tcW w:w="6623" w:type="dxa"/>
                <w:shd w:val="clear" w:color="auto" w:fill="auto"/>
              </w:tcPr>
            </w:tcPrChange>
          </w:tcPr>
          <w:p w14:paraId="573B6F8A" w14:textId="77777777" w:rsidR="0058106C" w:rsidRDefault="0058106C" w:rsidP="006A0BC1">
            <w:r>
              <w:t>Fiber uncrimping coefficient</w:t>
            </w:r>
          </w:p>
        </w:tc>
        <w:tc>
          <w:tcPr>
            <w:tcW w:w="738" w:type="dxa"/>
            <w:tcPrChange w:id="2021" w:author="Steve Maas" w:date="2014-04-21T10:19:00Z">
              <w:tcPr>
                <w:tcW w:w="6623" w:type="dxa"/>
              </w:tcPr>
            </w:tcPrChange>
          </w:tcPr>
          <w:p w14:paraId="7493613C" w14:textId="68AAEBCB" w:rsidR="0058106C" w:rsidRDefault="0058106C" w:rsidP="006A0BC1">
            <w:pPr>
              <w:rPr>
                <w:ins w:id="2022" w:author="Steve Maas" w:date="2014-04-21T10:19:00Z"/>
              </w:rPr>
            </w:pPr>
            <w:ins w:id="2023" w:author="Steve Maas" w:date="2014-04-21T10:19:00Z">
              <w:r>
                <w:t>[ ]</w:t>
              </w:r>
            </w:ins>
          </w:p>
        </w:tc>
      </w:tr>
      <w:tr w:rsidR="0058106C" w14:paraId="3F9BB15C" w14:textId="55062199" w:rsidTr="0058106C">
        <w:tc>
          <w:tcPr>
            <w:tcW w:w="1405" w:type="dxa"/>
            <w:shd w:val="clear" w:color="auto" w:fill="auto"/>
            <w:tcPrChange w:id="2024" w:author="Steve Maas" w:date="2014-04-21T10:19:00Z">
              <w:tcPr>
                <w:tcW w:w="1405" w:type="dxa"/>
                <w:shd w:val="clear" w:color="auto" w:fill="auto"/>
              </w:tcPr>
            </w:tcPrChange>
          </w:tcPr>
          <w:p w14:paraId="20690FBC" w14:textId="77777777" w:rsidR="0058106C" w:rsidRDefault="0058106C" w:rsidP="006A0BC1">
            <w:pPr>
              <w:pStyle w:val="code"/>
            </w:pPr>
            <w:r>
              <w:t>&lt;c5&gt;</w:t>
            </w:r>
          </w:p>
        </w:tc>
        <w:tc>
          <w:tcPr>
            <w:tcW w:w="7433" w:type="dxa"/>
            <w:shd w:val="clear" w:color="auto" w:fill="auto"/>
            <w:tcPrChange w:id="2025" w:author="Steve Maas" w:date="2014-04-21T10:19:00Z">
              <w:tcPr>
                <w:tcW w:w="6623" w:type="dxa"/>
                <w:shd w:val="clear" w:color="auto" w:fill="auto"/>
              </w:tcPr>
            </w:tcPrChange>
          </w:tcPr>
          <w:p w14:paraId="798D5FA8" w14:textId="77777777" w:rsidR="0058106C" w:rsidRDefault="0058106C" w:rsidP="006A0BC1">
            <w:r>
              <w:t>Modulus of straightened fibers</w:t>
            </w:r>
          </w:p>
        </w:tc>
        <w:tc>
          <w:tcPr>
            <w:tcW w:w="738" w:type="dxa"/>
            <w:tcPrChange w:id="2026" w:author="Steve Maas" w:date="2014-04-21T10:19:00Z">
              <w:tcPr>
                <w:tcW w:w="6623" w:type="dxa"/>
              </w:tcPr>
            </w:tcPrChange>
          </w:tcPr>
          <w:p w14:paraId="6743CC83" w14:textId="0024C93B" w:rsidR="0058106C" w:rsidRDefault="0058106C" w:rsidP="006A0BC1">
            <w:pPr>
              <w:rPr>
                <w:ins w:id="2027" w:author="Steve Maas" w:date="2014-04-21T10:19:00Z"/>
              </w:rPr>
            </w:pPr>
            <w:ins w:id="2028" w:author="Steve Maas" w:date="2014-04-21T10:19:00Z">
              <w:r>
                <w:t>[</w:t>
              </w:r>
              <w:r>
                <w:rPr>
                  <w:b/>
                </w:rPr>
                <w:t>P</w:t>
              </w:r>
              <w:r>
                <w:t>]</w:t>
              </w:r>
            </w:ins>
          </w:p>
        </w:tc>
      </w:tr>
      <w:tr w:rsidR="0058106C" w14:paraId="55601398" w14:textId="2F09A6F1" w:rsidTr="0058106C">
        <w:tc>
          <w:tcPr>
            <w:tcW w:w="1405" w:type="dxa"/>
            <w:shd w:val="clear" w:color="auto" w:fill="auto"/>
            <w:tcPrChange w:id="2029" w:author="Steve Maas" w:date="2014-04-21T10:19:00Z">
              <w:tcPr>
                <w:tcW w:w="1405" w:type="dxa"/>
                <w:shd w:val="clear" w:color="auto" w:fill="auto"/>
              </w:tcPr>
            </w:tcPrChange>
          </w:tcPr>
          <w:p w14:paraId="52EFDDAE" w14:textId="77777777" w:rsidR="0058106C" w:rsidRDefault="0058106C" w:rsidP="006A0BC1">
            <w:pPr>
              <w:pStyle w:val="code"/>
            </w:pPr>
            <w:r>
              <w:t>&lt;k&gt;</w:t>
            </w:r>
          </w:p>
        </w:tc>
        <w:tc>
          <w:tcPr>
            <w:tcW w:w="7433" w:type="dxa"/>
            <w:shd w:val="clear" w:color="auto" w:fill="auto"/>
            <w:tcPrChange w:id="2030" w:author="Steve Maas" w:date="2014-04-21T10:19:00Z">
              <w:tcPr>
                <w:tcW w:w="6623" w:type="dxa"/>
                <w:shd w:val="clear" w:color="auto" w:fill="auto"/>
              </w:tcPr>
            </w:tcPrChange>
          </w:tcPr>
          <w:p w14:paraId="57182C15" w14:textId="77777777" w:rsidR="0058106C" w:rsidRDefault="0058106C" w:rsidP="006A0BC1">
            <w:r>
              <w:t>Bulk modulus</w:t>
            </w:r>
          </w:p>
        </w:tc>
        <w:tc>
          <w:tcPr>
            <w:tcW w:w="738" w:type="dxa"/>
            <w:tcPrChange w:id="2031" w:author="Steve Maas" w:date="2014-04-21T10:19:00Z">
              <w:tcPr>
                <w:tcW w:w="6623" w:type="dxa"/>
              </w:tcPr>
            </w:tcPrChange>
          </w:tcPr>
          <w:p w14:paraId="20562DDD" w14:textId="1E4880ED" w:rsidR="0058106C" w:rsidRDefault="0058106C" w:rsidP="006A0BC1">
            <w:pPr>
              <w:rPr>
                <w:ins w:id="2032" w:author="Steve Maas" w:date="2014-04-21T10:19:00Z"/>
              </w:rPr>
            </w:pPr>
            <w:ins w:id="2033" w:author="Steve Maas" w:date="2014-04-21T10:19:00Z">
              <w:r>
                <w:t>[</w:t>
              </w:r>
              <w:r>
                <w:rPr>
                  <w:b/>
                </w:rPr>
                <w:t>P</w:t>
              </w:r>
              <w:r>
                <w:t>]</w:t>
              </w:r>
            </w:ins>
          </w:p>
        </w:tc>
      </w:tr>
      <w:tr w:rsidR="0058106C" w14:paraId="0767C63D" w14:textId="252A479C" w:rsidTr="0058106C">
        <w:tc>
          <w:tcPr>
            <w:tcW w:w="1405" w:type="dxa"/>
            <w:shd w:val="clear" w:color="auto" w:fill="auto"/>
            <w:tcPrChange w:id="2034" w:author="Steve Maas" w:date="2014-04-21T10:19:00Z">
              <w:tcPr>
                <w:tcW w:w="1405" w:type="dxa"/>
                <w:shd w:val="clear" w:color="auto" w:fill="auto"/>
              </w:tcPr>
            </w:tcPrChange>
          </w:tcPr>
          <w:p w14:paraId="61DC929F" w14:textId="77777777" w:rsidR="0058106C" w:rsidRDefault="0058106C" w:rsidP="006A0BC1">
            <w:pPr>
              <w:pStyle w:val="code"/>
            </w:pPr>
            <w:r>
              <w:t>&lt;lam_max&gt;</w:t>
            </w:r>
          </w:p>
        </w:tc>
        <w:tc>
          <w:tcPr>
            <w:tcW w:w="7433" w:type="dxa"/>
            <w:shd w:val="clear" w:color="auto" w:fill="auto"/>
            <w:tcPrChange w:id="2035" w:author="Steve Maas" w:date="2014-04-21T10:19:00Z">
              <w:tcPr>
                <w:tcW w:w="6623" w:type="dxa"/>
                <w:shd w:val="clear" w:color="auto" w:fill="auto"/>
              </w:tcPr>
            </w:tcPrChange>
          </w:tcPr>
          <w:p w14:paraId="65F1C6E2" w14:textId="77777777" w:rsidR="0058106C" w:rsidRDefault="0058106C" w:rsidP="006A0BC1">
            <w:r>
              <w:t>Fiber stretch for straightened fibers</w:t>
            </w:r>
          </w:p>
        </w:tc>
        <w:tc>
          <w:tcPr>
            <w:tcW w:w="738" w:type="dxa"/>
            <w:tcPrChange w:id="2036" w:author="Steve Maas" w:date="2014-04-21T10:19:00Z">
              <w:tcPr>
                <w:tcW w:w="6623" w:type="dxa"/>
              </w:tcPr>
            </w:tcPrChange>
          </w:tcPr>
          <w:p w14:paraId="6209FAB8" w14:textId="5E86C92E" w:rsidR="0058106C" w:rsidRDefault="0058106C" w:rsidP="006A0BC1">
            <w:pPr>
              <w:rPr>
                <w:ins w:id="2037" w:author="Steve Maas" w:date="2014-04-21T10:19:00Z"/>
              </w:rPr>
            </w:pPr>
            <w:ins w:id="2038" w:author="Steve Maas" w:date="2014-04-21T10:19:00Z">
              <w:r>
                <w:t>[ ]</w:t>
              </w:r>
            </w:ins>
          </w:p>
        </w:tc>
      </w:tr>
      <w:tr w:rsidR="0058106C" w14:paraId="13F5C8B4" w14:textId="33E456E3" w:rsidTr="0058106C">
        <w:tblPrEx>
          <w:tblLook w:val="0000" w:firstRow="0" w:lastRow="0" w:firstColumn="0" w:lastColumn="0" w:noHBand="0" w:noVBand="0"/>
          <w:tblPrExChange w:id="2039" w:author="Steve Maas" w:date="2014-04-21T10:19:00Z">
            <w:tblPrEx>
              <w:tblLook w:val="0000" w:firstRow="0" w:lastRow="0" w:firstColumn="0" w:lastColumn="0" w:noHBand="0" w:noVBand="0"/>
            </w:tblPrEx>
          </w:tblPrExChange>
        </w:tblPrEx>
        <w:trPr>
          <w:trHeight w:val="170"/>
          <w:trPrChange w:id="2040" w:author="Steve Maas" w:date="2014-04-21T10:19:00Z">
            <w:trPr>
              <w:trHeight w:val="170"/>
            </w:trPr>
          </w:trPrChange>
        </w:trPr>
        <w:tc>
          <w:tcPr>
            <w:tcW w:w="1405" w:type="dxa"/>
            <w:shd w:val="clear" w:color="auto" w:fill="auto"/>
            <w:tcPrChange w:id="2041" w:author="Steve Maas" w:date="2014-04-21T10:19:00Z">
              <w:tcPr>
                <w:tcW w:w="1405" w:type="dxa"/>
                <w:shd w:val="clear" w:color="auto" w:fill="auto"/>
              </w:tcPr>
            </w:tcPrChange>
          </w:tcPr>
          <w:p w14:paraId="332CC87C" w14:textId="77777777" w:rsidR="0058106C" w:rsidRDefault="0058106C" w:rsidP="006A0BC1">
            <w:pPr>
              <w:pStyle w:val="code"/>
            </w:pPr>
            <w:r>
              <w:t>&lt;fiber&gt;</w:t>
            </w:r>
          </w:p>
        </w:tc>
        <w:tc>
          <w:tcPr>
            <w:tcW w:w="7433" w:type="dxa"/>
            <w:shd w:val="clear" w:color="auto" w:fill="auto"/>
            <w:tcPrChange w:id="2042" w:author="Steve Maas" w:date="2014-04-21T10:19:00Z">
              <w:tcPr>
                <w:tcW w:w="6623" w:type="dxa"/>
                <w:shd w:val="clear" w:color="auto" w:fill="auto"/>
              </w:tcPr>
            </w:tcPrChange>
          </w:tcPr>
          <w:p w14:paraId="58140AF9" w14:textId="77777777" w:rsidR="0058106C" w:rsidRDefault="0058106C">
            <w:r>
              <w:t>Fiber distribution option.</w:t>
            </w:r>
          </w:p>
        </w:tc>
        <w:tc>
          <w:tcPr>
            <w:tcW w:w="738" w:type="dxa"/>
            <w:tcPrChange w:id="2043" w:author="Steve Maas" w:date="2014-04-21T10:19:00Z">
              <w:tcPr>
                <w:tcW w:w="6623" w:type="dxa"/>
              </w:tcPr>
            </w:tcPrChange>
          </w:tcPr>
          <w:p w14:paraId="59E60779" w14:textId="77777777" w:rsidR="0058106C" w:rsidRDefault="0058106C">
            <w:pPr>
              <w:rPr>
                <w:ins w:id="2044" w:author="Steve Maas" w:date="2014-04-21T10:19:00Z"/>
              </w:rPr>
            </w:pP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60295301"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60295302"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045" w:name="_Ref167529968"/>
      <w:bookmarkStart w:id="2046" w:name="_Toc385498489"/>
      <w:r>
        <w:lastRenderedPageBreak/>
        <w:t>Uncoupled Solid Mixture</w:t>
      </w:r>
      <w:bookmarkEnd w:id="2045"/>
      <w:bookmarkEnd w:id="2046"/>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47"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9"/>
        <w:gridCol w:w="6778"/>
        <w:gridCol w:w="879"/>
        <w:tblGridChange w:id="2048">
          <w:tblGrid>
            <w:gridCol w:w="1188"/>
            <w:gridCol w:w="8388"/>
            <w:gridCol w:w="8388"/>
          </w:tblGrid>
        </w:tblGridChange>
      </w:tblGrid>
      <w:tr w:rsidR="00C7478A" w14:paraId="7204526F" w14:textId="2A4EB921" w:rsidTr="00C7478A">
        <w:tc>
          <w:tcPr>
            <w:tcW w:w="1002" w:type="pct"/>
            <w:shd w:val="clear" w:color="auto" w:fill="auto"/>
            <w:tcPrChange w:id="2049" w:author="Gerard Ateshian" w:date="2014-04-17T20:52:00Z">
              <w:tcPr>
                <w:tcW w:w="1188" w:type="dxa"/>
                <w:shd w:val="clear" w:color="auto" w:fill="auto"/>
              </w:tcPr>
            </w:tcPrChange>
          </w:tcPr>
          <w:p w14:paraId="4347889C" w14:textId="77777777" w:rsidR="00C7478A" w:rsidRDefault="00C7478A" w:rsidP="006A0BC1">
            <w:pPr>
              <w:pStyle w:val="code"/>
            </w:pPr>
            <w:r>
              <w:t>&lt;solid&gt;</w:t>
            </w:r>
          </w:p>
        </w:tc>
        <w:tc>
          <w:tcPr>
            <w:tcW w:w="3539" w:type="pct"/>
            <w:shd w:val="clear" w:color="auto" w:fill="auto"/>
            <w:tcPrChange w:id="2050" w:author="Gerard Ateshian" w:date="2014-04-17T20:52:00Z">
              <w:tcPr>
                <w:tcW w:w="8388" w:type="dxa"/>
                <w:shd w:val="clear" w:color="auto" w:fill="auto"/>
              </w:tcPr>
            </w:tcPrChange>
          </w:tcPr>
          <w:p w14:paraId="2A509F84" w14:textId="77777777" w:rsidR="00C7478A" w:rsidRDefault="00C7478A" w:rsidP="006A0BC1">
            <w:r>
              <w:t>Container tag for compressible material</w:t>
            </w:r>
          </w:p>
        </w:tc>
        <w:tc>
          <w:tcPr>
            <w:tcW w:w="459" w:type="pct"/>
            <w:tcPrChange w:id="2051" w:author="Gerard Ateshian" w:date="2014-04-17T20:52:00Z">
              <w:tcPr>
                <w:tcW w:w="8388" w:type="dxa"/>
              </w:tcPr>
            </w:tcPrChange>
          </w:tcPr>
          <w:p w14:paraId="2920FAE9" w14:textId="77777777" w:rsidR="00C7478A" w:rsidRDefault="00C7478A" w:rsidP="006A0BC1">
            <w:pPr>
              <w:rPr>
                <w:ins w:id="2052" w:author="Gerard Ateshian" w:date="2014-04-17T20:52:00Z"/>
              </w:rPr>
            </w:pPr>
          </w:p>
        </w:tc>
      </w:tr>
      <w:tr w:rsidR="00C7478A" w14:paraId="6E4CE9C1" w14:textId="714680E7" w:rsidTr="00C7478A">
        <w:tc>
          <w:tcPr>
            <w:tcW w:w="1002" w:type="pct"/>
            <w:shd w:val="clear" w:color="auto" w:fill="auto"/>
            <w:tcPrChange w:id="2053" w:author="Gerard Ateshian" w:date="2014-04-17T20:52:00Z">
              <w:tcPr>
                <w:tcW w:w="1188" w:type="dxa"/>
                <w:shd w:val="clear" w:color="auto" w:fill="auto"/>
              </w:tcPr>
            </w:tcPrChange>
          </w:tcPr>
          <w:p w14:paraId="2ADB511B" w14:textId="77777777" w:rsidR="00C7478A" w:rsidRDefault="00C7478A" w:rsidP="006A0BC1">
            <w:pPr>
              <w:pStyle w:val="code"/>
            </w:pPr>
            <w:r>
              <w:t>&lt;k&gt;</w:t>
            </w:r>
          </w:p>
        </w:tc>
        <w:tc>
          <w:tcPr>
            <w:tcW w:w="3539" w:type="pct"/>
            <w:shd w:val="clear" w:color="auto" w:fill="auto"/>
            <w:tcPrChange w:id="2054" w:author="Gerard Ateshian" w:date="2014-04-17T20:52:00Z">
              <w:tcPr>
                <w:tcW w:w="8388" w:type="dxa"/>
                <w:shd w:val="clear" w:color="auto" w:fill="auto"/>
              </w:tcPr>
            </w:tcPrChange>
          </w:tcPr>
          <w:p w14:paraId="3AC33820" w14:textId="77777777" w:rsidR="00C7478A" w:rsidRDefault="00C7478A" w:rsidP="006A0BC1">
            <w:r>
              <w:t>Bulk modulus</w:t>
            </w:r>
          </w:p>
        </w:tc>
        <w:tc>
          <w:tcPr>
            <w:tcW w:w="459" w:type="pct"/>
            <w:tcPrChange w:id="2055" w:author="Gerard Ateshian" w:date="2014-04-17T20:52:00Z">
              <w:tcPr>
                <w:tcW w:w="8388" w:type="dxa"/>
              </w:tcPr>
            </w:tcPrChange>
          </w:tcPr>
          <w:p w14:paraId="38CC09F7" w14:textId="06A71FE0" w:rsidR="00C7478A" w:rsidRDefault="00C7478A" w:rsidP="006A0BC1">
            <w:pPr>
              <w:rPr>
                <w:ins w:id="2056" w:author="Gerard Ateshian" w:date="2014-04-17T20:52:00Z"/>
              </w:rPr>
            </w:pPr>
            <w:ins w:id="2057" w:author="Gerard Ateshian" w:date="2014-04-17T20:52:00Z">
              <w:r>
                <w:t>[</w:t>
              </w:r>
              <w:r>
                <w:rPr>
                  <w:b/>
                </w:rPr>
                <w:t>P</w:t>
              </w:r>
              <w:r>
                <w:t>]</w:t>
              </w:r>
            </w:ins>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058" w:name="_Toc385498490"/>
      <w:bookmarkStart w:id="2059" w:name="_Ref167535458"/>
      <w:r>
        <w:lastRenderedPageBreak/>
        <w:t>Veronda-Westmann</w:t>
      </w:r>
      <w:bookmarkEnd w:id="2058"/>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60"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09"/>
        <w:gridCol w:w="6326"/>
        <w:gridCol w:w="1341"/>
        <w:tblGridChange w:id="2061">
          <w:tblGrid>
            <w:gridCol w:w="1188"/>
            <w:gridCol w:w="8388"/>
            <w:gridCol w:w="8388"/>
          </w:tblGrid>
        </w:tblGridChange>
      </w:tblGrid>
      <w:tr w:rsidR="00C7478A" w14:paraId="39FA5791" w14:textId="3109F9A4" w:rsidTr="00C7478A">
        <w:tc>
          <w:tcPr>
            <w:tcW w:w="997" w:type="pct"/>
            <w:shd w:val="clear" w:color="auto" w:fill="auto"/>
            <w:tcPrChange w:id="2062" w:author="Gerard Ateshian" w:date="2014-04-17T20:52:00Z">
              <w:tcPr>
                <w:tcW w:w="1188" w:type="dxa"/>
                <w:shd w:val="clear" w:color="auto" w:fill="auto"/>
              </w:tcPr>
            </w:tcPrChange>
          </w:tcPr>
          <w:p w14:paraId="3B6ACA35" w14:textId="77777777" w:rsidR="00C7478A" w:rsidRDefault="00C7478A" w:rsidP="00B2391B">
            <w:pPr>
              <w:pStyle w:val="code"/>
            </w:pPr>
            <w:r>
              <w:t>&lt;c1&gt;</w:t>
            </w:r>
          </w:p>
        </w:tc>
        <w:tc>
          <w:tcPr>
            <w:tcW w:w="3303" w:type="pct"/>
            <w:shd w:val="clear" w:color="auto" w:fill="auto"/>
            <w:tcPrChange w:id="2063" w:author="Gerard Ateshian" w:date="2014-04-17T20:52:00Z">
              <w:tcPr>
                <w:tcW w:w="8388" w:type="dxa"/>
                <w:shd w:val="clear" w:color="auto" w:fill="auto"/>
              </w:tcPr>
            </w:tcPrChange>
          </w:tcPr>
          <w:p w14:paraId="0ADC2168" w14:textId="77777777" w:rsidR="00C7478A" w:rsidRDefault="00C7478A" w:rsidP="00B2391B">
            <w:r>
              <w:t>First VW coefficient</w:t>
            </w:r>
          </w:p>
        </w:tc>
        <w:tc>
          <w:tcPr>
            <w:tcW w:w="700" w:type="pct"/>
            <w:tcPrChange w:id="2064" w:author="Gerard Ateshian" w:date="2014-04-17T20:52:00Z">
              <w:tcPr>
                <w:tcW w:w="8388" w:type="dxa"/>
              </w:tcPr>
            </w:tcPrChange>
          </w:tcPr>
          <w:p w14:paraId="66BAE5C9" w14:textId="0059E8DB" w:rsidR="00C7478A" w:rsidRDefault="00C7478A" w:rsidP="00B2391B">
            <w:pPr>
              <w:rPr>
                <w:ins w:id="2065" w:author="Gerard Ateshian" w:date="2014-04-17T20:47:00Z"/>
              </w:rPr>
            </w:pPr>
            <w:ins w:id="2066" w:author="Gerard Ateshian" w:date="2014-04-17T20:48:00Z">
              <w:r>
                <w:t>[</w:t>
              </w:r>
              <w:r>
                <w:rPr>
                  <w:b/>
                </w:rPr>
                <w:t>P</w:t>
              </w:r>
              <w:r>
                <w:t>]</w:t>
              </w:r>
            </w:ins>
          </w:p>
        </w:tc>
      </w:tr>
      <w:tr w:rsidR="00C7478A" w14:paraId="793689BA" w14:textId="2B0E4EBA" w:rsidTr="00C7478A">
        <w:tc>
          <w:tcPr>
            <w:tcW w:w="997" w:type="pct"/>
            <w:shd w:val="clear" w:color="auto" w:fill="auto"/>
            <w:tcPrChange w:id="2067" w:author="Gerard Ateshian" w:date="2014-04-17T20:52:00Z">
              <w:tcPr>
                <w:tcW w:w="1188" w:type="dxa"/>
                <w:shd w:val="clear" w:color="auto" w:fill="auto"/>
              </w:tcPr>
            </w:tcPrChange>
          </w:tcPr>
          <w:p w14:paraId="53FE25C6" w14:textId="77777777" w:rsidR="00C7478A" w:rsidRDefault="00C7478A" w:rsidP="00B2391B">
            <w:pPr>
              <w:pStyle w:val="code"/>
            </w:pPr>
            <w:r>
              <w:t>&lt;c2&gt;</w:t>
            </w:r>
          </w:p>
        </w:tc>
        <w:tc>
          <w:tcPr>
            <w:tcW w:w="3303" w:type="pct"/>
            <w:shd w:val="clear" w:color="auto" w:fill="auto"/>
            <w:tcPrChange w:id="2068" w:author="Gerard Ateshian" w:date="2014-04-17T20:52:00Z">
              <w:tcPr>
                <w:tcW w:w="8388" w:type="dxa"/>
                <w:shd w:val="clear" w:color="auto" w:fill="auto"/>
              </w:tcPr>
            </w:tcPrChange>
          </w:tcPr>
          <w:p w14:paraId="57FBFD70" w14:textId="77777777" w:rsidR="00C7478A" w:rsidRDefault="00C7478A" w:rsidP="00B2391B">
            <w:r>
              <w:t>Second VW coefficient</w:t>
            </w:r>
          </w:p>
        </w:tc>
        <w:tc>
          <w:tcPr>
            <w:tcW w:w="700" w:type="pct"/>
            <w:tcPrChange w:id="2069" w:author="Gerard Ateshian" w:date="2014-04-17T20:52:00Z">
              <w:tcPr>
                <w:tcW w:w="8388" w:type="dxa"/>
              </w:tcPr>
            </w:tcPrChange>
          </w:tcPr>
          <w:p w14:paraId="5EEEEEF7" w14:textId="1446DBA6" w:rsidR="00C7478A" w:rsidRDefault="00C7478A" w:rsidP="00B2391B">
            <w:pPr>
              <w:rPr>
                <w:ins w:id="2070" w:author="Gerard Ateshian" w:date="2014-04-17T20:47:00Z"/>
              </w:rPr>
            </w:pPr>
            <w:ins w:id="2071" w:author="Gerard Ateshian" w:date="2014-04-17T20:48:00Z">
              <w:r>
                <w:t>[ ]</w:t>
              </w:r>
            </w:ins>
          </w:p>
        </w:tc>
      </w:tr>
      <w:tr w:rsidR="00C7478A" w14:paraId="565CE85F" w14:textId="0F5258D1" w:rsidTr="00C7478A">
        <w:tc>
          <w:tcPr>
            <w:tcW w:w="997" w:type="pct"/>
            <w:shd w:val="clear" w:color="auto" w:fill="auto"/>
            <w:tcPrChange w:id="2072" w:author="Gerard Ateshian" w:date="2014-04-17T20:52:00Z">
              <w:tcPr>
                <w:tcW w:w="1188" w:type="dxa"/>
                <w:shd w:val="clear" w:color="auto" w:fill="auto"/>
              </w:tcPr>
            </w:tcPrChange>
          </w:tcPr>
          <w:p w14:paraId="3C4E8ED2" w14:textId="77777777" w:rsidR="00C7478A" w:rsidRDefault="00C7478A" w:rsidP="00B2391B">
            <w:pPr>
              <w:pStyle w:val="code"/>
            </w:pPr>
            <w:r>
              <w:t>&lt;k&gt;</w:t>
            </w:r>
          </w:p>
        </w:tc>
        <w:tc>
          <w:tcPr>
            <w:tcW w:w="3303" w:type="pct"/>
            <w:shd w:val="clear" w:color="auto" w:fill="auto"/>
            <w:tcPrChange w:id="2073" w:author="Gerard Ateshian" w:date="2014-04-17T20:52:00Z">
              <w:tcPr>
                <w:tcW w:w="8388" w:type="dxa"/>
                <w:shd w:val="clear" w:color="auto" w:fill="auto"/>
              </w:tcPr>
            </w:tcPrChange>
          </w:tcPr>
          <w:p w14:paraId="2CC9D77F" w14:textId="77777777" w:rsidR="00C7478A" w:rsidRDefault="00C7478A" w:rsidP="00B2391B">
            <w:r>
              <w:t>Bulk modulus</w:t>
            </w:r>
          </w:p>
        </w:tc>
        <w:tc>
          <w:tcPr>
            <w:tcW w:w="700" w:type="pct"/>
            <w:tcPrChange w:id="2074" w:author="Gerard Ateshian" w:date="2014-04-17T20:52:00Z">
              <w:tcPr>
                <w:tcW w:w="8388" w:type="dxa"/>
              </w:tcPr>
            </w:tcPrChange>
          </w:tcPr>
          <w:p w14:paraId="652610A8" w14:textId="7D652AB9" w:rsidR="00C7478A" w:rsidRDefault="00C7478A" w:rsidP="00B2391B">
            <w:pPr>
              <w:rPr>
                <w:ins w:id="2075" w:author="Gerard Ateshian" w:date="2014-04-17T20:47:00Z"/>
              </w:rPr>
            </w:pPr>
            <w:ins w:id="2076" w:author="Gerard Ateshian" w:date="2014-04-17T20:48:00Z">
              <w:r>
                <w:t>[</w:t>
              </w:r>
              <w:r>
                <w:rPr>
                  <w:b/>
                </w:rPr>
                <w:t>P</w:t>
              </w:r>
              <w:r>
                <w:t>]</w:t>
              </w:r>
            </w:ins>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60295303" r:id="rId429"/>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077" w:name="_Toc385498491"/>
      <w:r>
        <w:lastRenderedPageBreak/>
        <w:t xml:space="preserve">Mooney-Rivlin </w:t>
      </w:r>
      <w:r w:rsidR="00B2391B">
        <w:t>V</w:t>
      </w:r>
      <w:r w:rsidR="00B2391B" w:rsidRPr="005F4027">
        <w:t>on Mises Distribut</w:t>
      </w:r>
      <w:r w:rsidR="00B2391B">
        <w:t>ed Fibers</w:t>
      </w:r>
      <w:bookmarkEnd w:id="2059"/>
      <w:bookmarkEnd w:id="2077"/>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Change w:id="2078" w:author="Steve Maas" w:date="2014-04-21T10:20:00Z">
          <w:tblPr>
            <w:tblStyle w:val="TableGrid"/>
            <w:tblW w:w="0" w:type="auto"/>
            <w:tblLook w:val="04A0" w:firstRow="1" w:lastRow="0" w:firstColumn="1" w:lastColumn="0" w:noHBand="0" w:noVBand="1"/>
          </w:tblPr>
        </w:tblPrChange>
      </w:tblPr>
      <w:tblGrid>
        <w:gridCol w:w="1663"/>
        <w:gridCol w:w="7230"/>
        <w:gridCol w:w="683"/>
        <w:tblGridChange w:id="2079">
          <w:tblGrid>
            <w:gridCol w:w="1668"/>
            <w:gridCol w:w="6848"/>
            <w:gridCol w:w="6848"/>
          </w:tblGrid>
        </w:tblGridChange>
      </w:tblGrid>
      <w:tr w:rsidR="0058106C" w:rsidRPr="005F4027" w14:paraId="4B0CFCF5" w14:textId="1C664B6C" w:rsidTr="0058106C">
        <w:tc>
          <w:tcPr>
            <w:tcW w:w="1663" w:type="dxa"/>
            <w:tcPrChange w:id="2080" w:author="Steve Maas" w:date="2014-04-21T10:20:00Z">
              <w:tcPr>
                <w:tcW w:w="1668" w:type="dxa"/>
              </w:tcPr>
            </w:tcPrChange>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Change w:id="2081" w:author="Steve Maas" w:date="2014-04-21T10:20:00Z">
              <w:tcPr>
                <w:tcW w:w="6848" w:type="dxa"/>
              </w:tcPr>
            </w:tcPrChange>
          </w:tcPr>
          <w:p w14:paraId="1A55077D" w14:textId="77777777" w:rsidR="0058106C" w:rsidRPr="005F4027" w:rsidRDefault="0058106C" w:rsidP="00B2391B">
            <w:r w:rsidRPr="005F4027">
              <w:t>Mooney-Rivlin coefficient 1</w:t>
            </w:r>
          </w:p>
        </w:tc>
        <w:tc>
          <w:tcPr>
            <w:tcW w:w="648" w:type="dxa"/>
            <w:tcPrChange w:id="2082" w:author="Steve Maas" w:date="2014-04-21T10:20:00Z">
              <w:tcPr>
                <w:tcW w:w="6848" w:type="dxa"/>
              </w:tcPr>
            </w:tcPrChange>
          </w:tcPr>
          <w:p w14:paraId="1B681E31" w14:textId="7EEB1F95" w:rsidR="0058106C" w:rsidRPr="005F4027" w:rsidRDefault="0058106C" w:rsidP="00B2391B">
            <w:pPr>
              <w:rPr>
                <w:ins w:id="2083" w:author="Steve Maas" w:date="2014-04-21T10:20:00Z"/>
              </w:rPr>
            </w:pPr>
            <w:ins w:id="2084" w:author="Steve Maas" w:date="2014-04-21T10:20:00Z">
              <w:r>
                <w:t>[</w:t>
              </w:r>
              <w:r>
                <w:rPr>
                  <w:b/>
                </w:rPr>
                <w:t>P</w:t>
              </w:r>
              <w:r>
                <w:t>]</w:t>
              </w:r>
            </w:ins>
          </w:p>
        </w:tc>
      </w:tr>
      <w:tr w:rsidR="0058106C" w:rsidRPr="005F4027" w14:paraId="11F94D5A" w14:textId="045AFADF" w:rsidTr="0058106C">
        <w:tc>
          <w:tcPr>
            <w:tcW w:w="1663" w:type="dxa"/>
            <w:tcPrChange w:id="2085" w:author="Steve Maas" w:date="2014-04-21T10:20:00Z">
              <w:tcPr>
                <w:tcW w:w="1668" w:type="dxa"/>
              </w:tcPr>
            </w:tcPrChange>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Change w:id="2086" w:author="Steve Maas" w:date="2014-04-21T10:20:00Z">
              <w:tcPr>
                <w:tcW w:w="6848" w:type="dxa"/>
              </w:tcPr>
            </w:tcPrChange>
          </w:tcPr>
          <w:p w14:paraId="60254C9F" w14:textId="77777777" w:rsidR="0058106C" w:rsidRPr="005F4027" w:rsidRDefault="0058106C" w:rsidP="00B2391B">
            <w:r w:rsidRPr="005F4027">
              <w:t>Mooney-Rivlin coefficient 2</w:t>
            </w:r>
          </w:p>
        </w:tc>
        <w:tc>
          <w:tcPr>
            <w:tcW w:w="648" w:type="dxa"/>
            <w:tcPrChange w:id="2087" w:author="Steve Maas" w:date="2014-04-21T10:20:00Z">
              <w:tcPr>
                <w:tcW w:w="6848" w:type="dxa"/>
              </w:tcPr>
            </w:tcPrChange>
          </w:tcPr>
          <w:p w14:paraId="3156F1EA" w14:textId="1D279F20" w:rsidR="0058106C" w:rsidRPr="005F4027" w:rsidRDefault="0058106C" w:rsidP="00B2391B">
            <w:pPr>
              <w:rPr>
                <w:ins w:id="2088" w:author="Steve Maas" w:date="2014-04-21T10:20:00Z"/>
              </w:rPr>
            </w:pPr>
            <w:ins w:id="2089" w:author="Steve Maas" w:date="2014-04-21T10:20:00Z">
              <w:r>
                <w:t>[</w:t>
              </w:r>
              <w:r>
                <w:rPr>
                  <w:b/>
                </w:rPr>
                <w:t>P</w:t>
              </w:r>
              <w:r>
                <w:t>]</w:t>
              </w:r>
            </w:ins>
          </w:p>
        </w:tc>
      </w:tr>
      <w:tr w:rsidR="0058106C" w:rsidRPr="005F4027" w14:paraId="7861A5BE" w14:textId="6F8B5A9F" w:rsidTr="0058106C">
        <w:tc>
          <w:tcPr>
            <w:tcW w:w="1663" w:type="dxa"/>
            <w:tcPrChange w:id="2090" w:author="Steve Maas" w:date="2014-04-21T10:20:00Z">
              <w:tcPr>
                <w:tcW w:w="1668" w:type="dxa"/>
              </w:tcPr>
            </w:tcPrChange>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Change w:id="2091" w:author="Steve Maas" w:date="2014-04-21T10:20:00Z">
              <w:tcPr>
                <w:tcW w:w="6848" w:type="dxa"/>
              </w:tcPr>
            </w:tcPrChange>
          </w:tcPr>
          <w:p w14:paraId="738CB751" w14:textId="77777777" w:rsidR="0058106C" w:rsidRPr="005F4027" w:rsidRDefault="0058106C" w:rsidP="00B2391B">
            <w:r w:rsidRPr="005F4027">
              <w:t>Exponential stress coefficient</w:t>
            </w:r>
          </w:p>
        </w:tc>
        <w:tc>
          <w:tcPr>
            <w:tcW w:w="648" w:type="dxa"/>
            <w:tcPrChange w:id="2092" w:author="Steve Maas" w:date="2014-04-21T10:20:00Z">
              <w:tcPr>
                <w:tcW w:w="6848" w:type="dxa"/>
              </w:tcPr>
            </w:tcPrChange>
          </w:tcPr>
          <w:p w14:paraId="502083F1" w14:textId="14105C2E" w:rsidR="0058106C" w:rsidRPr="005F4027" w:rsidRDefault="0058106C" w:rsidP="00B2391B">
            <w:pPr>
              <w:rPr>
                <w:ins w:id="2093" w:author="Steve Maas" w:date="2014-04-21T10:20:00Z"/>
              </w:rPr>
            </w:pPr>
            <w:ins w:id="2094" w:author="Steve Maas" w:date="2014-04-21T10:20:00Z">
              <w:r>
                <w:t>[</w:t>
              </w:r>
              <w:r>
                <w:rPr>
                  <w:b/>
                </w:rPr>
                <w:t>P</w:t>
              </w:r>
              <w:r>
                <w:t>]</w:t>
              </w:r>
            </w:ins>
          </w:p>
        </w:tc>
      </w:tr>
      <w:tr w:rsidR="0058106C" w:rsidRPr="005F4027" w14:paraId="780ABFE0" w14:textId="0A7289E6" w:rsidTr="0058106C">
        <w:tc>
          <w:tcPr>
            <w:tcW w:w="1663" w:type="dxa"/>
            <w:tcPrChange w:id="2095" w:author="Steve Maas" w:date="2014-04-21T10:20:00Z">
              <w:tcPr>
                <w:tcW w:w="1668" w:type="dxa"/>
              </w:tcPr>
            </w:tcPrChange>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Change w:id="2096" w:author="Steve Maas" w:date="2014-04-21T10:20:00Z">
              <w:tcPr>
                <w:tcW w:w="6848" w:type="dxa"/>
              </w:tcPr>
            </w:tcPrChange>
          </w:tcPr>
          <w:p w14:paraId="57D741F9" w14:textId="77777777" w:rsidR="0058106C" w:rsidRPr="005F4027" w:rsidRDefault="0058106C" w:rsidP="00B2391B">
            <w:r w:rsidRPr="005F4027">
              <w:t xml:space="preserve">Fiber </w:t>
            </w:r>
            <w:r>
              <w:t>uncri</w:t>
            </w:r>
            <w:r w:rsidRPr="005F4027">
              <w:t>mping coefficient</w:t>
            </w:r>
          </w:p>
        </w:tc>
        <w:tc>
          <w:tcPr>
            <w:tcW w:w="648" w:type="dxa"/>
            <w:tcPrChange w:id="2097" w:author="Steve Maas" w:date="2014-04-21T10:20:00Z">
              <w:tcPr>
                <w:tcW w:w="6848" w:type="dxa"/>
              </w:tcPr>
            </w:tcPrChange>
          </w:tcPr>
          <w:p w14:paraId="6720EBC2" w14:textId="52AD041C" w:rsidR="0058106C" w:rsidRPr="005F4027" w:rsidRDefault="0058106C" w:rsidP="00B2391B">
            <w:pPr>
              <w:rPr>
                <w:ins w:id="2098" w:author="Steve Maas" w:date="2014-04-21T10:20:00Z"/>
              </w:rPr>
            </w:pPr>
            <w:ins w:id="2099" w:author="Steve Maas" w:date="2014-04-21T10:20:00Z">
              <w:r>
                <w:t>[ ]</w:t>
              </w:r>
            </w:ins>
          </w:p>
        </w:tc>
      </w:tr>
      <w:tr w:rsidR="0058106C" w:rsidRPr="005F4027" w14:paraId="273A5BE2" w14:textId="75015BF2" w:rsidTr="0058106C">
        <w:tc>
          <w:tcPr>
            <w:tcW w:w="1663" w:type="dxa"/>
            <w:tcPrChange w:id="2100" w:author="Steve Maas" w:date="2014-04-21T10:20:00Z">
              <w:tcPr>
                <w:tcW w:w="1668" w:type="dxa"/>
              </w:tcPr>
            </w:tcPrChange>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Change w:id="2101" w:author="Steve Maas" w:date="2014-04-21T10:20:00Z">
              <w:tcPr>
                <w:tcW w:w="6848" w:type="dxa"/>
              </w:tcPr>
            </w:tcPrChange>
          </w:tcPr>
          <w:p w14:paraId="13E73073" w14:textId="77777777" w:rsidR="0058106C" w:rsidRPr="005F4027" w:rsidRDefault="0058106C" w:rsidP="00B2391B">
            <w:r w:rsidRPr="005F4027">
              <w:t>Modulus of straightened fibers</w:t>
            </w:r>
          </w:p>
        </w:tc>
        <w:tc>
          <w:tcPr>
            <w:tcW w:w="648" w:type="dxa"/>
            <w:tcPrChange w:id="2102" w:author="Steve Maas" w:date="2014-04-21T10:20:00Z">
              <w:tcPr>
                <w:tcW w:w="6848" w:type="dxa"/>
              </w:tcPr>
            </w:tcPrChange>
          </w:tcPr>
          <w:p w14:paraId="50315763" w14:textId="5283973D" w:rsidR="0058106C" w:rsidRPr="005F4027" w:rsidRDefault="0058106C" w:rsidP="00B2391B">
            <w:pPr>
              <w:rPr>
                <w:ins w:id="2103" w:author="Steve Maas" w:date="2014-04-21T10:20:00Z"/>
              </w:rPr>
            </w:pPr>
            <w:ins w:id="2104" w:author="Steve Maas" w:date="2014-04-21T10:20:00Z">
              <w:r>
                <w:t>[</w:t>
              </w:r>
              <w:r>
                <w:rPr>
                  <w:b/>
                </w:rPr>
                <w:t>P</w:t>
              </w:r>
              <w:r>
                <w:t>]</w:t>
              </w:r>
            </w:ins>
          </w:p>
        </w:tc>
      </w:tr>
      <w:tr w:rsidR="0058106C" w:rsidRPr="005F4027" w14:paraId="2EE4C6BF" w14:textId="0FF25034" w:rsidTr="0058106C">
        <w:tc>
          <w:tcPr>
            <w:tcW w:w="1663" w:type="dxa"/>
            <w:tcPrChange w:id="2105" w:author="Steve Maas" w:date="2014-04-21T10:20:00Z">
              <w:tcPr>
                <w:tcW w:w="1668" w:type="dxa"/>
              </w:tcPr>
            </w:tcPrChange>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Change w:id="2106" w:author="Steve Maas" w:date="2014-04-21T10:20:00Z">
              <w:tcPr>
                <w:tcW w:w="6848" w:type="dxa"/>
              </w:tcPr>
            </w:tcPrChange>
          </w:tcPr>
          <w:p w14:paraId="2F1AB6D5" w14:textId="77777777" w:rsidR="0058106C" w:rsidRPr="005F4027" w:rsidRDefault="0058106C" w:rsidP="00B2391B">
            <w:r w:rsidRPr="005F4027">
              <w:t>Bulk modulus</w:t>
            </w:r>
          </w:p>
        </w:tc>
        <w:tc>
          <w:tcPr>
            <w:tcW w:w="648" w:type="dxa"/>
            <w:tcPrChange w:id="2107" w:author="Steve Maas" w:date="2014-04-21T10:20:00Z">
              <w:tcPr>
                <w:tcW w:w="6848" w:type="dxa"/>
              </w:tcPr>
            </w:tcPrChange>
          </w:tcPr>
          <w:p w14:paraId="5DFB8932" w14:textId="1D4DDCAC" w:rsidR="0058106C" w:rsidRPr="005F4027" w:rsidRDefault="0058106C" w:rsidP="00B2391B">
            <w:pPr>
              <w:rPr>
                <w:ins w:id="2108" w:author="Steve Maas" w:date="2014-04-21T10:20:00Z"/>
              </w:rPr>
            </w:pPr>
            <w:ins w:id="2109" w:author="Steve Maas" w:date="2014-04-21T10:20:00Z">
              <w:r>
                <w:t>[</w:t>
              </w:r>
              <w:r>
                <w:rPr>
                  <w:b/>
                </w:rPr>
                <w:t>P</w:t>
              </w:r>
              <w:r>
                <w:t>]</w:t>
              </w:r>
            </w:ins>
          </w:p>
        </w:tc>
      </w:tr>
      <w:tr w:rsidR="0058106C" w:rsidRPr="005F4027" w14:paraId="140A5EA5" w14:textId="15CB26BF" w:rsidTr="0058106C">
        <w:tc>
          <w:tcPr>
            <w:tcW w:w="1663" w:type="dxa"/>
            <w:tcPrChange w:id="2110" w:author="Steve Maas" w:date="2014-04-21T10:20:00Z">
              <w:tcPr>
                <w:tcW w:w="1668" w:type="dxa"/>
              </w:tcPr>
            </w:tcPrChange>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Change w:id="2111" w:author="Steve Maas" w:date="2014-04-21T10:20:00Z">
              <w:tcPr>
                <w:tcW w:w="6848" w:type="dxa"/>
              </w:tcPr>
            </w:tcPrChange>
          </w:tcPr>
          <w:p w14:paraId="118E1D65" w14:textId="77777777" w:rsidR="0058106C" w:rsidRPr="005F4027" w:rsidRDefault="0058106C" w:rsidP="00B2391B">
            <w:r w:rsidRPr="005F4027">
              <w:t>Fiber stretch for straightened fibers</w:t>
            </w:r>
          </w:p>
        </w:tc>
        <w:tc>
          <w:tcPr>
            <w:tcW w:w="648" w:type="dxa"/>
            <w:tcPrChange w:id="2112" w:author="Steve Maas" w:date="2014-04-21T10:20:00Z">
              <w:tcPr>
                <w:tcW w:w="6848" w:type="dxa"/>
              </w:tcPr>
            </w:tcPrChange>
          </w:tcPr>
          <w:p w14:paraId="2D9A3039" w14:textId="4F178056" w:rsidR="0058106C" w:rsidRPr="005F4027" w:rsidRDefault="0058106C" w:rsidP="00B2391B">
            <w:pPr>
              <w:rPr>
                <w:ins w:id="2113" w:author="Steve Maas" w:date="2014-04-21T10:20:00Z"/>
              </w:rPr>
            </w:pPr>
            <w:ins w:id="2114" w:author="Steve Maas" w:date="2014-04-21T10:20:00Z">
              <w:r>
                <w:t>[ ]</w:t>
              </w:r>
            </w:ins>
          </w:p>
        </w:tc>
      </w:tr>
      <w:tr w:rsidR="0058106C" w:rsidRPr="005F4027" w14:paraId="32157E06" w14:textId="0F38D573" w:rsidTr="0058106C">
        <w:tc>
          <w:tcPr>
            <w:tcW w:w="1663" w:type="dxa"/>
            <w:tcPrChange w:id="2115" w:author="Steve Maas" w:date="2014-04-21T10:20:00Z">
              <w:tcPr>
                <w:tcW w:w="1668" w:type="dxa"/>
              </w:tcPr>
            </w:tcPrChange>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Change w:id="2116" w:author="Steve Maas" w:date="2014-04-21T10:20:00Z">
              <w:tcPr>
                <w:tcW w:w="6848" w:type="dxa"/>
              </w:tcPr>
            </w:tcPrChange>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Change w:id="2117" w:author="Steve Maas" w:date="2014-04-21T10:20:00Z">
              <w:tcPr>
                <w:tcW w:w="6848" w:type="dxa"/>
              </w:tcPr>
            </w:tcPrChange>
          </w:tcPr>
          <w:p w14:paraId="12614EFB" w14:textId="53A33284" w:rsidR="0058106C" w:rsidRPr="005F4027" w:rsidRDefault="0058106C" w:rsidP="00B2391B">
            <w:pPr>
              <w:rPr>
                <w:ins w:id="2118" w:author="Steve Maas" w:date="2014-04-21T10:20:00Z"/>
              </w:rPr>
            </w:pPr>
            <w:ins w:id="2119" w:author="Steve Maas" w:date="2014-04-21T10:20:00Z">
              <w:r>
                <w:t>[rad]</w:t>
              </w:r>
            </w:ins>
          </w:p>
        </w:tc>
      </w:tr>
      <w:tr w:rsidR="0058106C" w:rsidRPr="005F4027" w14:paraId="65EF0270" w14:textId="3A1FC17C" w:rsidTr="0058106C">
        <w:tc>
          <w:tcPr>
            <w:tcW w:w="1663" w:type="dxa"/>
            <w:tcPrChange w:id="2120" w:author="Steve Maas" w:date="2014-04-21T10:20:00Z">
              <w:tcPr>
                <w:tcW w:w="1668" w:type="dxa"/>
              </w:tcPr>
            </w:tcPrChange>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Change w:id="2121" w:author="Steve Maas" w:date="2014-04-21T10:20:00Z">
              <w:tcPr>
                <w:tcW w:w="6848" w:type="dxa"/>
              </w:tcPr>
            </w:tcPrChange>
          </w:tcPr>
          <w:p w14:paraId="2847CF78" w14:textId="77777777" w:rsidR="0058106C" w:rsidRPr="005F4027" w:rsidRDefault="0058106C" w:rsidP="00B2391B">
            <w:r w:rsidRPr="005F4027">
              <w:t xml:space="preserve">Fiber concentration factor </w:t>
            </w:r>
          </w:p>
        </w:tc>
        <w:tc>
          <w:tcPr>
            <w:tcW w:w="648" w:type="dxa"/>
            <w:tcPrChange w:id="2122" w:author="Steve Maas" w:date="2014-04-21T10:20:00Z">
              <w:tcPr>
                <w:tcW w:w="6848" w:type="dxa"/>
              </w:tcPr>
            </w:tcPrChange>
          </w:tcPr>
          <w:p w14:paraId="6F4E84C4" w14:textId="36D5D289" w:rsidR="0058106C" w:rsidRPr="005F4027" w:rsidRDefault="0058106C" w:rsidP="00B2391B">
            <w:pPr>
              <w:rPr>
                <w:ins w:id="2123" w:author="Steve Maas" w:date="2014-04-21T10:20:00Z"/>
              </w:rPr>
            </w:pPr>
            <w:ins w:id="2124" w:author="Steve Maas" w:date="2014-04-21T10:20:00Z">
              <w:r>
                <w:t>[ ]</w:t>
              </w:r>
            </w:ins>
          </w:p>
        </w:tc>
      </w:tr>
      <w:tr w:rsidR="0058106C" w:rsidRPr="005F4027" w14:paraId="32130D8C" w14:textId="3248416C" w:rsidTr="0058106C">
        <w:tc>
          <w:tcPr>
            <w:tcW w:w="1663" w:type="dxa"/>
            <w:tcPrChange w:id="2125" w:author="Steve Maas" w:date="2014-04-21T10:20:00Z">
              <w:tcPr>
                <w:tcW w:w="1668" w:type="dxa"/>
              </w:tcPr>
            </w:tcPrChange>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Change w:id="2126" w:author="Steve Maas" w:date="2014-04-21T10:20:00Z">
              <w:tcPr>
                <w:tcW w:w="6848" w:type="dxa"/>
              </w:tcPr>
            </w:tcPrChange>
          </w:tcPr>
          <w:p w14:paraId="578C07C6" w14:textId="77777777" w:rsidR="0058106C" w:rsidRPr="005F4027" w:rsidRDefault="0058106C" w:rsidP="00B2391B">
            <w:r w:rsidRPr="005F4027">
              <w:t>Choice of von Mises distribution</w:t>
            </w:r>
          </w:p>
        </w:tc>
        <w:tc>
          <w:tcPr>
            <w:tcW w:w="648" w:type="dxa"/>
            <w:tcPrChange w:id="2127" w:author="Steve Maas" w:date="2014-04-21T10:20:00Z">
              <w:tcPr>
                <w:tcW w:w="6848" w:type="dxa"/>
              </w:tcPr>
            </w:tcPrChange>
          </w:tcPr>
          <w:p w14:paraId="1902AD92" w14:textId="77777777" w:rsidR="0058106C" w:rsidRPr="005F4027" w:rsidRDefault="0058106C" w:rsidP="00B2391B">
            <w:pPr>
              <w:rPr>
                <w:ins w:id="2128" w:author="Steve Maas" w:date="2014-04-21T10:20:00Z"/>
              </w:rPr>
            </w:pPr>
          </w:p>
        </w:tc>
      </w:tr>
      <w:tr w:rsidR="0058106C" w:rsidRPr="00AB55EE" w14:paraId="3633FEBB" w14:textId="16C96BA5" w:rsidTr="0058106C">
        <w:tc>
          <w:tcPr>
            <w:tcW w:w="1663" w:type="dxa"/>
            <w:tcPrChange w:id="2129" w:author="Steve Maas" w:date="2014-04-21T10:20:00Z">
              <w:tcPr>
                <w:tcW w:w="1668" w:type="dxa"/>
              </w:tcPr>
            </w:tcPrChange>
          </w:tcPr>
          <w:p w14:paraId="1FFB8CCD" w14:textId="77777777" w:rsidR="0058106C" w:rsidRPr="00DA1B54" w:rsidRDefault="0058106C" w:rsidP="00B2391B">
            <w:pPr>
              <w:rPr>
                <w:rFonts w:ascii="Courier New" w:hAnsi="Courier New" w:cs="Courier New"/>
              </w:rPr>
            </w:pPr>
          </w:p>
        </w:tc>
        <w:tc>
          <w:tcPr>
            <w:tcW w:w="7265" w:type="dxa"/>
            <w:tcPrChange w:id="2130" w:author="Steve Maas" w:date="2014-04-21T10:20:00Z">
              <w:tcPr>
                <w:tcW w:w="6848" w:type="dxa"/>
              </w:tcPr>
            </w:tcPrChange>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Change w:id="2131" w:author="Steve Maas" w:date="2014-04-21T10:20:00Z">
              <w:tcPr>
                <w:tcW w:w="6848" w:type="dxa"/>
              </w:tcPr>
            </w:tcPrChange>
          </w:tcPr>
          <w:p w14:paraId="483355DC" w14:textId="77777777" w:rsidR="0058106C" w:rsidRPr="00AB55EE" w:rsidRDefault="0058106C" w:rsidP="00B2391B">
            <w:pPr>
              <w:rPr>
                <w:ins w:id="2132" w:author="Steve Maas" w:date="2014-04-21T10:20:00Z"/>
                <w:lang w:val="fr-FR"/>
              </w:rPr>
            </w:pPr>
          </w:p>
        </w:tc>
      </w:tr>
      <w:tr w:rsidR="0058106C" w:rsidRPr="005F4027" w14:paraId="132C74D8" w14:textId="7471A63F" w:rsidTr="0058106C">
        <w:tc>
          <w:tcPr>
            <w:tcW w:w="1663" w:type="dxa"/>
            <w:tcPrChange w:id="2133" w:author="Steve Maas" w:date="2014-04-21T10:20:00Z">
              <w:tcPr>
                <w:tcW w:w="1668" w:type="dxa"/>
              </w:tcPr>
            </w:tcPrChange>
          </w:tcPr>
          <w:p w14:paraId="03C015AB" w14:textId="77777777" w:rsidR="0058106C" w:rsidRPr="00AB55EE" w:rsidRDefault="0058106C" w:rsidP="00B2391B">
            <w:pPr>
              <w:rPr>
                <w:rFonts w:ascii="Courier New" w:hAnsi="Courier New" w:cs="Courier New"/>
                <w:lang w:val="fr-FR"/>
              </w:rPr>
            </w:pPr>
          </w:p>
        </w:tc>
        <w:tc>
          <w:tcPr>
            <w:tcW w:w="7265" w:type="dxa"/>
            <w:tcPrChange w:id="2134" w:author="Steve Maas" w:date="2014-04-21T10:20:00Z">
              <w:tcPr>
                <w:tcW w:w="6848" w:type="dxa"/>
              </w:tcPr>
            </w:tcPrChange>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Change w:id="2135" w:author="Steve Maas" w:date="2014-04-21T10:20:00Z">
              <w:tcPr>
                <w:tcW w:w="6848" w:type="dxa"/>
              </w:tcPr>
            </w:tcPrChange>
          </w:tcPr>
          <w:p w14:paraId="4703AA1C" w14:textId="77777777" w:rsidR="0058106C" w:rsidRPr="005F4027" w:rsidRDefault="0058106C" w:rsidP="00B2391B">
            <w:pPr>
              <w:rPr>
                <w:ins w:id="2136" w:author="Steve Maas" w:date="2014-04-21T10:20:00Z"/>
              </w:rPr>
            </w:pPr>
          </w:p>
        </w:tc>
      </w:tr>
      <w:tr w:rsidR="0058106C" w:rsidRPr="005F4027" w14:paraId="16AE246D" w14:textId="72A1CB50" w:rsidTr="0058106C">
        <w:tc>
          <w:tcPr>
            <w:tcW w:w="1663" w:type="dxa"/>
            <w:tcPrChange w:id="2137" w:author="Steve Maas" w:date="2014-04-21T10:20:00Z">
              <w:tcPr>
                <w:tcW w:w="1668" w:type="dxa"/>
              </w:tcPr>
            </w:tcPrChange>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Change w:id="2138" w:author="Steve Maas" w:date="2014-04-21T10:20:00Z">
              <w:tcPr>
                <w:tcW w:w="6848" w:type="dxa"/>
              </w:tcPr>
            </w:tcPrChange>
          </w:tcPr>
          <w:p w14:paraId="1A10EF04" w14:textId="77777777" w:rsidR="0058106C" w:rsidRPr="005F4027" w:rsidRDefault="0058106C" w:rsidP="00B2391B">
            <w:r w:rsidRPr="005F4027">
              <w:t xml:space="preserve">Exponent </w:t>
            </w:r>
            <w:r>
              <w:t>(only for vmc = 2)</w:t>
            </w:r>
          </w:p>
        </w:tc>
        <w:tc>
          <w:tcPr>
            <w:tcW w:w="648" w:type="dxa"/>
            <w:tcPrChange w:id="2139" w:author="Steve Maas" w:date="2014-04-21T10:20:00Z">
              <w:tcPr>
                <w:tcW w:w="6848" w:type="dxa"/>
              </w:tcPr>
            </w:tcPrChange>
          </w:tcPr>
          <w:p w14:paraId="44019F6B" w14:textId="77777777" w:rsidR="0058106C" w:rsidRPr="005F4027" w:rsidRDefault="0058106C" w:rsidP="00B2391B">
            <w:pPr>
              <w:rPr>
                <w:ins w:id="2140" w:author="Steve Maas" w:date="2014-04-21T10:20:00Z"/>
              </w:rPr>
            </w:pPr>
          </w:p>
        </w:tc>
      </w:tr>
      <w:tr w:rsidR="0058106C" w:rsidRPr="005F4027" w14:paraId="0F92976B" w14:textId="0D4DA052" w:rsidTr="0058106C">
        <w:tc>
          <w:tcPr>
            <w:tcW w:w="1663" w:type="dxa"/>
            <w:tcPrChange w:id="2141" w:author="Steve Maas" w:date="2014-04-21T10:20:00Z">
              <w:tcPr>
                <w:tcW w:w="1668" w:type="dxa"/>
              </w:tcPr>
            </w:tcPrChange>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Change w:id="2142" w:author="Steve Maas" w:date="2014-04-21T10:20:00Z">
              <w:tcPr>
                <w:tcW w:w="6848" w:type="dxa"/>
              </w:tcPr>
            </w:tcPrChange>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Change w:id="2143" w:author="Steve Maas" w:date="2014-04-21T10:20:00Z">
              <w:tcPr>
                <w:tcW w:w="6848" w:type="dxa"/>
              </w:tcPr>
            </w:tcPrChange>
          </w:tcPr>
          <w:p w14:paraId="760C1219" w14:textId="77777777" w:rsidR="0058106C" w:rsidRPr="005F4027" w:rsidRDefault="0058106C" w:rsidP="00B2391B">
            <w:pPr>
              <w:rPr>
                <w:ins w:id="2144" w:author="Steve Maas" w:date="2014-04-21T10:20:00Z"/>
              </w:rPr>
            </w:pPr>
          </w:p>
        </w:tc>
      </w:tr>
      <w:tr w:rsidR="0058106C" w:rsidRPr="005F4027" w14:paraId="77BB080D" w14:textId="481F3EA5" w:rsidTr="0058106C">
        <w:tc>
          <w:tcPr>
            <w:tcW w:w="1663" w:type="dxa"/>
            <w:tcPrChange w:id="2145" w:author="Steve Maas" w:date="2014-04-21T10:20:00Z">
              <w:tcPr>
                <w:tcW w:w="1668" w:type="dxa"/>
              </w:tcPr>
            </w:tcPrChange>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Change w:id="2146" w:author="Steve Maas" w:date="2014-04-21T10:20:00Z">
              <w:tcPr>
                <w:tcW w:w="6848" w:type="dxa"/>
              </w:tcPr>
            </w:tcPrChange>
          </w:tcPr>
          <w:p w14:paraId="55BE11BB" w14:textId="77777777" w:rsidR="0058106C" w:rsidRPr="005F4027" w:rsidRDefault="0058106C" w:rsidP="00B2391B">
            <w:r>
              <w:t>Reference frame of the plane of the fibers</w:t>
            </w:r>
          </w:p>
        </w:tc>
        <w:tc>
          <w:tcPr>
            <w:tcW w:w="648" w:type="dxa"/>
            <w:tcPrChange w:id="2147" w:author="Steve Maas" w:date="2014-04-21T10:20:00Z">
              <w:tcPr>
                <w:tcW w:w="6848" w:type="dxa"/>
              </w:tcPr>
            </w:tcPrChange>
          </w:tcPr>
          <w:p w14:paraId="71B319A1" w14:textId="77777777" w:rsidR="0058106C" w:rsidRDefault="0058106C" w:rsidP="00B2391B">
            <w:pPr>
              <w:rPr>
                <w:ins w:id="2148" w:author="Steve Maas" w:date="2014-04-21T10:20:00Z"/>
              </w:rPr>
            </w:pP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60295304"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60295305"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60295306"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60295307"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60295308"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149" w:name="_Ref162411714"/>
      <w:bookmarkStart w:id="2150" w:name="_Ref162412566"/>
      <w:bookmarkStart w:id="2151" w:name="_Toc385498492"/>
      <w:r>
        <w:lastRenderedPageBreak/>
        <w:t>Compressible Materials</w:t>
      </w:r>
      <w:bookmarkEnd w:id="2149"/>
      <w:bookmarkEnd w:id="2150"/>
      <w:bookmarkEnd w:id="2151"/>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2152"/>
      <w:r w:rsidR="008B53FE">
        <w:t>locking</w:t>
      </w:r>
      <w:commentRangeEnd w:id="2152"/>
      <w:r w:rsidR="001D2633">
        <w:rPr>
          <w:rStyle w:val="CommentReference"/>
        </w:rPr>
        <w:commentReference w:id="2152"/>
      </w:r>
      <w:r w:rsidR="008B53FE">
        <w:t>.</w:t>
      </w:r>
    </w:p>
    <w:p w14:paraId="6F7D1E7E" w14:textId="7B8098D6" w:rsidR="00183AC8" w:rsidRDefault="00183AC8" w:rsidP="00183AC8">
      <w:pPr>
        <w:pStyle w:val="Heading4"/>
      </w:pPr>
      <w:bookmarkStart w:id="2153" w:name="_Toc385498493"/>
      <w:r>
        <w:t>Carter-Hayes</w:t>
      </w:r>
      <w:bookmarkEnd w:id="2153"/>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54" w:author="Gerard Ateshian" w:date="2014-04-17T20:5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525"/>
        <w:gridCol w:w="910"/>
        <w:tblGridChange w:id="2155">
          <w:tblGrid>
            <w:gridCol w:w="1141"/>
            <w:gridCol w:w="8435"/>
            <w:gridCol w:w="8435"/>
          </w:tblGrid>
        </w:tblGridChange>
      </w:tblGrid>
      <w:tr w:rsidR="00C7478A" w14:paraId="06AC3F3B" w14:textId="2654C58A" w:rsidTr="00C7478A">
        <w:tc>
          <w:tcPr>
            <w:tcW w:w="0" w:type="auto"/>
            <w:shd w:val="clear" w:color="auto" w:fill="auto"/>
            <w:tcPrChange w:id="2156" w:author="Gerard Ateshian" w:date="2014-04-17T20:53:00Z">
              <w:tcPr>
                <w:tcW w:w="828" w:type="dxa"/>
                <w:shd w:val="clear" w:color="auto" w:fill="auto"/>
              </w:tcPr>
            </w:tcPrChange>
          </w:tcPr>
          <w:p w14:paraId="29012BF7" w14:textId="29B77143" w:rsidR="00C7478A" w:rsidRDefault="00C7478A" w:rsidP="00332104">
            <w:pPr>
              <w:pStyle w:val="code"/>
            </w:pPr>
            <w:r>
              <w:t>&lt;E0&gt;</w:t>
            </w:r>
          </w:p>
        </w:tc>
        <w:tc>
          <w:tcPr>
            <w:tcW w:w="0" w:type="auto"/>
            <w:shd w:val="clear" w:color="auto" w:fill="auto"/>
            <w:tcPrChange w:id="2157" w:author="Gerard Ateshian" w:date="2014-04-17T20:53:00Z">
              <w:tcPr>
                <w:tcW w:w="8748" w:type="dxa"/>
                <w:shd w:val="clear" w:color="auto" w:fill="auto"/>
              </w:tcPr>
            </w:tcPrChange>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60295309" r:id="rId442"/>
              </w:object>
            </w:r>
            <w:r>
              <w:t xml:space="preserve"> </w:t>
            </w:r>
          </w:p>
        </w:tc>
        <w:tc>
          <w:tcPr>
            <w:tcW w:w="0" w:type="auto"/>
            <w:tcPrChange w:id="2158" w:author="Gerard Ateshian" w:date="2014-04-17T20:53:00Z">
              <w:tcPr>
                <w:tcW w:w="8435" w:type="dxa"/>
              </w:tcPr>
            </w:tcPrChange>
          </w:tcPr>
          <w:p w14:paraId="1D2B02F2" w14:textId="13038A7D" w:rsidR="00C7478A" w:rsidRDefault="00C7478A" w:rsidP="00AF2221">
            <w:pPr>
              <w:rPr>
                <w:ins w:id="2159" w:author="Gerard Ateshian" w:date="2014-04-17T20:52:00Z"/>
              </w:rPr>
            </w:pPr>
            <w:ins w:id="2160" w:author="Gerard Ateshian" w:date="2014-04-17T20:52:00Z">
              <w:r>
                <w:t>[</w:t>
              </w:r>
              <w:r>
                <w:rPr>
                  <w:b/>
                </w:rPr>
                <w:t>P</w:t>
              </w:r>
              <w:r>
                <w:t>]</w:t>
              </w:r>
            </w:ins>
          </w:p>
        </w:tc>
      </w:tr>
      <w:tr w:rsidR="00C7478A" w14:paraId="3FF572EA" w14:textId="161CC027" w:rsidTr="00C7478A">
        <w:tc>
          <w:tcPr>
            <w:tcW w:w="0" w:type="auto"/>
            <w:shd w:val="clear" w:color="auto" w:fill="auto"/>
            <w:tcPrChange w:id="2161" w:author="Gerard Ateshian" w:date="2014-04-17T20:53:00Z">
              <w:tcPr>
                <w:tcW w:w="828" w:type="dxa"/>
                <w:shd w:val="clear" w:color="auto" w:fill="auto"/>
              </w:tcPr>
            </w:tcPrChange>
          </w:tcPr>
          <w:p w14:paraId="1B68BB88" w14:textId="4646517A" w:rsidR="00C7478A" w:rsidRDefault="00C7478A" w:rsidP="00332104">
            <w:pPr>
              <w:pStyle w:val="code"/>
            </w:pPr>
            <w:r>
              <w:t>&lt;rho0&gt;</w:t>
            </w:r>
          </w:p>
        </w:tc>
        <w:tc>
          <w:tcPr>
            <w:tcW w:w="0" w:type="auto"/>
            <w:shd w:val="clear" w:color="auto" w:fill="auto"/>
            <w:tcPrChange w:id="2162" w:author="Gerard Ateshian" w:date="2014-04-17T20:53:00Z">
              <w:tcPr>
                <w:tcW w:w="8748" w:type="dxa"/>
                <w:shd w:val="clear" w:color="auto" w:fill="auto"/>
              </w:tcPr>
            </w:tcPrChange>
          </w:tcPr>
          <w:p w14:paraId="1BEF21EE" w14:textId="09FB1F8F" w:rsidR="00C7478A" w:rsidRDefault="00C7478A" w:rsidP="00AF2221">
            <w:r>
              <w:t xml:space="preserve">reference density </w:t>
            </w:r>
            <w:r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60295310" r:id="rId444"/>
              </w:object>
            </w:r>
            <w:r>
              <w:t xml:space="preserve"> </w:t>
            </w:r>
          </w:p>
        </w:tc>
        <w:tc>
          <w:tcPr>
            <w:tcW w:w="0" w:type="auto"/>
            <w:tcPrChange w:id="2163" w:author="Gerard Ateshian" w:date="2014-04-17T20:53:00Z">
              <w:tcPr>
                <w:tcW w:w="8435" w:type="dxa"/>
              </w:tcPr>
            </w:tcPrChange>
          </w:tcPr>
          <w:p w14:paraId="68046185" w14:textId="09E4AC2A" w:rsidR="00C7478A" w:rsidRDefault="00C7478A" w:rsidP="00AF2221">
            <w:pPr>
              <w:rPr>
                <w:ins w:id="2164" w:author="Gerard Ateshian" w:date="2014-04-17T20:52:00Z"/>
              </w:rPr>
            </w:pPr>
            <w:ins w:id="2165" w:author="Gerard Ateshian" w:date="2014-04-17T20:52:00Z">
              <w:r>
                <w:t>[</w:t>
              </w:r>
              <w:r w:rsidRPr="00C7478A">
                <w:rPr>
                  <w:b/>
                  <w:rPrChange w:id="2166" w:author="Gerard Ateshian" w:date="2014-04-17T20:53:00Z">
                    <w:rPr/>
                  </w:rPrChange>
                </w:rPr>
                <w:t>M</w:t>
              </w:r>
              <w:r>
                <w:t>/</w:t>
              </w:r>
              <w:r w:rsidRPr="00C7478A">
                <w:rPr>
                  <w:b/>
                  <w:rPrChange w:id="2167" w:author="Gerard Ateshian" w:date="2014-04-17T20:53:00Z">
                    <w:rPr/>
                  </w:rPrChange>
                </w:rPr>
                <w:t>L</w:t>
              </w:r>
              <w:r w:rsidRPr="00C7478A">
                <w:rPr>
                  <w:vertAlign w:val="superscript"/>
                  <w:rPrChange w:id="2168" w:author="Gerard Ateshian" w:date="2014-04-17T20:53:00Z">
                    <w:rPr/>
                  </w:rPrChange>
                </w:rPr>
                <w:t>3</w:t>
              </w:r>
              <w:r>
                <w:t>]</w:t>
              </w:r>
            </w:ins>
          </w:p>
        </w:tc>
      </w:tr>
      <w:tr w:rsidR="00C7478A" w14:paraId="7506A29D" w14:textId="0B1E24DB" w:rsidTr="00C7478A">
        <w:tc>
          <w:tcPr>
            <w:tcW w:w="0" w:type="auto"/>
            <w:shd w:val="clear" w:color="auto" w:fill="auto"/>
            <w:tcPrChange w:id="2169" w:author="Gerard Ateshian" w:date="2014-04-17T20:53:00Z">
              <w:tcPr>
                <w:tcW w:w="828" w:type="dxa"/>
                <w:shd w:val="clear" w:color="auto" w:fill="auto"/>
              </w:tcPr>
            </w:tcPrChange>
          </w:tcPr>
          <w:p w14:paraId="264AF061" w14:textId="1A994BA9" w:rsidR="00C7478A" w:rsidRDefault="00C7478A" w:rsidP="00183AC8">
            <w:pPr>
              <w:pStyle w:val="code"/>
            </w:pPr>
            <w:r>
              <w:t>&lt;gamma&gt;</w:t>
            </w:r>
          </w:p>
        </w:tc>
        <w:tc>
          <w:tcPr>
            <w:tcW w:w="0" w:type="auto"/>
            <w:shd w:val="clear" w:color="auto" w:fill="auto"/>
            <w:tcPrChange w:id="2170" w:author="Gerard Ateshian" w:date="2014-04-17T20:53:00Z">
              <w:tcPr>
                <w:tcW w:w="8748" w:type="dxa"/>
                <w:shd w:val="clear" w:color="auto" w:fill="auto"/>
              </w:tcPr>
            </w:tcPrChange>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60295311" r:id="rId446"/>
              </w:object>
            </w:r>
            <w:r>
              <w:t xml:space="preserve"> </w:t>
            </w:r>
          </w:p>
        </w:tc>
        <w:tc>
          <w:tcPr>
            <w:tcW w:w="0" w:type="auto"/>
            <w:tcPrChange w:id="2171" w:author="Gerard Ateshian" w:date="2014-04-17T20:53:00Z">
              <w:tcPr>
                <w:tcW w:w="8435" w:type="dxa"/>
              </w:tcPr>
            </w:tcPrChange>
          </w:tcPr>
          <w:p w14:paraId="1E788A80" w14:textId="24AD7710" w:rsidR="00C7478A" w:rsidRDefault="00C7478A" w:rsidP="00AF2221">
            <w:pPr>
              <w:rPr>
                <w:ins w:id="2172" w:author="Gerard Ateshian" w:date="2014-04-17T20:52:00Z"/>
              </w:rPr>
            </w:pPr>
            <w:ins w:id="2173" w:author="Gerard Ateshian" w:date="2014-04-17T20:53:00Z">
              <w:r>
                <w:t>[ ]</w:t>
              </w:r>
            </w:ins>
          </w:p>
        </w:tc>
      </w:tr>
      <w:tr w:rsidR="00C7478A" w14:paraId="0095626C" w14:textId="11661909" w:rsidTr="00C7478A">
        <w:tc>
          <w:tcPr>
            <w:tcW w:w="0" w:type="auto"/>
            <w:shd w:val="clear" w:color="auto" w:fill="auto"/>
            <w:tcPrChange w:id="2174" w:author="Gerard Ateshian" w:date="2014-04-17T20:53:00Z">
              <w:tcPr>
                <w:tcW w:w="828" w:type="dxa"/>
                <w:shd w:val="clear" w:color="auto" w:fill="auto"/>
              </w:tcPr>
            </w:tcPrChange>
          </w:tcPr>
          <w:p w14:paraId="19027DF2" w14:textId="77777777" w:rsidR="00C7478A" w:rsidRDefault="00C7478A" w:rsidP="00183AC8">
            <w:pPr>
              <w:pStyle w:val="code"/>
            </w:pPr>
            <w:r>
              <w:t>&lt;v&gt;</w:t>
            </w:r>
          </w:p>
        </w:tc>
        <w:tc>
          <w:tcPr>
            <w:tcW w:w="0" w:type="auto"/>
            <w:shd w:val="clear" w:color="auto" w:fill="auto"/>
            <w:tcPrChange w:id="2175" w:author="Gerard Ateshian" w:date="2014-04-17T20:53:00Z">
              <w:tcPr>
                <w:tcW w:w="8748" w:type="dxa"/>
                <w:shd w:val="clear" w:color="auto" w:fill="auto"/>
              </w:tcPr>
            </w:tcPrChange>
          </w:tcPr>
          <w:p w14:paraId="0FA679A5" w14:textId="77783006" w:rsidR="00C7478A" w:rsidRDefault="00C7478A" w:rsidP="00AF2221">
            <w:r>
              <w:t xml:space="preserve">Poisson’s ratio </w:t>
            </w:r>
            <w:r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60295312" r:id="rId448"/>
              </w:object>
            </w:r>
            <w:r>
              <w:t xml:space="preserve"> </w:t>
            </w:r>
          </w:p>
        </w:tc>
        <w:tc>
          <w:tcPr>
            <w:tcW w:w="0" w:type="auto"/>
            <w:tcPrChange w:id="2176" w:author="Gerard Ateshian" w:date="2014-04-17T20:53:00Z">
              <w:tcPr>
                <w:tcW w:w="8435" w:type="dxa"/>
              </w:tcPr>
            </w:tcPrChange>
          </w:tcPr>
          <w:p w14:paraId="14DB1B28" w14:textId="2DBD764F" w:rsidR="00C7478A" w:rsidRDefault="00C7478A" w:rsidP="00AF2221">
            <w:pPr>
              <w:rPr>
                <w:ins w:id="2177" w:author="Gerard Ateshian" w:date="2014-04-17T20:52:00Z"/>
              </w:rPr>
            </w:pPr>
            <w:ins w:id="2178" w:author="Gerard Ateshian" w:date="2014-04-17T20:53:00Z">
              <w:r>
                <w:t>[ ]</w:t>
              </w:r>
            </w:ins>
          </w:p>
        </w:tc>
      </w:tr>
      <w:tr w:rsidR="00C7478A" w14:paraId="48CF58CB" w14:textId="34AD7971" w:rsidTr="00C7478A">
        <w:tc>
          <w:tcPr>
            <w:tcW w:w="0" w:type="auto"/>
            <w:shd w:val="clear" w:color="auto" w:fill="auto"/>
            <w:tcPrChange w:id="2179" w:author="Gerard Ateshian" w:date="2014-04-17T20:53:00Z">
              <w:tcPr>
                <w:tcW w:w="828" w:type="dxa"/>
                <w:shd w:val="clear" w:color="auto" w:fill="auto"/>
              </w:tcPr>
            </w:tcPrChange>
          </w:tcPr>
          <w:p w14:paraId="68D6F949" w14:textId="558E2DA0" w:rsidR="00C7478A" w:rsidRDefault="00C7478A" w:rsidP="00183AC8">
            <w:pPr>
              <w:pStyle w:val="code"/>
            </w:pPr>
            <w:r>
              <w:t>&lt;sbm&gt;</w:t>
            </w:r>
          </w:p>
        </w:tc>
        <w:tc>
          <w:tcPr>
            <w:tcW w:w="0" w:type="auto"/>
            <w:shd w:val="clear" w:color="auto" w:fill="auto"/>
            <w:tcPrChange w:id="2180" w:author="Gerard Ateshian" w:date="2014-04-17T20:53:00Z">
              <w:tcPr>
                <w:tcW w:w="8748" w:type="dxa"/>
                <w:shd w:val="clear" w:color="auto" w:fill="auto"/>
              </w:tcPr>
            </w:tcPrChange>
          </w:tcPr>
          <w:p w14:paraId="1A26426F" w14:textId="6547F6BA" w:rsidR="00C7478A" w:rsidRDefault="00C7478A" w:rsidP="00183AC8">
            <w:r>
              <w:t>index of solid bound molecule</w:t>
            </w:r>
          </w:p>
        </w:tc>
        <w:tc>
          <w:tcPr>
            <w:tcW w:w="0" w:type="auto"/>
            <w:tcPrChange w:id="2181" w:author="Gerard Ateshian" w:date="2014-04-17T20:53:00Z">
              <w:tcPr>
                <w:tcW w:w="8435" w:type="dxa"/>
              </w:tcPr>
            </w:tcPrChange>
          </w:tcPr>
          <w:p w14:paraId="7E18A875" w14:textId="587071D7" w:rsidR="00C7478A" w:rsidRDefault="00C7478A" w:rsidP="00183AC8">
            <w:pPr>
              <w:rPr>
                <w:ins w:id="2182" w:author="Gerard Ateshian" w:date="2014-04-17T20:52:00Z"/>
              </w:rPr>
            </w:pPr>
            <w:ins w:id="2183" w:author="Gerard Ateshian" w:date="2014-04-17T20:53:00Z">
              <w:r>
                <w:t>[ ]</w:t>
              </w:r>
            </w:ins>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60295313"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60295314"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60295315"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60295316"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60295317"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60295318"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184" w:author="Steve Maas" w:date="2014-01-02T13:04:00Z">
        <w:r w:rsidR="00873D59">
          <w:t>3.12.3</w:t>
        </w:r>
      </w:ins>
      <w:del w:id="2185"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60295319"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60295320"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60295321"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186" w:name="_Toc385498494"/>
      <w:r>
        <w:lastRenderedPageBreak/>
        <w:t>Cell Growth</w:t>
      </w:r>
      <w:bookmarkEnd w:id="2186"/>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87"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09"/>
        <w:gridCol w:w="7750"/>
        <w:gridCol w:w="817"/>
        <w:tblGridChange w:id="2188">
          <w:tblGrid>
            <w:gridCol w:w="1548"/>
            <w:gridCol w:w="8028"/>
            <w:gridCol w:w="8028"/>
          </w:tblGrid>
        </w:tblGridChange>
      </w:tblGrid>
      <w:tr w:rsidR="00C7478A" w14:paraId="5D275ED4" w14:textId="5D9ADD3F" w:rsidTr="00C7478A">
        <w:tc>
          <w:tcPr>
            <w:tcW w:w="0" w:type="auto"/>
            <w:shd w:val="clear" w:color="auto" w:fill="auto"/>
            <w:tcPrChange w:id="2189" w:author="Gerard Ateshian" w:date="2014-04-17T20:54:00Z">
              <w:tcPr>
                <w:tcW w:w="1548" w:type="dxa"/>
                <w:shd w:val="clear" w:color="auto" w:fill="auto"/>
              </w:tcPr>
            </w:tcPrChange>
          </w:tcPr>
          <w:p w14:paraId="5CEB1B7F" w14:textId="77777777" w:rsidR="00C7478A" w:rsidRDefault="00C7478A" w:rsidP="00C34F8D">
            <w:pPr>
              <w:pStyle w:val="code"/>
            </w:pPr>
            <w:r>
              <w:t>&lt;phir&gt;</w:t>
            </w:r>
          </w:p>
        </w:tc>
        <w:tc>
          <w:tcPr>
            <w:tcW w:w="0" w:type="auto"/>
            <w:shd w:val="clear" w:color="auto" w:fill="auto"/>
            <w:tcPrChange w:id="2190" w:author="Gerard Ateshian" w:date="2014-04-17T20:54:00Z">
              <w:tcPr>
                <w:tcW w:w="8028" w:type="dxa"/>
                <w:shd w:val="clear" w:color="auto" w:fill="auto"/>
              </w:tcPr>
            </w:tcPrChange>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60295322" r:id="rId468"/>
              </w:object>
            </w:r>
          </w:p>
        </w:tc>
        <w:tc>
          <w:tcPr>
            <w:tcW w:w="0" w:type="auto"/>
            <w:tcPrChange w:id="2191" w:author="Gerard Ateshian" w:date="2014-04-17T20:54:00Z">
              <w:tcPr>
                <w:tcW w:w="8028" w:type="dxa"/>
              </w:tcPr>
            </w:tcPrChange>
          </w:tcPr>
          <w:p w14:paraId="1926A2DD" w14:textId="2BF56510" w:rsidR="00C7478A" w:rsidRDefault="00C7478A" w:rsidP="00AF2221">
            <w:pPr>
              <w:rPr>
                <w:ins w:id="2192" w:author="Gerard Ateshian" w:date="2014-04-17T20:53:00Z"/>
              </w:rPr>
            </w:pPr>
            <w:ins w:id="2193" w:author="Gerard Ateshian" w:date="2014-04-17T20:53:00Z">
              <w:r>
                <w:t>[ ]</w:t>
              </w:r>
            </w:ins>
          </w:p>
        </w:tc>
      </w:tr>
      <w:tr w:rsidR="00C7478A" w14:paraId="083A27B9" w14:textId="7A42BE1D" w:rsidTr="00C7478A">
        <w:tc>
          <w:tcPr>
            <w:tcW w:w="0" w:type="auto"/>
            <w:shd w:val="clear" w:color="auto" w:fill="auto"/>
            <w:tcPrChange w:id="2194" w:author="Gerard Ateshian" w:date="2014-04-17T20:54:00Z">
              <w:tcPr>
                <w:tcW w:w="1548" w:type="dxa"/>
                <w:shd w:val="clear" w:color="auto" w:fill="auto"/>
              </w:tcPr>
            </w:tcPrChange>
          </w:tcPr>
          <w:p w14:paraId="4A6DCE85" w14:textId="77777777" w:rsidR="00C7478A" w:rsidRDefault="00C7478A" w:rsidP="00C34F8D">
            <w:pPr>
              <w:pStyle w:val="code"/>
            </w:pPr>
            <w:r>
              <w:t>&lt;cr&gt;</w:t>
            </w:r>
          </w:p>
        </w:tc>
        <w:tc>
          <w:tcPr>
            <w:tcW w:w="0" w:type="auto"/>
            <w:shd w:val="clear" w:color="auto" w:fill="auto"/>
            <w:tcPrChange w:id="2195" w:author="Gerard Ateshian" w:date="2014-04-17T20:54:00Z">
              <w:tcPr>
                <w:tcW w:w="8028" w:type="dxa"/>
                <w:shd w:val="clear" w:color="auto" w:fill="auto"/>
              </w:tcPr>
            </w:tcPrChange>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60295323" r:id="rId470"/>
              </w:object>
            </w:r>
            <w:r>
              <w:t xml:space="preserve"> </w:t>
            </w:r>
          </w:p>
        </w:tc>
        <w:tc>
          <w:tcPr>
            <w:tcW w:w="0" w:type="auto"/>
            <w:tcPrChange w:id="2196" w:author="Gerard Ateshian" w:date="2014-04-17T20:54:00Z">
              <w:tcPr>
                <w:tcW w:w="8028" w:type="dxa"/>
              </w:tcPr>
            </w:tcPrChange>
          </w:tcPr>
          <w:p w14:paraId="6D8469D3" w14:textId="0032EEB5" w:rsidR="00C7478A" w:rsidRDefault="00C7478A" w:rsidP="00AF2221">
            <w:pPr>
              <w:rPr>
                <w:ins w:id="2197" w:author="Gerard Ateshian" w:date="2014-04-17T20:53:00Z"/>
              </w:rPr>
            </w:pPr>
            <w:ins w:id="2198" w:author="Gerard Ateshian" w:date="2014-04-17T20:53:00Z">
              <w:r>
                <w:t>[</w:t>
              </w:r>
              <w:r w:rsidRPr="00C7478A">
                <w:rPr>
                  <w:b/>
                  <w:rPrChange w:id="2199" w:author="Gerard Ateshian" w:date="2014-04-17T20:53:00Z">
                    <w:rPr/>
                  </w:rPrChange>
                </w:rPr>
                <w:t>n</w:t>
              </w:r>
              <w:r>
                <w:t>/</w:t>
              </w:r>
              <w:r w:rsidRPr="00C7478A">
                <w:rPr>
                  <w:b/>
                  <w:rPrChange w:id="2200" w:author="Gerard Ateshian" w:date="2014-04-17T20:53:00Z">
                    <w:rPr/>
                  </w:rPrChange>
                </w:rPr>
                <w:t>L</w:t>
              </w:r>
              <w:r w:rsidRPr="00C7478A">
                <w:rPr>
                  <w:vertAlign w:val="superscript"/>
                  <w:rPrChange w:id="2201" w:author="Gerard Ateshian" w:date="2014-04-17T20:53:00Z">
                    <w:rPr/>
                  </w:rPrChange>
                </w:rPr>
                <w:t>3</w:t>
              </w:r>
              <w:r>
                <w:t>]</w:t>
              </w:r>
            </w:ins>
          </w:p>
        </w:tc>
      </w:tr>
      <w:tr w:rsidR="00C7478A" w14:paraId="217A9277" w14:textId="0BDCB745" w:rsidTr="00C7478A">
        <w:tc>
          <w:tcPr>
            <w:tcW w:w="0" w:type="auto"/>
            <w:shd w:val="clear" w:color="auto" w:fill="auto"/>
            <w:tcPrChange w:id="2202" w:author="Gerard Ateshian" w:date="2014-04-17T20:54:00Z">
              <w:tcPr>
                <w:tcW w:w="1548" w:type="dxa"/>
                <w:shd w:val="clear" w:color="auto" w:fill="auto"/>
              </w:tcPr>
            </w:tcPrChange>
          </w:tcPr>
          <w:p w14:paraId="3A12962F" w14:textId="77777777" w:rsidR="00C7478A" w:rsidRDefault="00C7478A" w:rsidP="0050318E">
            <w:pPr>
              <w:pStyle w:val="code"/>
            </w:pPr>
            <w:r>
              <w:t>&lt;ce&gt;</w:t>
            </w:r>
          </w:p>
        </w:tc>
        <w:tc>
          <w:tcPr>
            <w:tcW w:w="0" w:type="auto"/>
            <w:shd w:val="clear" w:color="auto" w:fill="auto"/>
            <w:tcPrChange w:id="2203" w:author="Gerard Ateshian" w:date="2014-04-17T20:54:00Z">
              <w:tcPr>
                <w:tcW w:w="8028" w:type="dxa"/>
                <w:shd w:val="clear" w:color="auto" w:fill="auto"/>
              </w:tcPr>
            </w:tcPrChange>
          </w:tcPr>
          <w:p w14:paraId="761868D4" w14:textId="3F78CBA1" w:rsidR="00C7478A" w:rsidRDefault="00C7478A" w:rsidP="00AF2221">
            <w:r>
              <w:t xml:space="preserve">extracellular osmolarity, </w:t>
            </w:r>
            <w:r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60295324" r:id="rId472"/>
              </w:object>
            </w:r>
          </w:p>
        </w:tc>
        <w:tc>
          <w:tcPr>
            <w:tcW w:w="0" w:type="auto"/>
            <w:tcPrChange w:id="2204" w:author="Gerard Ateshian" w:date="2014-04-17T20:54:00Z">
              <w:tcPr>
                <w:tcW w:w="8028" w:type="dxa"/>
              </w:tcPr>
            </w:tcPrChange>
          </w:tcPr>
          <w:p w14:paraId="2D6F9009" w14:textId="7B134FF9" w:rsidR="00C7478A" w:rsidRDefault="00C7478A" w:rsidP="00AF2221">
            <w:pPr>
              <w:rPr>
                <w:ins w:id="2205" w:author="Gerard Ateshian" w:date="2014-04-17T20:53:00Z"/>
              </w:rPr>
            </w:pPr>
            <w:ins w:id="2206" w:author="Gerard Ateshian" w:date="2014-04-17T20:54:00Z">
              <w:r>
                <w:t>[</w:t>
              </w:r>
              <w:r w:rsidRPr="002A36CF">
                <w:rPr>
                  <w:b/>
                </w:rPr>
                <w:t>n</w:t>
              </w:r>
              <w:r>
                <w:t>/</w:t>
              </w:r>
              <w:r w:rsidRPr="002A36CF">
                <w:rPr>
                  <w:b/>
                </w:rPr>
                <w:t>L</w:t>
              </w:r>
              <w:r w:rsidRPr="002A36CF">
                <w:rPr>
                  <w:vertAlign w:val="superscript"/>
                </w:rPr>
                <w:t>3</w:t>
              </w:r>
              <w:r>
                <w:t>]</w:t>
              </w:r>
            </w:ins>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60295325" r:id="rId474"/>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60295326"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60295327" r:id="rId478"/>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60295328"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60295329"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60295330"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60295331"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60295332"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60295333"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60295334"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60295335"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207" w:name="_Ref167527013"/>
      <w:bookmarkStart w:id="2208" w:name="_Toc385498495"/>
      <w:r w:rsidRPr="0097532C">
        <w:lastRenderedPageBreak/>
        <w:t>Donnan Equilibrium Swelling</w:t>
      </w:r>
      <w:bookmarkEnd w:id="2207"/>
      <w:bookmarkEnd w:id="2208"/>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09"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210">
          <w:tblGrid>
            <w:gridCol w:w="1548"/>
            <w:gridCol w:w="8028"/>
            <w:gridCol w:w="8028"/>
          </w:tblGrid>
        </w:tblGridChange>
      </w:tblGrid>
      <w:tr w:rsidR="00C7478A" w14:paraId="3F02016D" w14:textId="42BF2CF3" w:rsidTr="00C7478A">
        <w:tc>
          <w:tcPr>
            <w:tcW w:w="0" w:type="auto"/>
            <w:shd w:val="clear" w:color="auto" w:fill="auto"/>
            <w:tcPrChange w:id="2211" w:author="Gerard Ateshian" w:date="2014-04-17T20:54:00Z">
              <w:tcPr>
                <w:tcW w:w="1548" w:type="dxa"/>
                <w:shd w:val="clear" w:color="auto" w:fill="auto"/>
              </w:tcPr>
            </w:tcPrChange>
          </w:tcPr>
          <w:p w14:paraId="71F9C3B3" w14:textId="77777777" w:rsidR="00C7478A" w:rsidRDefault="00C7478A" w:rsidP="006A0BC1">
            <w:pPr>
              <w:pStyle w:val="code"/>
            </w:pPr>
            <w:r>
              <w:t>&lt;phiw0&gt;</w:t>
            </w:r>
          </w:p>
        </w:tc>
        <w:tc>
          <w:tcPr>
            <w:tcW w:w="0" w:type="auto"/>
            <w:shd w:val="clear" w:color="auto" w:fill="auto"/>
            <w:tcPrChange w:id="2212" w:author="Gerard Ateshian" w:date="2014-04-17T20:54:00Z">
              <w:tcPr>
                <w:tcW w:w="8028" w:type="dxa"/>
                <w:shd w:val="clear" w:color="auto" w:fill="auto"/>
              </w:tcPr>
            </w:tcPrChange>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60295336" r:id="rId496"/>
              </w:object>
            </w:r>
          </w:p>
        </w:tc>
        <w:tc>
          <w:tcPr>
            <w:tcW w:w="0" w:type="auto"/>
            <w:tcPrChange w:id="2213" w:author="Gerard Ateshian" w:date="2014-04-17T20:54:00Z">
              <w:tcPr>
                <w:tcW w:w="8028" w:type="dxa"/>
              </w:tcPr>
            </w:tcPrChange>
          </w:tcPr>
          <w:p w14:paraId="3B2C2F09" w14:textId="5BB9C21C" w:rsidR="00C7478A" w:rsidRDefault="00C7478A" w:rsidP="00AF2221">
            <w:pPr>
              <w:rPr>
                <w:ins w:id="2214" w:author="Gerard Ateshian" w:date="2014-04-17T20:54:00Z"/>
              </w:rPr>
            </w:pPr>
            <w:ins w:id="2215" w:author="Gerard Ateshian" w:date="2014-04-17T20:54:00Z">
              <w:r>
                <w:t>[ ]</w:t>
              </w:r>
            </w:ins>
          </w:p>
        </w:tc>
      </w:tr>
      <w:tr w:rsidR="00C7478A" w14:paraId="675DA299" w14:textId="29152E0F" w:rsidTr="00C7478A">
        <w:tc>
          <w:tcPr>
            <w:tcW w:w="0" w:type="auto"/>
            <w:shd w:val="clear" w:color="auto" w:fill="auto"/>
            <w:tcPrChange w:id="2216" w:author="Gerard Ateshian" w:date="2014-04-17T20:54:00Z">
              <w:tcPr>
                <w:tcW w:w="1548" w:type="dxa"/>
                <w:shd w:val="clear" w:color="auto" w:fill="auto"/>
              </w:tcPr>
            </w:tcPrChange>
          </w:tcPr>
          <w:p w14:paraId="4AFD7EE0" w14:textId="77777777" w:rsidR="00C7478A" w:rsidRDefault="00C7478A" w:rsidP="006A0BC1">
            <w:pPr>
              <w:pStyle w:val="code"/>
            </w:pPr>
            <w:r>
              <w:t>&lt;cF0&gt;</w:t>
            </w:r>
          </w:p>
        </w:tc>
        <w:tc>
          <w:tcPr>
            <w:tcW w:w="0" w:type="auto"/>
            <w:shd w:val="clear" w:color="auto" w:fill="auto"/>
            <w:tcPrChange w:id="2217" w:author="Gerard Ateshian" w:date="2014-04-17T20:54:00Z">
              <w:tcPr>
                <w:tcW w:w="8028" w:type="dxa"/>
                <w:shd w:val="clear" w:color="auto" w:fill="auto"/>
              </w:tcPr>
            </w:tcPrChange>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60295337" r:id="rId498"/>
              </w:object>
            </w:r>
          </w:p>
        </w:tc>
        <w:tc>
          <w:tcPr>
            <w:tcW w:w="0" w:type="auto"/>
            <w:tcPrChange w:id="2218" w:author="Gerard Ateshian" w:date="2014-04-17T20:54:00Z">
              <w:tcPr>
                <w:tcW w:w="8028" w:type="dxa"/>
              </w:tcPr>
            </w:tcPrChange>
          </w:tcPr>
          <w:p w14:paraId="2C94BB5C" w14:textId="005887F7" w:rsidR="00C7478A" w:rsidRDefault="00C7478A" w:rsidP="00AF2221">
            <w:pPr>
              <w:rPr>
                <w:ins w:id="2219" w:author="Gerard Ateshian" w:date="2014-04-17T20:54:00Z"/>
              </w:rPr>
            </w:pPr>
            <w:ins w:id="2220" w:author="Gerard Ateshian" w:date="2014-04-17T20:54:00Z">
              <w:r>
                <w:t>[</w:t>
              </w:r>
              <w:r w:rsidRPr="002A36CF">
                <w:rPr>
                  <w:b/>
                </w:rPr>
                <w:t>n</w:t>
              </w:r>
              <w:r>
                <w:t>/</w:t>
              </w:r>
              <w:r w:rsidRPr="002A36CF">
                <w:rPr>
                  <w:b/>
                </w:rPr>
                <w:t>L</w:t>
              </w:r>
              <w:r w:rsidRPr="002A36CF">
                <w:rPr>
                  <w:vertAlign w:val="superscript"/>
                </w:rPr>
                <w:t>3</w:t>
              </w:r>
              <w:r>
                <w:t>]</w:t>
              </w:r>
            </w:ins>
          </w:p>
        </w:tc>
      </w:tr>
      <w:tr w:rsidR="00C7478A" w14:paraId="310BEAA1" w14:textId="60E47DF4" w:rsidTr="00C7478A">
        <w:tc>
          <w:tcPr>
            <w:tcW w:w="0" w:type="auto"/>
            <w:shd w:val="clear" w:color="auto" w:fill="auto"/>
            <w:tcPrChange w:id="2221" w:author="Gerard Ateshian" w:date="2014-04-17T20:54:00Z">
              <w:tcPr>
                <w:tcW w:w="1548" w:type="dxa"/>
                <w:shd w:val="clear" w:color="auto" w:fill="auto"/>
              </w:tcPr>
            </w:tcPrChange>
          </w:tcPr>
          <w:p w14:paraId="0E33C517" w14:textId="77777777" w:rsidR="00C7478A" w:rsidRDefault="00C7478A" w:rsidP="006A0BC1">
            <w:pPr>
              <w:pStyle w:val="code"/>
            </w:pPr>
            <w:r>
              <w:t>&lt;bosm&gt;</w:t>
            </w:r>
          </w:p>
        </w:tc>
        <w:tc>
          <w:tcPr>
            <w:tcW w:w="0" w:type="auto"/>
            <w:shd w:val="clear" w:color="auto" w:fill="auto"/>
            <w:tcPrChange w:id="2222" w:author="Gerard Ateshian" w:date="2014-04-17T20:54:00Z">
              <w:tcPr>
                <w:tcW w:w="8028" w:type="dxa"/>
                <w:shd w:val="clear" w:color="auto" w:fill="auto"/>
              </w:tcPr>
            </w:tcPrChange>
          </w:tcPr>
          <w:p w14:paraId="731CC058" w14:textId="56694114" w:rsidR="00C7478A" w:rsidRDefault="00C7478A" w:rsidP="00AF2221">
            <w:r>
              <w:t xml:space="preserve">external bath osmolarity, </w:t>
            </w:r>
            <w:r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60295338" r:id="rId500"/>
              </w:object>
            </w:r>
          </w:p>
        </w:tc>
        <w:tc>
          <w:tcPr>
            <w:tcW w:w="0" w:type="auto"/>
            <w:tcPrChange w:id="2223" w:author="Gerard Ateshian" w:date="2014-04-17T20:54:00Z">
              <w:tcPr>
                <w:tcW w:w="8028" w:type="dxa"/>
              </w:tcPr>
            </w:tcPrChange>
          </w:tcPr>
          <w:p w14:paraId="38C0E90F" w14:textId="5F64AF66" w:rsidR="00C7478A" w:rsidRDefault="00C7478A" w:rsidP="00AF2221">
            <w:pPr>
              <w:rPr>
                <w:ins w:id="2224" w:author="Gerard Ateshian" w:date="2014-04-17T20:54:00Z"/>
              </w:rPr>
            </w:pPr>
            <w:ins w:id="2225" w:author="Gerard Ateshian" w:date="2014-04-17T20:54:00Z">
              <w:r>
                <w:t>[</w:t>
              </w:r>
              <w:r w:rsidRPr="002A36CF">
                <w:rPr>
                  <w:b/>
                </w:rPr>
                <w:t>n</w:t>
              </w:r>
              <w:r>
                <w:t>/</w:t>
              </w:r>
              <w:r w:rsidRPr="002A36CF">
                <w:rPr>
                  <w:b/>
                </w:rPr>
                <w:t>L</w:t>
              </w:r>
              <w:r w:rsidRPr="002A36CF">
                <w:rPr>
                  <w:vertAlign w:val="superscript"/>
                </w:rPr>
                <w:t>3</w:t>
              </w:r>
              <w:r>
                <w:t>]</w:t>
              </w:r>
            </w:ins>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60295339" r:id="rId502"/>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60295340"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60295341" r:id="rId506"/>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60295342"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60295343" r:id="rId510"/>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60295344"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60295345"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60295346"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60295347" r:id="rId518"/>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60295348"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60295349"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60295350"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60295351"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60295352"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60295353"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60295354"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60295355" r:id="rId534"/>
        </w:object>
      </w:r>
      <w:r>
        <w:t xml:space="preserve"> </w:t>
      </w:r>
      <w:proofErr w:type="gramStart"/>
      <w:r>
        <w:t xml:space="preserve">or </w:t>
      </w:r>
      <w:proofErr w:type="gramEnd"/>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60295356"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60295357"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60295358" r:id="rId540"/>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226" w:name="_Ref167525631"/>
      <w:bookmarkStart w:id="2227" w:name="_Toc385498496"/>
      <w:r w:rsidRPr="0097532C">
        <w:lastRenderedPageBreak/>
        <w:t>Ellipsoidal Fiber Distribution</w:t>
      </w:r>
      <w:bookmarkEnd w:id="2226"/>
      <w:bookmarkEnd w:id="2227"/>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28"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229">
          <w:tblGrid>
            <w:gridCol w:w="1548"/>
            <w:gridCol w:w="8028"/>
            <w:gridCol w:w="8028"/>
          </w:tblGrid>
        </w:tblGridChange>
      </w:tblGrid>
      <w:tr w:rsidR="00C7478A" w14:paraId="0B079B34" w14:textId="1E44195C" w:rsidTr="00C7478A">
        <w:tc>
          <w:tcPr>
            <w:tcW w:w="1264" w:type="pct"/>
            <w:shd w:val="clear" w:color="auto" w:fill="auto"/>
            <w:tcPrChange w:id="2230" w:author="Gerard Ateshian" w:date="2014-04-17T20:55:00Z">
              <w:tcPr>
                <w:tcW w:w="1548" w:type="dxa"/>
                <w:shd w:val="clear" w:color="auto" w:fill="auto"/>
              </w:tcPr>
            </w:tcPrChange>
          </w:tcPr>
          <w:p w14:paraId="13A6F4DE" w14:textId="77777777" w:rsidR="00C7478A" w:rsidRDefault="00C7478A" w:rsidP="006A0BC1">
            <w:pPr>
              <w:pStyle w:val="code"/>
            </w:pPr>
            <w:r>
              <w:t>&lt;beta&gt;</w:t>
            </w:r>
          </w:p>
        </w:tc>
        <w:tc>
          <w:tcPr>
            <w:tcW w:w="3081" w:type="pct"/>
            <w:shd w:val="clear" w:color="auto" w:fill="auto"/>
            <w:tcPrChange w:id="2231" w:author="Gerard Ateshian" w:date="2014-04-17T20:55:00Z">
              <w:tcPr>
                <w:tcW w:w="8028" w:type="dxa"/>
                <w:shd w:val="clear" w:color="auto" w:fill="auto"/>
              </w:tcPr>
            </w:tcPrChange>
          </w:tcPr>
          <w:p w14:paraId="070CA44C" w14:textId="3EA46F00" w:rsidR="00C7478A" w:rsidRDefault="00C7478A" w:rsidP="00AF2221">
            <w:r>
              <w:t xml:space="preserve">parameters </w:t>
            </w:r>
            <w:r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60295359" r:id="rId542"/>
              </w:object>
            </w:r>
          </w:p>
        </w:tc>
        <w:tc>
          <w:tcPr>
            <w:tcW w:w="655" w:type="pct"/>
            <w:tcPrChange w:id="2232" w:author="Gerard Ateshian" w:date="2014-04-17T20:55:00Z">
              <w:tcPr>
                <w:tcW w:w="8028" w:type="dxa"/>
              </w:tcPr>
            </w:tcPrChange>
          </w:tcPr>
          <w:p w14:paraId="358D9964" w14:textId="4E4E195E" w:rsidR="00C7478A" w:rsidRDefault="00C7478A" w:rsidP="00AF2221">
            <w:pPr>
              <w:rPr>
                <w:ins w:id="2233" w:author="Gerard Ateshian" w:date="2014-04-17T20:54:00Z"/>
              </w:rPr>
            </w:pPr>
            <w:ins w:id="2234" w:author="Gerard Ateshian" w:date="2014-04-17T20:54:00Z">
              <w:r>
                <w:t>[ ]</w:t>
              </w:r>
            </w:ins>
          </w:p>
        </w:tc>
      </w:tr>
      <w:tr w:rsidR="00C7478A" w14:paraId="5AEC580B" w14:textId="1442694C" w:rsidTr="00C7478A">
        <w:tc>
          <w:tcPr>
            <w:tcW w:w="1264" w:type="pct"/>
            <w:shd w:val="clear" w:color="auto" w:fill="auto"/>
            <w:tcPrChange w:id="2235" w:author="Gerard Ateshian" w:date="2014-04-17T20:55:00Z">
              <w:tcPr>
                <w:tcW w:w="1548" w:type="dxa"/>
                <w:shd w:val="clear" w:color="auto" w:fill="auto"/>
              </w:tcPr>
            </w:tcPrChange>
          </w:tcPr>
          <w:p w14:paraId="3DD9D815" w14:textId="77777777" w:rsidR="00C7478A" w:rsidRDefault="00C7478A" w:rsidP="006A0BC1">
            <w:pPr>
              <w:pStyle w:val="code"/>
            </w:pPr>
            <w:r>
              <w:t>&lt;ksi&gt;</w:t>
            </w:r>
          </w:p>
        </w:tc>
        <w:tc>
          <w:tcPr>
            <w:tcW w:w="3081" w:type="pct"/>
            <w:shd w:val="clear" w:color="auto" w:fill="auto"/>
            <w:tcPrChange w:id="2236" w:author="Gerard Ateshian" w:date="2014-04-17T20:55:00Z">
              <w:tcPr>
                <w:tcW w:w="8028" w:type="dxa"/>
                <w:shd w:val="clear" w:color="auto" w:fill="auto"/>
              </w:tcPr>
            </w:tcPrChange>
          </w:tcPr>
          <w:p w14:paraId="69436E53" w14:textId="11E5E420" w:rsidR="00C7478A" w:rsidRDefault="00C7478A" w:rsidP="00AF2221">
            <w:r>
              <w:t xml:space="preserve">parameters </w:t>
            </w:r>
            <w:r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60295360" r:id="rId544"/>
              </w:object>
            </w:r>
          </w:p>
        </w:tc>
        <w:tc>
          <w:tcPr>
            <w:tcW w:w="655" w:type="pct"/>
            <w:tcPrChange w:id="2237" w:author="Gerard Ateshian" w:date="2014-04-17T20:55:00Z">
              <w:tcPr>
                <w:tcW w:w="8028" w:type="dxa"/>
              </w:tcPr>
            </w:tcPrChange>
          </w:tcPr>
          <w:p w14:paraId="52CE4586" w14:textId="40D71194" w:rsidR="00C7478A" w:rsidRDefault="00C7478A" w:rsidP="00AF2221">
            <w:pPr>
              <w:rPr>
                <w:ins w:id="2238" w:author="Gerard Ateshian" w:date="2014-04-17T20:54:00Z"/>
              </w:rPr>
            </w:pPr>
            <w:ins w:id="2239" w:author="Gerard Ateshian" w:date="2014-04-17T20:55:00Z">
              <w:r>
                <w:t>[</w:t>
              </w:r>
              <w:r>
                <w:rPr>
                  <w:b/>
                </w:rPr>
                <w:t>P</w:t>
              </w:r>
              <w:r>
                <w:t>]</w:t>
              </w:r>
            </w:ins>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60295361"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60295362"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60295363"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60295364"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60295365"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60295366"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60295367"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60295368"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60295369"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60295370"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60295371" r:id="rId566"/>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60295372"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60295373"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240" w:name="_Toc385498497"/>
      <w:r>
        <w:lastRenderedPageBreak/>
        <w:t>Ellipsoidal Fiber Distribution Neo-Hookean</w:t>
      </w:r>
      <w:bookmarkEnd w:id="2240"/>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41"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242">
          <w:tblGrid>
            <w:gridCol w:w="1548"/>
            <w:gridCol w:w="8028"/>
            <w:gridCol w:w="8028"/>
          </w:tblGrid>
        </w:tblGridChange>
      </w:tblGrid>
      <w:tr w:rsidR="00C7478A" w14:paraId="1B634E5A" w14:textId="0FD038CA" w:rsidTr="00C7478A">
        <w:tc>
          <w:tcPr>
            <w:tcW w:w="1264" w:type="pct"/>
            <w:shd w:val="clear" w:color="auto" w:fill="auto"/>
            <w:tcPrChange w:id="2243" w:author="Gerard Ateshian" w:date="2014-04-17T20:55:00Z">
              <w:tcPr>
                <w:tcW w:w="1548" w:type="dxa"/>
                <w:shd w:val="clear" w:color="auto" w:fill="auto"/>
              </w:tcPr>
            </w:tcPrChange>
          </w:tcPr>
          <w:p w14:paraId="36D7A5AE" w14:textId="77777777" w:rsidR="00C7478A" w:rsidRDefault="00C7478A" w:rsidP="006A0BC1">
            <w:pPr>
              <w:pStyle w:val="code"/>
            </w:pPr>
            <w:r>
              <w:t>&lt;E&gt;</w:t>
            </w:r>
          </w:p>
        </w:tc>
        <w:tc>
          <w:tcPr>
            <w:tcW w:w="3081" w:type="pct"/>
            <w:shd w:val="clear" w:color="auto" w:fill="auto"/>
            <w:tcPrChange w:id="2244" w:author="Gerard Ateshian" w:date="2014-04-17T20:55:00Z">
              <w:tcPr>
                <w:tcW w:w="8028" w:type="dxa"/>
                <w:shd w:val="clear" w:color="auto" w:fill="auto"/>
              </w:tcPr>
            </w:tcPrChange>
          </w:tcPr>
          <w:p w14:paraId="09FBC939" w14:textId="77777777" w:rsidR="00C7478A" w:rsidRDefault="00C7478A" w:rsidP="006A0BC1">
            <w:r>
              <w:t>Young’s modulus</w:t>
            </w:r>
          </w:p>
        </w:tc>
        <w:tc>
          <w:tcPr>
            <w:tcW w:w="655" w:type="pct"/>
            <w:tcPrChange w:id="2245" w:author="Gerard Ateshian" w:date="2014-04-17T20:55:00Z">
              <w:tcPr>
                <w:tcW w:w="8028" w:type="dxa"/>
              </w:tcPr>
            </w:tcPrChange>
          </w:tcPr>
          <w:p w14:paraId="421F5F52" w14:textId="663BDBC2" w:rsidR="00C7478A" w:rsidRPr="00C7478A" w:rsidRDefault="00C7478A" w:rsidP="006A0BC1">
            <w:pPr>
              <w:rPr>
                <w:ins w:id="2246" w:author="Gerard Ateshian" w:date="2014-04-17T20:55:00Z"/>
              </w:rPr>
            </w:pPr>
            <w:ins w:id="2247" w:author="Gerard Ateshian" w:date="2014-04-17T20:55:00Z">
              <w:r>
                <w:t>[</w:t>
              </w:r>
              <w:r>
                <w:rPr>
                  <w:b/>
                </w:rPr>
                <w:t>P</w:t>
              </w:r>
              <w:r>
                <w:t>]</w:t>
              </w:r>
            </w:ins>
          </w:p>
        </w:tc>
      </w:tr>
      <w:tr w:rsidR="00C7478A" w14:paraId="6AC1F1BA" w14:textId="4898A0A2" w:rsidTr="00C7478A">
        <w:tc>
          <w:tcPr>
            <w:tcW w:w="1264" w:type="pct"/>
            <w:shd w:val="clear" w:color="auto" w:fill="auto"/>
            <w:tcPrChange w:id="2248" w:author="Gerard Ateshian" w:date="2014-04-17T20:55:00Z">
              <w:tcPr>
                <w:tcW w:w="1548" w:type="dxa"/>
                <w:shd w:val="clear" w:color="auto" w:fill="auto"/>
              </w:tcPr>
            </w:tcPrChange>
          </w:tcPr>
          <w:p w14:paraId="4BC1807A" w14:textId="77777777" w:rsidR="00C7478A" w:rsidRDefault="00C7478A" w:rsidP="006A0BC1">
            <w:pPr>
              <w:pStyle w:val="code"/>
            </w:pPr>
            <w:r>
              <w:t>&lt;v&gt;</w:t>
            </w:r>
          </w:p>
        </w:tc>
        <w:tc>
          <w:tcPr>
            <w:tcW w:w="3081" w:type="pct"/>
            <w:shd w:val="clear" w:color="auto" w:fill="auto"/>
            <w:tcPrChange w:id="2249" w:author="Gerard Ateshian" w:date="2014-04-17T20:55:00Z">
              <w:tcPr>
                <w:tcW w:w="8028" w:type="dxa"/>
                <w:shd w:val="clear" w:color="auto" w:fill="auto"/>
              </w:tcPr>
            </w:tcPrChange>
          </w:tcPr>
          <w:p w14:paraId="596AA17C" w14:textId="77777777" w:rsidR="00C7478A" w:rsidRDefault="00C7478A" w:rsidP="006A0BC1">
            <w:r>
              <w:t>Poisson’s ratio</w:t>
            </w:r>
          </w:p>
        </w:tc>
        <w:tc>
          <w:tcPr>
            <w:tcW w:w="655" w:type="pct"/>
            <w:tcPrChange w:id="2250" w:author="Gerard Ateshian" w:date="2014-04-17T20:55:00Z">
              <w:tcPr>
                <w:tcW w:w="8028" w:type="dxa"/>
              </w:tcPr>
            </w:tcPrChange>
          </w:tcPr>
          <w:p w14:paraId="22574A82" w14:textId="216A81E9" w:rsidR="00C7478A" w:rsidRDefault="00C7478A" w:rsidP="006A0BC1">
            <w:pPr>
              <w:rPr>
                <w:ins w:id="2251" w:author="Gerard Ateshian" w:date="2014-04-17T20:55:00Z"/>
              </w:rPr>
            </w:pPr>
            <w:ins w:id="2252" w:author="Gerard Ateshian" w:date="2014-04-17T20:55:00Z">
              <w:r>
                <w:t>[ ]</w:t>
              </w:r>
            </w:ins>
          </w:p>
        </w:tc>
      </w:tr>
      <w:tr w:rsidR="00C7478A" w14:paraId="7D999ED9" w14:textId="09D22709" w:rsidTr="00C7478A">
        <w:tc>
          <w:tcPr>
            <w:tcW w:w="1264" w:type="pct"/>
            <w:shd w:val="clear" w:color="auto" w:fill="auto"/>
            <w:tcPrChange w:id="2253" w:author="Gerard Ateshian" w:date="2014-04-17T20:55:00Z">
              <w:tcPr>
                <w:tcW w:w="1548" w:type="dxa"/>
                <w:shd w:val="clear" w:color="auto" w:fill="auto"/>
              </w:tcPr>
            </w:tcPrChange>
          </w:tcPr>
          <w:p w14:paraId="2D636B0D" w14:textId="77777777" w:rsidR="00C7478A" w:rsidRDefault="00C7478A" w:rsidP="006A0BC1">
            <w:pPr>
              <w:pStyle w:val="code"/>
            </w:pPr>
            <w:r>
              <w:t>&lt;beta&gt;</w:t>
            </w:r>
          </w:p>
        </w:tc>
        <w:tc>
          <w:tcPr>
            <w:tcW w:w="3081" w:type="pct"/>
            <w:shd w:val="clear" w:color="auto" w:fill="auto"/>
            <w:tcPrChange w:id="2254" w:author="Gerard Ateshian" w:date="2014-04-17T20:55:00Z">
              <w:tcPr>
                <w:tcW w:w="8028" w:type="dxa"/>
                <w:shd w:val="clear" w:color="auto" w:fill="auto"/>
              </w:tcPr>
            </w:tcPrChange>
          </w:tcPr>
          <w:p w14:paraId="5A0E9C93" w14:textId="0D775409" w:rsidR="00C7478A" w:rsidRDefault="00C7478A" w:rsidP="00AF2221">
            <w:r>
              <w:t xml:space="preserve">parameters </w:t>
            </w:r>
            <w:r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60295374" r:id="rId572"/>
              </w:object>
            </w:r>
          </w:p>
        </w:tc>
        <w:tc>
          <w:tcPr>
            <w:tcW w:w="655" w:type="pct"/>
            <w:tcPrChange w:id="2255" w:author="Gerard Ateshian" w:date="2014-04-17T20:55:00Z">
              <w:tcPr>
                <w:tcW w:w="8028" w:type="dxa"/>
              </w:tcPr>
            </w:tcPrChange>
          </w:tcPr>
          <w:p w14:paraId="5E303486" w14:textId="0E0698B8" w:rsidR="00C7478A" w:rsidRDefault="00C7478A" w:rsidP="00AF2221">
            <w:pPr>
              <w:rPr>
                <w:ins w:id="2256" w:author="Gerard Ateshian" w:date="2014-04-17T20:55:00Z"/>
              </w:rPr>
            </w:pPr>
            <w:ins w:id="2257" w:author="Gerard Ateshian" w:date="2014-04-17T20:55:00Z">
              <w:r>
                <w:t>[ ]</w:t>
              </w:r>
            </w:ins>
          </w:p>
        </w:tc>
      </w:tr>
      <w:tr w:rsidR="00C7478A" w14:paraId="19AFED56" w14:textId="7A5BD19E" w:rsidTr="00C7478A">
        <w:tc>
          <w:tcPr>
            <w:tcW w:w="1264" w:type="pct"/>
            <w:shd w:val="clear" w:color="auto" w:fill="auto"/>
            <w:tcPrChange w:id="2258" w:author="Gerard Ateshian" w:date="2014-04-17T20:55:00Z">
              <w:tcPr>
                <w:tcW w:w="1548" w:type="dxa"/>
                <w:shd w:val="clear" w:color="auto" w:fill="auto"/>
              </w:tcPr>
            </w:tcPrChange>
          </w:tcPr>
          <w:p w14:paraId="096FD6CF" w14:textId="77777777" w:rsidR="00C7478A" w:rsidRDefault="00C7478A" w:rsidP="006A0BC1">
            <w:pPr>
              <w:pStyle w:val="code"/>
            </w:pPr>
            <w:r>
              <w:t>&lt;ksi&gt;</w:t>
            </w:r>
          </w:p>
        </w:tc>
        <w:tc>
          <w:tcPr>
            <w:tcW w:w="3081" w:type="pct"/>
            <w:shd w:val="clear" w:color="auto" w:fill="auto"/>
            <w:tcPrChange w:id="2259" w:author="Gerard Ateshian" w:date="2014-04-17T20:55:00Z">
              <w:tcPr>
                <w:tcW w:w="8028" w:type="dxa"/>
                <w:shd w:val="clear" w:color="auto" w:fill="auto"/>
              </w:tcPr>
            </w:tcPrChange>
          </w:tcPr>
          <w:p w14:paraId="22906CF0" w14:textId="69896454" w:rsidR="00C7478A" w:rsidRDefault="00C7478A" w:rsidP="00AF2221">
            <w:r>
              <w:t xml:space="preserve">parameters </w:t>
            </w:r>
            <w:r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60295375" r:id="rId574"/>
              </w:object>
            </w:r>
          </w:p>
        </w:tc>
        <w:tc>
          <w:tcPr>
            <w:tcW w:w="655" w:type="pct"/>
            <w:tcPrChange w:id="2260" w:author="Gerard Ateshian" w:date="2014-04-17T20:55:00Z">
              <w:tcPr>
                <w:tcW w:w="8028" w:type="dxa"/>
              </w:tcPr>
            </w:tcPrChange>
          </w:tcPr>
          <w:p w14:paraId="2F858B8B" w14:textId="31CA9B4D" w:rsidR="00C7478A" w:rsidRDefault="00C7478A" w:rsidP="00AF2221">
            <w:pPr>
              <w:rPr>
                <w:ins w:id="2261" w:author="Gerard Ateshian" w:date="2014-04-17T20:55:00Z"/>
              </w:rPr>
            </w:pPr>
            <w:ins w:id="2262" w:author="Gerard Ateshian" w:date="2014-04-17T20:55:00Z">
              <w:r>
                <w:t>[</w:t>
              </w:r>
              <w:r>
                <w:rPr>
                  <w:b/>
                </w:rPr>
                <w:t>P</w:t>
              </w:r>
              <w:r>
                <w:t>]</w:t>
              </w:r>
            </w:ins>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60295376"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60295377" r:id="rId578"/>
        </w:object>
      </w:r>
      <w:r>
        <w:t xml:space="preserve"> is the stress from the Neo-Hookean basis (Section </w:t>
      </w:r>
      <w:r>
        <w:fldChar w:fldCharType="begin"/>
      </w:r>
      <w:r>
        <w:instrText xml:space="preserve"> REF _Ref167525595 \r \h </w:instrText>
      </w:r>
      <w:r>
        <w:fldChar w:fldCharType="separate"/>
      </w:r>
      <w:r w:rsidR="00873D59">
        <w:t>4.1.3.11</w:t>
      </w:r>
      <w:proofErr w:type="gramStart"/>
      <w:r w:rsidR="00873D59">
        <w:t xml:space="preserve">. </w:t>
      </w:r>
      <w:proofErr w:type="gramEnd"/>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60295378"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263" w:name="_Toc385498498"/>
      <w:r>
        <w:lastRenderedPageBreak/>
        <w:t>Ellipsoidal Fiber Distribution with Donnan Equilibrium Swelling</w:t>
      </w:r>
      <w:bookmarkEnd w:id="2263"/>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64"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265">
          <w:tblGrid>
            <w:gridCol w:w="1548"/>
            <w:gridCol w:w="8028"/>
            <w:gridCol w:w="8028"/>
          </w:tblGrid>
        </w:tblGridChange>
      </w:tblGrid>
      <w:tr w:rsidR="00C7478A" w14:paraId="1F413534" w14:textId="5E1DED10" w:rsidTr="00C7478A">
        <w:tc>
          <w:tcPr>
            <w:tcW w:w="0" w:type="auto"/>
            <w:shd w:val="clear" w:color="auto" w:fill="auto"/>
            <w:tcPrChange w:id="2266" w:author="Gerard Ateshian" w:date="2014-04-17T20:56:00Z">
              <w:tcPr>
                <w:tcW w:w="1548" w:type="dxa"/>
                <w:shd w:val="clear" w:color="auto" w:fill="auto"/>
              </w:tcPr>
            </w:tcPrChange>
          </w:tcPr>
          <w:p w14:paraId="1982BC2C" w14:textId="77777777" w:rsidR="00C7478A" w:rsidRDefault="00C7478A" w:rsidP="006A0BC1">
            <w:pPr>
              <w:pStyle w:val="code"/>
            </w:pPr>
            <w:r>
              <w:t>&lt;phiw0&gt;</w:t>
            </w:r>
          </w:p>
        </w:tc>
        <w:tc>
          <w:tcPr>
            <w:tcW w:w="0" w:type="auto"/>
            <w:shd w:val="clear" w:color="auto" w:fill="auto"/>
            <w:tcPrChange w:id="2267" w:author="Gerard Ateshian" w:date="2014-04-17T20:56:00Z">
              <w:tcPr>
                <w:tcW w:w="8028" w:type="dxa"/>
                <w:shd w:val="clear" w:color="auto" w:fill="auto"/>
              </w:tcPr>
            </w:tcPrChange>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60295379" r:id="rId582"/>
              </w:object>
            </w:r>
          </w:p>
        </w:tc>
        <w:tc>
          <w:tcPr>
            <w:tcW w:w="0" w:type="auto"/>
            <w:tcPrChange w:id="2268" w:author="Gerard Ateshian" w:date="2014-04-17T20:56:00Z">
              <w:tcPr>
                <w:tcW w:w="8028" w:type="dxa"/>
              </w:tcPr>
            </w:tcPrChange>
          </w:tcPr>
          <w:p w14:paraId="3D1C5A9A" w14:textId="79588A94" w:rsidR="00C7478A" w:rsidRDefault="00C7478A" w:rsidP="00AF2221">
            <w:pPr>
              <w:rPr>
                <w:ins w:id="2269" w:author="Gerard Ateshian" w:date="2014-04-17T20:55:00Z"/>
              </w:rPr>
            </w:pPr>
            <w:ins w:id="2270" w:author="Gerard Ateshian" w:date="2014-04-17T20:55:00Z">
              <w:r>
                <w:t>[ ]</w:t>
              </w:r>
            </w:ins>
          </w:p>
        </w:tc>
      </w:tr>
      <w:tr w:rsidR="00C7478A" w14:paraId="6512A91D" w14:textId="03CC8CFB" w:rsidTr="00C7478A">
        <w:tc>
          <w:tcPr>
            <w:tcW w:w="0" w:type="auto"/>
            <w:shd w:val="clear" w:color="auto" w:fill="auto"/>
            <w:tcPrChange w:id="2271" w:author="Gerard Ateshian" w:date="2014-04-17T20:56:00Z">
              <w:tcPr>
                <w:tcW w:w="1548" w:type="dxa"/>
                <w:shd w:val="clear" w:color="auto" w:fill="auto"/>
              </w:tcPr>
            </w:tcPrChange>
          </w:tcPr>
          <w:p w14:paraId="23A2DB2B" w14:textId="77777777" w:rsidR="00C7478A" w:rsidRDefault="00C7478A" w:rsidP="006A0BC1">
            <w:pPr>
              <w:pStyle w:val="code"/>
            </w:pPr>
            <w:r>
              <w:t>&lt;cF0&gt;</w:t>
            </w:r>
          </w:p>
        </w:tc>
        <w:tc>
          <w:tcPr>
            <w:tcW w:w="0" w:type="auto"/>
            <w:shd w:val="clear" w:color="auto" w:fill="auto"/>
            <w:tcPrChange w:id="2272" w:author="Gerard Ateshian" w:date="2014-04-17T20:56:00Z">
              <w:tcPr>
                <w:tcW w:w="8028" w:type="dxa"/>
                <w:shd w:val="clear" w:color="auto" w:fill="auto"/>
              </w:tcPr>
            </w:tcPrChange>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60295380" r:id="rId584"/>
              </w:object>
            </w:r>
          </w:p>
        </w:tc>
        <w:tc>
          <w:tcPr>
            <w:tcW w:w="0" w:type="auto"/>
            <w:tcPrChange w:id="2273" w:author="Gerard Ateshian" w:date="2014-04-17T20:56:00Z">
              <w:tcPr>
                <w:tcW w:w="8028" w:type="dxa"/>
              </w:tcPr>
            </w:tcPrChange>
          </w:tcPr>
          <w:p w14:paraId="59493427" w14:textId="54C9367E" w:rsidR="00C7478A" w:rsidRDefault="00C7478A" w:rsidP="00AF2221">
            <w:pPr>
              <w:rPr>
                <w:ins w:id="2274" w:author="Gerard Ateshian" w:date="2014-04-17T20:55:00Z"/>
              </w:rPr>
            </w:pPr>
            <w:ins w:id="2275" w:author="Gerard Ateshian" w:date="2014-04-17T20:55:00Z">
              <w:r>
                <w:t>[</w:t>
              </w:r>
              <w:r w:rsidRPr="00C7478A">
                <w:rPr>
                  <w:b/>
                  <w:rPrChange w:id="2276" w:author="Gerard Ateshian" w:date="2014-04-17T20:55:00Z">
                    <w:rPr/>
                  </w:rPrChange>
                </w:rPr>
                <w:t>n</w:t>
              </w:r>
              <w:r>
                <w:t>/</w:t>
              </w:r>
              <w:r w:rsidRPr="00C7478A">
                <w:rPr>
                  <w:b/>
                  <w:rPrChange w:id="2277" w:author="Gerard Ateshian" w:date="2014-04-17T20:55:00Z">
                    <w:rPr/>
                  </w:rPrChange>
                </w:rPr>
                <w:t>L</w:t>
              </w:r>
              <w:r w:rsidRPr="00C7478A">
                <w:rPr>
                  <w:vertAlign w:val="superscript"/>
                  <w:rPrChange w:id="2278" w:author="Gerard Ateshian" w:date="2014-04-17T20:55:00Z">
                    <w:rPr/>
                  </w:rPrChange>
                </w:rPr>
                <w:t>3</w:t>
              </w:r>
              <w:r>
                <w:t>]</w:t>
              </w:r>
            </w:ins>
          </w:p>
        </w:tc>
      </w:tr>
      <w:tr w:rsidR="00C7478A" w14:paraId="3BA71D51" w14:textId="68629422" w:rsidTr="00C7478A">
        <w:tc>
          <w:tcPr>
            <w:tcW w:w="0" w:type="auto"/>
            <w:shd w:val="clear" w:color="auto" w:fill="auto"/>
            <w:tcPrChange w:id="2279" w:author="Gerard Ateshian" w:date="2014-04-17T20:56:00Z">
              <w:tcPr>
                <w:tcW w:w="1548" w:type="dxa"/>
                <w:shd w:val="clear" w:color="auto" w:fill="auto"/>
              </w:tcPr>
            </w:tcPrChange>
          </w:tcPr>
          <w:p w14:paraId="17EEA3AA" w14:textId="77777777" w:rsidR="00C7478A" w:rsidRDefault="00C7478A" w:rsidP="006A0BC1">
            <w:pPr>
              <w:pStyle w:val="code"/>
            </w:pPr>
            <w:r>
              <w:t>&lt;bosm&gt;</w:t>
            </w:r>
          </w:p>
        </w:tc>
        <w:tc>
          <w:tcPr>
            <w:tcW w:w="0" w:type="auto"/>
            <w:shd w:val="clear" w:color="auto" w:fill="auto"/>
            <w:tcPrChange w:id="2280" w:author="Gerard Ateshian" w:date="2014-04-17T20:56:00Z">
              <w:tcPr>
                <w:tcW w:w="8028" w:type="dxa"/>
                <w:shd w:val="clear" w:color="auto" w:fill="auto"/>
              </w:tcPr>
            </w:tcPrChange>
          </w:tcPr>
          <w:p w14:paraId="39097A57" w14:textId="2C1FC45B" w:rsidR="00C7478A" w:rsidRDefault="00C7478A" w:rsidP="00AF2221">
            <w:r>
              <w:t xml:space="preserve">external bath osmolarity, </w:t>
            </w:r>
            <w:r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60295381" r:id="rId586"/>
              </w:object>
            </w:r>
          </w:p>
        </w:tc>
        <w:tc>
          <w:tcPr>
            <w:tcW w:w="0" w:type="auto"/>
            <w:tcPrChange w:id="2281" w:author="Gerard Ateshian" w:date="2014-04-17T20:56:00Z">
              <w:tcPr>
                <w:tcW w:w="8028" w:type="dxa"/>
              </w:tcPr>
            </w:tcPrChange>
          </w:tcPr>
          <w:p w14:paraId="28D9BFA2" w14:textId="5AE97065" w:rsidR="00C7478A" w:rsidRDefault="00C7478A" w:rsidP="00AF2221">
            <w:pPr>
              <w:rPr>
                <w:ins w:id="2282" w:author="Gerard Ateshian" w:date="2014-04-17T20:55:00Z"/>
              </w:rPr>
            </w:pPr>
            <w:ins w:id="2283" w:author="Gerard Ateshian" w:date="2014-04-17T20:56:00Z">
              <w:r>
                <w:t>[</w:t>
              </w:r>
              <w:r w:rsidRPr="002A36CF">
                <w:rPr>
                  <w:b/>
                </w:rPr>
                <w:t>n</w:t>
              </w:r>
              <w:r>
                <w:t>/</w:t>
              </w:r>
              <w:r w:rsidRPr="002A36CF">
                <w:rPr>
                  <w:b/>
                </w:rPr>
                <w:t>L</w:t>
              </w:r>
              <w:r w:rsidRPr="002A36CF">
                <w:rPr>
                  <w:vertAlign w:val="superscript"/>
                </w:rPr>
                <w:t>3</w:t>
              </w:r>
              <w:r>
                <w:t>]</w:t>
              </w:r>
            </w:ins>
          </w:p>
        </w:tc>
      </w:tr>
      <w:tr w:rsidR="00C7478A" w14:paraId="612B7589" w14:textId="4499772D" w:rsidTr="00C7478A">
        <w:tc>
          <w:tcPr>
            <w:tcW w:w="0" w:type="auto"/>
            <w:shd w:val="clear" w:color="auto" w:fill="auto"/>
            <w:tcPrChange w:id="2284" w:author="Gerard Ateshian" w:date="2014-04-17T20:56:00Z">
              <w:tcPr>
                <w:tcW w:w="1548" w:type="dxa"/>
                <w:shd w:val="clear" w:color="auto" w:fill="auto"/>
              </w:tcPr>
            </w:tcPrChange>
          </w:tcPr>
          <w:p w14:paraId="151C91BB" w14:textId="77777777" w:rsidR="00C7478A" w:rsidRDefault="00C7478A" w:rsidP="006A0BC1">
            <w:pPr>
              <w:pStyle w:val="code"/>
            </w:pPr>
            <w:r>
              <w:t>&lt;beta&gt;</w:t>
            </w:r>
          </w:p>
        </w:tc>
        <w:tc>
          <w:tcPr>
            <w:tcW w:w="0" w:type="auto"/>
            <w:shd w:val="clear" w:color="auto" w:fill="auto"/>
            <w:tcPrChange w:id="2285" w:author="Gerard Ateshian" w:date="2014-04-17T20:56:00Z">
              <w:tcPr>
                <w:tcW w:w="8028" w:type="dxa"/>
                <w:shd w:val="clear" w:color="auto" w:fill="auto"/>
              </w:tcPr>
            </w:tcPrChange>
          </w:tcPr>
          <w:p w14:paraId="040F7C98" w14:textId="0615BD25" w:rsidR="00C7478A" w:rsidRDefault="00C7478A" w:rsidP="00AF2221">
            <w:r>
              <w:t xml:space="preserve">parameters </w:t>
            </w:r>
            <w:r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60295382" r:id="rId588"/>
              </w:object>
            </w:r>
          </w:p>
        </w:tc>
        <w:tc>
          <w:tcPr>
            <w:tcW w:w="0" w:type="auto"/>
            <w:tcPrChange w:id="2286" w:author="Gerard Ateshian" w:date="2014-04-17T20:56:00Z">
              <w:tcPr>
                <w:tcW w:w="8028" w:type="dxa"/>
              </w:tcPr>
            </w:tcPrChange>
          </w:tcPr>
          <w:p w14:paraId="4E7DE492" w14:textId="4889A6E9" w:rsidR="00C7478A" w:rsidRDefault="00C7478A" w:rsidP="00AF2221">
            <w:pPr>
              <w:rPr>
                <w:ins w:id="2287" w:author="Gerard Ateshian" w:date="2014-04-17T20:55:00Z"/>
              </w:rPr>
            </w:pPr>
            <w:ins w:id="2288" w:author="Gerard Ateshian" w:date="2014-04-17T20:56:00Z">
              <w:r>
                <w:t>[ ]</w:t>
              </w:r>
            </w:ins>
          </w:p>
        </w:tc>
      </w:tr>
      <w:tr w:rsidR="00C7478A" w14:paraId="26B42EA5" w14:textId="4EB68C1B" w:rsidTr="00C7478A">
        <w:tc>
          <w:tcPr>
            <w:tcW w:w="0" w:type="auto"/>
            <w:shd w:val="clear" w:color="auto" w:fill="auto"/>
            <w:tcPrChange w:id="2289" w:author="Gerard Ateshian" w:date="2014-04-17T20:56:00Z">
              <w:tcPr>
                <w:tcW w:w="1548" w:type="dxa"/>
                <w:shd w:val="clear" w:color="auto" w:fill="auto"/>
              </w:tcPr>
            </w:tcPrChange>
          </w:tcPr>
          <w:p w14:paraId="5B48E9F3" w14:textId="77777777" w:rsidR="00C7478A" w:rsidRDefault="00C7478A" w:rsidP="006A0BC1">
            <w:pPr>
              <w:pStyle w:val="code"/>
            </w:pPr>
            <w:r>
              <w:t>&lt;ksi&gt;</w:t>
            </w:r>
          </w:p>
        </w:tc>
        <w:tc>
          <w:tcPr>
            <w:tcW w:w="0" w:type="auto"/>
            <w:shd w:val="clear" w:color="auto" w:fill="auto"/>
            <w:tcPrChange w:id="2290" w:author="Gerard Ateshian" w:date="2014-04-17T20:56:00Z">
              <w:tcPr>
                <w:tcW w:w="8028" w:type="dxa"/>
                <w:shd w:val="clear" w:color="auto" w:fill="auto"/>
              </w:tcPr>
            </w:tcPrChange>
          </w:tcPr>
          <w:p w14:paraId="1743FFAC" w14:textId="71641F7E" w:rsidR="00C7478A" w:rsidRDefault="00C7478A" w:rsidP="00AF2221">
            <w:r>
              <w:t xml:space="preserve">parameters </w:t>
            </w:r>
            <w:r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60295383" r:id="rId590"/>
              </w:object>
            </w:r>
          </w:p>
        </w:tc>
        <w:tc>
          <w:tcPr>
            <w:tcW w:w="0" w:type="auto"/>
            <w:tcPrChange w:id="2291" w:author="Gerard Ateshian" w:date="2014-04-17T20:56:00Z">
              <w:tcPr>
                <w:tcW w:w="8028" w:type="dxa"/>
              </w:tcPr>
            </w:tcPrChange>
          </w:tcPr>
          <w:p w14:paraId="4C29C432" w14:textId="012465DC" w:rsidR="00C7478A" w:rsidRDefault="00C7478A" w:rsidP="00AF2221">
            <w:pPr>
              <w:rPr>
                <w:ins w:id="2292" w:author="Gerard Ateshian" w:date="2014-04-17T20:55:00Z"/>
              </w:rPr>
            </w:pPr>
            <w:ins w:id="2293" w:author="Gerard Ateshian" w:date="2014-04-17T20:56:00Z">
              <w:r>
                <w:t>[</w:t>
              </w:r>
              <w:r>
                <w:rPr>
                  <w:b/>
                </w:rPr>
                <w:t>P</w:t>
              </w:r>
              <w:r>
                <w:t>]</w:t>
              </w:r>
            </w:ins>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60295384"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60295385" r:id="rId594"/>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60295386" r:id="rId596"/>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294" w:name="_Toc385498499"/>
      <w:r>
        <w:lastRenderedPageBreak/>
        <w:t>Fiber with Exponential-Power Law</w:t>
      </w:r>
      <w:bookmarkEnd w:id="2294"/>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95"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2296">
          <w:tblGrid>
            <w:gridCol w:w="1548"/>
            <w:gridCol w:w="8028"/>
            <w:gridCol w:w="8028"/>
          </w:tblGrid>
        </w:tblGridChange>
      </w:tblGrid>
      <w:tr w:rsidR="00632EDA" w14:paraId="28BF3AC3" w14:textId="758B9D19" w:rsidTr="00632EDA">
        <w:tc>
          <w:tcPr>
            <w:tcW w:w="0" w:type="auto"/>
            <w:shd w:val="clear" w:color="auto" w:fill="auto"/>
            <w:tcPrChange w:id="2297" w:author="Gerard Ateshian" w:date="2014-04-17T20:56:00Z">
              <w:tcPr>
                <w:tcW w:w="1548" w:type="dxa"/>
                <w:shd w:val="clear" w:color="auto" w:fill="auto"/>
              </w:tcPr>
            </w:tcPrChange>
          </w:tcPr>
          <w:p w14:paraId="13F28354" w14:textId="77777777" w:rsidR="00632EDA" w:rsidRDefault="00632EDA" w:rsidP="006A0BC1">
            <w:pPr>
              <w:pStyle w:val="code"/>
            </w:pPr>
            <w:r>
              <w:t>&lt;ksi&gt;</w:t>
            </w:r>
          </w:p>
        </w:tc>
        <w:tc>
          <w:tcPr>
            <w:tcW w:w="0" w:type="auto"/>
            <w:shd w:val="clear" w:color="auto" w:fill="auto"/>
            <w:tcPrChange w:id="2298" w:author="Gerard Ateshian" w:date="2014-04-17T20:56:00Z">
              <w:tcPr>
                <w:tcW w:w="8028" w:type="dxa"/>
                <w:shd w:val="clear" w:color="auto" w:fill="auto"/>
              </w:tcPr>
            </w:tcPrChange>
          </w:tcPr>
          <w:p w14:paraId="59A4F7B2" w14:textId="0FD25A9F" w:rsidR="00632EDA" w:rsidRDefault="00632EDA"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60295387" r:id="rId598"/>
              </w:object>
            </w:r>
            <w:r>
              <w:t>, representing a measure of the fiber modulus</w:t>
            </w:r>
          </w:p>
        </w:tc>
        <w:tc>
          <w:tcPr>
            <w:tcW w:w="0" w:type="auto"/>
            <w:tcPrChange w:id="2299" w:author="Gerard Ateshian" w:date="2014-04-17T20:56:00Z">
              <w:tcPr>
                <w:tcW w:w="8028" w:type="dxa"/>
              </w:tcPr>
            </w:tcPrChange>
          </w:tcPr>
          <w:p w14:paraId="0816AF1D" w14:textId="072E2016" w:rsidR="00632EDA" w:rsidRPr="00AF2221" w:rsidRDefault="00632EDA" w:rsidP="00AF2221">
            <w:pPr>
              <w:rPr>
                <w:ins w:id="2300" w:author="Gerard Ateshian" w:date="2014-04-17T20:56:00Z"/>
                <w:position w:val="-10"/>
              </w:rPr>
            </w:pPr>
            <w:ins w:id="2301" w:author="Gerard Ateshian" w:date="2014-04-17T20:56:00Z">
              <w:r>
                <w:rPr>
                  <w:position w:val="-10"/>
                </w:rPr>
                <w:t>[</w:t>
              </w:r>
              <w:r>
                <w:rPr>
                  <w:b/>
                  <w:position w:val="-10"/>
                </w:rPr>
                <w:t>P</w:t>
              </w:r>
              <w:r>
                <w:rPr>
                  <w:position w:val="-10"/>
                </w:rPr>
                <w:t>]</w:t>
              </w:r>
            </w:ins>
          </w:p>
        </w:tc>
      </w:tr>
      <w:tr w:rsidR="00632EDA" w14:paraId="6D9518DE" w14:textId="694895B8" w:rsidTr="00632EDA">
        <w:tc>
          <w:tcPr>
            <w:tcW w:w="0" w:type="auto"/>
            <w:shd w:val="clear" w:color="auto" w:fill="auto"/>
            <w:tcPrChange w:id="2302" w:author="Gerard Ateshian" w:date="2014-04-17T20:56:00Z">
              <w:tcPr>
                <w:tcW w:w="1548" w:type="dxa"/>
                <w:shd w:val="clear" w:color="auto" w:fill="auto"/>
              </w:tcPr>
            </w:tcPrChange>
          </w:tcPr>
          <w:p w14:paraId="4B3E0F2D" w14:textId="77777777" w:rsidR="00632EDA" w:rsidRDefault="00632EDA" w:rsidP="006A0BC1">
            <w:pPr>
              <w:pStyle w:val="code"/>
            </w:pPr>
            <w:r>
              <w:t>&lt;alpha&gt;</w:t>
            </w:r>
          </w:p>
        </w:tc>
        <w:tc>
          <w:tcPr>
            <w:tcW w:w="0" w:type="auto"/>
            <w:shd w:val="clear" w:color="auto" w:fill="auto"/>
            <w:tcPrChange w:id="2303" w:author="Gerard Ateshian" w:date="2014-04-17T20:56:00Z">
              <w:tcPr>
                <w:tcW w:w="8028" w:type="dxa"/>
                <w:shd w:val="clear" w:color="auto" w:fill="auto"/>
              </w:tcPr>
            </w:tcPrChange>
          </w:tcPr>
          <w:p w14:paraId="26D8FE00" w14:textId="0A9523CA" w:rsidR="00632EDA" w:rsidRDefault="00632EDA"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60295388" r:id="rId600"/>
              </w:object>
            </w:r>
            <w:r>
              <w:t>, coefficient of exponential argument</w:t>
            </w:r>
          </w:p>
        </w:tc>
        <w:tc>
          <w:tcPr>
            <w:tcW w:w="0" w:type="auto"/>
            <w:tcPrChange w:id="2304" w:author="Gerard Ateshian" w:date="2014-04-17T20:56:00Z">
              <w:tcPr>
                <w:tcW w:w="8028" w:type="dxa"/>
              </w:tcPr>
            </w:tcPrChange>
          </w:tcPr>
          <w:p w14:paraId="20A497CD" w14:textId="0F918F83" w:rsidR="00632EDA" w:rsidRPr="00AF2221" w:rsidRDefault="00632EDA" w:rsidP="00AF2221">
            <w:pPr>
              <w:rPr>
                <w:ins w:id="2305" w:author="Gerard Ateshian" w:date="2014-04-17T20:56:00Z"/>
                <w:position w:val="-6"/>
              </w:rPr>
            </w:pPr>
            <w:ins w:id="2306" w:author="Gerard Ateshian" w:date="2014-04-17T20:56:00Z">
              <w:r>
                <w:rPr>
                  <w:position w:val="-6"/>
                </w:rPr>
                <w:t>[ ]</w:t>
              </w:r>
            </w:ins>
          </w:p>
        </w:tc>
      </w:tr>
      <w:tr w:rsidR="00632EDA" w14:paraId="1A758FD1" w14:textId="656052C9" w:rsidTr="00632EDA">
        <w:tc>
          <w:tcPr>
            <w:tcW w:w="0" w:type="auto"/>
            <w:shd w:val="clear" w:color="auto" w:fill="auto"/>
            <w:tcPrChange w:id="2307" w:author="Gerard Ateshian" w:date="2014-04-17T20:56:00Z">
              <w:tcPr>
                <w:tcW w:w="1548" w:type="dxa"/>
                <w:shd w:val="clear" w:color="auto" w:fill="auto"/>
              </w:tcPr>
            </w:tcPrChange>
          </w:tcPr>
          <w:p w14:paraId="0BE7F8CF" w14:textId="77777777" w:rsidR="00632EDA" w:rsidRDefault="00632EDA" w:rsidP="006A0BC1">
            <w:pPr>
              <w:pStyle w:val="code"/>
            </w:pPr>
            <w:r>
              <w:t>&lt;beta&gt;</w:t>
            </w:r>
          </w:p>
        </w:tc>
        <w:tc>
          <w:tcPr>
            <w:tcW w:w="0" w:type="auto"/>
            <w:shd w:val="clear" w:color="auto" w:fill="auto"/>
            <w:tcPrChange w:id="2308" w:author="Gerard Ateshian" w:date="2014-04-17T20:56:00Z">
              <w:tcPr>
                <w:tcW w:w="8028" w:type="dxa"/>
                <w:shd w:val="clear" w:color="auto" w:fill="auto"/>
              </w:tcPr>
            </w:tcPrChange>
          </w:tcPr>
          <w:p w14:paraId="5D40CFED" w14:textId="1C0AFB57" w:rsidR="00632EDA" w:rsidRDefault="00632EDA"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60295389" r:id="rId602"/>
              </w:object>
            </w:r>
            <w:r>
              <w:t>, power of exponential argument</w:t>
            </w:r>
          </w:p>
        </w:tc>
        <w:tc>
          <w:tcPr>
            <w:tcW w:w="0" w:type="auto"/>
            <w:tcPrChange w:id="2309" w:author="Gerard Ateshian" w:date="2014-04-17T20:56:00Z">
              <w:tcPr>
                <w:tcW w:w="8028" w:type="dxa"/>
              </w:tcPr>
            </w:tcPrChange>
          </w:tcPr>
          <w:p w14:paraId="3B54D584" w14:textId="5E3B4BCF" w:rsidR="00632EDA" w:rsidRPr="00AF2221" w:rsidRDefault="00632EDA" w:rsidP="00AF2221">
            <w:pPr>
              <w:rPr>
                <w:ins w:id="2310" w:author="Gerard Ateshian" w:date="2014-04-17T20:56:00Z"/>
                <w:position w:val="-10"/>
              </w:rPr>
            </w:pPr>
            <w:ins w:id="2311" w:author="Gerard Ateshian" w:date="2014-04-17T20:56:00Z">
              <w:r>
                <w:rPr>
                  <w:position w:val="-10"/>
                </w:rPr>
                <w:t>[ ]</w:t>
              </w:r>
            </w:ins>
          </w:p>
        </w:tc>
      </w:tr>
      <w:tr w:rsidR="00632EDA" w14:paraId="380BDD3F" w14:textId="40900364" w:rsidTr="00632EDA">
        <w:tc>
          <w:tcPr>
            <w:tcW w:w="0" w:type="auto"/>
            <w:shd w:val="clear" w:color="auto" w:fill="auto"/>
            <w:tcPrChange w:id="2312" w:author="Gerard Ateshian" w:date="2014-04-17T20:56:00Z">
              <w:tcPr>
                <w:tcW w:w="1548" w:type="dxa"/>
                <w:shd w:val="clear" w:color="auto" w:fill="auto"/>
              </w:tcPr>
            </w:tcPrChange>
          </w:tcPr>
          <w:p w14:paraId="2B1AFACD" w14:textId="77777777" w:rsidR="00632EDA" w:rsidRDefault="00632EDA" w:rsidP="006A0BC1">
            <w:pPr>
              <w:pStyle w:val="code"/>
            </w:pPr>
            <w:r>
              <w:t>&lt;theta&gt;</w:t>
            </w:r>
          </w:p>
        </w:tc>
        <w:tc>
          <w:tcPr>
            <w:tcW w:w="0" w:type="auto"/>
            <w:shd w:val="clear" w:color="auto" w:fill="auto"/>
            <w:tcPrChange w:id="2313" w:author="Gerard Ateshian" w:date="2014-04-17T20:56:00Z">
              <w:tcPr>
                <w:tcW w:w="8028" w:type="dxa"/>
                <w:shd w:val="clear" w:color="auto" w:fill="auto"/>
              </w:tcPr>
            </w:tcPrChange>
          </w:tcPr>
          <w:p w14:paraId="451454F4" w14:textId="56C30C07" w:rsidR="00632EDA" w:rsidRDefault="00632EDA" w:rsidP="00632EDA">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60295390" r:id="rId604"/>
              </w:object>
            </w:r>
            <w:r>
              <w:t>, spherical angle for fiber orientation in local coordinate system</w:t>
            </w:r>
            <w:del w:id="2314" w:author="Gerard Ateshian" w:date="2014-04-17T20:56:00Z">
              <w:r w:rsidDel="00632EDA">
                <w:delText xml:space="preserve"> (in degrees)</w:delText>
              </w:r>
            </w:del>
          </w:p>
        </w:tc>
        <w:tc>
          <w:tcPr>
            <w:tcW w:w="0" w:type="auto"/>
            <w:tcPrChange w:id="2315" w:author="Gerard Ateshian" w:date="2014-04-17T20:56:00Z">
              <w:tcPr>
                <w:tcW w:w="8028" w:type="dxa"/>
              </w:tcPr>
            </w:tcPrChange>
          </w:tcPr>
          <w:p w14:paraId="6FDEF661" w14:textId="23D83F62" w:rsidR="00632EDA" w:rsidRPr="00AF2221" w:rsidRDefault="00632EDA" w:rsidP="00AF2221">
            <w:pPr>
              <w:rPr>
                <w:ins w:id="2316" w:author="Gerard Ateshian" w:date="2014-04-17T20:56:00Z"/>
                <w:position w:val="-6"/>
              </w:rPr>
            </w:pPr>
            <w:ins w:id="2317" w:author="Gerard Ateshian" w:date="2014-04-17T20:56:00Z">
              <w:r>
                <w:rPr>
                  <w:position w:val="-6"/>
                </w:rPr>
                <w:t>[</w:t>
              </w:r>
              <w:r w:rsidRPr="00632EDA">
                <w:rPr>
                  <w:b/>
                  <w:position w:val="-6"/>
                  <w:rPrChange w:id="2318" w:author="Gerard Ateshian" w:date="2014-04-17T20:56:00Z">
                    <w:rPr>
                      <w:position w:val="-6"/>
                    </w:rPr>
                  </w:rPrChange>
                </w:rPr>
                <w:t>deg</w:t>
              </w:r>
              <w:r>
                <w:rPr>
                  <w:position w:val="-6"/>
                </w:rPr>
                <w:t>]</w:t>
              </w:r>
            </w:ins>
          </w:p>
        </w:tc>
      </w:tr>
      <w:tr w:rsidR="00632EDA" w14:paraId="1D89ED5E" w14:textId="579EEC62" w:rsidTr="00632EDA">
        <w:tc>
          <w:tcPr>
            <w:tcW w:w="0" w:type="auto"/>
            <w:shd w:val="clear" w:color="auto" w:fill="auto"/>
            <w:tcPrChange w:id="2319" w:author="Gerard Ateshian" w:date="2014-04-17T20:56:00Z">
              <w:tcPr>
                <w:tcW w:w="1548" w:type="dxa"/>
                <w:shd w:val="clear" w:color="auto" w:fill="auto"/>
              </w:tcPr>
            </w:tcPrChange>
          </w:tcPr>
          <w:p w14:paraId="3A33941A" w14:textId="77777777" w:rsidR="00632EDA" w:rsidRDefault="00632EDA" w:rsidP="006A0BC1">
            <w:pPr>
              <w:pStyle w:val="code"/>
            </w:pPr>
            <w:r>
              <w:t>&lt;phi&gt;</w:t>
            </w:r>
          </w:p>
        </w:tc>
        <w:tc>
          <w:tcPr>
            <w:tcW w:w="0" w:type="auto"/>
            <w:shd w:val="clear" w:color="auto" w:fill="auto"/>
            <w:tcPrChange w:id="2320" w:author="Gerard Ateshian" w:date="2014-04-17T20:56:00Z">
              <w:tcPr>
                <w:tcW w:w="8028" w:type="dxa"/>
                <w:shd w:val="clear" w:color="auto" w:fill="auto"/>
              </w:tcPr>
            </w:tcPrChange>
          </w:tcPr>
          <w:p w14:paraId="67C57798" w14:textId="13B13A11" w:rsidR="00632EDA" w:rsidRDefault="00632EDA" w:rsidP="00632EDA">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60295391" r:id="rId606"/>
              </w:object>
            </w:r>
            <w:r>
              <w:t>, spherical angle for fiber orientation in local coordinate system</w:t>
            </w:r>
            <w:del w:id="2321" w:author="Gerard Ateshian" w:date="2014-04-17T20:56:00Z">
              <w:r w:rsidDel="00632EDA">
                <w:delText xml:space="preserve"> (in degrees)</w:delText>
              </w:r>
            </w:del>
          </w:p>
        </w:tc>
        <w:tc>
          <w:tcPr>
            <w:tcW w:w="0" w:type="auto"/>
            <w:tcPrChange w:id="2322" w:author="Gerard Ateshian" w:date="2014-04-17T20:56:00Z">
              <w:tcPr>
                <w:tcW w:w="8028" w:type="dxa"/>
              </w:tcPr>
            </w:tcPrChange>
          </w:tcPr>
          <w:p w14:paraId="06DF6344" w14:textId="548D9612" w:rsidR="00632EDA" w:rsidRPr="00AF2221" w:rsidRDefault="00632EDA" w:rsidP="00AF2221">
            <w:pPr>
              <w:rPr>
                <w:ins w:id="2323" w:author="Gerard Ateshian" w:date="2014-04-17T20:56:00Z"/>
                <w:position w:val="-10"/>
              </w:rPr>
            </w:pPr>
            <w:ins w:id="2324" w:author="Gerard Ateshian" w:date="2014-04-17T20:56:00Z">
              <w:r>
                <w:rPr>
                  <w:position w:val="-10"/>
                </w:rPr>
                <w:t>[</w:t>
              </w:r>
              <w:r>
                <w:rPr>
                  <w:b/>
                  <w:position w:val="-10"/>
                </w:rPr>
                <w:t>deg</w:t>
              </w:r>
              <w:r>
                <w:rPr>
                  <w:position w:val="-10"/>
                </w:rPr>
                <w:t>]</w:t>
              </w:r>
            </w:ins>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1.5pt;height:18pt" o:ole="">
            <v:imagedata r:id="rId607" o:title=""/>
          </v:shape>
          <o:OLEObject Type="Embed" ProgID="Equation.DSMT4" ShapeID="_x0000_i1312" DrawAspect="Content" ObjectID="_1460295392" r:id="rId608"/>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60295393"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60295394" r:id="rId612"/>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60295395"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60295396"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60295397"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60295398"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60295399"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60295400"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60295401"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60295402"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60295403" r:id="rId630"/>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60295404"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60295405"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60295406"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60295407"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lastRenderedPageBreak/>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60295408"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60295409"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2325" w:name="_Ref173929189"/>
      <w:bookmarkStart w:id="2326" w:name="_Toc385498500"/>
      <w:r>
        <w:lastRenderedPageBreak/>
        <w:t>Holmes-Mow</w:t>
      </w:r>
      <w:bookmarkEnd w:id="2325"/>
      <w:bookmarkEnd w:id="2326"/>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27"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42"/>
        <w:gridCol w:w="6627"/>
        <w:gridCol w:w="1007"/>
        <w:tblGridChange w:id="2328">
          <w:tblGrid>
            <w:gridCol w:w="1548"/>
            <w:gridCol w:w="8028"/>
            <w:gridCol w:w="8028"/>
          </w:tblGrid>
        </w:tblGridChange>
      </w:tblGrid>
      <w:tr w:rsidR="00632EDA" w14:paraId="2630A440" w14:textId="617B5F1D" w:rsidTr="00632EDA">
        <w:tc>
          <w:tcPr>
            <w:tcW w:w="1014" w:type="pct"/>
            <w:shd w:val="clear" w:color="auto" w:fill="auto"/>
            <w:tcPrChange w:id="2329" w:author="Gerard Ateshian" w:date="2014-04-17T20:57:00Z">
              <w:tcPr>
                <w:tcW w:w="1548" w:type="dxa"/>
                <w:shd w:val="clear" w:color="auto" w:fill="auto"/>
              </w:tcPr>
            </w:tcPrChange>
          </w:tcPr>
          <w:p w14:paraId="35704359" w14:textId="77777777" w:rsidR="00632EDA" w:rsidRDefault="00632EDA" w:rsidP="006A0BC1">
            <w:pPr>
              <w:pStyle w:val="code"/>
            </w:pPr>
            <w:r>
              <w:t>&lt;E&gt;</w:t>
            </w:r>
          </w:p>
        </w:tc>
        <w:tc>
          <w:tcPr>
            <w:tcW w:w="3460" w:type="pct"/>
            <w:shd w:val="clear" w:color="auto" w:fill="auto"/>
            <w:tcPrChange w:id="2330" w:author="Gerard Ateshian" w:date="2014-04-17T20:57:00Z">
              <w:tcPr>
                <w:tcW w:w="8028" w:type="dxa"/>
                <w:shd w:val="clear" w:color="auto" w:fill="auto"/>
              </w:tcPr>
            </w:tcPrChange>
          </w:tcPr>
          <w:p w14:paraId="2ED46B99" w14:textId="77777777" w:rsidR="00632EDA" w:rsidRDefault="00632EDA" w:rsidP="006A0BC1">
            <w:r>
              <w:t>Young’s modulus</w:t>
            </w:r>
          </w:p>
        </w:tc>
        <w:tc>
          <w:tcPr>
            <w:tcW w:w="526" w:type="pct"/>
            <w:tcPrChange w:id="2331" w:author="Gerard Ateshian" w:date="2014-04-17T20:57:00Z">
              <w:tcPr>
                <w:tcW w:w="8028" w:type="dxa"/>
              </w:tcPr>
            </w:tcPrChange>
          </w:tcPr>
          <w:p w14:paraId="54FCD2AC" w14:textId="41E41751" w:rsidR="00632EDA" w:rsidRDefault="00632EDA" w:rsidP="006A0BC1">
            <w:pPr>
              <w:rPr>
                <w:ins w:id="2332" w:author="Gerard Ateshian" w:date="2014-04-17T20:57:00Z"/>
              </w:rPr>
            </w:pPr>
            <w:ins w:id="2333" w:author="Gerard Ateshian" w:date="2014-04-17T20:57:00Z">
              <w:r>
                <w:t>[</w:t>
              </w:r>
              <w:r>
                <w:rPr>
                  <w:b/>
                </w:rPr>
                <w:t>P</w:t>
              </w:r>
              <w:r>
                <w:t>]</w:t>
              </w:r>
            </w:ins>
          </w:p>
        </w:tc>
      </w:tr>
      <w:tr w:rsidR="00632EDA" w14:paraId="7283C5D4" w14:textId="022AE2FC" w:rsidTr="00632EDA">
        <w:tc>
          <w:tcPr>
            <w:tcW w:w="1014" w:type="pct"/>
            <w:shd w:val="clear" w:color="auto" w:fill="auto"/>
            <w:tcPrChange w:id="2334" w:author="Gerard Ateshian" w:date="2014-04-17T20:57:00Z">
              <w:tcPr>
                <w:tcW w:w="1548" w:type="dxa"/>
                <w:shd w:val="clear" w:color="auto" w:fill="auto"/>
              </w:tcPr>
            </w:tcPrChange>
          </w:tcPr>
          <w:p w14:paraId="3319F2A8" w14:textId="77777777" w:rsidR="00632EDA" w:rsidRDefault="00632EDA" w:rsidP="006A0BC1">
            <w:pPr>
              <w:pStyle w:val="code"/>
            </w:pPr>
            <w:r>
              <w:t>&lt;v&gt;</w:t>
            </w:r>
          </w:p>
        </w:tc>
        <w:tc>
          <w:tcPr>
            <w:tcW w:w="3460" w:type="pct"/>
            <w:shd w:val="clear" w:color="auto" w:fill="auto"/>
            <w:tcPrChange w:id="2335" w:author="Gerard Ateshian" w:date="2014-04-17T20:57:00Z">
              <w:tcPr>
                <w:tcW w:w="8028" w:type="dxa"/>
                <w:shd w:val="clear" w:color="auto" w:fill="auto"/>
              </w:tcPr>
            </w:tcPrChange>
          </w:tcPr>
          <w:p w14:paraId="057EF4D8" w14:textId="77777777" w:rsidR="00632EDA" w:rsidRDefault="00632EDA" w:rsidP="006A0BC1">
            <w:r>
              <w:t>Poisson’s ratio</w:t>
            </w:r>
          </w:p>
        </w:tc>
        <w:tc>
          <w:tcPr>
            <w:tcW w:w="526" w:type="pct"/>
            <w:tcPrChange w:id="2336" w:author="Gerard Ateshian" w:date="2014-04-17T20:57:00Z">
              <w:tcPr>
                <w:tcW w:w="8028" w:type="dxa"/>
              </w:tcPr>
            </w:tcPrChange>
          </w:tcPr>
          <w:p w14:paraId="42529080" w14:textId="665F635A" w:rsidR="00632EDA" w:rsidRDefault="00632EDA" w:rsidP="006A0BC1">
            <w:pPr>
              <w:rPr>
                <w:ins w:id="2337" w:author="Gerard Ateshian" w:date="2014-04-17T20:57:00Z"/>
              </w:rPr>
            </w:pPr>
            <w:ins w:id="2338" w:author="Gerard Ateshian" w:date="2014-04-17T20:57:00Z">
              <w:r>
                <w:t>[ ]</w:t>
              </w:r>
            </w:ins>
          </w:p>
        </w:tc>
      </w:tr>
      <w:tr w:rsidR="00632EDA" w14:paraId="0293040F" w14:textId="747E45C2" w:rsidTr="00632EDA">
        <w:tc>
          <w:tcPr>
            <w:tcW w:w="1014" w:type="pct"/>
            <w:shd w:val="clear" w:color="auto" w:fill="auto"/>
            <w:tcPrChange w:id="2339" w:author="Gerard Ateshian" w:date="2014-04-17T20:57:00Z">
              <w:tcPr>
                <w:tcW w:w="1548" w:type="dxa"/>
                <w:shd w:val="clear" w:color="auto" w:fill="auto"/>
              </w:tcPr>
            </w:tcPrChange>
          </w:tcPr>
          <w:p w14:paraId="44493B2B" w14:textId="77777777" w:rsidR="00632EDA" w:rsidRDefault="00632EDA" w:rsidP="006A0BC1">
            <w:pPr>
              <w:pStyle w:val="code"/>
            </w:pPr>
            <w:r>
              <w:t>&lt;beta&gt;</w:t>
            </w:r>
          </w:p>
        </w:tc>
        <w:tc>
          <w:tcPr>
            <w:tcW w:w="3460" w:type="pct"/>
            <w:shd w:val="clear" w:color="auto" w:fill="auto"/>
            <w:tcPrChange w:id="2340" w:author="Gerard Ateshian" w:date="2014-04-17T20:57:00Z">
              <w:tcPr>
                <w:tcW w:w="8028" w:type="dxa"/>
                <w:shd w:val="clear" w:color="auto" w:fill="auto"/>
              </w:tcPr>
            </w:tcPrChange>
          </w:tcPr>
          <w:p w14:paraId="486FC2DA" w14:textId="77777777" w:rsidR="00632EDA" w:rsidRDefault="00632EDA" w:rsidP="006A0BC1">
            <w:r>
              <w:t>Exponential stiffening coefficient</w:t>
            </w:r>
          </w:p>
        </w:tc>
        <w:tc>
          <w:tcPr>
            <w:tcW w:w="526" w:type="pct"/>
            <w:tcPrChange w:id="2341" w:author="Gerard Ateshian" w:date="2014-04-17T20:57:00Z">
              <w:tcPr>
                <w:tcW w:w="8028" w:type="dxa"/>
              </w:tcPr>
            </w:tcPrChange>
          </w:tcPr>
          <w:p w14:paraId="2B470A5B" w14:textId="7473673B" w:rsidR="00632EDA" w:rsidRDefault="00632EDA" w:rsidP="006A0BC1">
            <w:pPr>
              <w:rPr>
                <w:ins w:id="2342" w:author="Gerard Ateshian" w:date="2014-04-17T20:57:00Z"/>
              </w:rPr>
            </w:pPr>
            <w:ins w:id="2343" w:author="Gerard Ateshian" w:date="2014-04-17T20:57:00Z">
              <w:r>
                <w:t>[ ]</w:t>
              </w:r>
            </w:ins>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60295410" r:id="rId644"/>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60295411"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60295412"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60295413" r:id="rId650"/>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60295414"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60295415"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60295416"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344" w:name="_Toc385498501"/>
      <w:r>
        <w:lastRenderedPageBreak/>
        <w:t>Isotropic Elastic</w:t>
      </w:r>
      <w:bookmarkEnd w:id="2344"/>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45"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346">
          <w:tblGrid>
            <w:gridCol w:w="828"/>
            <w:gridCol w:w="8748"/>
            <w:gridCol w:w="8748"/>
          </w:tblGrid>
        </w:tblGridChange>
      </w:tblGrid>
      <w:tr w:rsidR="00632EDA" w14:paraId="6AC282A3" w14:textId="59794E06" w:rsidTr="00632EDA">
        <w:tc>
          <w:tcPr>
            <w:tcW w:w="1000" w:type="pct"/>
            <w:shd w:val="clear" w:color="auto" w:fill="auto"/>
            <w:tcPrChange w:id="2347" w:author="Gerard Ateshian" w:date="2014-04-17T20:57:00Z">
              <w:tcPr>
                <w:tcW w:w="828" w:type="dxa"/>
                <w:shd w:val="clear" w:color="auto" w:fill="auto"/>
              </w:tcPr>
            </w:tcPrChange>
          </w:tcPr>
          <w:p w14:paraId="68E425D0" w14:textId="77777777" w:rsidR="00632EDA" w:rsidRDefault="00632EDA" w:rsidP="006A0BC1">
            <w:pPr>
              <w:pStyle w:val="code"/>
            </w:pPr>
            <w:r>
              <w:t>&lt;E&gt;</w:t>
            </w:r>
          </w:p>
        </w:tc>
        <w:tc>
          <w:tcPr>
            <w:tcW w:w="3147" w:type="pct"/>
            <w:shd w:val="clear" w:color="auto" w:fill="auto"/>
            <w:tcPrChange w:id="2348" w:author="Gerard Ateshian" w:date="2014-04-17T20:57:00Z">
              <w:tcPr>
                <w:tcW w:w="8748" w:type="dxa"/>
                <w:shd w:val="clear" w:color="auto" w:fill="auto"/>
              </w:tcPr>
            </w:tcPrChange>
          </w:tcPr>
          <w:p w14:paraId="138B86E4" w14:textId="77777777" w:rsidR="00632EDA" w:rsidRDefault="00632EDA" w:rsidP="006A0BC1">
            <w:r>
              <w:t>Young’s modulus</w:t>
            </w:r>
          </w:p>
        </w:tc>
        <w:tc>
          <w:tcPr>
            <w:tcW w:w="853" w:type="pct"/>
            <w:tcPrChange w:id="2349" w:author="Gerard Ateshian" w:date="2014-04-17T20:57:00Z">
              <w:tcPr>
                <w:tcW w:w="8748" w:type="dxa"/>
              </w:tcPr>
            </w:tcPrChange>
          </w:tcPr>
          <w:p w14:paraId="1DB316D8" w14:textId="716E8CD6" w:rsidR="00632EDA" w:rsidRDefault="00632EDA" w:rsidP="006A0BC1">
            <w:pPr>
              <w:rPr>
                <w:ins w:id="2350" w:author="Gerard Ateshian" w:date="2014-04-17T20:57:00Z"/>
              </w:rPr>
            </w:pPr>
            <w:ins w:id="2351" w:author="Gerard Ateshian" w:date="2014-04-17T20:57:00Z">
              <w:r>
                <w:t>[</w:t>
              </w:r>
              <w:r>
                <w:rPr>
                  <w:b/>
                </w:rPr>
                <w:t>P</w:t>
              </w:r>
              <w:r>
                <w:t>]</w:t>
              </w:r>
            </w:ins>
          </w:p>
        </w:tc>
      </w:tr>
      <w:tr w:rsidR="00632EDA" w14:paraId="0C6C7EF8" w14:textId="7A802E10" w:rsidTr="00632EDA">
        <w:tc>
          <w:tcPr>
            <w:tcW w:w="1000" w:type="pct"/>
            <w:shd w:val="clear" w:color="auto" w:fill="auto"/>
            <w:tcPrChange w:id="2352" w:author="Gerard Ateshian" w:date="2014-04-17T20:57:00Z">
              <w:tcPr>
                <w:tcW w:w="828" w:type="dxa"/>
                <w:shd w:val="clear" w:color="auto" w:fill="auto"/>
              </w:tcPr>
            </w:tcPrChange>
          </w:tcPr>
          <w:p w14:paraId="431A8EB1" w14:textId="77777777" w:rsidR="00632EDA" w:rsidRDefault="00632EDA" w:rsidP="006A0BC1">
            <w:pPr>
              <w:pStyle w:val="code"/>
            </w:pPr>
            <w:r>
              <w:t>&lt;v&gt;</w:t>
            </w:r>
          </w:p>
        </w:tc>
        <w:tc>
          <w:tcPr>
            <w:tcW w:w="3147" w:type="pct"/>
            <w:shd w:val="clear" w:color="auto" w:fill="auto"/>
            <w:tcPrChange w:id="2353" w:author="Gerard Ateshian" w:date="2014-04-17T20:57:00Z">
              <w:tcPr>
                <w:tcW w:w="8748" w:type="dxa"/>
                <w:shd w:val="clear" w:color="auto" w:fill="auto"/>
              </w:tcPr>
            </w:tcPrChange>
          </w:tcPr>
          <w:p w14:paraId="6CE0F038" w14:textId="77777777" w:rsidR="00632EDA" w:rsidRDefault="00632EDA" w:rsidP="006A0BC1">
            <w:r>
              <w:t>Poisson’s ratio</w:t>
            </w:r>
          </w:p>
        </w:tc>
        <w:tc>
          <w:tcPr>
            <w:tcW w:w="853" w:type="pct"/>
            <w:tcPrChange w:id="2354" w:author="Gerard Ateshian" w:date="2014-04-17T20:57:00Z">
              <w:tcPr>
                <w:tcW w:w="8748" w:type="dxa"/>
              </w:tcPr>
            </w:tcPrChange>
          </w:tcPr>
          <w:p w14:paraId="22741499" w14:textId="391DE39B" w:rsidR="00632EDA" w:rsidRDefault="00632EDA" w:rsidP="006A0BC1">
            <w:pPr>
              <w:rPr>
                <w:ins w:id="2355" w:author="Gerard Ateshian" w:date="2014-04-17T20:57:00Z"/>
              </w:rPr>
            </w:pPr>
            <w:ins w:id="2356" w:author="Gerard Ateshian" w:date="2014-04-17T20:57:00Z">
              <w:r>
                <w:t>[ ]</w:t>
              </w:r>
            </w:ins>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60295417"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60295418"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60295419"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60295420"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60295421"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60295422"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4.1.3.11.</w:t>
      </w:r>
      <w:proofErr w:type="gramEnd"/>
      <w:r w:rsidR="00873D59">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873D59">
        <w:t>4.1.3.12.</w:t>
      </w:r>
      <w:proofErr w:type="gramEnd"/>
      <w:r w:rsidR="00873D59">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357" w:name="_Toc385498502"/>
      <w:r>
        <w:lastRenderedPageBreak/>
        <w:t>Orthotropic</w:t>
      </w:r>
      <w:r w:rsidR="00D51B77">
        <w:t xml:space="preserve"> Elastic</w:t>
      </w:r>
      <w:bookmarkEnd w:id="2357"/>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58"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80"/>
        <w:gridCol w:w="7215"/>
        <w:gridCol w:w="881"/>
        <w:tblGridChange w:id="2359">
          <w:tblGrid>
            <w:gridCol w:w="1728"/>
            <w:gridCol w:w="7848"/>
            <w:gridCol w:w="7848"/>
          </w:tblGrid>
        </w:tblGridChange>
      </w:tblGrid>
      <w:tr w:rsidR="00632EDA" w14:paraId="129D9B1B" w14:textId="64CBBC79" w:rsidTr="00632EDA">
        <w:tc>
          <w:tcPr>
            <w:tcW w:w="773" w:type="pct"/>
            <w:shd w:val="clear" w:color="auto" w:fill="auto"/>
            <w:tcPrChange w:id="2360" w:author="Gerard Ateshian" w:date="2014-04-17T20:58:00Z">
              <w:tcPr>
                <w:tcW w:w="1728" w:type="dxa"/>
                <w:shd w:val="clear" w:color="auto" w:fill="auto"/>
              </w:tcPr>
            </w:tcPrChange>
          </w:tcPr>
          <w:p w14:paraId="37963A29" w14:textId="77777777" w:rsidR="00632EDA" w:rsidRDefault="00632EDA" w:rsidP="006A0BC1">
            <w:pPr>
              <w:pStyle w:val="code"/>
            </w:pPr>
            <w:r>
              <w:t>&lt;E1&gt;</w:t>
            </w:r>
          </w:p>
        </w:tc>
        <w:tc>
          <w:tcPr>
            <w:tcW w:w="3767" w:type="pct"/>
            <w:shd w:val="clear" w:color="auto" w:fill="auto"/>
            <w:tcPrChange w:id="2361" w:author="Gerard Ateshian" w:date="2014-04-17T20:58:00Z">
              <w:tcPr>
                <w:tcW w:w="7848" w:type="dxa"/>
                <w:shd w:val="clear" w:color="auto" w:fill="auto"/>
              </w:tcPr>
            </w:tcPrChange>
          </w:tcPr>
          <w:p w14:paraId="1941F696" w14:textId="77777777" w:rsidR="00632EDA" w:rsidRDefault="00632EDA" w:rsidP="006A0BC1">
            <w:r>
              <w:t>Young’s modulus in the x-direction</w:t>
            </w:r>
          </w:p>
        </w:tc>
        <w:tc>
          <w:tcPr>
            <w:tcW w:w="461" w:type="pct"/>
            <w:tcPrChange w:id="2362" w:author="Gerard Ateshian" w:date="2014-04-17T20:58:00Z">
              <w:tcPr>
                <w:tcW w:w="7848" w:type="dxa"/>
              </w:tcPr>
            </w:tcPrChange>
          </w:tcPr>
          <w:p w14:paraId="770A5235" w14:textId="2789A334" w:rsidR="00632EDA" w:rsidRDefault="00632EDA" w:rsidP="006A0BC1">
            <w:pPr>
              <w:rPr>
                <w:ins w:id="2363" w:author="Gerard Ateshian" w:date="2014-04-17T20:57:00Z"/>
              </w:rPr>
            </w:pPr>
            <w:ins w:id="2364" w:author="Gerard Ateshian" w:date="2014-04-17T20:57:00Z">
              <w:r>
                <w:t>[</w:t>
              </w:r>
              <w:r>
                <w:rPr>
                  <w:b/>
                </w:rPr>
                <w:t>P</w:t>
              </w:r>
              <w:r>
                <w:t>]</w:t>
              </w:r>
            </w:ins>
          </w:p>
        </w:tc>
      </w:tr>
      <w:tr w:rsidR="00632EDA" w14:paraId="603A0067" w14:textId="6200BCCE" w:rsidTr="00632EDA">
        <w:tc>
          <w:tcPr>
            <w:tcW w:w="773" w:type="pct"/>
            <w:shd w:val="clear" w:color="auto" w:fill="auto"/>
            <w:tcPrChange w:id="2365" w:author="Gerard Ateshian" w:date="2014-04-17T20:58:00Z">
              <w:tcPr>
                <w:tcW w:w="1728" w:type="dxa"/>
                <w:shd w:val="clear" w:color="auto" w:fill="auto"/>
              </w:tcPr>
            </w:tcPrChange>
          </w:tcPr>
          <w:p w14:paraId="435420A4" w14:textId="77777777" w:rsidR="00632EDA" w:rsidRDefault="00632EDA" w:rsidP="006A0BC1">
            <w:pPr>
              <w:pStyle w:val="code"/>
            </w:pPr>
            <w:r>
              <w:t>&lt;E2&gt;</w:t>
            </w:r>
          </w:p>
        </w:tc>
        <w:tc>
          <w:tcPr>
            <w:tcW w:w="3767" w:type="pct"/>
            <w:shd w:val="clear" w:color="auto" w:fill="auto"/>
            <w:tcPrChange w:id="2366" w:author="Gerard Ateshian" w:date="2014-04-17T20:58:00Z">
              <w:tcPr>
                <w:tcW w:w="7848" w:type="dxa"/>
                <w:shd w:val="clear" w:color="auto" w:fill="auto"/>
              </w:tcPr>
            </w:tcPrChange>
          </w:tcPr>
          <w:p w14:paraId="0D751883" w14:textId="77777777" w:rsidR="00632EDA" w:rsidRDefault="00632EDA" w:rsidP="006A0BC1">
            <w:r>
              <w:t>Young’s modulus in the y-direction</w:t>
            </w:r>
          </w:p>
        </w:tc>
        <w:tc>
          <w:tcPr>
            <w:tcW w:w="461" w:type="pct"/>
            <w:tcPrChange w:id="2367" w:author="Gerard Ateshian" w:date="2014-04-17T20:58:00Z">
              <w:tcPr>
                <w:tcW w:w="7848" w:type="dxa"/>
              </w:tcPr>
            </w:tcPrChange>
          </w:tcPr>
          <w:p w14:paraId="515806EC" w14:textId="64AEDBFE" w:rsidR="00632EDA" w:rsidRDefault="00632EDA" w:rsidP="006A0BC1">
            <w:pPr>
              <w:rPr>
                <w:ins w:id="2368" w:author="Gerard Ateshian" w:date="2014-04-17T20:57:00Z"/>
              </w:rPr>
            </w:pPr>
            <w:ins w:id="2369" w:author="Gerard Ateshian" w:date="2014-04-17T20:57:00Z">
              <w:r>
                <w:t>[</w:t>
              </w:r>
              <w:r>
                <w:rPr>
                  <w:b/>
                </w:rPr>
                <w:t>P</w:t>
              </w:r>
              <w:r>
                <w:t>]</w:t>
              </w:r>
            </w:ins>
          </w:p>
        </w:tc>
      </w:tr>
      <w:tr w:rsidR="00632EDA" w14:paraId="7526D2A9" w14:textId="390E6EA4" w:rsidTr="00632EDA">
        <w:tc>
          <w:tcPr>
            <w:tcW w:w="773" w:type="pct"/>
            <w:shd w:val="clear" w:color="auto" w:fill="auto"/>
            <w:tcPrChange w:id="2370" w:author="Gerard Ateshian" w:date="2014-04-17T20:58:00Z">
              <w:tcPr>
                <w:tcW w:w="1728" w:type="dxa"/>
                <w:shd w:val="clear" w:color="auto" w:fill="auto"/>
              </w:tcPr>
            </w:tcPrChange>
          </w:tcPr>
          <w:p w14:paraId="2C2E4CB5" w14:textId="77777777" w:rsidR="00632EDA" w:rsidRDefault="00632EDA" w:rsidP="006A0BC1">
            <w:pPr>
              <w:pStyle w:val="code"/>
            </w:pPr>
            <w:r>
              <w:t>&lt;E3&gt;</w:t>
            </w:r>
          </w:p>
        </w:tc>
        <w:tc>
          <w:tcPr>
            <w:tcW w:w="3767" w:type="pct"/>
            <w:shd w:val="clear" w:color="auto" w:fill="auto"/>
            <w:tcPrChange w:id="2371" w:author="Gerard Ateshian" w:date="2014-04-17T20:58:00Z">
              <w:tcPr>
                <w:tcW w:w="7848" w:type="dxa"/>
                <w:shd w:val="clear" w:color="auto" w:fill="auto"/>
              </w:tcPr>
            </w:tcPrChange>
          </w:tcPr>
          <w:p w14:paraId="074174B4" w14:textId="77777777" w:rsidR="00632EDA" w:rsidRDefault="00632EDA" w:rsidP="006A0BC1">
            <w:r>
              <w:t>Young’s modulus in the z-direction</w:t>
            </w:r>
          </w:p>
        </w:tc>
        <w:tc>
          <w:tcPr>
            <w:tcW w:w="461" w:type="pct"/>
            <w:tcPrChange w:id="2372" w:author="Gerard Ateshian" w:date="2014-04-17T20:58:00Z">
              <w:tcPr>
                <w:tcW w:w="7848" w:type="dxa"/>
              </w:tcPr>
            </w:tcPrChange>
          </w:tcPr>
          <w:p w14:paraId="79B75A6C" w14:textId="233A80FB" w:rsidR="00632EDA" w:rsidRDefault="00632EDA" w:rsidP="006A0BC1">
            <w:pPr>
              <w:rPr>
                <w:ins w:id="2373" w:author="Gerard Ateshian" w:date="2014-04-17T20:57:00Z"/>
              </w:rPr>
            </w:pPr>
            <w:ins w:id="2374" w:author="Gerard Ateshian" w:date="2014-04-17T20:57:00Z">
              <w:r>
                <w:t>[</w:t>
              </w:r>
              <w:r>
                <w:rPr>
                  <w:b/>
                </w:rPr>
                <w:t>P</w:t>
              </w:r>
              <w:r>
                <w:t>]</w:t>
              </w:r>
            </w:ins>
          </w:p>
        </w:tc>
      </w:tr>
      <w:tr w:rsidR="00632EDA" w14:paraId="5144049E" w14:textId="0A14E111" w:rsidTr="00632EDA">
        <w:tc>
          <w:tcPr>
            <w:tcW w:w="773" w:type="pct"/>
            <w:shd w:val="clear" w:color="auto" w:fill="auto"/>
            <w:tcPrChange w:id="2375" w:author="Gerard Ateshian" w:date="2014-04-17T20:58:00Z">
              <w:tcPr>
                <w:tcW w:w="1728" w:type="dxa"/>
                <w:shd w:val="clear" w:color="auto" w:fill="auto"/>
              </w:tcPr>
            </w:tcPrChange>
          </w:tcPr>
          <w:p w14:paraId="6D6CA337" w14:textId="77777777" w:rsidR="00632EDA" w:rsidRDefault="00632EDA" w:rsidP="006A0BC1">
            <w:pPr>
              <w:pStyle w:val="code"/>
            </w:pPr>
            <w:r>
              <w:t>&lt;G12&gt;</w:t>
            </w:r>
          </w:p>
        </w:tc>
        <w:tc>
          <w:tcPr>
            <w:tcW w:w="3767" w:type="pct"/>
            <w:shd w:val="clear" w:color="auto" w:fill="auto"/>
            <w:tcPrChange w:id="2376" w:author="Gerard Ateshian" w:date="2014-04-17T20:58:00Z">
              <w:tcPr>
                <w:tcW w:w="7848" w:type="dxa"/>
                <w:shd w:val="clear" w:color="auto" w:fill="auto"/>
              </w:tcPr>
            </w:tcPrChange>
          </w:tcPr>
          <w:p w14:paraId="7BBE5EB3" w14:textId="77777777" w:rsidR="00632EDA" w:rsidRDefault="00632EDA" w:rsidP="006A0BC1">
            <w:r>
              <w:t>Shear modulus in the xy-plane</w:t>
            </w:r>
          </w:p>
        </w:tc>
        <w:tc>
          <w:tcPr>
            <w:tcW w:w="461" w:type="pct"/>
            <w:tcPrChange w:id="2377" w:author="Gerard Ateshian" w:date="2014-04-17T20:58:00Z">
              <w:tcPr>
                <w:tcW w:w="7848" w:type="dxa"/>
              </w:tcPr>
            </w:tcPrChange>
          </w:tcPr>
          <w:p w14:paraId="5E0AF828" w14:textId="1672F1A1" w:rsidR="00632EDA" w:rsidRDefault="00632EDA" w:rsidP="006A0BC1">
            <w:pPr>
              <w:rPr>
                <w:ins w:id="2378" w:author="Gerard Ateshian" w:date="2014-04-17T20:57:00Z"/>
              </w:rPr>
            </w:pPr>
            <w:ins w:id="2379" w:author="Gerard Ateshian" w:date="2014-04-17T20:57:00Z">
              <w:r>
                <w:t>[</w:t>
              </w:r>
              <w:r>
                <w:rPr>
                  <w:b/>
                </w:rPr>
                <w:t>P</w:t>
              </w:r>
              <w:r>
                <w:t>]</w:t>
              </w:r>
            </w:ins>
          </w:p>
        </w:tc>
      </w:tr>
      <w:tr w:rsidR="00632EDA" w14:paraId="1A6E3A77" w14:textId="65DEEC19" w:rsidTr="00632EDA">
        <w:tc>
          <w:tcPr>
            <w:tcW w:w="773" w:type="pct"/>
            <w:shd w:val="clear" w:color="auto" w:fill="auto"/>
            <w:tcPrChange w:id="2380" w:author="Gerard Ateshian" w:date="2014-04-17T20:58:00Z">
              <w:tcPr>
                <w:tcW w:w="1728" w:type="dxa"/>
                <w:shd w:val="clear" w:color="auto" w:fill="auto"/>
              </w:tcPr>
            </w:tcPrChange>
          </w:tcPr>
          <w:p w14:paraId="39720A86" w14:textId="77777777" w:rsidR="00632EDA" w:rsidRDefault="00632EDA" w:rsidP="006A0BC1">
            <w:pPr>
              <w:pStyle w:val="code"/>
            </w:pPr>
            <w:r>
              <w:t>&lt;G23&gt;</w:t>
            </w:r>
          </w:p>
        </w:tc>
        <w:tc>
          <w:tcPr>
            <w:tcW w:w="3767" w:type="pct"/>
            <w:shd w:val="clear" w:color="auto" w:fill="auto"/>
            <w:tcPrChange w:id="2381" w:author="Gerard Ateshian" w:date="2014-04-17T20:58:00Z">
              <w:tcPr>
                <w:tcW w:w="7848" w:type="dxa"/>
                <w:shd w:val="clear" w:color="auto" w:fill="auto"/>
              </w:tcPr>
            </w:tcPrChange>
          </w:tcPr>
          <w:p w14:paraId="670A8A73" w14:textId="77777777" w:rsidR="00632EDA" w:rsidRDefault="00632EDA" w:rsidP="006A0BC1">
            <w:r>
              <w:t>Shear modulus in the yz-plane</w:t>
            </w:r>
          </w:p>
        </w:tc>
        <w:tc>
          <w:tcPr>
            <w:tcW w:w="461" w:type="pct"/>
            <w:tcPrChange w:id="2382" w:author="Gerard Ateshian" w:date="2014-04-17T20:58:00Z">
              <w:tcPr>
                <w:tcW w:w="7848" w:type="dxa"/>
              </w:tcPr>
            </w:tcPrChange>
          </w:tcPr>
          <w:p w14:paraId="3414658E" w14:textId="52AC7C2A" w:rsidR="00632EDA" w:rsidRDefault="00632EDA" w:rsidP="006A0BC1">
            <w:pPr>
              <w:rPr>
                <w:ins w:id="2383" w:author="Gerard Ateshian" w:date="2014-04-17T20:57:00Z"/>
              </w:rPr>
            </w:pPr>
            <w:ins w:id="2384" w:author="Gerard Ateshian" w:date="2014-04-17T20:57:00Z">
              <w:r>
                <w:t>[</w:t>
              </w:r>
              <w:r>
                <w:rPr>
                  <w:b/>
                </w:rPr>
                <w:t>P</w:t>
              </w:r>
              <w:r>
                <w:t>]</w:t>
              </w:r>
            </w:ins>
          </w:p>
        </w:tc>
      </w:tr>
      <w:tr w:rsidR="00632EDA" w14:paraId="3255A964" w14:textId="0D88D6B3" w:rsidTr="00632EDA">
        <w:tc>
          <w:tcPr>
            <w:tcW w:w="773" w:type="pct"/>
            <w:shd w:val="clear" w:color="auto" w:fill="auto"/>
            <w:tcPrChange w:id="2385" w:author="Gerard Ateshian" w:date="2014-04-17T20:58:00Z">
              <w:tcPr>
                <w:tcW w:w="1728" w:type="dxa"/>
                <w:shd w:val="clear" w:color="auto" w:fill="auto"/>
              </w:tcPr>
            </w:tcPrChange>
          </w:tcPr>
          <w:p w14:paraId="11C5B529" w14:textId="77777777" w:rsidR="00632EDA" w:rsidRDefault="00632EDA" w:rsidP="006A0BC1">
            <w:pPr>
              <w:pStyle w:val="code"/>
            </w:pPr>
            <w:r>
              <w:t>&lt;G31&gt;</w:t>
            </w:r>
          </w:p>
        </w:tc>
        <w:tc>
          <w:tcPr>
            <w:tcW w:w="3767" w:type="pct"/>
            <w:shd w:val="clear" w:color="auto" w:fill="auto"/>
            <w:tcPrChange w:id="2386" w:author="Gerard Ateshian" w:date="2014-04-17T20:58:00Z">
              <w:tcPr>
                <w:tcW w:w="7848" w:type="dxa"/>
                <w:shd w:val="clear" w:color="auto" w:fill="auto"/>
              </w:tcPr>
            </w:tcPrChange>
          </w:tcPr>
          <w:p w14:paraId="68C395C6" w14:textId="77777777" w:rsidR="00632EDA" w:rsidRDefault="00632EDA" w:rsidP="006A0BC1">
            <w:r>
              <w:t>Shear modulus in the xz-plane</w:t>
            </w:r>
          </w:p>
        </w:tc>
        <w:tc>
          <w:tcPr>
            <w:tcW w:w="461" w:type="pct"/>
            <w:tcPrChange w:id="2387" w:author="Gerard Ateshian" w:date="2014-04-17T20:58:00Z">
              <w:tcPr>
                <w:tcW w:w="7848" w:type="dxa"/>
              </w:tcPr>
            </w:tcPrChange>
          </w:tcPr>
          <w:p w14:paraId="55A149E6" w14:textId="3E242675" w:rsidR="00632EDA" w:rsidRDefault="00632EDA" w:rsidP="006A0BC1">
            <w:pPr>
              <w:rPr>
                <w:ins w:id="2388" w:author="Gerard Ateshian" w:date="2014-04-17T20:57:00Z"/>
              </w:rPr>
            </w:pPr>
            <w:ins w:id="2389" w:author="Gerard Ateshian" w:date="2014-04-17T20:57:00Z">
              <w:r>
                <w:t>[</w:t>
              </w:r>
              <w:r>
                <w:rPr>
                  <w:b/>
                </w:rPr>
                <w:t>P</w:t>
              </w:r>
              <w:r>
                <w:t>]</w:t>
              </w:r>
            </w:ins>
          </w:p>
        </w:tc>
      </w:tr>
      <w:tr w:rsidR="00632EDA" w14:paraId="5FF15C8B" w14:textId="279CD13A" w:rsidTr="00632EDA">
        <w:tc>
          <w:tcPr>
            <w:tcW w:w="773" w:type="pct"/>
            <w:shd w:val="clear" w:color="auto" w:fill="auto"/>
            <w:tcPrChange w:id="2390" w:author="Gerard Ateshian" w:date="2014-04-17T20:58:00Z">
              <w:tcPr>
                <w:tcW w:w="1728" w:type="dxa"/>
                <w:shd w:val="clear" w:color="auto" w:fill="auto"/>
              </w:tcPr>
            </w:tcPrChange>
          </w:tcPr>
          <w:p w14:paraId="1B5040B7" w14:textId="77777777" w:rsidR="00632EDA" w:rsidRDefault="00632EDA" w:rsidP="006A0BC1">
            <w:pPr>
              <w:pStyle w:val="code"/>
            </w:pPr>
            <w:r>
              <w:t>&lt;v12&gt;</w:t>
            </w:r>
          </w:p>
        </w:tc>
        <w:tc>
          <w:tcPr>
            <w:tcW w:w="3767" w:type="pct"/>
            <w:shd w:val="clear" w:color="auto" w:fill="auto"/>
            <w:tcPrChange w:id="2391" w:author="Gerard Ateshian" w:date="2014-04-17T20:58:00Z">
              <w:tcPr>
                <w:tcW w:w="7848" w:type="dxa"/>
                <w:shd w:val="clear" w:color="auto" w:fill="auto"/>
              </w:tcPr>
            </w:tcPrChange>
          </w:tcPr>
          <w:p w14:paraId="70CF68B8" w14:textId="77777777" w:rsidR="00632EDA" w:rsidRDefault="00632EDA" w:rsidP="006A0BC1">
            <w:r>
              <w:t>Poisson’s ratio between x- and y-direction</w:t>
            </w:r>
          </w:p>
        </w:tc>
        <w:tc>
          <w:tcPr>
            <w:tcW w:w="461" w:type="pct"/>
            <w:tcPrChange w:id="2392" w:author="Gerard Ateshian" w:date="2014-04-17T20:58:00Z">
              <w:tcPr>
                <w:tcW w:w="7848" w:type="dxa"/>
              </w:tcPr>
            </w:tcPrChange>
          </w:tcPr>
          <w:p w14:paraId="46135B49" w14:textId="0BE4301F" w:rsidR="00632EDA" w:rsidRDefault="00632EDA" w:rsidP="006A0BC1">
            <w:pPr>
              <w:rPr>
                <w:ins w:id="2393" w:author="Gerard Ateshian" w:date="2014-04-17T20:57:00Z"/>
              </w:rPr>
            </w:pPr>
            <w:ins w:id="2394" w:author="Gerard Ateshian" w:date="2014-04-17T20:57:00Z">
              <w:r>
                <w:t>[ ]</w:t>
              </w:r>
            </w:ins>
          </w:p>
        </w:tc>
      </w:tr>
      <w:tr w:rsidR="00632EDA" w14:paraId="102610C9" w14:textId="6FA1E8B7" w:rsidTr="00632EDA">
        <w:tc>
          <w:tcPr>
            <w:tcW w:w="773" w:type="pct"/>
            <w:shd w:val="clear" w:color="auto" w:fill="auto"/>
            <w:tcPrChange w:id="2395" w:author="Gerard Ateshian" w:date="2014-04-17T20:58:00Z">
              <w:tcPr>
                <w:tcW w:w="1728" w:type="dxa"/>
                <w:shd w:val="clear" w:color="auto" w:fill="auto"/>
              </w:tcPr>
            </w:tcPrChange>
          </w:tcPr>
          <w:p w14:paraId="49782A85" w14:textId="77777777" w:rsidR="00632EDA" w:rsidRDefault="00632EDA" w:rsidP="006A0BC1">
            <w:pPr>
              <w:pStyle w:val="code"/>
            </w:pPr>
            <w:r>
              <w:t>&lt;v23&gt;</w:t>
            </w:r>
          </w:p>
        </w:tc>
        <w:tc>
          <w:tcPr>
            <w:tcW w:w="3767" w:type="pct"/>
            <w:shd w:val="clear" w:color="auto" w:fill="auto"/>
            <w:tcPrChange w:id="2396" w:author="Gerard Ateshian" w:date="2014-04-17T20:58:00Z">
              <w:tcPr>
                <w:tcW w:w="7848" w:type="dxa"/>
                <w:shd w:val="clear" w:color="auto" w:fill="auto"/>
              </w:tcPr>
            </w:tcPrChange>
          </w:tcPr>
          <w:p w14:paraId="22040AFB" w14:textId="77777777" w:rsidR="00632EDA" w:rsidRDefault="00632EDA" w:rsidP="006A0BC1">
            <w:r>
              <w:t>Poisson’s ratio between y- and z-direction</w:t>
            </w:r>
          </w:p>
        </w:tc>
        <w:tc>
          <w:tcPr>
            <w:tcW w:w="461" w:type="pct"/>
            <w:tcPrChange w:id="2397" w:author="Gerard Ateshian" w:date="2014-04-17T20:58:00Z">
              <w:tcPr>
                <w:tcW w:w="7848" w:type="dxa"/>
              </w:tcPr>
            </w:tcPrChange>
          </w:tcPr>
          <w:p w14:paraId="3169B595" w14:textId="4C16D207" w:rsidR="00632EDA" w:rsidRDefault="00632EDA" w:rsidP="006A0BC1">
            <w:pPr>
              <w:rPr>
                <w:ins w:id="2398" w:author="Gerard Ateshian" w:date="2014-04-17T20:57:00Z"/>
              </w:rPr>
            </w:pPr>
            <w:ins w:id="2399" w:author="Gerard Ateshian" w:date="2014-04-17T20:57:00Z">
              <w:r>
                <w:t>[ ]</w:t>
              </w:r>
            </w:ins>
          </w:p>
        </w:tc>
      </w:tr>
      <w:tr w:rsidR="00632EDA" w14:paraId="679FF269" w14:textId="3F67EDC5" w:rsidTr="00632EDA">
        <w:tc>
          <w:tcPr>
            <w:tcW w:w="773" w:type="pct"/>
            <w:shd w:val="clear" w:color="auto" w:fill="auto"/>
            <w:tcPrChange w:id="2400" w:author="Gerard Ateshian" w:date="2014-04-17T20:58:00Z">
              <w:tcPr>
                <w:tcW w:w="1728" w:type="dxa"/>
                <w:shd w:val="clear" w:color="auto" w:fill="auto"/>
              </w:tcPr>
            </w:tcPrChange>
          </w:tcPr>
          <w:p w14:paraId="1F5E9B14" w14:textId="77777777" w:rsidR="00632EDA" w:rsidRDefault="00632EDA" w:rsidP="006A0BC1">
            <w:pPr>
              <w:pStyle w:val="code"/>
            </w:pPr>
            <w:r>
              <w:t>&lt;v31&gt;</w:t>
            </w:r>
          </w:p>
        </w:tc>
        <w:tc>
          <w:tcPr>
            <w:tcW w:w="3767" w:type="pct"/>
            <w:shd w:val="clear" w:color="auto" w:fill="auto"/>
            <w:tcPrChange w:id="2401" w:author="Gerard Ateshian" w:date="2014-04-17T20:58:00Z">
              <w:tcPr>
                <w:tcW w:w="7848" w:type="dxa"/>
                <w:shd w:val="clear" w:color="auto" w:fill="auto"/>
              </w:tcPr>
            </w:tcPrChange>
          </w:tcPr>
          <w:p w14:paraId="0B70209E" w14:textId="77777777" w:rsidR="00632EDA" w:rsidRDefault="00632EDA" w:rsidP="006A0BC1">
            <w:r>
              <w:t>Poisson’s ratio between z- and x-direction</w:t>
            </w:r>
          </w:p>
        </w:tc>
        <w:tc>
          <w:tcPr>
            <w:tcW w:w="461" w:type="pct"/>
            <w:tcPrChange w:id="2402" w:author="Gerard Ateshian" w:date="2014-04-17T20:58:00Z">
              <w:tcPr>
                <w:tcW w:w="7848" w:type="dxa"/>
              </w:tcPr>
            </w:tcPrChange>
          </w:tcPr>
          <w:p w14:paraId="111973D7" w14:textId="22843C4C" w:rsidR="00632EDA" w:rsidRDefault="00632EDA" w:rsidP="006A0BC1">
            <w:pPr>
              <w:rPr>
                <w:ins w:id="2403" w:author="Gerard Ateshian" w:date="2014-04-17T20:57:00Z"/>
              </w:rPr>
            </w:pPr>
            <w:ins w:id="2404" w:author="Gerard Ateshian" w:date="2014-04-17T20:58:00Z">
              <w:r>
                <w:t>[ ]</w:t>
              </w:r>
            </w:ins>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60295423"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405" w:name="_Ref167525595"/>
      <w:bookmarkStart w:id="2406" w:name="_Toc385498503"/>
      <w:r w:rsidRPr="008A7ED7">
        <w:lastRenderedPageBreak/>
        <w:t>Neo</w:t>
      </w:r>
      <w:r>
        <w:t>-Hookean</w:t>
      </w:r>
      <w:bookmarkEnd w:id="2405"/>
      <w:bookmarkEnd w:id="2406"/>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07"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408">
          <w:tblGrid>
            <w:gridCol w:w="828"/>
            <w:gridCol w:w="8748"/>
            <w:gridCol w:w="8748"/>
          </w:tblGrid>
        </w:tblGridChange>
      </w:tblGrid>
      <w:tr w:rsidR="00632EDA" w14:paraId="0BA645A7" w14:textId="216445DC" w:rsidTr="00632EDA">
        <w:tc>
          <w:tcPr>
            <w:tcW w:w="1000" w:type="pct"/>
            <w:shd w:val="clear" w:color="auto" w:fill="auto"/>
            <w:tcPrChange w:id="2409" w:author="Gerard Ateshian" w:date="2014-04-17T20:58:00Z">
              <w:tcPr>
                <w:tcW w:w="828" w:type="dxa"/>
                <w:shd w:val="clear" w:color="auto" w:fill="auto"/>
              </w:tcPr>
            </w:tcPrChange>
          </w:tcPr>
          <w:p w14:paraId="7EA0DB5E" w14:textId="77777777" w:rsidR="00632EDA" w:rsidRDefault="00632EDA" w:rsidP="006A0BC1">
            <w:pPr>
              <w:pStyle w:val="code"/>
            </w:pPr>
            <w:r>
              <w:t>&lt;E&gt;</w:t>
            </w:r>
          </w:p>
        </w:tc>
        <w:tc>
          <w:tcPr>
            <w:tcW w:w="3147" w:type="pct"/>
            <w:shd w:val="clear" w:color="auto" w:fill="auto"/>
            <w:tcPrChange w:id="2410" w:author="Gerard Ateshian" w:date="2014-04-17T20:58:00Z">
              <w:tcPr>
                <w:tcW w:w="8748" w:type="dxa"/>
                <w:shd w:val="clear" w:color="auto" w:fill="auto"/>
              </w:tcPr>
            </w:tcPrChange>
          </w:tcPr>
          <w:p w14:paraId="7C0CA1C0" w14:textId="77777777" w:rsidR="00632EDA" w:rsidRDefault="00632EDA" w:rsidP="006A0BC1">
            <w:r>
              <w:t>Young’s modulus</w:t>
            </w:r>
          </w:p>
        </w:tc>
        <w:tc>
          <w:tcPr>
            <w:tcW w:w="853" w:type="pct"/>
            <w:tcPrChange w:id="2411" w:author="Gerard Ateshian" w:date="2014-04-17T20:58:00Z">
              <w:tcPr>
                <w:tcW w:w="8748" w:type="dxa"/>
              </w:tcPr>
            </w:tcPrChange>
          </w:tcPr>
          <w:p w14:paraId="1ED8BA60" w14:textId="7A9E2444" w:rsidR="00632EDA" w:rsidRDefault="00632EDA" w:rsidP="006A0BC1">
            <w:pPr>
              <w:rPr>
                <w:ins w:id="2412" w:author="Gerard Ateshian" w:date="2014-04-17T20:58:00Z"/>
              </w:rPr>
            </w:pPr>
            <w:ins w:id="2413" w:author="Gerard Ateshian" w:date="2014-04-17T20:58:00Z">
              <w:r>
                <w:t>[</w:t>
              </w:r>
              <w:r>
                <w:rPr>
                  <w:b/>
                </w:rPr>
                <w:t>P</w:t>
              </w:r>
              <w:r>
                <w:t>]</w:t>
              </w:r>
            </w:ins>
          </w:p>
        </w:tc>
      </w:tr>
      <w:tr w:rsidR="00632EDA" w14:paraId="78D8DB8E" w14:textId="7B72CA37" w:rsidTr="00632EDA">
        <w:tc>
          <w:tcPr>
            <w:tcW w:w="1000" w:type="pct"/>
            <w:shd w:val="clear" w:color="auto" w:fill="auto"/>
            <w:tcPrChange w:id="2414" w:author="Gerard Ateshian" w:date="2014-04-17T20:58:00Z">
              <w:tcPr>
                <w:tcW w:w="828" w:type="dxa"/>
                <w:shd w:val="clear" w:color="auto" w:fill="auto"/>
              </w:tcPr>
            </w:tcPrChange>
          </w:tcPr>
          <w:p w14:paraId="04CAD7BC" w14:textId="77777777" w:rsidR="00632EDA" w:rsidRDefault="00632EDA" w:rsidP="006A0BC1">
            <w:pPr>
              <w:pStyle w:val="code"/>
            </w:pPr>
            <w:r>
              <w:t>&lt;v&gt;</w:t>
            </w:r>
          </w:p>
        </w:tc>
        <w:tc>
          <w:tcPr>
            <w:tcW w:w="3147" w:type="pct"/>
            <w:shd w:val="clear" w:color="auto" w:fill="auto"/>
            <w:tcPrChange w:id="2415" w:author="Gerard Ateshian" w:date="2014-04-17T20:58:00Z">
              <w:tcPr>
                <w:tcW w:w="8748" w:type="dxa"/>
                <w:shd w:val="clear" w:color="auto" w:fill="auto"/>
              </w:tcPr>
            </w:tcPrChange>
          </w:tcPr>
          <w:p w14:paraId="74C30662" w14:textId="77777777" w:rsidR="00632EDA" w:rsidRDefault="00632EDA" w:rsidP="006A0BC1">
            <w:r>
              <w:t>Poisson’s ratio</w:t>
            </w:r>
          </w:p>
        </w:tc>
        <w:tc>
          <w:tcPr>
            <w:tcW w:w="853" w:type="pct"/>
            <w:tcPrChange w:id="2416" w:author="Gerard Ateshian" w:date="2014-04-17T20:58:00Z">
              <w:tcPr>
                <w:tcW w:w="8748" w:type="dxa"/>
              </w:tcPr>
            </w:tcPrChange>
          </w:tcPr>
          <w:p w14:paraId="7DC49BE9" w14:textId="1FE230D4" w:rsidR="00632EDA" w:rsidRDefault="00632EDA" w:rsidP="006A0BC1">
            <w:pPr>
              <w:rPr>
                <w:ins w:id="2417" w:author="Gerard Ateshian" w:date="2014-04-17T20:58:00Z"/>
              </w:rPr>
            </w:pPr>
            <w:ins w:id="2418" w:author="Gerard Ateshian" w:date="2014-04-17T20:58:00Z">
              <w:r>
                <w:t>[ ]</w:t>
              </w:r>
            </w:ins>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60295424"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60295425"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60295426"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2419" w:name="_Ref173929713"/>
      <w:bookmarkStart w:id="2420" w:name="_Toc385498504"/>
      <w:r>
        <w:lastRenderedPageBreak/>
        <w:t>Ogden Unconstrained</w:t>
      </w:r>
      <w:bookmarkEnd w:id="2419"/>
      <w:bookmarkEnd w:id="2420"/>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21"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2422">
          <w:tblGrid>
            <w:gridCol w:w="1188"/>
            <w:gridCol w:w="8388"/>
            <w:gridCol w:w="8388"/>
          </w:tblGrid>
        </w:tblGridChange>
      </w:tblGrid>
      <w:tr w:rsidR="00632EDA" w14:paraId="7E4FB3F2" w14:textId="05B2EC3C" w:rsidTr="00632EDA">
        <w:tc>
          <w:tcPr>
            <w:tcW w:w="731" w:type="pct"/>
            <w:shd w:val="clear" w:color="auto" w:fill="auto"/>
            <w:tcPrChange w:id="2423" w:author="Gerard Ateshian" w:date="2014-04-17T20:59:00Z">
              <w:tcPr>
                <w:tcW w:w="1188" w:type="dxa"/>
                <w:shd w:val="clear" w:color="auto" w:fill="auto"/>
              </w:tcPr>
            </w:tcPrChange>
          </w:tcPr>
          <w:p w14:paraId="75EF208B" w14:textId="77777777" w:rsidR="00632EDA" w:rsidRDefault="00632EDA" w:rsidP="006A0BC1">
            <w:pPr>
              <w:pStyle w:val="code"/>
            </w:pPr>
            <w:r>
              <w:t>&lt;c[n]&gt;</w:t>
            </w:r>
          </w:p>
        </w:tc>
        <w:tc>
          <w:tcPr>
            <w:tcW w:w="3890" w:type="pct"/>
            <w:shd w:val="clear" w:color="auto" w:fill="auto"/>
            <w:tcPrChange w:id="2424" w:author="Gerard Ateshian" w:date="2014-04-17T20:59:00Z">
              <w:tcPr>
                <w:tcW w:w="8388" w:type="dxa"/>
                <w:shd w:val="clear" w:color="auto" w:fill="auto"/>
              </w:tcPr>
            </w:tcPrChange>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Change w:id="2425" w:author="Gerard Ateshian" w:date="2014-04-17T20:59:00Z">
              <w:tcPr>
                <w:tcW w:w="8388" w:type="dxa"/>
              </w:tcPr>
            </w:tcPrChange>
          </w:tcPr>
          <w:p w14:paraId="3C1D5C6A" w14:textId="0A8CB903" w:rsidR="00632EDA" w:rsidRDefault="00632EDA" w:rsidP="006A0BC1">
            <w:pPr>
              <w:rPr>
                <w:ins w:id="2426" w:author="Gerard Ateshian" w:date="2014-04-17T20:58:00Z"/>
              </w:rPr>
            </w:pPr>
            <w:ins w:id="2427" w:author="Gerard Ateshian" w:date="2014-04-17T20:58:00Z">
              <w:r>
                <w:t>[</w:t>
              </w:r>
              <w:r>
                <w:rPr>
                  <w:b/>
                </w:rPr>
                <w:t>P</w:t>
              </w:r>
              <w:r>
                <w:t>]</w:t>
              </w:r>
            </w:ins>
          </w:p>
        </w:tc>
      </w:tr>
      <w:tr w:rsidR="00632EDA" w14:paraId="52E7B27E" w14:textId="4D6F2533" w:rsidTr="00632EDA">
        <w:tc>
          <w:tcPr>
            <w:tcW w:w="731" w:type="pct"/>
            <w:shd w:val="clear" w:color="auto" w:fill="auto"/>
            <w:tcPrChange w:id="2428" w:author="Gerard Ateshian" w:date="2014-04-17T20:59:00Z">
              <w:tcPr>
                <w:tcW w:w="1188" w:type="dxa"/>
                <w:shd w:val="clear" w:color="auto" w:fill="auto"/>
              </w:tcPr>
            </w:tcPrChange>
          </w:tcPr>
          <w:p w14:paraId="52B75801" w14:textId="77777777" w:rsidR="00632EDA" w:rsidRDefault="00632EDA" w:rsidP="006A0BC1">
            <w:pPr>
              <w:pStyle w:val="code"/>
            </w:pPr>
            <w:r>
              <w:t>&lt;m[n]&gt;</w:t>
            </w:r>
          </w:p>
        </w:tc>
        <w:tc>
          <w:tcPr>
            <w:tcW w:w="3890" w:type="pct"/>
            <w:shd w:val="clear" w:color="auto" w:fill="auto"/>
            <w:tcPrChange w:id="2429" w:author="Gerard Ateshian" w:date="2014-04-17T20:59:00Z">
              <w:tcPr>
                <w:tcW w:w="8388" w:type="dxa"/>
                <w:shd w:val="clear" w:color="auto" w:fill="auto"/>
              </w:tcPr>
            </w:tcPrChange>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Change w:id="2430" w:author="Gerard Ateshian" w:date="2014-04-17T20:59:00Z">
              <w:tcPr>
                <w:tcW w:w="8388" w:type="dxa"/>
              </w:tcPr>
            </w:tcPrChange>
          </w:tcPr>
          <w:p w14:paraId="3BF2F570" w14:textId="53A27112" w:rsidR="00632EDA" w:rsidRDefault="00632EDA" w:rsidP="006A0BC1">
            <w:pPr>
              <w:rPr>
                <w:ins w:id="2431" w:author="Gerard Ateshian" w:date="2014-04-17T20:58:00Z"/>
              </w:rPr>
            </w:pPr>
            <w:ins w:id="2432" w:author="Gerard Ateshian" w:date="2014-04-17T20:58:00Z">
              <w:r>
                <w:t>[ ]</w:t>
              </w:r>
            </w:ins>
          </w:p>
        </w:tc>
      </w:tr>
      <w:tr w:rsidR="00632EDA" w14:paraId="63F0530E" w14:textId="72BE9058" w:rsidTr="00632EDA">
        <w:tc>
          <w:tcPr>
            <w:tcW w:w="731" w:type="pct"/>
            <w:shd w:val="clear" w:color="auto" w:fill="auto"/>
            <w:tcPrChange w:id="2433" w:author="Gerard Ateshian" w:date="2014-04-17T20:59:00Z">
              <w:tcPr>
                <w:tcW w:w="1188" w:type="dxa"/>
                <w:shd w:val="clear" w:color="auto" w:fill="auto"/>
              </w:tcPr>
            </w:tcPrChange>
          </w:tcPr>
          <w:p w14:paraId="1DB76FF4" w14:textId="77777777" w:rsidR="00632EDA" w:rsidRDefault="00632EDA" w:rsidP="006A0BC1">
            <w:pPr>
              <w:pStyle w:val="code"/>
            </w:pPr>
            <w:r>
              <w:t>&lt;cp&gt;</w:t>
            </w:r>
          </w:p>
        </w:tc>
        <w:tc>
          <w:tcPr>
            <w:tcW w:w="3890" w:type="pct"/>
            <w:shd w:val="clear" w:color="auto" w:fill="auto"/>
            <w:tcPrChange w:id="2434" w:author="Gerard Ateshian" w:date="2014-04-17T20:59:00Z">
              <w:tcPr>
                <w:tcW w:w="8388" w:type="dxa"/>
                <w:shd w:val="clear" w:color="auto" w:fill="auto"/>
              </w:tcPr>
            </w:tcPrChange>
          </w:tcPr>
          <w:p w14:paraId="214EB7DD" w14:textId="77777777" w:rsidR="00632EDA" w:rsidRDefault="00632EDA" w:rsidP="006A0BC1">
            <w:r>
              <w:t>Bulk-like modulus</w:t>
            </w:r>
          </w:p>
        </w:tc>
        <w:tc>
          <w:tcPr>
            <w:tcW w:w="379" w:type="pct"/>
            <w:tcPrChange w:id="2435" w:author="Gerard Ateshian" w:date="2014-04-17T20:59:00Z">
              <w:tcPr>
                <w:tcW w:w="8388" w:type="dxa"/>
              </w:tcPr>
            </w:tcPrChange>
          </w:tcPr>
          <w:p w14:paraId="13B464D3" w14:textId="19D8963C" w:rsidR="00632EDA" w:rsidRDefault="00632EDA" w:rsidP="006A0BC1">
            <w:pPr>
              <w:rPr>
                <w:ins w:id="2436" w:author="Gerard Ateshian" w:date="2014-04-17T20:58:00Z"/>
              </w:rPr>
            </w:pPr>
            <w:ins w:id="2437" w:author="Gerard Ateshian" w:date="2014-04-17T20:58:00Z">
              <w:r>
                <w:t>[</w:t>
              </w:r>
              <w:r>
                <w:rPr>
                  <w:b/>
                </w:rPr>
                <w:t>P</w:t>
              </w:r>
              <w:r>
                <w:t>]</w:t>
              </w:r>
            </w:ins>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60295427"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60295428" r:id="rId680"/>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60295429"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60295430"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60295431"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60295432"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438" w:name="_Ref167525452"/>
    </w:p>
    <w:p w14:paraId="09C7EB17" w14:textId="77777777" w:rsidR="00F304F2" w:rsidRDefault="00F304F2" w:rsidP="007E6082">
      <w:pPr>
        <w:pStyle w:val="Heading4"/>
      </w:pPr>
      <w:bookmarkStart w:id="2439" w:name="_Toc385498505"/>
      <w:r>
        <w:lastRenderedPageBreak/>
        <w:t>Perfect Osmometer Equilibrium Osmotic Pressure</w:t>
      </w:r>
      <w:bookmarkEnd w:id="2439"/>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440" w:author="Gerard Ateshian" w:date="2014-04-17T20:59:00Z">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PrChange>
      </w:tblPr>
      <w:tblGrid>
        <w:gridCol w:w="1141"/>
        <w:gridCol w:w="7618"/>
        <w:gridCol w:w="817"/>
        <w:tblGridChange w:id="2441">
          <w:tblGrid>
            <w:gridCol w:w="1548"/>
            <w:gridCol w:w="8028"/>
            <w:gridCol w:w="8028"/>
          </w:tblGrid>
        </w:tblGridChange>
      </w:tblGrid>
      <w:tr w:rsidR="00632EDA" w14:paraId="4043B783" w14:textId="5BAC35CF" w:rsidTr="00632EDA">
        <w:tc>
          <w:tcPr>
            <w:tcW w:w="0" w:type="auto"/>
            <w:tcBorders>
              <w:top w:val="single" w:sz="4" w:space="0" w:color="auto"/>
              <w:left w:val="single" w:sz="4" w:space="0" w:color="auto"/>
              <w:bottom w:val="single" w:sz="4" w:space="0" w:color="auto"/>
              <w:right w:val="single" w:sz="4" w:space="0" w:color="auto"/>
            </w:tcBorders>
            <w:tcPrChange w:id="2442"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Change w:id="2443"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60295433" r:id="rId690"/>
              </w:object>
            </w:r>
          </w:p>
        </w:tc>
        <w:tc>
          <w:tcPr>
            <w:tcW w:w="0" w:type="auto"/>
            <w:tcBorders>
              <w:top w:val="single" w:sz="4" w:space="0" w:color="auto"/>
              <w:left w:val="single" w:sz="4" w:space="0" w:color="auto"/>
              <w:bottom w:val="single" w:sz="4" w:space="0" w:color="auto"/>
              <w:right w:val="single" w:sz="4" w:space="0" w:color="auto"/>
            </w:tcBorders>
            <w:tcPrChange w:id="2444"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8992C19" w14:textId="530E5A67" w:rsidR="00632EDA" w:rsidRDefault="00632EDA" w:rsidP="00AF2221">
            <w:pPr>
              <w:rPr>
                <w:ins w:id="2445" w:author="Gerard Ateshian" w:date="2014-04-17T20:59:00Z"/>
              </w:rPr>
            </w:pPr>
            <w:ins w:id="2446" w:author="Gerard Ateshian" w:date="2014-04-17T20:59:00Z">
              <w:r>
                <w:t>[ ]</w:t>
              </w:r>
            </w:ins>
          </w:p>
        </w:tc>
      </w:tr>
      <w:tr w:rsidR="00632EDA" w14:paraId="6D3A805F" w14:textId="273DBC7C" w:rsidTr="00632EDA">
        <w:tc>
          <w:tcPr>
            <w:tcW w:w="0" w:type="auto"/>
            <w:tcBorders>
              <w:top w:val="single" w:sz="4" w:space="0" w:color="auto"/>
              <w:left w:val="single" w:sz="4" w:space="0" w:color="auto"/>
              <w:bottom w:val="single" w:sz="4" w:space="0" w:color="auto"/>
              <w:right w:val="single" w:sz="4" w:space="0" w:color="auto"/>
            </w:tcBorders>
            <w:tcPrChange w:id="2447"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Change w:id="2448"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60295434" r:id="rId692"/>
              </w:object>
            </w:r>
          </w:p>
        </w:tc>
        <w:tc>
          <w:tcPr>
            <w:tcW w:w="0" w:type="auto"/>
            <w:tcBorders>
              <w:top w:val="single" w:sz="4" w:space="0" w:color="auto"/>
              <w:left w:val="single" w:sz="4" w:space="0" w:color="auto"/>
              <w:bottom w:val="single" w:sz="4" w:space="0" w:color="auto"/>
              <w:right w:val="single" w:sz="4" w:space="0" w:color="auto"/>
            </w:tcBorders>
            <w:tcPrChange w:id="2449"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0674AF33" w14:textId="68AEF975" w:rsidR="00632EDA" w:rsidRDefault="00632EDA" w:rsidP="00AF2221">
            <w:pPr>
              <w:rPr>
                <w:ins w:id="2450" w:author="Gerard Ateshian" w:date="2014-04-17T20:59:00Z"/>
              </w:rPr>
            </w:pPr>
            <w:ins w:id="2451" w:author="Gerard Ateshian" w:date="2014-04-17T20:59:00Z">
              <w:r>
                <w:t>[</w:t>
              </w:r>
              <w:r w:rsidRPr="00632EDA">
                <w:rPr>
                  <w:b/>
                  <w:rPrChange w:id="2452" w:author="Gerard Ateshian" w:date="2014-04-17T20:59:00Z">
                    <w:rPr/>
                  </w:rPrChange>
                </w:rPr>
                <w:t>n</w:t>
              </w:r>
              <w:r>
                <w:t>/</w:t>
              </w:r>
              <w:r w:rsidRPr="00632EDA">
                <w:rPr>
                  <w:b/>
                  <w:rPrChange w:id="2453" w:author="Gerard Ateshian" w:date="2014-04-17T20:59:00Z">
                    <w:rPr/>
                  </w:rPrChange>
                </w:rPr>
                <w:t>L</w:t>
              </w:r>
              <w:r w:rsidRPr="00632EDA">
                <w:rPr>
                  <w:vertAlign w:val="superscript"/>
                  <w:rPrChange w:id="2454" w:author="Gerard Ateshian" w:date="2014-04-17T20:59:00Z">
                    <w:rPr/>
                  </w:rPrChange>
                </w:rPr>
                <w:t>3</w:t>
              </w:r>
              <w:r>
                <w:t>]</w:t>
              </w:r>
            </w:ins>
          </w:p>
        </w:tc>
      </w:tr>
      <w:tr w:rsidR="00632EDA" w14:paraId="648F9555" w14:textId="4571FC50" w:rsidTr="00632EDA">
        <w:tc>
          <w:tcPr>
            <w:tcW w:w="0" w:type="auto"/>
            <w:tcBorders>
              <w:top w:val="single" w:sz="4" w:space="0" w:color="auto"/>
              <w:left w:val="single" w:sz="4" w:space="0" w:color="auto"/>
              <w:bottom w:val="single" w:sz="4" w:space="0" w:color="auto"/>
              <w:right w:val="single" w:sz="4" w:space="0" w:color="auto"/>
            </w:tcBorders>
            <w:tcPrChange w:id="2455"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Change w:id="2456"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6E80F6F9" w14:textId="726D5595" w:rsidR="00632EDA" w:rsidRDefault="00632EDA" w:rsidP="00AF2221">
            <w:r>
              <w:t xml:space="preserve">external bath osmolarity, </w:t>
            </w:r>
            <w:r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60295435" r:id="rId694"/>
              </w:object>
            </w:r>
          </w:p>
        </w:tc>
        <w:tc>
          <w:tcPr>
            <w:tcW w:w="0" w:type="auto"/>
            <w:tcBorders>
              <w:top w:val="single" w:sz="4" w:space="0" w:color="auto"/>
              <w:left w:val="single" w:sz="4" w:space="0" w:color="auto"/>
              <w:bottom w:val="single" w:sz="4" w:space="0" w:color="auto"/>
              <w:right w:val="single" w:sz="4" w:space="0" w:color="auto"/>
            </w:tcBorders>
            <w:tcPrChange w:id="2457"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0E95929" w14:textId="76222F05" w:rsidR="00632EDA" w:rsidRDefault="00632EDA" w:rsidP="00AF2221">
            <w:pPr>
              <w:rPr>
                <w:ins w:id="2458" w:author="Gerard Ateshian" w:date="2014-04-17T20:59:00Z"/>
              </w:rPr>
            </w:pPr>
            <w:ins w:id="2459" w:author="Gerard Ateshian" w:date="2014-04-17T20:59:00Z">
              <w:r>
                <w:t>[</w:t>
              </w:r>
              <w:r w:rsidRPr="002A36CF">
                <w:rPr>
                  <w:b/>
                </w:rPr>
                <w:t>n</w:t>
              </w:r>
              <w:r>
                <w:t>/</w:t>
              </w:r>
              <w:r w:rsidRPr="002A36CF">
                <w:rPr>
                  <w:b/>
                </w:rPr>
                <w:t>L</w:t>
              </w:r>
              <w:r w:rsidRPr="002A36CF">
                <w:rPr>
                  <w:vertAlign w:val="superscript"/>
                </w:rPr>
                <w:t>3</w:t>
              </w:r>
              <w:r>
                <w:t>]</w:t>
              </w:r>
            </w:ins>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60295436" r:id="rId696"/>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60295437"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60295438"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60295439" r:id="rId702"/>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60295440" r:id="rId704"/>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60295441"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60295442"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60295443"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460" w:name="_Ref173928732"/>
      <w:bookmarkStart w:id="2461" w:name="_Ref173928733"/>
      <w:bookmarkStart w:id="2462" w:name="_Ref173928734"/>
      <w:bookmarkStart w:id="2463" w:name="_Ref173928735"/>
      <w:bookmarkStart w:id="2464" w:name="_Toc385498506"/>
      <w:r>
        <w:lastRenderedPageBreak/>
        <w:t>Solid Mixture</w:t>
      </w:r>
      <w:bookmarkEnd w:id="2438"/>
      <w:bookmarkEnd w:id="2460"/>
      <w:bookmarkEnd w:id="2461"/>
      <w:bookmarkEnd w:id="2462"/>
      <w:bookmarkEnd w:id="2463"/>
      <w:bookmarkEnd w:id="2464"/>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465" w:name="_Toc385498507"/>
      <w:r>
        <w:lastRenderedPageBreak/>
        <w:t>Spherical</w:t>
      </w:r>
      <w:r w:rsidRPr="0097532C">
        <w:t xml:space="preserve"> Fiber Distribution</w:t>
      </w:r>
      <w:bookmarkEnd w:id="2465"/>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66"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422"/>
        <w:gridCol w:w="4585"/>
        <w:gridCol w:w="1569"/>
        <w:tblGridChange w:id="2467">
          <w:tblGrid>
            <w:gridCol w:w="1548"/>
            <w:gridCol w:w="8028"/>
            <w:gridCol w:w="8028"/>
          </w:tblGrid>
        </w:tblGridChange>
      </w:tblGrid>
      <w:tr w:rsidR="00632EDA" w14:paraId="451D9744" w14:textId="7A9F3DFC" w:rsidTr="00632EDA">
        <w:tc>
          <w:tcPr>
            <w:tcW w:w="1787" w:type="pct"/>
            <w:shd w:val="clear" w:color="auto" w:fill="auto"/>
            <w:tcPrChange w:id="2468" w:author="Gerard Ateshian" w:date="2014-04-17T20:59:00Z">
              <w:tcPr>
                <w:tcW w:w="1548" w:type="dxa"/>
                <w:shd w:val="clear" w:color="auto" w:fill="auto"/>
              </w:tcPr>
            </w:tcPrChange>
          </w:tcPr>
          <w:p w14:paraId="6D0A9567" w14:textId="1B40DBE1" w:rsidR="00632EDA" w:rsidRDefault="00632EDA" w:rsidP="00AB33FD">
            <w:pPr>
              <w:pStyle w:val="code"/>
            </w:pPr>
            <w:r>
              <w:t>&lt;alpha&gt;</w:t>
            </w:r>
          </w:p>
        </w:tc>
        <w:tc>
          <w:tcPr>
            <w:tcW w:w="2394" w:type="pct"/>
            <w:shd w:val="clear" w:color="auto" w:fill="auto"/>
            <w:tcPrChange w:id="2469" w:author="Gerard Ateshian" w:date="2014-04-17T20:59:00Z">
              <w:tcPr>
                <w:tcW w:w="8028" w:type="dxa"/>
                <w:shd w:val="clear" w:color="auto" w:fill="auto"/>
              </w:tcPr>
            </w:tcPrChange>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60295444" r:id="rId712"/>
              </w:object>
            </w:r>
          </w:p>
        </w:tc>
        <w:tc>
          <w:tcPr>
            <w:tcW w:w="819" w:type="pct"/>
            <w:tcPrChange w:id="2470" w:author="Gerard Ateshian" w:date="2014-04-17T20:59:00Z">
              <w:tcPr>
                <w:tcW w:w="8028" w:type="dxa"/>
              </w:tcPr>
            </w:tcPrChange>
          </w:tcPr>
          <w:p w14:paraId="4A19DFDC" w14:textId="0DA7E617" w:rsidR="00632EDA" w:rsidRDefault="00632EDA" w:rsidP="00AF2221">
            <w:pPr>
              <w:rPr>
                <w:ins w:id="2471" w:author="Gerard Ateshian" w:date="2014-04-17T20:59:00Z"/>
              </w:rPr>
            </w:pPr>
            <w:ins w:id="2472" w:author="Gerard Ateshian" w:date="2014-04-17T20:59:00Z">
              <w:r>
                <w:t>[ ]</w:t>
              </w:r>
            </w:ins>
          </w:p>
        </w:tc>
      </w:tr>
      <w:tr w:rsidR="00632EDA" w14:paraId="456F59E5" w14:textId="5DADE9BD" w:rsidTr="00632EDA">
        <w:tc>
          <w:tcPr>
            <w:tcW w:w="1787" w:type="pct"/>
            <w:shd w:val="clear" w:color="auto" w:fill="auto"/>
            <w:tcPrChange w:id="2473" w:author="Gerard Ateshian" w:date="2014-04-17T20:59:00Z">
              <w:tcPr>
                <w:tcW w:w="1548" w:type="dxa"/>
                <w:shd w:val="clear" w:color="auto" w:fill="auto"/>
              </w:tcPr>
            </w:tcPrChange>
          </w:tcPr>
          <w:p w14:paraId="19D7A2E3" w14:textId="77777777" w:rsidR="00632EDA" w:rsidRDefault="00632EDA" w:rsidP="00AB33FD">
            <w:pPr>
              <w:pStyle w:val="code"/>
            </w:pPr>
            <w:r>
              <w:t>&lt;beta&gt;</w:t>
            </w:r>
          </w:p>
        </w:tc>
        <w:tc>
          <w:tcPr>
            <w:tcW w:w="2394" w:type="pct"/>
            <w:shd w:val="clear" w:color="auto" w:fill="auto"/>
            <w:tcPrChange w:id="2474" w:author="Gerard Ateshian" w:date="2014-04-17T20:59:00Z">
              <w:tcPr>
                <w:tcW w:w="8028" w:type="dxa"/>
                <w:shd w:val="clear" w:color="auto" w:fill="auto"/>
              </w:tcPr>
            </w:tcPrChange>
          </w:tcPr>
          <w:p w14:paraId="0090934B" w14:textId="5FA5783B" w:rsidR="00632EDA" w:rsidRDefault="00632EDA" w:rsidP="00AF2221">
            <w:r>
              <w:t xml:space="preserve">parameter </w:t>
            </w:r>
            <w:r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60295445" r:id="rId714"/>
              </w:object>
            </w:r>
          </w:p>
        </w:tc>
        <w:tc>
          <w:tcPr>
            <w:tcW w:w="819" w:type="pct"/>
            <w:tcPrChange w:id="2475" w:author="Gerard Ateshian" w:date="2014-04-17T20:59:00Z">
              <w:tcPr>
                <w:tcW w:w="8028" w:type="dxa"/>
              </w:tcPr>
            </w:tcPrChange>
          </w:tcPr>
          <w:p w14:paraId="73ECEA4C" w14:textId="7D32B939" w:rsidR="00632EDA" w:rsidRDefault="00632EDA" w:rsidP="00AF2221">
            <w:pPr>
              <w:rPr>
                <w:ins w:id="2476" w:author="Gerard Ateshian" w:date="2014-04-17T20:59:00Z"/>
              </w:rPr>
            </w:pPr>
            <w:ins w:id="2477" w:author="Gerard Ateshian" w:date="2014-04-17T20:59:00Z">
              <w:r>
                <w:t>[ ]</w:t>
              </w:r>
            </w:ins>
          </w:p>
        </w:tc>
      </w:tr>
      <w:tr w:rsidR="00632EDA" w14:paraId="08BA5C4F" w14:textId="62E5625D" w:rsidTr="00632EDA">
        <w:tc>
          <w:tcPr>
            <w:tcW w:w="1787" w:type="pct"/>
            <w:shd w:val="clear" w:color="auto" w:fill="auto"/>
            <w:tcPrChange w:id="2478" w:author="Gerard Ateshian" w:date="2014-04-17T20:59:00Z">
              <w:tcPr>
                <w:tcW w:w="1548" w:type="dxa"/>
                <w:shd w:val="clear" w:color="auto" w:fill="auto"/>
              </w:tcPr>
            </w:tcPrChange>
          </w:tcPr>
          <w:p w14:paraId="5BD88221" w14:textId="77777777" w:rsidR="00632EDA" w:rsidRDefault="00632EDA" w:rsidP="00AB33FD">
            <w:pPr>
              <w:pStyle w:val="code"/>
            </w:pPr>
            <w:r>
              <w:t>&lt;ksi&gt;</w:t>
            </w:r>
          </w:p>
        </w:tc>
        <w:tc>
          <w:tcPr>
            <w:tcW w:w="2394" w:type="pct"/>
            <w:shd w:val="clear" w:color="auto" w:fill="auto"/>
            <w:tcPrChange w:id="2479" w:author="Gerard Ateshian" w:date="2014-04-17T20:59:00Z">
              <w:tcPr>
                <w:tcW w:w="8028" w:type="dxa"/>
                <w:shd w:val="clear" w:color="auto" w:fill="auto"/>
              </w:tcPr>
            </w:tcPrChange>
          </w:tcPr>
          <w:p w14:paraId="1C050C6C" w14:textId="7C1C6591" w:rsidR="00632EDA" w:rsidRDefault="00632EDA" w:rsidP="00AF2221">
            <w:r>
              <w:t xml:space="preserve">parameters </w:t>
            </w:r>
            <w:r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60295446" r:id="rId716"/>
              </w:object>
            </w:r>
          </w:p>
        </w:tc>
        <w:tc>
          <w:tcPr>
            <w:tcW w:w="819" w:type="pct"/>
            <w:tcPrChange w:id="2480" w:author="Gerard Ateshian" w:date="2014-04-17T20:59:00Z">
              <w:tcPr>
                <w:tcW w:w="8028" w:type="dxa"/>
              </w:tcPr>
            </w:tcPrChange>
          </w:tcPr>
          <w:p w14:paraId="14FB7443" w14:textId="6A20C863" w:rsidR="00632EDA" w:rsidRDefault="00632EDA" w:rsidP="00AF2221">
            <w:pPr>
              <w:rPr>
                <w:ins w:id="2481" w:author="Gerard Ateshian" w:date="2014-04-17T20:59:00Z"/>
              </w:rPr>
            </w:pPr>
            <w:ins w:id="2482" w:author="Gerard Ateshian" w:date="2014-04-17T20:59:00Z">
              <w:r>
                <w:t>[</w:t>
              </w:r>
              <w:r>
                <w:rPr>
                  <w:b/>
                </w:rPr>
                <w:t>P</w:t>
              </w:r>
              <w:r>
                <w:t>]</w:t>
              </w:r>
            </w:ins>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60295447"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60295448"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60295449"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60295450"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60295451"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60295452"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60295453"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60295454"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60295455"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60295456"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60295457"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60295458"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60295459"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60295460" r:id="rId744"/>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60295461"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60295462"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60295463"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60295464"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483" w:name="_Toc385498508"/>
      <w:r>
        <w:t>Spherical</w:t>
      </w:r>
      <w:r w:rsidRPr="0097532C">
        <w:t xml:space="preserve"> Fiber Distribution</w:t>
      </w:r>
      <w:r>
        <w:t xml:space="preserve"> from Solid-Bound Molecule</w:t>
      </w:r>
      <w:bookmarkEnd w:id="2483"/>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84" w:author="Gerard Ateshian" w:date="2014-04-17T2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31"/>
        <w:gridCol w:w="4377"/>
        <w:gridCol w:w="3868"/>
        <w:tblGridChange w:id="2485">
          <w:tblGrid>
            <w:gridCol w:w="1548"/>
            <w:gridCol w:w="8028"/>
            <w:gridCol w:w="8028"/>
          </w:tblGrid>
        </w:tblGridChange>
      </w:tblGrid>
      <w:tr w:rsidR="00632EDA" w14:paraId="159D73FA" w14:textId="794CD127" w:rsidTr="00632EDA">
        <w:tc>
          <w:tcPr>
            <w:tcW w:w="1331" w:type="dxa"/>
            <w:shd w:val="clear" w:color="auto" w:fill="auto"/>
            <w:tcPrChange w:id="2486" w:author="Gerard Ateshian" w:date="2014-04-17T21:00:00Z">
              <w:tcPr>
                <w:tcW w:w="1548" w:type="dxa"/>
                <w:shd w:val="clear" w:color="auto" w:fill="auto"/>
              </w:tcPr>
            </w:tcPrChange>
          </w:tcPr>
          <w:p w14:paraId="20341B10" w14:textId="5476FAD0" w:rsidR="00632EDA" w:rsidRDefault="00632EDA" w:rsidP="00162C39">
            <w:pPr>
              <w:pStyle w:val="code"/>
            </w:pPr>
            <w:r>
              <w:t>&lt;alpha&gt;</w:t>
            </w:r>
          </w:p>
        </w:tc>
        <w:tc>
          <w:tcPr>
            <w:tcW w:w="4377" w:type="dxa"/>
            <w:shd w:val="clear" w:color="auto" w:fill="auto"/>
            <w:tcPrChange w:id="2487" w:author="Gerard Ateshian" w:date="2014-04-17T21:00:00Z">
              <w:tcPr>
                <w:tcW w:w="8028" w:type="dxa"/>
                <w:shd w:val="clear" w:color="auto" w:fill="auto"/>
              </w:tcPr>
            </w:tcPrChange>
          </w:tcPr>
          <w:p w14:paraId="09FEF8DA" w14:textId="5927AF9D" w:rsidR="00632EDA" w:rsidRDefault="00632EDA" w:rsidP="00AF2221">
            <w:r>
              <w:t xml:space="preserve">parameter </w:t>
            </w:r>
            <w:r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60295465" r:id="rId754"/>
              </w:object>
            </w:r>
          </w:p>
        </w:tc>
        <w:tc>
          <w:tcPr>
            <w:tcW w:w="3868" w:type="dxa"/>
            <w:tcPrChange w:id="2488" w:author="Gerard Ateshian" w:date="2014-04-17T21:00:00Z">
              <w:tcPr>
                <w:tcW w:w="8028" w:type="dxa"/>
              </w:tcPr>
            </w:tcPrChange>
          </w:tcPr>
          <w:p w14:paraId="1300B749" w14:textId="11968586" w:rsidR="00632EDA" w:rsidRDefault="00632EDA" w:rsidP="00AF2221">
            <w:pPr>
              <w:rPr>
                <w:ins w:id="2489" w:author="Gerard Ateshian" w:date="2014-04-17T21:00:00Z"/>
              </w:rPr>
            </w:pPr>
            <w:ins w:id="2490" w:author="Gerard Ateshian" w:date="2014-04-17T21:00:00Z">
              <w:r>
                <w:t>[ ]</w:t>
              </w:r>
            </w:ins>
          </w:p>
        </w:tc>
      </w:tr>
      <w:tr w:rsidR="00632EDA" w14:paraId="4031B957" w14:textId="1D843793" w:rsidTr="00632EDA">
        <w:tc>
          <w:tcPr>
            <w:tcW w:w="1331" w:type="dxa"/>
            <w:shd w:val="clear" w:color="auto" w:fill="auto"/>
            <w:tcPrChange w:id="2491" w:author="Gerard Ateshian" w:date="2014-04-17T21:00:00Z">
              <w:tcPr>
                <w:tcW w:w="1548" w:type="dxa"/>
                <w:shd w:val="clear" w:color="auto" w:fill="auto"/>
              </w:tcPr>
            </w:tcPrChange>
          </w:tcPr>
          <w:p w14:paraId="07397FB5" w14:textId="77777777" w:rsidR="00632EDA" w:rsidRDefault="00632EDA" w:rsidP="00162C39">
            <w:pPr>
              <w:pStyle w:val="code"/>
            </w:pPr>
            <w:r>
              <w:t>&lt;beta&gt;</w:t>
            </w:r>
          </w:p>
        </w:tc>
        <w:tc>
          <w:tcPr>
            <w:tcW w:w="4377" w:type="dxa"/>
            <w:shd w:val="clear" w:color="auto" w:fill="auto"/>
            <w:tcPrChange w:id="2492" w:author="Gerard Ateshian" w:date="2014-04-17T21:00:00Z">
              <w:tcPr>
                <w:tcW w:w="8028" w:type="dxa"/>
                <w:shd w:val="clear" w:color="auto" w:fill="auto"/>
              </w:tcPr>
            </w:tcPrChange>
          </w:tcPr>
          <w:p w14:paraId="43E4EBAA" w14:textId="426BF1CF" w:rsidR="00632EDA" w:rsidRDefault="00632EDA" w:rsidP="00AF2221">
            <w:r>
              <w:t xml:space="preserve">parameter </w:t>
            </w:r>
            <w:r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60295466" r:id="rId756"/>
              </w:object>
            </w:r>
          </w:p>
        </w:tc>
        <w:tc>
          <w:tcPr>
            <w:tcW w:w="3868" w:type="dxa"/>
            <w:tcPrChange w:id="2493" w:author="Gerard Ateshian" w:date="2014-04-17T21:00:00Z">
              <w:tcPr>
                <w:tcW w:w="8028" w:type="dxa"/>
              </w:tcPr>
            </w:tcPrChange>
          </w:tcPr>
          <w:p w14:paraId="7454C3E3" w14:textId="568D0DFD" w:rsidR="00632EDA" w:rsidRDefault="00632EDA" w:rsidP="00AF2221">
            <w:pPr>
              <w:rPr>
                <w:ins w:id="2494" w:author="Gerard Ateshian" w:date="2014-04-17T21:00:00Z"/>
              </w:rPr>
            </w:pPr>
            <w:ins w:id="2495" w:author="Gerard Ateshian" w:date="2014-04-17T21:00:00Z">
              <w:r>
                <w:t>[ ]</w:t>
              </w:r>
            </w:ins>
          </w:p>
        </w:tc>
      </w:tr>
      <w:tr w:rsidR="00632EDA" w14:paraId="58749896" w14:textId="72EBD239" w:rsidTr="00632EDA">
        <w:tc>
          <w:tcPr>
            <w:tcW w:w="1331" w:type="dxa"/>
            <w:shd w:val="clear" w:color="auto" w:fill="auto"/>
            <w:tcPrChange w:id="2496" w:author="Gerard Ateshian" w:date="2014-04-17T21:00:00Z">
              <w:tcPr>
                <w:tcW w:w="1548" w:type="dxa"/>
                <w:shd w:val="clear" w:color="auto" w:fill="auto"/>
              </w:tcPr>
            </w:tcPrChange>
          </w:tcPr>
          <w:p w14:paraId="1BC10E0B" w14:textId="26B3C3EE" w:rsidR="00632EDA" w:rsidRDefault="00632EDA" w:rsidP="00AF2221">
            <w:pPr>
              <w:pStyle w:val="code"/>
            </w:pPr>
            <w:del w:id="2497" w:author="Gerard Ateshian" w:date="2014-04-17T21:00:00Z">
              <w:r w:rsidRPr="00AF2221" w:rsidDel="00632EDA">
                <w:rPr>
                  <w:position w:val="-10"/>
                </w:rPr>
                <w:object w:dxaOrig="200" w:dyaOrig="260" w14:anchorId="529A7BCD">
                  <v:shape id="_x0000_i1387" type="#_x0000_t75" style="width:10pt;height:13.5pt" o:ole="">
                    <v:imagedata r:id="rId757" o:title=""/>
                  </v:shape>
                  <o:OLEObject Type="Embed" ProgID="Equation.DSMT4" ShapeID="_x0000_i1387" DrawAspect="Content" ObjectID="_1460295467" r:id="rId758"/>
                </w:object>
              </w:r>
            </w:del>
            <w:r>
              <w:t>&lt;ksi0&gt;</w:t>
            </w:r>
          </w:p>
        </w:tc>
        <w:tc>
          <w:tcPr>
            <w:tcW w:w="4377" w:type="dxa"/>
            <w:shd w:val="clear" w:color="auto" w:fill="auto"/>
            <w:tcPrChange w:id="2498" w:author="Gerard Ateshian" w:date="2014-04-17T21:00:00Z">
              <w:tcPr>
                <w:tcW w:w="8028" w:type="dxa"/>
                <w:shd w:val="clear" w:color="auto" w:fill="auto"/>
              </w:tcPr>
            </w:tcPrChange>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9" o:title=""/>
                </v:shape>
                <o:OLEObject Type="Embed" ProgID="Equation.DSMT4" ShapeID="_x0000_i1388" DrawAspect="Content" ObjectID="_1460295468" r:id="rId760"/>
              </w:object>
            </w:r>
            <w:r>
              <w:t xml:space="preserve"> </w:t>
            </w:r>
          </w:p>
        </w:tc>
        <w:tc>
          <w:tcPr>
            <w:tcW w:w="3868" w:type="dxa"/>
            <w:tcPrChange w:id="2499" w:author="Gerard Ateshian" w:date="2014-04-17T21:00:00Z">
              <w:tcPr>
                <w:tcW w:w="8028" w:type="dxa"/>
              </w:tcPr>
            </w:tcPrChange>
          </w:tcPr>
          <w:p w14:paraId="5BECD129" w14:textId="40FF091C" w:rsidR="00632EDA" w:rsidRDefault="00632EDA" w:rsidP="00AF2221">
            <w:pPr>
              <w:rPr>
                <w:ins w:id="2500" w:author="Gerard Ateshian" w:date="2014-04-17T21:00:00Z"/>
              </w:rPr>
            </w:pPr>
            <w:ins w:id="2501" w:author="Gerard Ateshian" w:date="2014-04-17T21:00:00Z">
              <w:r>
                <w:t>[</w:t>
              </w:r>
              <w:r>
                <w:rPr>
                  <w:b/>
                </w:rPr>
                <w:t>P</w:t>
              </w:r>
              <w:r>
                <w:t>]</w:t>
              </w:r>
            </w:ins>
          </w:p>
        </w:tc>
      </w:tr>
      <w:tr w:rsidR="00632EDA" w14:paraId="3651E904" w14:textId="272106DC" w:rsidTr="00632EDA">
        <w:tc>
          <w:tcPr>
            <w:tcW w:w="1331" w:type="dxa"/>
            <w:shd w:val="clear" w:color="auto" w:fill="auto"/>
            <w:tcPrChange w:id="2502" w:author="Gerard Ateshian" w:date="2014-04-17T21:00:00Z">
              <w:tcPr>
                <w:tcW w:w="1548" w:type="dxa"/>
                <w:shd w:val="clear" w:color="auto" w:fill="auto"/>
              </w:tcPr>
            </w:tcPrChange>
          </w:tcPr>
          <w:p w14:paraId="3FE84BD3" w14:textId="77777777" w:rsidR="00632EDA" w:rsidRDefault="00632EDA" w:rsidP="00991A2C">
            <w:pPr>
              <w:pStyle w:val="code"/>
            </w:pPr>
            <w:r>
              <w:t>&lt;gamma&gt;</w:t>
            </w:r>
          </w:p>
        </w:tc>
        <w:tc>
          <w:tcPr>
            <w:tcW w:w="4377" w:type="dxa"/>
            <w:shd w:val="clear" w:color="auto" w:fill="auto"/>
            <w:tcPrChange w:id="2503" w:author="Gerard Ateshian" w:date="2014-04-17T21:00:00Z">
              <w:tcPr>
                <w:tcW w:w="8028" w:type="dxa"/>
                <w:shd w:val="clear" w:color="auto" w:fill="auto"/>
              </w:tcPr>
            </w:tcPrChange>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1" o:title=""/>
                </v:shape>
                <o:OLEObject Type="Embed" ProgID="Equation.DSMT4" ShapeID="_x0000_i1389" DrawAspect="Content" ObjectID="_1460295469" r:id="rId762"/>
              </w:object>
            </w:r>
          </w:p>
        </w:tc>
        <w:tc>
          <w:tcPr>
            <w:tcW w:w="3868" w:type="dxa"/>
            <w:tcPrChange w:id="2504" w:author="Gerard Ateshian" w:date="2014-04-17T21:00:00Z">
              <w:tcPr>
                <w:tcW w:w="8028" w:type="dxa"/>
              </w:tcPr>
            </w:tcPrChange>
          </w:tcPr>
          <w:p w14:paraId="3910EE27" w14:textId="002EDA2C" w:rsidR="00632EDA" w:rsidRDefault="00632EDA" w:rsidP="00AF2221">
            <w:pPr>
              <w:rPr>
                <w:ins w:id="2505" w:author="Gerard Ateshian" w:date="2014-04-17T21:00:00Z"/>
              </w:rPr>
            </w:pPr>
            <w:ins w:id="2506" w:author="Gerard Ateshian" w:date="2014-04-17T21:00:00Z">
              <w:r>
                <w:t>[ ]</w:t>
              </w:r>
            </w:ins>
          </w:p>
        </w:tc>
      </w:tr>
      <w:tr w:rsidR="00632EDA" w14:paraId="63CC7232" w14:textId="598D2BE7" w:rsidTr="00632EDA">
        <w:tc>
          <w:tcPr>
            <w:tcW w:w="1331" w:type="dxa"/>
            <w:shd w:val="clear" w:color="auto" w:fill="auto"/>
            <w:tcPrChange w:id="2507" w:author="Gerard Ateshian" w:date="2014-04-17T21:00:00Z">
              <w:tcPr>
                <w:tcW w:w="1548" w:type="dxa"/>
                <w:shd w:val="clear" w:color="auto" w:fill="auto"/>
              </w:tcPr>
            </w:tcPrChange>
          </w:tcPr>
          <w:p w14:paraId="74587ED8" w14:textId="4D1BC57B" w:rsidR="00632EDA" w:rsidRDefault="00632EDA" w:rsidP="000C6D02">
            <w:pPr>
              <w:pStyle w:val="code"/>
            </w:pPr>
            <w:r>
              <w:t>&lt;rho0&gt;</w:t>
            </w:r>
          </w:p>
        </w:tc>
        <w:tc>
          <w:tcPr>
            <w:tcW w:w="4377" w:type="dxa"/>
            <w:shd w:val="clear" w:color="auto" w:fill="auto"/>
            <w:tcPrChange w:id="2508" w:author="Gerard Ateshian" w:date="2014-04-17T21:00:00Z">
              <w:tcPr>
                <w:tcW w:w="8028" w:type="dxa"/>
                <w:shd w:val="clear" w:color="auto" w:fill="auto"/>
              </w:tcPr>
            </w:tcPrChange>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3" o:title=""/>
                </v:shape>
                <o:OLEObject Type="Embed" ProgID="Equation.DSMT4" ShapeID="_x0000_i1390" DrawAspect="Content" ObjectID="_1460295470" r:id="rId764"/>
              </w:object>
            </w:r>
            <w:r>
              <w:t xml:space="preserve"> </w:t>
            </w:r>
          </w:p>
        </w:tc>
        <w:tc>
          <w:tcPr>
            <w:tcW w:w="3868" w:type="dxa"/>
            <w:tcPrChange w:id="2509" w:author="Gerard Ateshian" w:date="2014-04-17T21:00:00Z">
              <w:tcPr>
                <w:tcW w:w="8028" w:type="dxa"/>
              </w:tcPr>
            </w:tcPrChange>
          </w:tcPr>
          <w:p w14:paraId="17DA1FAD" w14:textId="20747C57" w:rsidR="00632EDA" w:rsidRDefault="00632EDA" w:rsidP="00AF2221">
            <w:pPr>
              <w:rPr>
                <w:ins w:id="2510" w:author="Gerard Ateshian" w:date="2014-04-17T21:00:00Z"/>
              </w:rPr>
            </w:pPr>
            <w:ins w:id="2511" w:author="Gerard Ateshian" w:date="2014-04-17T21:00:00Z">
              <w:r>
                <w:t>[</w:t>
              </w:r>
              <w:r w:rsidRPr="00632EDA">
                <w:rPr>
                  <w:b/>
                  <w:rPrChange w:id="2512" w:author="Gerard Ateshian" w:date="2014-04-17T21:00:00Z">
                    <w:rPr/>
                  </w:rPrChange>
                </w:rPr>
                <w:t>M</w:t>
              </w:r>
              <w:r>
                <w:t>/</w:t>
              </w:r>
              <w:r w:rsidRPr="00632EDA">
                <w:rPr>
                  <w:b/>
                  <w:rPrChange w:id="2513" w:author="Gerard Ateshian" w:date="2014-04-17T21:00:00Z">
                    <w:rPr/>
                  </w:rPrChange>
                </w:rPr>
                <w:t>L</w:t>
              </w:r>
              <w:r w:rsidRPr="00632EDA">
                <w:rPr>
                  <w:vertAlign w:val="superscript"/>
                  <w:rPrChange w:id="2514" w:author="Gerard Ateshian" w:date="2014-04-17T21:00:00Z">
                    <w:rPr/>
                  </w:rPrChange>
                </w:rPr>
                <w:t>3</w:t>
              </w:r>
              <w:r>
                <w:t>]</w:t>
              </w:r>
            </w:ins>
          </w:p>
        </w:tc>
      </w:tr>
      <w:tr w:rsidR="00632EDA" w14:paraId="1F186EFD" w14:textId="25FDF2C3" w:rsidTr="00632EDA">
        <w:tc>
          <w:tcPr>
            <w:tcW w:w="1331" w:type="dxa"/>
            <w:shd w:val="clear" w:color="auto" w:fill="auto"/>
            <w:tcPrChange w:id="2515" w:author="Gerard Ateshian" w:date="2014-04-17T21:00:00Z">
              <w:tcPr>
                <w:tcW w:w="1548" w:type="dxa"/>
                <w:shd w:val="clear" w:color="auto" w:fill="auto"/>
              </w:tcPr>
            </w:tcPrChange>
          </w:tcPr>
          <w:p w14:paraId="227B9FC1" w14:textId="07669497" w:rsidR="00632EDA" w:rsidRDefault="00632EDA" w:rsidP="000C6D02">
            <w:pPr>
              <w:pStyle w:val="code"/>
            </w:pPr>
            <w:r>
              <w:t>sbm</w:t>
            </w:r>
          </w:p>
        </w:tc>
        <w:tc>
          <w:tcPr>
            <w:tcW w:w="4377" w:type="dxa"/>
            <w:shd w:val="clear" w:color="auto" w:fill="auto"/>
            <w:tcPrChange w:id="2516" w:author="Gerard Ateshian" w:date="2014-04-17T21:00:00Z">
              <w:tcPr>
                <w:tcW w:w="8028" w:type="dxa"/>
                <w:shd w:val="clear" w:color="auto" w:fill="auto"/>
              </w:tcPr>
            </w:tcPrChange>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5" o:title=""/>
                </v:shape>
                <o:OLEObject Type="Embed" ProgID="Equation.DSMT4" ShapeID="_x0000_i1391" DrawAspect="Content" ObjectID="_1460295471" r:id="rId766"/>
              </w:object>
            </w:r>
            <w:r>
              <w:t xml:space="preserve"> </w:t>
            </w:r>
          </w:p>
        </w:tc>
        <w:tc>
          <w:tcPr>
            <w:tcW w:w="3868" w:type="dxa"/>
            <w:tcPrChange w:id="2517" w:author="Gerard Ateshian" w:date="2014-04-17T21:00:00Z">
              <w:tcPr>
                <w:tcW w:w="8028" w:type="dxa"/>
              </w:tcPr>
            </w:tcPrChange>
          </w:tcPr>
          <w:p w14:paraId="1A56DE30" w14:textId="2FD2CB7B" w:rsidR="00632EDA" w:rsidRDefault="00632EDA" w:rsidP="00AF2221">
            <w:pPr>
              <w:rPr>
                <w:ins w:id="2518" w:author="Gerard Ateshian" w:date="2014-04-17T21:00:00Z"/>
              </w:rPr>
            </w:pPr>
            <w:ins w:id="2519" w:author="Gerard Ateshian" w:date="2014-04-17T21:00:00Z">
              <w:r>
                <w:t>[ ]</w:t>
              </w:r>
            </w:ins>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7" o:title=""/>
          </v:shape>
          <o:OLEObject Type="Embed" ProgID="Equation.DSMT4" ShapeID="_x0000_i1392" DrawAspect="Content" ObjectID="_1460295472"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9" o:title=""/>
          </v:shape>
          <o:OLEObject Type="Embed" ProgID="Equation.DSMT4" ShapeID="_x0000_i1393" DrawAspect="Content" ObjectID="_1460295473" r:id="rId770"/>
        </w:object>
      </w:r>
      <w:r>
        <w:t xml:space="preserve"> is the square of the fiber stretch </w:t>
      </w:r>
      <w:r w:rsidR="00AF2221" w:rsidRPr="00AF2221">
        <w:rPr>
          <w:position w:val="-12"/>
        </w:rPr>
        <w:object w:dxaOrig="279" w:dyaOrig="360" w14:anchorId="1FB7F795">
          <v:shape id="_x0000_i1394" type="#_x0000_t75" style="width:14pt;height:18pt" o:ole="">
            <v:imagedata r:id="rId771" o:title=""/>
          </v:shape>
          <o:OLEObject Type="Embed" ProgID="Equation.DSMT4" ShapeID="_x0000_i1394" DrawAspect="Content" ObjectID="_1460295474" r:id="rId772"/>
        </w:object>
      </w:r>
      <w:r>
        <w:t xml:space="preserve">, </w:t>
      </w:r>
      <w:r w:rsidR="00AF2221" w:rsidRPr="00AF2221">
        <w:rPr>
          <w:position w:val="-6"/>
        </w:rPr>
        <w:object w:dxaOrig="260" w:dyaOrig="279" w14:anchorId="77675221">
          <v:shape id="_x0000_i1395" type="#_x0000_t75" style="width:13.5pt;height:14pt" o:ole="">
            <v:imagedata r:id="rId773" o:title=""/>
          </v:shape>
          <o:OLEObject Type="Embed" ProgID="Equation.DSMT4" ShapeID="_x0000_i1395" DrawAspect="Content" ObjectID="_1460295475"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5" o:title=""/>
          </v:shape>
          <o:OLEObject Type="Embed" ProgID="Equation.DSMT4" ShapeID="_x0000_i1396" DrawAspect="Content" ObjectID="_1460295476" r:id="rId776"/>
        </w:object>
      </w:r>
      <w:r>
        <w:t xml:space="preserve">, </w:t>
      </w:r>
      <w:r w:rsidR="00AF2221" w:rsidRPr="00AF2221">
        <w:rPr>
          <w:position w:val="-12"/>
        </w:rPr>
        <w:object w:dxaOrig="1340" w:dyaOrig="360" w14:anchorId="7DD5CC4C">
          <v:shape id="_x0000_i1397" type="#_x0000_t75" style="width:67.5pt;height:18pt" o:ole="">
            <v:imagedata r:id="rId777" o:title=""/>
          </v:shape>
          <o:OLEObject Type="Embed" ProgID="Equation.DSMT4" ShapeID="_x0000_i1397" DrawAspect="Content" ObjectID="_1460295477" r:id="rId778"/>
        </w:object>
      </w:r>
      <w:r>
        <w:t xml:space="preserve">, and </w:t>
      </w:r>
      <w:r w:rsidR="00AF2221" w:rsidRPr="00AF2221">
        <w:rPr>
          <w:position w:val="-14"/>
        </w:rPr>
        <w:object w:dxaOrig="540" w:dyaOrig="400" w14:anchorId="54B23BD8">
          <v:shape id="_x0000_i1398" type="#_x0000_t75" style="width:27.5pt;height:19.5pt" o:ole="">
            <v:imagedata r:id="rId779" o:title=""/>
          </v:shape>
          <o:OLEObject Type="Embed" ProgID="Equation.DSMT4" ShapeID="_x0000_i1398" DrawAspect="Content" ObjectID="_1460295478"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1" o:title=""/>
          </v:shape>
          <o:OLEObject Type="Embed" ProgID="Equation.DSMT4" ShapeID="_x0000_i1399" DrawAspect="Content" ObjectID="_1460295479"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3" o:title=""/>
          </v:shape>
          <o:OLEObject Type="Embed" ProgID="Equation.DSMT4" ShapeID="_x0000_i1400" DrawAspect="Content" ObjectID="_1460295480" r:id="rId784"/>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1" type="#_x0000_t75" style="width:28pt;height:16.5pt" o:ole="">
            <v:imagedata r:id="rId785" o:title=""/>
          </v:shape>
          <o:OLEObject Type="Embed" ProgID="Equation.DSMT4" ShapeID="_x0000_i1401" DrawAspect="Content" ObjectID="_1460295481" r:id="rId786"/>
        </w:object>
      </w:r>
      <w:r w:rsidRPr="000230DC">
        <w:t xml:space="preserve">, </w:t>
      </w:r>
      <w:r w:rsidR="00AF2221" w:rsidRPr="00AF2221">
        <w:rPr>
          <w:position w:val="-6"/>
        </w:rPr>
        <w:object w:dxaOrig="580" w:dyaOrig="279" w14:anchorId="579CA8F9">
          <v:shape id="_x0000_i1402" type="#_x0000_t75" style="width:29.5pt;height:14pt" o:ole="">
            <v:imagedata r:id="rId787" o:title=""/>
          </v:shape>
          <o:OLEObject Type="Embed" ProgID="Equation.DSMT4" ShapeID="_x0000_i1402" DrawAspect="Content" ObjectID="_1460295482" r:id="rId788"/>
        </w:object>
      </w:r>
      <w:r w:rsidRPr="000230DC">
        <w:t xml:space="preserve">, and </w:t>
      </w:r>
      <w:r w:rsidR="00AF2221" w:rsidRPr="00AF2221">
        <w:rPr>
          <w:position w:val="-10"/>
        </w:rPr>
        <w:object w:dxaOrig="600" w:dyaOrig="320" w14:anchorId="0CB1E6BE">
          <v:shape id="_x0000_i1403" type="#_x0000_t75" style="width:30pt;height:16.5pt" o:ole="">
            <v:imagedata r:id="rId789" o:title=""/>
          </v:shape>
          <o:OLEObject Type="Embed" ProgID="Equation.DSMT4" ShapeID="_x0000_i1403" DrawAspect="Content" ObjectID="_1460295483"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1" o:title=""/>
          </v:shape>
          <o:OLEObject Type="Embed" ProgID="Equation.DSMT4" ShapeID="_x0000_i1404" DrawAspect="Content" ObjectID="_1460295484"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3" o:title=""/>
          </v:shape>
          <o:OLEObject Type="Embed" ProgID="Equation.DSMT4" ShapeID="_x0000_i1405" DrawAspect="Content" ObjectID="_1460295485" r:id="rId794"/>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pt;height:18pt" o:ole="">
            <v:imagedata r:id="rId795" o:title=""/>
          </v:shape>
          <o:OLEObject Type="Embed" ProgID="Equation.DSMT4" ShapeID="_x0000_i1406" DrawAspect="Content" ObjectID="_1460295486" r:id="rId796"/>
        </w:object>
      </w:r>
      <w:r>
        <w:t xml:space="preserve"> is the density at which </w:t>
      </w:r>
      <w:r w:rsidR="00AF2221" w:rsidRPr="00AF2221">
        <w:rPr>
          <w:position w:val="-12"/>
        </w:rPr>
        <w:object w:dxaOrig="639" w:dyaOrig="360" w14:anchorId="2203E637">
          <v:shape id="_x0000_i1407" type="#_x0000_t75" style="width:32pt;height:18pt" o:ole="">
            <v:imagedata r:id="rId797" o:title=""/>
          </v:shape>
          <o:OLEObject Type="Embed" ProgID="Equation.DSMT4" ShapeID="_x0000_i1407" DrawAspect="Content" ObjectID="_1460295487"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520" w:author="Steve Maas" w:date="2014-01-02T13:04:00Z">
        <w:r w:rsidR="00873D59">
          <w:t>3.12.3</w:t>
        </w:r>
      </w:ins>
      <w:del w:id="2521" w:author="Steve Maas" w:date="2014-01-02T13:04:00Z">
        <w:r w:rsidR="00B951E2" w:rsidDel="00873D59">
          <w:delText>3.10.3</w:delText>
        </w:r>
      </w:del>
      <w:r>
        <w:fldChar w:fldCharType="end"/>
      </w:r>
      <w:r>
        <w:t xml:space="preserve">) and must be included in the multiphasic mixture </w:t>
      </w:r>
      <w:r>
        <w:lastRenderedPageBreak/>
        <w:t xml:space="preserve">using 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9" o:title=""/>
          </v:shape>
          <o:OLEObject Type="Embed" ProgID="Equation.DSMT4" ShapeID="_x0000_i1408" DrawAspect="Content" ObjectID="_1460295488"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1" o:title=""/>
          </v:shape>
          <o:OLEObject Type="Embed" ProgID="Equation.DSMT4" ShapeID="_x0000_i1409" DrawAspect="Content" ObjectID="_1460295489"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3" o:title=""/>
          </v:shape>
          <o:OLEObject Type="Embed" ProgID="Equation.DSMT4" ShapeID="_x0000_i1410" DrawAspect="Content" ObjectID="_1460295490"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1" type="#_x0000_t75" style="width:34pt;height:14pt" o:ole="">
            <v:imagedata r:id="rId805" o:title=""/>
          </v:shape>
          <o:OLEObject Type="Embed" ProgID="Equation.DSMT4" ShapeID="_x0000_i1411" DrawAspect="Content" ObjectID="_1460295491"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7" o:title=""/>
          </v:shape>
          <o:OLEObject Type="Embed" ProgID="Equation.DSMT4" ShapeID="_x0000_i1412" DrawAspect="Content" ObjectID="_1460295492"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9" o:title=""/>
          </v:shape>
          <o:OLEObject Type="Embed" ProgID="Equation.DSMT4" ShapeID="_x0000_i1413" DrawAspect="Content" ObjectID="_1460295493" r:id="rId810"/>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4" type="#_x0000_t75" style="width:30pt;height:16.5pt" o:ole="">
            <v:imagedata r:id="rId811" o:title=""/>
          </v:shape>
          <o:OLEObject Type="Embed" ProgID="Equation.DSMT4" ShapeID="_x0000_i1414" DrawAspect="Content" ObjectID="_1460295494" r:id="rId812"/>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3" o:title=""/>
          </v:shape>
          <o:OLEObject Type="Embed" ProgID="Equation.DSMT4" ShapeID="_x0000_i1415" DrawAspect="Content" ObjectID="_1460295495" r:id="rId814"/>
        </w:object>
      </w:r>
      <w:r w:rsidRPr="0097532C">
        <w:t xml:space="preserve">).  Therefore, use </w:t>
      </w:r>
      <w:r w:rsidR="00AF2221" w:rsidRPr="00AF2221">
        <w:rPr>
          <w:position w:val="-10"/>
        </w:rPr>
        <w:object w:dxaOrig="600" w:dyaOrig="320" w14:anchorId="226E006D">
          <v:shape id="_x0000_i1416" type="#_x0000_t75" style="width:30pt;height:16.5pt" o:ole="">
            <v:imagedata r:id="rId815" o:title=""/>
          </v:shape>
          <o:OLEObject Type="Embed" ProgID="Equation.DSMT4" ShapeID="_x0000_i1416" DrawAspect="Content" ObjectID="_1460295496"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7" o:title=""/>
          </v:shape>
          <o:OLEObject Type="Embed" ProgID="Equation.DSMT4" ShapeID="_x0000_i1417" DrawAspect="Content" ObjectID="_1460295497"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rPr>
          <w:ins w:id="2522" w:author="Steve Maas" w:date="2014-04-21T10:22:00Z"/>
        </w:rPr>
      </w:pPr>
      <w:r>
        <w:t>&lt;/</w:t>
      </w:r>
      <w:r w:rsidR="00E0644D">
        <w:t>solid</w:t>
      </w:r>
      <w:r>
        <w:t>&gt;</w:t>
      </w:r>
    </w:p>
    <w:p w14:paraId="43FAB0C7" w14:textId="77777777" w:rsidR="0058106C" w:rsidRDefault="0058106C" w:rsidP="00941062">
      <w:pPr>
        <w:pStyle w:val="code"/>
      </w:pPr>
    </w:p>
    <w:p w14:paraId="77D819C8" w14:textId="386204A5" w:rsidR="00D43B68" w:rsidRDefault="00D43B68" w:rsidP="00941062">
      <w:ins w:id="2523" w:author="Gerard Ateshian" w:date="2014-04-17T21:01:00Z">
        <w:r>
          <w:br w:type="page"/>
        </w:r>
      </w:ins>
    </w:p>
    <w:p w14:paraId="1A2DCE7C" w14:textId="0F554120" w:rsidR="00D43B68" w:rsidRPr="00D43B68" w:rsidRDefault="00941062">
      <w:pPr>
        <w:pStyle w:val="Heading4"/>
      </w:pPr>
      <w:del w:id="2524" w:author="Gerard Ateshian" w:date="2014-04-17T21:01:00Z">
        <w:r w:rsidDel="00D43B68">
          <w:lastRenderedPageBreak/>
          <w:br w:type="page"/>
        </w:r>
      </w:del>
      <w:bookmarkStart w:id="2525" w:name="_Toc385498509"/>
      <w:r w:rsidR="00D3541E">
        <w:lastRenderedPageBreak/>
        <w:t>Coupled Transversely Isotropic Mooney-Rivlin</w:t>
      </w:r>
      <w:bookmarkEnd w:id="2525"/>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26"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856"/>
        <w:gridCol w:w="558"/>
        <w:tblGridChange w:id="2527">
          <w:tblGrid>
            <w:gridCol w:w="1188"/>
            <w:gridCol w:w="8388"/>
            <w:gridCol w:w="8388"/>
          </w:tblGrid>
        </w:tblGridChange>
      </w:tblGrid>
      <w:tr w:rsidR="0058106C" w14:paraId="6FDEA887" w14:textId="0044628E" w:rsidTr="0058106C">
        <w:tc>
          <w:tcPr>
            <w:tcW w:w="1162" w:type="dxa"/>
            <w:shd w:val="clear" w:color="auto" w:fill="auto"/>
            <w:tcPrChange w:id="2528" w:author="Steve Maas" w:date="2014-04-21T10:23:00Z">
              <w:tcPr>
                <w:tcW w:w="1188" w:type="dxa"/>
                <w:shd w:val="clear" w:color="auto" w:fill="auto"/>
              </w:tcPr>
            </w:tcPrChange>
          </w:tcPr>
          <w:p w14:paraId="3E00AF52" w14:textId="77777777" w:rsidR="0058106C" w:rsidRDefault="0058106C" w:rsidP="00A2605F">
            <w:pPr>
              <w:pStyle w:val="code"/>
            </w:pPr>
            <w:r>
              <w:t>c1</w:t>
            </w:r>
          </w:p>
        </w:tc>
        <w:tc>
          <w:tcPr>
            <w:tcW w:w="7856" w:type="dxa"/>
            <w:shd w:val="clear" w:color="auto" w:fill="auto"/>
            <w:tcPrChange w:id="2529" w:author="Steve Maas" w:date="2014-04-21T10:23:00Z">
              <w:tcPr>
                <w:tcW w:w="8388" w:type="dxa"/>
                <w:shd w:val="clear" w:color="auto" w:fill="auto"/>
              </w:tcPr>
            </w:tcPrChange>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Change w:id="2530" w:author="Steve Maas" w:date="2014-04-21T10:23:00Z">
              <w:tcPr>
                <w:tcW w:w="8388" w:type="dxa"/>
              </w:tcPr>
            </w:tcPrChange>
          </w:tcPr>
          <w:p w14:paraId="5A8599DB" w14:textId="2B5CAF23" w:rsidR="0058106C" w:rsidRDefault="0058106C" w:rsidP="00A2605F">
            <w:pPr>
              <w:jc w:val="left"/>
              <w:rPr>
                <w:ins w:id="2531" w:author="Steve Maas" w:date="2014-04-21T10:23:00Z"/>
              </w:rPr>
            </w:pPr>
            <w:ins w:id="2532" w:author="Steve Maas" w:date="2014-04-21T10:23:00Z">
              <w:r>
                <w:t>[</w:t>
              </w:r>
              <w:r>
                <w:rPr>
                  <w:b/>
                </w:rPr>
                <w:t>P</w:t>
              </w:r>
              <w:r>
                <w:t>]</w:t>
              </w:r>
            </w:ins>
          </w:p>
        </w:tc>
      </w:tr>
      <w:tr w:rsidR="0058106C" w14:paraId="1A07D1EA" w14:textId="526C5035" w:rsidTr="0058106C">
        <w:tc>
          <w:tcPr>
            <w:tcW w:w="1162" w:type="dxa"/>
            <w:shd w:val="clear" w:color="auto" w:fill="auto"/>
            <w:tcPrChange w:id="2533" w:author="Steve Maas" w:date="2014-04-21T10:23:00Z">
              <w:tcPr>
                <w:tcW w:w="1188" w:type="dxa"/>
                <w:shd w:val="clear" w:color="auto" w:fill="auto"/>
              </w:tcPr>
            </w:tcPrChange>
          </w:tcPr>
          <w:p w14:paraId="4BF435D5" w14:textId="77777777" w:rsidR="0058106C" w:rsidRDefault="0058106C" w:rsidP="00F53772">
            <w:pPr>
              <w:pStyle w:val="code"/>
            </w:pPr>
            <w:r>
              <w:t>c2</w:t>
            </w:r>
          </w:p>
        </w:tc>
        <w:tc>
          <w:tcPr>
            <w:tcW w:w="7856" w:type="dxa"/>
            <w:shd w:val="clear" w:color="auto" w:fill="auto"/>
            <w:tcPrChange w:id="2534" w:author="Steve Maas" w:date="2014-04-21T10:23:00Z">
              <w:tcPr>
                <w:tcW w:w="8388" w:type="dxa"/>
                <w:shd w:val="clear" w:color="auto" w:fill="auto"/>
              </w:tcPr>
            </w:tcPrChange>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Change w:id="2535" w:author="Steve Maas" w:date="2014-04-21T10:23:00Z">
              <w:tcPr>
                <w:tcW w:w="8388" w:type="dxa"/>
              </w:tcPr>
            </w:tcPrChange>
          </w:tcPr>
          <w:p w14:paraId="204DEDD4" w14:textId="1DB7A99C" w:rsidR="0058106C" w:rsidRDefault="0058106C" w:rsidP="00A2605F">
            <w:pPr>
              <w:jc w:val="left"/>
              <w:rPr>
                <w:ins w:id="2536" w:author="Steve Maas" w:date="2014-04-21T10:23:00Z"/>
              </w:rPr>
            </w:pPr>
            <w:ins w:id="2537" w:author="Steve Maas" w:date="2014-04-21T10:23:00Z">
              <w:r>
                <w:t>[</w:t>
              </w:r>
              <w:r>
                <w:rPr>
                  <w:b/>
                </w:rPr>
                <w:t>P</w:t>
              </w:r>
              <w:r>
                <w:t>]</w:t>
              </w:r>
            </w:ins>
          </w:p>
        </w:tc>
      </w:tr>
      <w:tr w:rsidR="0058106C" w14:paraId="00BE85DD" w14:textId="68A9990F" w:rsidTr="0058106C">
        <w:tc>
          <w:tcPr>
            <w:tcW w:w="1162" w:type="dxa"/>
            <w:shd w:val="clear" w:color="auto" w:fill="auto"/>
            <w:tcPrChange w:id="2538" w:author="Steve Maas" w:date="2014-04-21T10:23:00Z">
              <w:tcPr>
                <w:tcW w:w="1188" w:type="dxa"/>
                <w:shd w:val="clear" w:color="auto" w:fill="auto"/>
              </w:tcPr>
            </w:tcPrChange>
          </w:tcPr>
          <w:p w14:paraId="390CAFB0" w14:textId="77777777" w:rsidR="0058106C" w:rsidRDefault="0058106C" w:rsidP="00F53772">
            <w:pPr>
              <w:pStyle w:val="code"/>
            </w:pPr>
            <w:r>
              <w:t>c3</w:t>
            </w:r>
          </w:p>
        </w:tc>
        <w:tc>
          <w:tcPr>
            <w:tcW w:w="7856" w:type="dxa"/>
            <w:shd w:val="clear" w:color="auto" w:fill="auto"/>
            <w:tcPrChange w:id="2539" w:author="Steve Maas" w:date="2014-04-21T10:23:00Z">
              <w:tcPr>
                <w:tcW w:w="8388" w:type="dxa"/>
                <w:shd w:val="clear" w:color="auto" w:fill="auto"/>
              </w:tcPr>
            </w:tcPrChange>
          </w:tcPr>
          <w:p w14:paraId="36BCB6D3" w14:textId="77777777" w:rsidR="0058106C" w:rsidRDefault="0058106C" w:rsidP="00A2605F">
            <w:pPr>
              <w:jc w:val="left"/>
            </w:pPr>
            <w:r>
              <w:t xml:space="preserve">exponential multiplier </w:t>
            </w:r>
          </w:p>
        </w:tc>
        <w:tc>
          <w:tcPr>
            <w:tcW w:w="558" w:type="dxa"/>
            <w:tcPrChange w:id="2540" w:author="Steve Maas" w:date="2014-04-21T10:23:00Z">
              <w:tcPr>
                <w:tcW w:w="8388" w:type="dxa"/>
              </w:tcPr>
            </w:tcPrChange>
          </w:tcPr>
          <w:p w14:paraId="4D61B362" w14:textId="29F27B9F" w:rsidR="0058106C" w:rsidRDefault="0058106C" w:rsidP="00A2605F">
            <w:pPr>
              <w:jc w:val="left"/>
              <w:rPr>
                <w:ins w:id="2541" w:author="Steve Maas" w:date="2014-04-21T10:23:00Z"/>
              </w:rPr>
            </w:pPr>
            <w:ins w:id="2542" w:author="Steve Maas" w:date="2014-04-21T10:23:00Z">
              <w:r>
                <w:t>[</w:t>
              </w:r>
              <w:r>
                <w:rPr>
                  <w:b/>
                </w:rPr>
                <w:t>P</w:t>
              </w:r>
              <w:r>
                <w:t>]</w:t>
              </w:r>
            </w:ins>
          </w:p>
        </w:tc>
      </w:tr>
      <w:tr w:rsidR="0058106C" w14:paraId="55251A8C" w14:textId="382B95C3" w:rsidTr="0058106C">
        <w:tc>
          <w:tcPr>
            <w:tcW w:w="1162" w:type="dxa"/>
            <w:shd w:val="clear" w:color="auto" w:fill="auto"/>
            <w:tcPrChange w:id="2543" w:author="Steve Maas" w:date="2014-04-21T10:23:00Z">
              <w:tcPr>
                <w:tcW w:w="1188" w:type="dxa"/>
                <w:shd w:val="clear" w:color="auto" w:fill="auto"/>
              </w:tcPr>
            </w:tcPrChange>
          </w:tcPr>
          <w:p w14:paraId="28220E28" w14:textId="77777777" w:rsidR="0058106C" w:rsidRDefault="0058106C" w:rsidP="00F53772">
            <w:pPr>
              <w:pStyle w:val="code"/>
            </w:pPr>
            <w:r>
              <w:t>c4</w:t>
            </w:r>
          </w:p>
        </w:tc>
        <w:tc>
          <w:tcPr>
            <w:tcW w:w="7856" w:type="dxa"/>
            <w:shd w:val="clear" w:color="auto" w:fill="auto"/>
            <w:tcPrChange w:id="2544" w:author="Steve Maas" w:date="2014-04-21T10:23:00Z">
              <w:tcPr>
                <w:tcW w:w="8388" w:type="dxa"/>
                <w:shd w:val="clear" w:color="auto" w:fill="auto"/>
              </w:tcPr>
            </w:tcPrChange>
          </w:tcPr>
          <w:p w14:paraId="3D85E814" w14:textId="77777777" w:rsidR="0058106C" w:rsidRDefault="0058106C" w:rsidP="00A2605F">
            <w:pPr>
              <w:jc w:val="left"/>
            </w:pPr>
            <w:r>
              <w:t>fiber scale factor</w:t>
            </w:r>
          </w:p>
        </w:tc>
        <w:tc>
          <w:tcPr>
            <w:tcW w:w="558" w:type="dxa"/>
            <w:tcPrChange w:id="2545" w:author="Steve Maas" w:date="2014-04-21T10:23:00Z">
              <w:tcPr>
                <w:tcW w:w="8388" w:type="dxa"/>
              </w:tcPr>
            </w:tcPrChange>
          </w:tcPr>
          <w:p w14:paraId="7B1D278A" w14:textId="567D5435" w:rsidR="0058106C" w:rsidRDefault="0058106C" w:rsidP="00A2605F">
            <w:pPr>
              <w:jc w:val="left"/>
              <w:rPr>
                <w:ins w:id="2546" w:author="Steve Maas" w:date="2014-04-21T10:23:00Z"/>
              </w:rPr>
            </w:pPr>
            <w:ins w:id="2547" w:author="Steve Maas" w:date="2014-04-21T10:23:00Z">
              <w:r>
                <w:t>[ ]</w:t>
              </w:r>
            </w:ins>
          </w:p>
        </w:tc>
      </w:tr>
      <w:tr w:rsidR="0058106C" w14:paraId="774C5A70" w14:textId="2882C0D6" w:rsidTr="0058106C">
        <w:tc>
          <w:tcPr>
            <w:tcW w:w="1162" w:type="dxa"/>
            <w:shd w:val="clear" w:color="auto" w:fill="auto"/>
            <w:tcPrChange w:id="2548" w:author="Steve Maas" w:date="2014-04-21T10:23:00Z">
              <w:tcPr>
                <w:tcW w:w="1188" w:type="dxa"/>
                <w:shd w:val="clear" w:color="auto" w:fill="auto"/>
              </w:tcPr>
            </w:tcPrChange>
          </w:tcPr>
          <w:p w14:paraId="0B7855C3" w14:textId="77777777" w:rsidR="0058106C" w:rsidRDefault="0058106C" w:rsidP="00F53772">
            <w:pPr>
              <w:pStyle w:val="code"/>
            </w:pPr>
            <w:r>
              <w:t>c5</w:t>
            </w:r>
          </w:p>
        </w:tc>
        <w:tc>
          <w:tcPr>
            <w:tcW w:w="7856" w:type="dxa"/>
            <w:shd w:val="clear" w:color="auto" w:fill="auto"/>
            <w:tcPrChange w:id="2549" w:author="Steve Maas" w:date="2014-04-21T10:23:00Z">
              <w:tcPr>
                <w:tcW w:w="8388" w:type="dxa"/>
                <w:shd w:val="clear" w:color="auto" w:fill="auto"/>
              </w:tcPr>
            </w:tcPrChange>
          </w:tcPr>
          <w:p w14:paraId="227ED8B5" w14:textId="77777777" w:rsidR="0058106C" w:rsidRDefault="0058106C" w:rsidP="00A2605F">
            <w:pPr>
              <w:jc w:val="left"/>
            </w:pPr>
            <w:r>
              <w:t>fiber modulus in linear region</w:t>
            </w:r>
          </w:p>
        </w:tc>
        <w:tc>
          <w:tcPr>
            <w:tcW w:w="558" w:type="dxa"/>
            <w:tcPrChange w:id="2550" w:author="Steve Maas" w:date="2014-04-21T10:23:00Z">
              <w:tcPr>
                <w:tcW w:w="8388" w:type="dxa"/>
              </w:tcPr>
            </w:tcPrChange>
          </w:tcPr>
          <w:p w14:paraId="3B2C9434" w14:textId="2114601B" w:rsidR="0058106C" w:rsidRDefault="0058106C" w:rsidP="00A2605F">
            <w:pPr>
              <w:jc w:val="left"/>
              <w:rPr>
                <w:ins w:id="2551" w:author="Steve Maas" w:date="2014-04-21T10:23:00Z"/>
              </w:rPr>
            </w:pPr>
            <w:ins w:id="2552" w:author="Steve Maas" w:date="2014-04-21T10:23:00Z">
              <w:r>
                <w:t>[</w:t>
              </w:r>
              <w:r>
                <w:rPr>
                  <w:b/>
                </w:rPr>
                <w:t>P</w:t>
              </w:r>
              <w:r>
                <w:t>]</w:t>
              </w:r>
            </w:ins>
          </w:p>
        </w:tc>
      </w:tr>
      <w:tr w:rsidR="0058106C" w14:paraId="289844C9" w14:textId="383E6D27" w:rsidTr="0058106C">
        <w:tc>
          <w:tcPr>
            <w:tcW w:w="1162" w:type="dxa"/>
            <w:shd w:val="clear" w:color="auto" w:fill="auto"/>
            <w:tcPrChange w:id="2553" w:author="Steve Maas" w:date="2014-04-21T10:23:00Z">
              <w:tcPr>
                <w:tcW w:w="1188" w:type="dxa"/>
                <w:shd w:val="clear" w:color="auto" w:fill="auto"/>
              </w:tcPr>
            </w:tcPrChange>
          </w:tcPr>
          <w:p w14:paraId="47366DDA" w14:textId="77777777" w:rsidR="0058106C" w:rsidRDefault="0058106C" w:rsidP="00F53772">
            <w:pPr>
              <w:pStyle w:val="code"/>
            </w:pPr>
            <w:r>
              <w:t>lam_max</w:t>
            </w:r>
          </w:p>
        </w:tc>
        <w:tc>
          <w:tcPr>
            <w:tcW w:w="7856" w:type="dxa"/>
            <w:shd w:val="clear" w:color="auto" w:fill="auto"/>
            <w:tcPrChange w:id="2554" w:author="Steve Maas" w:date="2014-04-21T10:23:00Z">
              <w:tcPr>
                <w:tcW w:w="8388" w:type="dxa"/>
                <w:shd w:val="clear" w:color="auto" w:fill="auto"/>
              </w:tcPr>
            </w:tcPrChange>
          </w:tcPr>
          <w:p w14:paraId="0E212515" w14:textId="77777777" w:rsidR="0058106C" w:rsidRDefault="0058106C" w:rsidP="00A2605F">
            <w:pPr>
              <w:jc w:val="left"/>
            </w:pPr>
            <w:r>
              <w:t xml:space="preserve">maximum fiber straightening stretch </w:t>
            </w:r>
          </w:p>
        </w:tc>
        <w:tc>
          <w:tcPr>
            <w:tcW w:w="558" w:type="dxa"/>
            <w:tcPrChange w:id="2555" w:author="Steve Maas" w:date="2014-04-21T10:23:00Z">
              <w:tcPr>
                <w:tcW w:w="8388" w:type="dxa"/>
              </w:tcPr>
            </w:tcPrChange>
          </w:tcPr>
          <w:p w14:paraId="4DEE37FA" w14:textId="25B7A009" w:rsidR="0058106C" w:rsidRDefault="0058106C" w:rsidP="00A2605F">
            <w:pPr>
              <w:jc w:val="left"/>
              <w:rPr>
                <w:ins w:id="2556" w:author="Steve Maas" w:date="2014-04-21T10:23:00Z"/>
              </w:rPr>
            </w:pPr>
            <w:ins w:id="2557" w:author="Steve Maas" w:date="2014-04-21T10:23:00Z">
              <w:r>
                <w:t>[ ]</w:t>
              </w:r>
            </w:ins>
          </w:p>
        </w:tc>
      </w:tr>
      <w:tr w:rsidR="0058106C" w14:paraId="092287E2" w14:textId="46E63E3F" w:rsidTr="0058106C">
        <w:tc>
          <w:tcPr>
            <w:tcW w:w="1162" w:type="dxa"/>
            <w:shd w:val="clear" w:color="auto" w:fill="auto"/>
            <w:tcPrChange w:id="2558" w:author="Steve Maas" w:date="2014-04-21T10:23:00Z">
              <w:tcPr>
                <w:tcW w:w="1188" w:type="dxa"/>
                <w:shd w:val="clear" w:color="auto" w:fill="auto"/>
              </w:tcPr>
            </w:tcPrChange>
          </w:tcPr>
          <w:p w14:paraId="7493A8A9" w14:textId="77777777" w:rsidR="0058106C" w:rsidRDefault="0058106C" w:rsidP="00F53772">
            <w:pPr>
              <w:pStyle w:val="code"/>
            </w:pPr>
            <w:r>
              <w:t>k</w:t>
            </w:r>
          </w:p>
        </w:tc>
        <w:tc>
          <w:tcPr>
            <w:tcW w:w="7856" w:type="dxa"/>
            <w:shd w:val="clear" w:color="auto" w:fill="auto"/>
            <w:tcPrChange w:id="2559" w:author="Steve Maas" w:date="2014-04-21T10:23:00Z">
              <w:tcPr>
                <w:tcW w:w="8388" w:type="dxa"/>
                <w:shd w:val="clear" w:color="auto" w:fill="auto"/>
              </w:tcPr>
            </w:tcPrChange>
          </w:tcPr>
          <w:p w14:paraId="5FBA4CD6" w14:textId="77777777" w:rsidR="0058106C" w:rsidRDefault="0058106C" w:rsidP="00A2605F">
            <w:pPr>
              <w:jc w:val="left"/>
            </w:pPr>
            <w:r>
              <w:t>bulk-like modulus</w:t>
            </w:r>
          </w:p>
        </w:tc>
        <w:tc>
          <w:tcPr>
            <w:tcW w:w="558" w:type="dxa"/>
            <w:tcPrChange w:id="2560" w:author="Steve Maas" w:date="2014-04-21T10:23:00Z">
              <w:tcPr>
                <w:tcW w:w="8388" w:type="dxa"/>
              </w:tcPr>
            </w:tcPrChange>
          </w:tcPr>
          <w:p w14:paraId="09EEDB38" w14:textId="108343E7" w:rsidR="0058106C" w:rsidRDefault="0058106C" w:rsidP="00A2605F">
            <w:pPr>
              <w:jc w:val="left"/>
              <w:rPr>
                <w:ins w:id="2561" w:author="Steve Maas" w:date="2014-04-21T10:23:00Z"/>
              </w:rPr>
            </w:pPr>
            <w:ins w:id="2562" w:author="Steve Maas" w:date="2014-04-21T10:23:00Z">
              <w:r>
                <w:t>[</w:t>
              </w:r>
              <w:r>
                <w:rPr>
                  <w:b/>
                </w:rPr>
                <w:t>P</w:t>
              </w:r>
              <w:r>
                <w:t>]</w:t>
              </w:r>
            </w:ins>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9" o:title=""/>
          </v:shape>
          <o:OLEObject Type="Embed" ProgID="Equation.DSMT4" ShapeID="_x0000_i1418" DrawAspect="Content" ObjectID="_1460295498"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1" o:title=""/>
          </v:shape>
          <o:OLEObject Type="Embed" ProgID="Equation.DSMT4" ShapeID="_x0000_i1419" DrawAspect="Content" ObjectID="_1460295499"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3" o:title=""/>
          </v:shape>
          <o:OLEObject Type="Embed" ProgID="Equation.DSMT4" ShapeID="_x0000_i1420" DrawAspect="Content" ObjectID="_1460295500" r:id="rId824"/>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1" type="#_x0000_t75" style="width:48pt;height:14pt" o:ole="">
            <v:imagedata r:id="rId825" o:title=""/>
          </v:shape>
          <o:OLEObject Type="Embed" ProgID="Equation.DSMT4" ShapeID="_x0000_i1421" DrawAspect="Content" ObjectID="_1460295501"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ins w:id="2563" w:author="Gerard Ateshian" w:date="2014-04-17T21:01:00Z">
        <w:r>
          <w:br w:type="page"/>
        </w:r>
      </w:ins>
    </w:p>
    <w:p w14:paraId="266E8B5B" w14:textId="061DCE92" w:rsidR="00241B41" w:rsidRDefault="00241B41" w:rsidP="007D6F0D">
      <w:pPr>
        <w:pStyle w:val="Heading4"/>
      </w:pPr>
      <w:del w:id="2564" w:author="Gerard Ateshian" w:date="2014-04-17T21:01:00Z">
        <w:r w:rsidDel="00D43B68">
          <w:lastRenderedPageBreak/>
          <w:br w:type="page"/>
        </w:r>
      </w:del>
      <w:bookmarkStart w:id="2565" w:name="_Toc385498510"/>
      <w:r>
        <w:lastRenderedPageBreak/>
        <w:t>Coupled Transversely Isotropic Veronda-Westmann</w:t>
      </w:r>
      <w:bookmarkEnd w:id="2565"/>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66"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586"/>
        <w:gridCol w:w="828"/>
        <w:tblGridChange w:id="2567">
          <w:tblGrid>
            <w:gridCol w:w="1188"/>
            <w:gridCol w:w="8388"/>
            <w:gridCol w:w="8388"/>
          </w:tblGrid>
        </w:tblGridChange>
      </w:tblGrid>
      <w:tr w:rsidR="00D76AC5" w14:paraId="202925A6" w14:textId="7B288CD8" w:rsidTr="00D76AC5">
        <w:tc>
          <w:tcPr>
            <w:tcW w:w="1162" w:type="dxa"/>
            <w:shd w:val="clear" w:color="auto" w:fill="auto"/>
            <w:tcPrChange w:id="2568" w:author="Steve Maas" w:date="2014-04-21T10:23:00Z">
              <w:tcPr>
                <w:tcW w:w="1188" w:type="dxa"/>
                <w:shd w:val="clear" w:color="auto" w:fill="auto"/>
              </w:tcPr>
            </w:tcPrChange>
          </w:tcPr>
          <w:p w14:paraId="17612BFB" w14:textId="77777777" w:rsidR="00D76AC5" w:rsidRDefault="00D76AC5" w:rsidP="00CA2D19">
            <w:pPr>
              <w:pStyle w:val="code"/>
            </w:pPr>
            <w:r>
              <w:t>c1</w:t>
            </w:r>
          </w:p>
        </w:tc>
        <w:tc>
          <w:tcPr>
            <w:tcW w:w="7586" w:type="dxa"/>
            <w:shd w:val="clear" w:color="auto" w:fill="auto"/>
            <w:tcPrChange w:id="2569" w:author="Steve Maas" w:date="2014-04-21T10:23:00Z">
              <w:tcPr>
                <w:tcW w:w="8388" w:type="dxa"/>
                <w:shd w:val="clear" w:color="auto" w:fill="auto"/>
              </w:tcPr>
            </w:tcPrChange>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Change w:id="2570" w:author="Steve Maas" w:date="2014-04-21T10:23:00Z">
              <w:tcPr>
                <w:tcW w:w="8388" w:type="dxa"/>
              </w:tcPr>
            </w:tcPrChange>
          </w:tcPr>
          <w:p w14:paraId="5DB02B89" w14:textId="3C114E56" w:rsidR="00D76AC5" w:rsidRDefault="00D76AC5" w:rsidP="00A2605F">
            <w:pPr>
              <w:jc w:val="left"/>
              <w:rPr>
                <w:ins w:id="2571" w:author="Steve Maas" w:date="2014-04-21T10:23:00Z"/>
              </w:rPr>
            </w:pPr>
            <w:ins w:id="2572" w:author="Steve Maas" w:date="2014-04-21T10:23:00Z">
              <w:r>
                <w:t>[</w:t>
              </w:r>
              <w:r>
                <w:rPr>
                  <w:b/>
                </w:rPr>
                <w:t>P</w:t>
              </w:r>
              <w:r>
                <w:t>]</w:t>
              </w:r>
            </w:ins>
          </w:p>
        </w:tc>
      </w:tr>
      <w:tr w:rsidR="00D76AC5" w14:paraId="570CA0ED" w14:textId="4A83045B" w:rsidTr="00D76AC5">
        <w:tc>
          <w:tcPr>
            <w:tcW w:w="1162" w:type="dxa"/>
            <w:shd w:val="clear" w:color="auto" w:fill="auto"/>
            <w:tcPrChange w:id="2573" w:author="Steve Maas" w:date="2014-04-21T10:23:00Z">
              <w:tcPr>
                <w:tcW w:w="1188" w:type="dxa"/>
                <w:shd w:val="clear" w:color="auto" w:fill="auto"/>
              </w:tcPr>
            </w:tcPrChange>
          </w:tcPr>
          <w:p w14:paraId="65960F0B" w14:textId="77777777" w:rsidR="00D76AC5" w:rsidRDefault="00D76AC5" w:rsidP="00CA2D19">
            <w:pPr>
              <w:pStyle w:val="code"/>
            </w:pPr>
            <w:r>
              <w:t>c2</w:t>
            </w:r>
          </w:p>
        </w:tc>
        <w:tc>
          <w:tcPr>
            <w:tcW w:w="7586" w:type="dxa"/>
            <w:shd w:val="clear" w:color="auto" w:fill="auto"/>
            <w:tcPrChange w:id="2574" w:author="Steve Maas" w:date="2014-04-21T10:23:00Z">
              <w:tcPr>
                <w:tcW w:w="8388" w:type="dxa"/>
                <w:shd w:val="clear" w:color="auto" w:fill="auto"/>
              </w:tcPr>
            </w:tcPrChange>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Change w:id="2575" w:author="Steve Maas" w:date="2014-04-21T10:23:00Z">
              <w:tcPr>
                <w:tcW w:w="8388" w:type="dxa"/>
              </w:tcPr>
            </w:tcPrChange>
          </w:tcPr>
          <w:p w14:paraId="1F4AEBE1" w14:textId="7EF7128E" w:rsidR="00D76AC5" w:rsidRDefault="00D76AC5" w:rsidP="00A2605F">
            <w:pPr>
              <w:jc w:val="left"/>
              <w:rPr>
                <w:ins w:id="2576" w:author="Steve Maas" w:date="2014-04-21T10:23:00Z"/>
              </w:rPr>
            </w:pPr>
            <w:ins w:id="2577" w:author="Steve Maas" w:date="2014-04-21T10:23:00Z">
              <w:r>
                <w:t>[ ]</w:t>
              </w:r>
            </w:ins>
          </w:p>
        </w:tc>
      </w:tr>
      <w:tr w:rsidR="00D76AC5" w14:paraId="5B6B1058" w14:textId="1847E1E5" w:rsidTr="00D76AC5">
        <w:tc>
          <w:tcPr>
            <w:tcW w:w="1162" w:type="dxa"/>
            <w:shd w:val="clear" w:color="auto" w:fill="auto"/>
            <w:tcPrChange w:id="2578" w:author="Steve Maas" w:date="2014-04-21T10:23:00Z">
              <w:tcPr>
                <w:tcW w:w="1188" w:type="dxa"/>
                <w:shd w:val="clear" w:color="auto" w:fill="auto"/>
              </w:tcPr>
            </w:tcPrChange>
          </w:tcPr>
          <w:p w14:paraId="1A867F4A" w14:textId="77777777" w:rsidR="00D76AC5" w:rsidRDefault="00D76AC5" w:rsidP="00CA2D19">
            <w:pPr>
              <w:pStyle w:val="code"/>
            </w:pPr>
            <w:r>
              <w:t>c3</w:t>
            </w:r>
          </w:p>
        </w:tc>
        <w:tc>
          <w:tcPr>
            <w:tcW w:w="7586" w:type="dxa"/>
            <w:shd w:val="clear" w:color="auto" w:fill="auto"/>
            <w:tcPrChange w:id="2579" w:author="Steve Maas" w:date="2014-04-21T10:23:00Z">
              <w:tcPr>
                <w:tcW w:w="8388" w:type="dxa"/>
                <w:shd w:val="clear" w:color="auto" w:fill="auto"/>
              </w:tcPr>
            </w:tcPrChange>
          </w:tcPr>
          <w:p w14:paraId="34CDEF88" w14:textId="77777777" w:rsidR="00D76AC5" w:rsidRDefault="00D76AC5" w:rsidP="00A2605F">
            <w:pPr>
              <w:jc w:val="left"/>
            </w:pPr>
            <w:r>
              <w:t xml:space="preserve">exponential multiplier </w:t>
            </w:r>
          </w:p>
        </w:tc>
        <w:tc>
          <w:tcPr>
            <w:tcW w:w="828" w:type="dxa"/>
            <w:tcPrChange w:id="2580" w:author="Steve Maas" w:date="2014-04-21T10:23:00Z">
              <w:tcPr>
                <w:tcW w:w="8388" w:type="dxa"/>
              </w:tcPr>
            </w:tcPrChange>
          </w:tcPr>
          <w:p w14:paraId="18B1C8CA" w14:textId="678FBF34" w:rsidR="00D76AC5" w:rsidRDefault="00D76AC5" w:rsidP="00A2605F">
            <w:pPr>
              <w:jc w:val="left"/>
              <w:rPr>
                <w:ins w:id="2581" w:author="Steve Maas" w:date="2014-04-21T10:23:00Z"/>
              </w:rPr>
            </w:pPr>
            <w:ins w:id="2582" w:author="Steve Maas" w:date="2014-04-21T10:23:00Z">
              <w:r>
                <w:t>[</w:t>
              </w:r>
              <w:r>
                <w:rPr>
                  <w:b/>
                </w:rPr>
                <w:t>P</w:t>
              </w:r>
              <w:r>
                <w:t>]</w:t>
              </w:r>
            </w:ins>
          </w:p>
        </w:tc>
      </w:tr>
      <w:tr w:rsidR="00D76AC5" w14:paraId="50AB8082" w14:textId="7770A281" w:rsidTr="00D76AC5">
        <w:tc>
          <w:tcPr>
            <w:tcW w:w="1162" w:type="dxa"/>
            <w:shd w:val="clear" w:color="auto" w:fill="auto"/>
            <w:tcPrChange w:id="2583" w:author="Steve Maas" w:date="2014-04-21T10:23:00Z">
              <w:tcPr>
                <w:tcW w:w="1188" w:type="dxa"/>
                <w:shd w:val="clear" w:color="auto" w:fill="auto"/>
              </w:tcPr>
            </w:tcPrChange>
          </w:tcPr>
          <w:p w14:paraId="355ED4F0" w14:textId="77777777" w:rsidR="00D76AC5" w:rsidRDefault="00D76AC5" w:rsidP="00CA2D19">
            <w:pPr>
              <w:pStyle w:val="code"/>
            </w:pPr>
            <w:r>
              <w:t>c4</w:t>
            </w:r>
          </w:p>
        </w:tc>
        <w:tc>
          <w:tcPr>
            <w:tcW w:w="7586" w:type="dxa"/>
            <w:shd w:val="clear" w:color="auto" w:fill="auto"/>
            <w:tcPrChange w:id="2584" w:author="Steve Maas" w:date="2014-04-21T10:23:00Z">
              <w:tcPr>
                <w:tcW w:w="8388" w:type="dxa"/>
                <w:shd w:val="clear" w:color="auto" w:fill="auto"/>
              </w:tcPr>
            </w:tcPrChange>
          </w:tcPr>
          <w:p w14:paraId="121BD448" w14:textId="77777777" w:rsidR="00D76AC5" w:rsidRDefault="00D76AC5" w:rsidP="00A2605F">
            <w:pPr>
              <w:jc w:val="left"/>
            </w:pPr>
            <w:r>
              <w:t>fiber scale factor</w:t>
            </w:r>
          </w:p>
        </w:tc>
        <w:tc>
          <w:tcPr>
            <w:tcW w:w="828" w:type="dxa"/>
            <w:tcPrChange w:id="2585" w:author="Steve Maas" w:date="2014-04-21T10:23:00Z">
              <w:tcPr>
                <w:tcW w:w="8388" w:type="dxa"/>
              </w:tcPr>
            </w:tcPrChange>
          </w:tcPr>
          <w:p w14:paraId="371726C0" w14:textId="10A72435" w:rsidR="00D76AC5" w:rsidRDefault="00D76AC5" w:rsidP="00A2605F">
            <w:pPr>
              <w:jc w:val="left"/>
              <w:rPr>
                <w:ins w:id="2586" w:author="Steve Maas" w:date="2014-04-21T10:23:00Z"/>
              </w:rPr>
            </w:pPr>
            <w:ins w:id="2587" w:author="Steve Maas" w:date="2014-04-21T10:23:00Z">
              <w:r>
                <w:t>[ ]</w:t>
              </w:r>
            </w:ins>
          </w:p>
        </w:tc>
      </w:tr>
      <w:tr w:rsidR="00D76AC5" w14:paraId="25DAA0BA" w14:textId="0E365F35" w:rsidTr="00D76AC5">
        <w:tc>
          <w:tcPr>
            <w:tcW w:w="1162" w:type="dxa"/>
            <w:shd w:val="clear" w:color="auto" w:fill="auto"/>
            <w:tcPrChange w:id="2588" w:author="Steve Maas" w:date="2014-04-21T10:23:00Z">
              <w:tcPr>
                <w:tcW w:w="1188" w:type="dxa"/>
                <w:shd w:val="clear" w:color="auto" w:fill="auto"/>
              </w:tcPr>
            </w:tcPrChange>
          </w:tcPr>
          <w:p w14:paraId="5E6DD776" w14:textId="77777777" w:rsidR="00D76AC5" w:rsidRDefault="00D76AC5" w:rsidP="00CA2D19">
            <w:pPr>
              <w:pStyle w:val="code"/>
            </w:pPr>
            <w:r>
              <w:t>c5</w:t>
            </w:r>
          </w:p>
        </w:tc>
        <w:tc>
          <w:tcPr>
            <w:tcW w:w="7586" w:type="dxa"/>
            <w:shd w:val="clear" w:color="auto" w:fill="auto"/>
            <w:tcPrChange w:id="2589" w:author="Steve Maas" w:date="2014-04-21T10:23:00Z">
              <w:tcPr>
                <w:tcW w:w="8388" w:type="dxa"/>
                <w:shd w:val="clear" w:color="auto" w:fill="auto"/>
              </w:tcPr>
            </w:tcPrChange>
          </w:tcPr>
          <w:p w14:paraId="36EFBAB6" w14:textId="77777777" w:rsidR="00D76AC5" w:rsidRDefault="00D76AC5" w:rsidP="00A2605F">
            <w:pPr>
              <w:jc w:val="left"/>
            </w:pPr>
            <w:r>
              <w:t>fiber modulus in linear region</w:t>
            </w:r>
          </w:p>
        </w:tc>
        <w:tc>
          <w:tcPr>
            <w:tcW w:w="828" w:type="dxa"/>
            <w:tcPrChange w:id="2590" w:author="Steve Maas" w:date="2014-04-21T10:23:00Z">
              <w:tcPr>
                <w:tcW w:w="8388" w:type="dxa"/>
              </w:tcPr>
            </w:tcPrChange>
          </w:tcPr>
          <w:p w14:paraId="56EF245B" w14:textId="7724B175" w:rsidR="00D76AC5" w:rsidRDefault="00D76AC5" w:rsidP="00A2605F">
            <w:pPr>
              <w:jc w:val="left"/>
              <w:rPr>
                <w:ins w:id="2591" w:author="Steve Maas" w:date="2014-04-21T10:23:00Z"/>
              </w:rPr>
            </w:pPr>
            <w:ins w:id="2592" w:author="Steve Maas" w:date="2014-04-21T10:23:00Z">
              <w:r>
                <w:t>[</w:t>
              </w:r>
              <w:r>
                <w:rPr>
                  <w:b/>
                </w:rPr>
                <w:t>P</w:t>
              </w:r>
              <w:r>
                <w:t>]</w:t>
              </w:r>
            </w:ins>
          </w:p>
        </w:tc>
      </w:tr>
      <w:tr w:rsidR="00D76AC5" w14:paraId="20D90EC0" w14:textId="2F52A86D" w:rsidTr="00D76AC5">
        <w:tc>
          <w:tcPr>
            <w:tcW w:w="1162" w:type="dxa"/>
            <w:shd w:val="clear" w:color="auto" w:fill="auto"/>
            <w:tcPrChange w:id="2593" w:author="Steve Maas" w:date="2014-04-21T10:23:00Z">
              <w:tcPr>
                <w:tcW w:w="1188" w:type="dxa"/>
                <w:shd w:val="clear" w:color="auto" w:fill="auto"/>
              </w:tcPr>
            </w:tcPrChange>
          </w:tcPr>
          <w:p w14:paraId="4F54B36C" w14:textId="77777777" w:rsidR="00D76AC5" w:rsidRDefault="00D76AC5" w:rsidP="00CA2D19">
            <w:pPr>
              <w:pStyle w:val="code"/>
            </w:pPr>
            <w:r>
              <w:t>lam_max</w:t>
            </w:r>
          </w:p>
        </w:tc>
        <w:tc>
          <w:tcPr>
            <w:tcW w:w="7586" w:type="dxa"/>
            <w:shd w:val="clear" w:color="auto" w:fill="auto"/>
            <w:tcPrChange w:id="2594" w:author="Steve Maas" w:date="2014-04-21T10:23:00Z">
              <w:tcPr>
                <w:tcW w:w="8388" w:type="dxa"/>
                <w:shd w:val="clear" w:color="auto" w:fill="auto"/>
              </w:tcPr>
            </w:tcPrChange>
          </w:tcPr>
          <w:p w14:paraId="7F740462" w14:textId="77777777" w:rsidR="00D76AC5" w:rsidRDefault="00D76AC5" w:rsidP="00A2605F">
            <w:pPr>
              <w:jc w:val="left"/>
            </w:pPr>
            <w:r>
              <w:t xml:space="preserve">maximum fiber straightening stretch </w:t>
            </w:r>
          </w:p>
        </w:tc>
        <w:tc>
          <w:tcPr>
            <w:tcW w:w="828" w:type="dxa"/>
            <w:tcPrChange w:id="2595" w:author="Steve Maas" w:date="2014-04-21T10:23:00Z">
              <w:tcPr>
                <w:tcW w:w="8388" w:type="dxa"/>
              </w:tcPr>
            </w:tcPrChange>
          </w:tcPr>
          <w:p w14:paraId="1114309F" w14:textId="55B8DC26" w:rsidR="00D76AC5" w:rsidRDefault="00D76AC5" w:rsidP="00A2605F">
            <w:pPr>
              <w:jc w:val="left"/>
              <w:rPr>
                <w:ins w:id="2596" w:author="Steve Maas" w:date="2014-04-21T10:23:00Z"/>
              </w:rPr>
            </w:pPr>
            <w:ins w:id="2597" w:author="Steve Maas" w:date="2014-04-21T10:23:00Z">
              <w:r>
                <w:t>[ ]</w:t>
              </w:r>
            </w:ins>
          </w:p>
        </w:tc>
      </w:tr>
      <w:tr w:rsidR="00D76AC5" w14:paraId="06F6A96E" w14:textId="4E9A0121" w:rsidTr="00D76AC5">
        <w:tc>
          <w:tcPr>
            <w:tcW w:w="1162" w:type="dxa"/>
            <w:shd w:val="clear" w:color="auto" w:fill="auto"/>
            <w:tcPrChange w:id="2598" w:author="Steve Maas" w:date="2014-04-21T10:23:00Z">
              <w:tcPr>
                <w:tcW w:w="1188" w:type="dxa"/>
                <w:shd w:val="clear" w:color="auto" w:fill="auto"/>
              </w:tcPr>
            </w:tcPrChange>
          </w:tcPr>
          <w:p w14:paraId="4217AC00" w14:textId="77777777" w:rsidR="00D76AC5" w:rsidRDefault="00D76AC5" w:rsidP="00CA2D19">
            <w:pPr>
              <w:pStyle w:val="code"/>
            </w:pPr>
            <w:r>
              <w:t>k</w:t>
            </w:r>
          </w:p>
        </w:tc>
        <w:tc>
          <w:tcPr>
            <w:tcW w:w="7586" w:type="dxa"/>
            <w:shd w:val="clear" w:color="auto" w:fill="auto"/>
            <w:tcPrChange w:id="2599" w:author="Steve Maas" w:date="2014-04-21T10:23:00Z">
              <w:tcPr>
                <w:tcW w:w="8388" w:type="dxa"/>
                <w:shd w:val="clear" w:color="auto" w:fill="auto"/>
              </w:tcPr>
            </w:tcPrChange>
          </w:tcPr>
          <w:p w14:paraId="212E4415" w14:textId="77777777" w:rsidR="00D76AC5" w:rsidRDefault="00D76AC5" w:rsidP="00A2605F">
            <w:pPr>
              <w:jc w:val="left"/>
            </w:pPr>
            <w:r>
              <w:t>bulk-like modulus</w:t>
            </w:r>
          </w:p>
        </w:tc>
        <w:tc>
          <w:tcPr>
            <w:tcW w:w="828" w:type="dxa"/>
            <w:tcPrChange w:id="2600" w:author="Steve Maas" w:date="2014-04-21T10:23:00Z">
              <w:tcPr>
                <w:tcW w:w="8388" w:type="dxa"/>
              </w:tcPr>
            </w:tcPrChange>
          </w:tcPr>
          <w:p w14:paraId="052A1FC4" w14:textId="2FE28761" w:rsidR="00D76AC5" w:rsidRDefault="00D76AC5" w:rsidP="00A2605F">
            <w:pPr>
              <w:jc w:val="left"/>
              <w:rPr>
                <w:ins w:id="2601" w:author="Steve Maas" w:date="2014-04-21T10:23:00Z"/>
              </w:rPr>
            </w:pPr>
            <w:ins w:id="2602" w:author="Steve Maas" w:date="2014-04-21T10:23:00Z">
              <w:r>
                <w:t>[</w:t>
              </w:r>
              <w:r>
                <w:rPr>
                  <w:b/>
                </w:rPr>
                <w:t>P</w:t>
              </w:r>
              <w:r>
                <w:t>]</w:t>
              </w:r>
            </w:ins>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7" o:title=""/>
          </v:shape>
          <o:OLEObject Type="Embed" ProgID="Equation.DSMT4" ShapeID="_x0000_i1422" DrawAspect="Content" ObjectID="_1460295502"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9" o:title=""/>
          </v:shape>
          <o:OLEObject Type="Embed" ProgID="Equation.DSMT4" ShapeID="_x0000_i1423" DrawAspect="Content" ObjectID="_1460295503"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1" o:title=""/>
          </v:shape>
          <o:OLEObject Type="Embed" ProgID="Equation.DSMT4" ShapeID="_x0000_i1424" DrawAspect="Content" ObjectID="_1460295504" r:id="rId832"/>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5" type="#_x0000_t75" style="width:48pt;height:14pt" o:ole="">
            <v:imagedata r:id="rId833" o:title=""/>
          </v:shape>
          <o:OLEObject Type="Embed" ProgID="Equation.DSMT4" ShapeID="_x0000_i1425" DrawAspect="Content" ObjectID="_1460295505"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603" w:name="_Toc385498511"/>
      <w:r w:rsidRPr="005A3C4B">
        <w:lastRenderedPageBreak/>
        <w:t>Viscoelastic Solids</w:t>
      </w:r>
      <w:bookmarkEnd w:id="2603"/>
    </w:p>
    <w:p w14:paraId="059EB5C5" w14:textId="77777777" w:rsidR="006A0BC1" w:rsidRPr="0097532C" w:rsidRDefault="0095496A" w:rsidP="006A0BC1">
      <w:pPr>
        <w:pStyle w:val="Heading3"/>
      </w:pPr>
      <w:bookmarkStart w:id="2604" w:name="_Toc385498512"/>
      <w:r>
        <w:t>Uncoupled</w:t>
      </w:r>
      <w:r w:rsidR="006A0BC1" w:rsidRPr="0097532C">
        <w:t xml:space="preserve"> Viscoelastic Materials</w:t>
      </w:r>
      <w:bookmarkEnd w:id="2604"/>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05" w:author="Gerard Ateshian" w:date="2014-04-17T21:0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34"/>
        <w:gridCol w:w="7148"/>
        <w:gridCol w:w="594"/>
        <w:tblGridChange w:id="2606">
          <w:tblGrid>
            <w:gridCol w:w="1728"/>
            <w:gridCol w:w="7848"/>
            <w:gridCol w:w="7848"/>
          </w:tblGrid>
        </w:tblGridChange>
      </w:tblGrid>
      <w:tr w:rsidR="00D43B68" w:rsidRPr="00690318" w14:paraId="2AA73B74" w14:textId="0A3951D7" w:rsidTr="00D43B68">
        <w:tc>
          <w:tcPr>
            <w:tcW w:w="958" w:type="pct"/>
            <w:shd w:val="clear" w:color="auto" w:fill="auto"/>
            <w:tcPrChange w:id="2607" w:author="Gerard Ateshian" w:date="2014-04-17T21:03:00Z">
              <w:tcPr>
                <w:tcW w:w="1728" w:type="dxa"/>
                <w:shd w:val="clear" w:color="auto" w:fill="auto"/>
              </w:tcPr>
            </w:tcPrChange>
          </w:tcPr>
          <w:p w14:paraId="3B0D5A9A" w14:textId="77777777" w:rsidR="00D43B68" w:rsidRPr="00690318" w:rsidRDefault="00D43B68" w:rsidP="006E3A74">
            <w:pPr>
              <w:pStyle w:val="code"/>
            </w:pPr>
            <w:r w:rsidRPr="00690318">
              <w:t>&lt;t1&gt;-&lt;t6&gt;</w:t>
            </w:r>
          </w:p>
        </w:tc>
        <w:tc>
          <w:tcPr>
            <w:tcW w:w="3732" w:type="pct"/>
            <w:shd w:val="clear" w:color="auto" w:fill="auto"/>
            <w:tcPrChange w:id="2608" w:author="Gerard Ateshian" w:date="2014-04-17T21:03:00Z">
              <w:tcPr>
                <w:tcW w:w="7848" w:type="dxa"/>
                <w:shd w:val="clear" w:color="auto" w:fill="auto"/>
              </w:tcPr>
            </w:tcPrChange>
          </w:tcPr>
          <w:p w14:paraId="0A599B4B" w14:textId="77777777" w:rsidR="00D43B68" w:rsidRPr="00690318" w:rsidRDefault="00D43B68" w:rsidP="006E3A74">
            <w:r w:rsidRPr="00690318">
              <w:t>relaxation times</w:t>
            </w:r>
          </w:p>
        </w:tc>
        <w:tc>
          <w:tcPr>
            <w:tcW w:w="311" w:type="pct"/>
            <w:tcPrChange w:id="2609" w:author="Gerard Ateshian" w:date="2014-04-17T21:03:00Z">
              <w:tcPr>
                <w:tcW w:w="7848" w:type="dxa"/>
              </w:tcPr>
            </w:tcPrChange>
          </w:tcPr>
          <w:p w14:paraId="54054EEA" w14:textId="221AAC2B" w:rsidR="00D43B68" w:rsidRPr="00690318" w:rsidRDefault="00D43B68" w:rsidP="006E3A74">
            <w:pPr>
              <w:rPr>
                <w:ins w:id="2610" w:author="Gerard Ateshian" w:date="2014-04-17T21:03:00Z"/>
              </w:rPr>
            </w:pPr>
            <w:ins w:id="2611" w:author="Gerard Ateshian" w:date="2014-04-17T21:03:00Z">
              <w:r>
                <w:t>[</w:t>
              </w:r>
              <w:r w:rsidRPr="00D43B68">
                <w:rPr>
                  <w:b/>
                  <w:rPrChange w:id="2612" w:author="Gerard Ateshian" w:date="2014-04-17T21:03:00Z">
                    <w:rPr/>
                  </w:rPrChange>
                </w:rPr>
                <w:t>t</w:t>
              </w:r>
              <w:r>
                <w:t>]</w:t>
              </w:r>
            </w:ins>
          </w:p>
        </w:tc>
      </w:tr>
      <w:tr w:rsidR="00D43B68" w:rsidRPr="00690318" w14:paraId="4AB726A8" w14:textId="6AB14E7B" w:rsidTr="00D43B68">
        <w:tc>
          <w:tcPr>
            <w:tcW w:w="958" w:type="pct"/>
            <w:shd w:val="clear" w:color="auto" w:fill="auto"/>
            <w:tcPrChange w:id="2613" w:author="Gerard Ateshian" w:date="2014-04-17T21:03:00Z">
              <w:tcPr>
                <w:tcW w:w="1728" w:type="dxa"/>
                <w:shd w:val="clear" w:color="auto" w:fill="auto"/>
              </w:tcPr>
            </w:tcPrChange>
          </w:tcPr>
          <w:p w14:paraId="6CA0953F" w14:textId="77777777" w:rsidR="00D43B68" w:rsidRPr="00690318" w:rsidRDefault="00D43B68" w:rsidP="006E3A74">
            <w:pPr>
              <w:pStyle w:val="code"/>
            </w:pPr>
            <w:r w:rsidRPr="00690318">
              <w:t>&lt;g1&gt;-&lt;g6&gt;</w:t>
            </w:r>
          </w:p>
        </w:tc>
        <w:tc>
          <w:tcPr>
            <w:tcW w:w="3732" w:type="pct"/>
            <w:shd w:val="clear" w:color="auto" w:fill="auto"/>
            <w:tcPrChange w:id="2614" w:author="Gerard Ateshian" w:date="2014-04-17T21:03:00Z">
              <w:tcPr>
                <w:tcW w:w="7848" w:type="dxa"/>
                <w:shd w:val="clear" w:color="auto" w:fill="auto"/>
              </w:tcPr>
            </w:tcPrChange>
          </w:tcPr>
          <w:p w14:paraId="678A965C" w14:textId="77777777" w:rsidR="00D43B68" w:rsidRPr="00690318" w:rsidRDefault="00D43B68" w:rsidP="006E3A74">
            <w:r w:rsidRPr="00690318">
              <w:t>viscoelastic coefficients</w:t>
            </w:r>
          </w:p>
        </w:tc>
        <w:tc>
          <w:tcPr>
            <w:tcW w:w="311" w:type="pct"/>
            <w:tcPrChange w:id="2615" w:author="Gerard Ateshian" w:date="2014-04-17T21:03:00Z">
              <w:tcPr>
                <w:tcW w:w="7848" w:type="dxa"/>
              </w:tcPr>
            </w:tcPrChange>
          </w:tcPr>
          <w:p w14:paraId="2F1CBEF8" w14:textId="744BAA9C" w:rsidR="00D43B68" w:rsidRPr="00690318" w:rsidRDefault="00D43B68" w:rsidP="006E3A74">
            <w:pPr>
              <w:rPr>
                <w:ins w:id="2616" w:author="Gerard Ateshian" w:date="2014-04-17T21:03:00Z"/>
              </w:rPr>
            </w:pPr>
            <w:ins w:id="2617" w:author="Gerard Ateshian" w:date="2014-04-17T21:03:00Z">
              <w:r>
                <w:t>[ ]</w:t>
              </w:r>
            </w:ins>
          </w:p>
        </w:tc>
      </w:tr>
      <w:tr w:rsidR="00D43B68" w:rsidRPr="00690318" w14:paraId="596CC895" w14:textId="7CD6F45A" w:rsidTr="00D43B68">
        <w:tc>
          <w:tcPr>
            <w:tcW w:w="958" w:type="pct"/>
            <w:shd w:val="clear" w:color="auto" w:fill="auto"/>
            <w:tcPrChange w:id="2618" w:author="Gerard Ateshian" w:date="2014-04-17T21:03:00Z">
              <w:tcPr>
                <w:tcW w:w="1728" w:type="dxa"/>
                <w:shd w:val="clear" w:color="auto" w:fill="auto"/>
              </w:tcPr>
            </w:tcPrChange>
          </w:tcPr>
          <w:p w14:paraId="6F52CFB3" w14:textId="77777777" w:rsidR="00D43B68" w:rsidRPr="00690318" w:rsidRDefault="00D43B68" w:rsidP="006E3A74">
            <w:pPr>
              <w:pStyle w:val="code"/>
            </w:pPr>
            <w:r w:rsidRPr="00690318">
              <w:t>&lt;elastic&gt;</w:t>
            </w:r>
          </w:p>
        </w:tc>
        <w:tc>
          <w:tcPr>
            <w:tcW w:w="3732" w:type="pct"/>
            <w:shd w:val="clear" w:color="auto" w:fill="auto"/>
            <w:tcPrChange w:id="2619" w:author="Gerard Ateshian" w:date="2014-04-17T21:03:00Z">
              <w:tcPr>
                <w:tcW w:w="7848" w:type="dxa"/>
                <w:shd w:val="clear" w:color="auto" w:fill="auto"/>
              </w:tcPr>
            </w:tcPrChange>
          </w:tcPr>
          <w:p w14:paraId="56F6E99B" w14:textId="77777777" w:rsidR="00D43B68" w:rsidRPr="00690318" w:rsidRDefault="00D43B68" w:rsidP="006E3A74">
            <w:r w:rsidRPr="00690318">
              <w:t>elastic component (must be an uncoupled elastic solid)</w:t>
            </w:r>
          </w:p>
        </w:tc>
        <w:tc>
          <w:tcPr>
            <w:tcW w:w="311" w:type="pct"/>
            <w:tcPrChange w:id="2620" w:author="Gerard Ateshian" w:date="2014-04-17T21:03:00Z">
              <w:tcPr>
                <w:tcW w:w="7848" w:type="dxa"/>
              </w:tcPr>
            </w:tcPrChange>
          </w:tcPr>
          <w:p w14:paraId="5D690CBE" w14:textId="77777777" w:rsidR="00D43B68" w:rsidRPr="00690318" w:rsidRDefault="00D43B68" w:rsidP="006E3A74">
            <w:pPr>
              <w:rPr>
                <w:ins w:id="2621" w:author="Gerard Ateshian" w:date="2014-04-17T21:03:00Z"/>
              </w:rPr>
            </w:pP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5" o:title=""/>
          </v:shape>
          <o:OLEObject Type="Embed" ProgID="Equation.DSMT4" ShapeID="_x0000_i1426" DrawAspect="Content" ObjectID="_1460295506"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7" o:title=""/>
          </v:shape>
          <o:OLEObject Type="Embed" ProgID="Equation.DSMT4" ShapeID="_x0000_i1427" DrawAspect="Content" ObjectID="_1460295507" r:id="rId838"/>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8" type="#_x0000_t75" style="width:14pt;height:16.5pt" o:ole="">
            <v:imagedata r:id="rId839" o:title=""/>
          </v:shape>
          <o:OLEObject Type="Embed" ProgID="Equation.DSMT4" ShapeID="_x0000_i1428" DrawAspect="Content" ObjectID="_1460295508" r:id="rId840"/>
        </w:object>
      </w:r>
      <w:r w:rsidR="00AF2221" w:rsidRPr="00AF2221">
        <w:rPr>
          <w:position w:val="-6"/>
        </w:rPr>
        <w:object w:dxaOrig="279" w:dyaOrig="340" w14:anchorId="3C0348C3">
          <v:shape id="_x0000_i1429" type="#_x0000_t75" style="width:14pt;height:16.5pt" o:ole="">
            <v:imagedata r:id="rId841" o:title=""/>
          </v:shape>
          <o:OLEObject Type="Embed" ProgID="Equation.DSMT4" ShapeID="_x0000_i1429" DrawAspect="Content" ObjectID="_1460295509" r:id="rId842"/>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3" o:title=""/>
          </v:shape>
          <o:OLEObject Type="Embed" ProgID="Equation.DSMT4" ShapeID="_x0000_i1430" DrawAspect="Content" ObjectID="_1460295510"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5" o:title=""/>
          </v:shape>
          <o:OLEObject Type="Embed" ProgID="Equation.DSMT4" ShapeID="_x0000_i1431" DrawAspect="Content" ObjectID="_1460295511" r:id="rId846"/>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2" type="#_x0000_t75" style="width:10.5pt;height:18pt" o:ole="">
            <v:imagedata r:id="rId847" o:title=""/>
          </v:shape>
          <o:OLEObject Type="Embed" ProgID="Equation.DSMT4" ShapeID="_x0000_i1432" DrawAspect="Content" ObjectID="_1460295512" r:id="rId848"/>
        </w:object>
      </w:r>
      <w:r w:rsidRPr="00690318">
        <w:t xml:space="preserve"> and</w:t>
      </w:r>
      <w:proofErr w:type="gramEnd"/>
      <w:r w:rsidRPr="00690318">
        <w:t xml:space="preserve"> </w:t>
      </w:r>
      <w:r w:rsidR="00AF2221" w:rsidRPr="00AF2221">
        <w:rPr>
          <w:position w:val="-12"/>
        </w:rPr>
        <w:object w:dxaOrig="240" w:dyaOrig="360" w14:anchorId="05831826">
          <v:shape id="_x0000_i1433" type="#_x0000_t75" style="width:12pt;height:18pt" o:ole="">
            <v:imagedata r:id="rId849" o:title=""/>
          </v:shape>
          <o:OLEObject Type="Embed" ProgID="Equation.DSMT4" ShapeID="_x0000_i1433" DrawAspect="Content" ObjectID="_1460295513" r:id="rId850"/>
        </w:object>
      </w:r>
      <w:r w:rsidRPr="00690318">
        <w:t xml:space="preserve"> coefficients. Instead, only the values that are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4" type="#_x0000_t75" style="width:10.5pt;height:18pt" o:ole="">
            <v:imagedata r:id="rId851" o:title=""/>
          </v:shape>
          <o:OLEObject Type="Embed" ProgID="Equation.DSMT4" ShapeID="_x0000_i1434" DrawAspect="Content" ObjectID="_1460295514" r:id="rId852"/>
        </w:object>
      </w:r>
      <w:r w:rsidRPr="00690318">
        <w:t xml:space="preserve">, </w:t>
      </w:r>
      <w:r w:rsidR="00AF2221" w:rsidRPr="00AF2221">
        <w:rPr>
          <w:position w:val="-12"/>
        </w:rPr>
        <w:object w:dxaOrig="260" w:dyaOrig="360" w14:anchorId="516379CE">
          <v:shape id="_x0000_i1435" type="#_x0000_t75" style="width:13.5pt;height:18pt" o:ole="">
            <v:imagedata r:id="rId853" o:title=""/>
          </v:shape>
          <o:OLEObject Type="Embed" ProgID="Equation.DSMT4" ShapeID="_x0000_i1435" DrawAspect="Content" ObjectID="_1460295515" r:id="rId854"/>
        </w:object>
      </w:r>
      <w:r w:rsidRPr="00690318">
        <w:t xml:space="preserve">, </w:t>
      </w:r>
      <w:r w:rsidR="00AF2221" w:rsidRPr="00AF2221">
        <w:rPr>
          <w:position w:val="-12"/>
        </w:rPr>
        <w:object w:dxaOrig="240" w:dyaOrig="360" w14:anchorId="71B83912">
          <v:shape id="_x0000_i1436" type="#_x0000_t75" style="width:12pt;height:18pt" o:ole="">
            <v:imagedata r:id="rId855" o:title=""/>
          </v:shape>
          <o:OLEObject Type="Embed" ProgID="Equation.DSMT4" ShapeID="_x0000_i1436" DrawAspect="Content" ObjectID="_1460295516" r:id="rId856"/>
        </w:object>
      </w:r>
      <w:r w:rsidRPr="00690318">
        <w:t xml:space="preserve"> and </w:t>
      </w:r>
      <w:r w:rsidR="00AF2221" w:rsidRPr="00AF2221">
        <w:rPr>
          <w:position w:val="-12"/>
        </w:rPr>
        <w:object w:dxaOrig="260" w:dyaOrig="360" w14:anchorId="73073A71">
          <v:shape id="_x0000_i1437" type="#_x0000_t75" style="width:13.5pt;height:18pt" o:ole="">
            <v:imagedata r:id="rId857" o:title=""/>
          </v:shape>
          <o:OLEObject Type="Embed" ProgID="Equation.DSMT4" ShapeID="_x0000_i1437" DrawAspect="Content" ObjectID="_1460295517" r:id="rId858"/>
        </w:object>
      </w:r>
      <w:r w:rsidRPr="00690318">
        <w:t xml:space="preserve">have to be entered. </w:t>
      </w:r>
    </w:p>
    <w:p w14:paraId="4C9B3DAF" w14:textId="77777777" w:rsidR="009F2D41" w:rsidRPr="00690318" w:rsidRDefault="009F2D41" w:rsidP="009F2D41"/>
    <w:p w14:paraId="7A9A2FAC" w14:textId="2DD9447D" w:rsidR="009F2D41" w:rsidRPr="00690318" w:rsidRDefault="009F2D41" w:rsidP="009F2D41">
      <w:r w:rsidRPr="00690318">
        <w:t xml:space="preserve">The </w:t>
      </w:r>
      <w:r w:rsidRPr="00690318">
        <w:rPr>
          <w:i/>
        </w:rPr>
        <w:t xml:space="preserve">elastic </w:t>
      </w:r>
      <w:r w:rsidRPr="00690318">
        <w:t>parameter describes the elastic material as given in Section </w:t>
      </w:r>
      <w:del w:id="2622"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ins w:id="2623" w:author="Steve Maas" w:date="2014-04-21T10:24:00Z">
        <w:r w:rsidR="00D76AC5">
          <w:fldChar w:fldCharType="begin"/>
        </w:r>
        <w:r w:rsidR="00D76AC5">
          <w:instrText xml:space="preserve"> REF _Ref385839204 \r \h </w:instrText>
        </w:r>
      </w:ins>
      <w:r w:rsidR="00D76AC5">
        <w:fldChar w:fldCharType="separate"/>
      </w:r>
      <w:ins w:id="2624" w:author="Steve Maas" w:date="2014-04-21T10:24:00Z">
        <w:r w:rsidR="00D76AC5">
          <w:t>4.1</w:t>
        </w:r>
        <w:r w:rsidR="00D76AC5">
          <w:fldChar w:fldCharType="end"/>
        </w:r>
      </w:ins>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625" w:name="_Toc337555811"/>
      <w:bookmarkStart w:id="2626" w:name="_Toc350247046"/>
      <w:bookmarkStart w:id="2627" w:name="_Toc350354932"/>
      <w:bookmarkStart w:id="2628" w:name="_Toc350439890"/>
      <w:bookmarkStart w:id="2629" w:name="_Toc352596296"/>
      <w:bookmarkStart w:id="2630" w:name="_Toc363725069"/>
      <w:bookmarkStart w:id="2631" w:name="_Toc337555812"/>
      <w:bookmarkStart w:id="2632" w:name="_Toc350247047"/>
      <w:bookmarkStart w:id="2633" w:name="_Toc350354933"/>
      <w:bookmarkStart w:id="2634" w:name="_Toc350439891"/>
      <w:bookmarkStart w:id="2635" w:name="_Toc352596297"/>
      <w:bookmarkStart w:id="2636" w:name="_Toc363725070"/>
      <w:bookmarkStart w:id="2637" w:name="_Toc200951632"/>
      <w:bookmarkStart w:id="2638" w:name="_Toc385498513"/>
      <w:bookmarkEnd w:id="2625"/>
      <w:bookmarkEnd w:id="2626"/>
      <w:bookmarkEnd w:id="2627"/>
      <w:bookmarkEnd w:id="2628"/>
      <w:bookmarkEnd w:id="2629"/>
      <w:bookmarkEnd w:id="2630"/>
      <w:bookmarkEnd w:id="2631"/>
      <w:bookmarkEnd w:id="2632"/>
      <w:bookmarkEnd w:id="2633"/>
      <w:bookmarkEnd w:id="2634"/>
      <w:bookmarkEnd w:id="2635"/>
      <w:bookmarkEnd w:id="2636"/>
      <w:r w:rsidRPr="00690318">
        <w:lastRenderedPageBreak/>
        <w:t>Compressible Viscoelastic Materials</w:t>
      </w:r>
      <w:bookmarkEnd w:id="2637"/>
      <w:bookmarkEnd w:id="2638"/>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39" w:author="Gerard Ateshian" w:date="2014-04-17T21:0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99"/>
        <w:gridCol w:w="7195"/>
        <w:gridCol w:w="582"/>
        <w:tblGridChange w:id="2640">
          <w:tblGrid>
            <w:gridCol w:w="1728"/>
            <w:gridCol w:w="7848"/>
            <w:gridCol w:w="7848"/>
          </w:tblGrid>
        </w:tblGridChange>
      </w:tblGrid>
      <w:tr w:rsidR="00D43B68" w:rsidRPr="00690318" w14:paraId="2131919A" w14:textId="57B3F678" w:rsidTr="00D43B68">
        <w:tc>
          <w:tcPr>
            <w:tcW w:w="939" w:type="pct"/>
            <w:shd w:val="clear" w:color="auto" w:fill="auto"/>
            <w:tcPrChange w:id="2641" w:author="Gerard Ateshian" w:date="2014-04-17T21:04:00Z">
              <w:tcPr>
                <w:tcW w:w="1728" w:type="dxa"/>
                <w:shd w:val="clear" w:color="auto" w:fill="auto"/>
              </w:tcPr>
            </w:tcPrChange>
          </w:tcPr>
          <w:p w14:paraId="191AEC76" w14:textId="77777777" w:rsidR="00D43B68" w:rsidRPr="00690318" w:rsidRDefault="00D43B68" w:rsidP="006E3A74">
            <w:pPr>
              <w:pStyle w:val="code"/>
            </w:pPr>
            <w:r w:rsidRPr="00690318">
              <w:t>&lt;t1&gt;-&lt;t6&gt;</w:t>
            </w:r>
          </w:p>
        </w:tc>
        <w:tc>
          <w:tcPr>
            <w:tcW w:w="3757" w:type="pct"/>
            <w:shd w:val="clear" w:color="auto" w:fill="auto"/>
            <w:tcPrChange w:id="2642" w:author="Gerard Ateshian" w:date="2014-04-17T21:04:00Z">
              <w:tcPr>
                <w:tcW w:w="7848" w:type="dxa"/>
                <w:shd w:val="clear" w:color="auto" w:fill="auto"/>
              </w:tcPr>
            </w:tcPrChange>
          </w:tcPr>
          <w:p w14:paraId="38EE1893" w14:textId="77777777" w:rsidR="00D43B68" w:rsidRPr="00690318" w:rsidRDefault="00D43B68" w:rsidP="006E3A74">
            <w:r w:rsidRPr="00690318">
              <w:t>relaxation times</w:t>
            </w:r>
          </w:p>
        </w:tc>
        <w:tc>
          <w:tcPr>
            <w:tcW w:w="305" w:type="pct"/>
            <w:tcPrChange w:id="2643" w:author="Gerard Ateshian" w:date="2014-04-17T21:04:00Z">
              <w:tcPr>
                <w:tcW w:w="7848" w:type="dxa"/>
              </w:tcPr>
            </w:tcPrChange>
          </w:tcPr>
          <w:p w14:paraId="2E033EAC" w14:textId="6B4DA908" w:rsidR="00D43B68" w:rsidRPr="00690318" w:rsidRDefault="00D43B68" w:rsidP="006E3A74">
            <w:pPr>
              <w:rPr>
                <w:ins w:id="2644" w:author="Gerard Ateshian" w:date="2014-04-17T21:03:00Z"/>
              </w:rPr>
            </w:pPr>
            <w:ins w:id="2645" w:author="Gerard Ateshian" w:date="2014-04-17T21:03:00Z">
              <w:r>
                <w:t>[</w:t>
              </w:r>
              <w:r>
                <w:rPr>
                  <w:b/>
                </w:rPr>
                <w:t>t</w:t>
              </w:r>
              <w:r>
                <w:t>]</w:t>
              </w:r>
            </w:ins>
          </w:p>
        </w:tc>
      </w:tr>
      <w:tr w:rsidR="00D43B68" w:rsidRPr="00690318" w14:paraId="218FB522" w14:textId="4D882799" w:rsidTr="00D43B68">
        <w:tc>
          <w:tcPr>
            <w:tcW w:w="939" w:type="pct"/>
            <w:shd w:val="clear" w:color="auto" w:fill="auto"/>
            <w:tcPrChange w:id="2646" w:author="Gerard Ateshian" w:date="2014-04-17T21:04:00Z">
              <w:tcPr>
                <w:tcW w:w="1728" w:type="dxa"/>
                <w:shd w:val="clear" w:color="auto" w:fill="auto"/>
              </w:tcPr>
            </w:tcPrChange>
          </w:tcPr>
          <w:p w14:paraId="05AB7E64" w14:textId="77777777" w:rsidR="00D43B68" w:rsidRPr="00690318" w:rsidRDefault="00D43B68" w:rsidP="006E3A74">
            <w:pPr>
              <w:pStyle w:val="code"/>
            </w:pPr>
            <w:r w:rsidRPr="00690318">
              <w:t>&lt;g1&gt;-&lt;g6&gt;</w:t>
            </w:r>
          </w:p>
        </w:tc>
        <w:tc>
          <w:tcPr>
            <w:tcW w:w="3757" w:type="pct"/>
            <w:shd w:val="clear" w:color="auto" w:fill="auto"/>
            <w:tcPrChange w:id="2647" w:author="Gerard Ateshian" w:date="2014-04-17T21:04:00Z">
              <w:tcPr>
                <w:tcW w:w="7848" w:type="dxa"/>
                <w:shd w:val="clear" w:color="auto" w:fill="auto"/>
              </w:tcPr>
            </w:tcPrChange>
          </w:tcPr>
          <w:p w14:paraId="1F1C73B5" w14:textId="77777777" w:rsidR="00D43B68" w:rsidRPr="00690318" w:rsidRDefault="00D43B68" w:rsidP="006E3A74">
            <w:r w:rsidRPr="00690318">
              <w:t>viscoelastic coefficients</w:t>
            </w:r>
          </w:p>
        </w:tc>
        <w:tc>
          <w:tcPr>
            <w:tcW w:w="305" w:type="pct"/>
            <w:tcPrChange w:id="2648" w:author="Gerard Ateshian" w:date="2014-04-17T21:04:00Z">
              <w:tcPr>
                <w:tcW w:w="7848" w:type="dxa"/>
              </w:tcPr>
            </w:tcPrChange>
          </w:tcPr>
          <w:p w14:paraId="7B63ED9F" w14:textId="1D5A9963" w:rsidR="00D43B68" w:rsidRPr="00690318" w:rsidRDefault="00D43B68" w:rsidP="006E3A74">
            <w:pPr>
              <w:rPr>
                <w:ins w:id="2649" w:author="Gerard Ateshian" w:date="2014-04-17T21:03:00Z"/>
              </w:rPr>
            </w:pPr>
            <w:ins w:id="2650" w:author="Gerard Ateshian" w:date="2014-04-17T21:03:00Z">
              <w:r>
                <w:t>[ ]</w:t>
              </w:r>
            </w:ins>
          </w:p>
        </w:tc>
      </w:tr>
      <w:tr w:rsidR="00D43B68" w:rsidRPr="00690318" w14:paraId="311ECF8C" w14:textId="439FF32F" w:rsidTr="00D43B68">
        <w:tc>
          <w:tcPr>
            <w:tcW w:w="939" w:type="pct"/>
            <w:shd w:val="clear" w:color="auto" w:fill="auto"/>
            <w:tcPrChange w:id="2651" w:author="Gerard Ateshian" w:date="2014-04-17T21:04:00Z">
              <w:tcPr>
                <w:tcW w:w="1728" w:type="dxa"/>
                <w:shd w:val="clear" w:color="auto" w:fill="auto"/>
              </w:tcPr>
            </w:tcPrChange>
          </w:tcPr>
          <w:p w14:paraId="21248CAE" w14:textId="77777777" w:rsidR="00D43B68" w:rsidRPr="00690318" w:rsidRDefault="00D43B68" w:rsidP="006E3A74">
            <w:pPr>
              <w:pStyle w:val="code"/>
            </w:pPr>
            <w:r w:rsidRPr="00690318">
              <w:t>&lt;elastic&gt;</w:t>
            </w:r>
          </w:p>
        </w:tc>
        <w:tc>
          <w:tcPr>
            <w:tcW w:w="3757" w:type="pct"/>
            <w:shd w:val="clear" w:color="auto" w:fill="auto"/>
            <w:tcPrChange w:id="2652" w:author="Gerard Ateshian" w:date="2014-04-17T21:04:00Z">
              <w:tcPr>
                <w:tcW w:w="7848" w:type="dxa"/>
                <w:shd w:val="clear" w:color="auto" w:fill="auto"/>
              </w:tcPr>
            </w:tcPrChange>
          </w:tcPr>
          <w:p w14:paraId="1235B2F3" w14:textId="77777777" w:rsidR="00D43B68" w:rsidRPr="00690318" w:rsidRDefault="00D43B68" w:rsidP="006E3A74">
            <w:r w:rsidRPr="00690318">
              <w:t>elastic component (must be a compressible elastic solid)</w:t>
            </w:r>
          </w:p>
        </w:tc>
        <w:tc>
          <w:tcPr>
            <w:tcW w:w="305" w:type="pct"/>
            <w:tcPrChange w:id="2653" w:author="Gerard Ateshian" w:date="2014-04-17T21:04:00Z">
              <w:tcPr>
                <w:tcW w:w="7848" w:type="dxa"/>
              </w:tcPr>
            </w:tcPrChange>
          </w:tcPr>
          <w:p w14:paraId="6A4126D1" w14:textId="77777777" w:rsidR="00D43B68" w:rsidRPr="00690318" w:rsidRDefault="00D43B68" w:rsidP="006E3A74">
            <w:pPr>
              <w:rPr>
                <w:ins w:id="2654" w:author="Gerard Ateshian" w:date="2014-04-17T21:03:00Z"/>
              </w:rPr>
            </w:pP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9" o:title=""/>
          </v:shape>
          <o:OLEObject Type="Embed" ProgID="Equation.DSMT4" ShapeID="_x0000_i1438" DrawAspect="Content" ObjectID="_1460295518" r:id="rId860"/>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9" type="#_x0000_t75" style="width:14pt;height:16.5pt" o:ole="">
            <v:imagedata r:id="rId861" o:title=""/>
          </v:shape>
          <o:OLEObject Type="Embed" ProgID="Equation.DSMT4" ShapeID="_x0000_i1439" DrawAspect="Content" ObjectID="_1460295519"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3" o:title=""/>
          </v:shape>
          <o:OLEObject Type="Embed" ProgID="Equation.DSMT4" ShapeID="_x0000_i1440" DrawAspect="Content" ObjectID="_1460295520" r:id="rId864"/>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1" type="#_x0000_t75" style="width:10.5pt;height:18pt" o:ole="">
            <v:imagedata r:id="rId865" o:title=""/>
          </v:shape>
          <o:OLEObject Type="Embed" ProgID="Equation.DSMT4" ShapeID="_x0000_i1441" DrawAspect="Content" ObjectID="_1460295521" r:id="rId866"/>
        </w:object>
      </w:r>
      <w:r w:rsidRPr="00690318">
        <w:t xml:space="preserve"> and</w:t>
      </w:r>
      <w:proofErr w:type="gramEnd"/>
      <w:r w:rsidRPr="00690318">
        <w:t xml:space="preserve"> </w:t>
      </w:r>
      <w:r w:rsidR="00AF2221" w:rsidRPr="00AF2221">
        <w:rPr>
          <w:position w:val="-12"/>
        </w:rPr>
        <w:object w:dxaOrig="240" w:dyaOrig="360" w14:anchorId="20092141">
          <v:shape id="_x0000_i1442" type="#_x0000_t75" style="width:12pt;height:18pt" o:ole="">
            <v:imagedata r:id="rId867" o:title=""/>
          </v:shape>
          <o:OLEObject Type="Embed" ProgID="Equation.DSMT4" ShapeID="_x0000_i1442" DrawAspect="Content" ObjectID="_1460295522" r:id="rId868"/>
        </w:object>
      </w:r>
      <w:r w:rsidRPr="00690318">
        <w:t xml:space="preserve"> coefficients. Instead, only the values that are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3" type="#_x0000_t75" style="width:10.5pt;height:18pt" o:ole="">
            <v:imagedata r:id="rId869" o:title=""/>
          </v:shape>
          <o:OLEObject Type="Embed" ProgID="Equation.DSMT4" ShapeID="_x0000_i1443" DrawAspect="Content" ObjectID="_1460295523" r:id="rId870"/>
        </w:object>
      </w:r>
      <w:r w:rsidRPr="00690318">
        <w:t xml:space="preserve">, </w:t>
      </w:r>
      <w:r w:rsidR="00AF2221" w:rsidRPr="00AF2221">
        <w:rPr>
          <w:position w:val="-12"/>
        </w:rPr>
        <w:object w:dxaOrig="260" w:dyaOrig="360" w14:anchorId="172B2CD5">
          <v:shape id="_x0000_i1444" type="#_x0000_t75" style="width:13.5pt;height:18pt" o:ole="">
            <v:imagedata r:id="rId871" o:title=""/>
          </v:shape>
          <o:OLEObject Type="Embed" ProgID="Equation.DSMT4" ShapeID="_x0000_i1444" DrawAspect="Content" ObjectID="_1460295524" r:id="rId872"/>
        </w:object>
      </w:r>
      <w:r w:rsidRPr="00690318">
        <w:t xml:space="preserve">, </w:t>
      </w:r>
      <w:r w:rsidR="00AF2221" w:rsidRPr="00AF2221">
        <w:rPr>
          <w:position w:val="-12"/>
        </w:rPr>
        <w:object w:dxaOrig="240" w:dyaOrig="360" w14:anchorId="4304A73B">
          <v:shape id="_x0000_i1445" type="#_x0000_t75" style="width:12pt;height:18pt" o:ole="">
            <v:imagedata r:id="rId873" o:title=""/>
          </v:shape>
          <o:OLEObject Type="Embed" ProgID="Equation.DSMT4" ShapeID="_x0000_i1445" DrawAspect="Content" ObjectID="_1460295525" r:id="rId874"/>
        </w:object>
      </w:r>
      <w:r w:rsidRPr="00690318">
        <w:t xml:space="preserve"> and </w:t>
      </w:r>
      <w:r w:rsidR="00AF2221" w:rsidRPr="00AF2221">
        <w:rPr>
          <w:position w:val="-12"/>
        </w:rPr>
        <w:object w:dxaOrig="260" w:dyaOrig="360" w14:anchorId="0673B6FA">
          <v:shape id="_x0000_i1446" type="#_x0000_t75" style="width:13.5pt;height:18pt" o:ole="">
            <v:imagedata r:id="rId875" o:title=""/>
          </v:shape>
          <o:OLEObject Type="Embed" ProgID="Equation.DSMT4" ShapeID="_x0000_i1446" DrawAspect="Content" ObjectID="_1460295526" r:id="rId876"/>
        </w:object>
      </w:r>
      <w:r w:rsidRPr="00690318">
        <w:t xml:space="preserve">have to be entered. </w:t>
      </w:r>
    </w:p>
    <w:p w14:paraId="28F95F3E" w14:textId="77777777" w:rsidR="009F2D41" w:rsidRPr="00690318" w:rsidRDefault="009F2D41" w:rsidP="009F2D41"/>
    <w:p w14:paraId="01C797C8" w14:textId="2947A0B2" w:rsidR="009F2D41" w:rsidRPr="00690318" w:rsidRDefault="009F2D41" w:rsidP="009F2D41">
      <w:r w:rsidRPr="00690318">
        <w:t xml:space="preserve">The </w:t>
      </w:r>
      <w:r w:rsidRPr="00690318">
        <w:rPr>
          <w:i/>
        </w:rPr>
        <w:t xml:space="preserve">elastic </w:t>
      </w:r>
      <w:r w:rsidRPr="00690318">
        <w:t>parameter describes the elastic material as given in Section </w:t>
      </w:r>
      <w:ins w:id="2655" w:author="Steve Maas" w:date="2014-04-21T10:24:00Z">
        <w:r w:rsidR="00D76AC5">
          <w:fldChar w:fldCharType="begin"/>
        </w:r>
        <w:r w:rsidR="00D76AC5">
          <w:instrText xml:space="preserve"> REF _Ref385839223 \r \h </w:instrText>
        </w:r>
      </w:ins>
      <w:r w:rsidR="00D76AC5">
        <w:fldChar w:fldCharType="separate"/>
      </w:r>
      <w:ins w:id="2656" w:author="Steve Maas" w:date="2014-04-21T10:24:00Z">
        <w:r w:rsidR="00D76AC5">
          <w:t>4.1</w:t>
        </w:r>
        <w:r w:rsidR="00D76AC5">
          <w:fldChar w:fldCharType="end"/>
        </w:r>
      </w:ins>
      <w:del w:id="2657"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658" w:name="_Toc200951633"/>
      <w:bookmarkStart w:id="2659" w:name="_Toc385498514"/>
      <w:r w:rsidRPr="00690318">
        <w:t>Multigeneration Solids</w:t>
      </w:r>
      <w:bookmarkEnd w:id="2658"/>
      <w:bookmarkEnd w:id="2659"/>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7" o:title=""/>
          </v:shape>
          <o:OLEObject Type="Embed" ProgID="Equation.DSMT4" ShapeID="_x0000_i1447" DrawAspect="Content" ObjectID="_1460295527" r:id="rId878"/>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9" o:title=""/>
          </v:shape>
          <o:OLEObject Type="Embed" ProgID="Equation.DSMT4" ShapeID="_x0000_i1448" DrawAspect="Content" ObjectID="_1460295528" r:id="rId880"/>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1" o:title=""/>
          </v:shape>
          <o:OLEObject Type="Embed" ProgID="Equation.DSMT4" ShapeID="_x0000_i1449" DrawAspect="Content" ObjectID="_1460295529" r:id="rId882"/>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50" type="#_x0000_t75" style="width:10pt;height:13.5pt" o:ole="">
            <v:imagedata r:id="rId883" o:title=""/>
          </v:shape>
          <o:OLEObject Type="Embed" ProgID="Equation.DSMT4" ShapeID="_x0000_i1450" DrawAspect="Content" ObjectID="_1460295530"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60295531" r:id="rId886"/>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2" type="#_x0000_t75" style="width:65.5pt;height:18pt" o:ole="">
            <v:imagedata r:id="rId887" o:title=""/>
          </v:shape>
          <o:OLEObject Type="Embed" ProgID="Equation.DSMT4" ShapeID="_x0000_i1452" DrawAspect="Content" ObjectID="_1460295532" r:id="rId888"/>
        </w:object>
      </w:r>
      <w:r w:rsidRPr="00690318">
        <w:t>.  The first generation (</w:t>
      </w:r>
      <w:r w:rsidR="00AF2221" w:rsidRPr="00AF2221">
        <w:rPr>
          <w:position w:val="-10"/>
        </w:rPr>
        <w:object w:dxaOrig="520" w:dyaOrig="320" w14:anchorId="043F4CD4">
          <v:shape id="_x0000_i1453" type="#_x0000_t75" style="width:26.5pt;height:16.5pt" o:ole="">
            <v:imagedata r:id="rId889" o:title=""/>
          </v:shape>
          <o:OLEObject Type="Embed" ProgID="Equation.DSMT4" ShapeID="_x0000_i1453" DrawAspect="Content" ObjectID="_1460295533" r:id="rId890"/>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4" type="#_x0000_t75" style="width:29.5pt;height:16.5pt" o:ole="">
            <v:imagedata r:id="rId891" o:title=""/>
          </v:shape>
          <o:OLEObject Type="Embed" ProgID="Equation.DSMT4" ShapeID="_x0000_i1454" DrawAspect="Content" ObjectID="_1460295534" r:id="rId892"/>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3" o:title=""/>
          </v:shape>
          <o:OLEObject Type="Embed" ProgID="Equation.DSMT4" ShapeID="_x0000_i1455" DrawAspect="Content" ObjectID="_1460295535" r:id="rId894"/>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5" o:title=""/>
          </v:shape>
          <o:OLEObject Type="Embed" ProgID="Equation.DSMT4" ShapeID="_x0000_i1456" DrawAspect="Content" ObjectID="_1460295536" r:id="rId896"/>
        </w:object>
      </w:r>
      <w:r w:rsidRPr="00690318">
        <w:t xml:space="preserve"> is equivalent to </w:t>
      </w:r>
      <w:r w:rsidR="00AF2221" w:rsidRPr="00AF2221">
        <w:rPr>
          <w:position w:val="-10"/>
        </w:rPr>
        <w:object w:dxaOrig="1080" w:dyaOrig="340" w14:anchorId="503A537D">
          <v:shape id="_x0000_i1457" type="#_x0000_t75" style="width:54pt;height:16.5pt" o:ole="">
            <v:imagedata r:id="rId897" o:title=""/>
          </v:shape>
          <o:OLEObject Type="Embed" ProgID="Equation.DSMT4" ShapeID="_x0000_i1457" DrawAspect="Content" ObjectID="_1460295537" r:id="rId898"/>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9" o:title=""/>
          </v:shape>
          <o:OLEObject Type="Embed" ProgID="Equation.DSMT4" ShapeID="_x0000_i1458" DrawAspect="Content" ObjectID="_1460295538" r:id="rId900"/>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1" o:title=""/>
          </v:shape>
          <o:OLEObject Type="Embed" ProgID="Equation.DSMT4" ShapeID="_x0000_i1459" DrawAspect="Content" ObjectID="_1460295539" r:id="rId902"/>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60" type="#_x0000_t75" style="width:14pt;height:14pt" o:ole="">
            <v:imagedata r:id="rId903" o:title=""/>
          </v:shape>
          <o:OLEObject Type="Embed" ProgID="Equation.DSMT4" ShapeID="_x0000_i1460" DrawAspect="Content" ObjectID="_1460295540"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5" o:title=""/>
          </v:shape>
          <o:OLEObject Type="Embed" ProgID="Equation.DSMT4" ShapeID="_x0000_i1461" DrawAspect="Content" ObjectID="_1460295541" r:id="rId906"/>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2" type="#_x0000_t75" style="width:132pt;height:22pt" o:ole="">
            <v:imagedata r:id="rId907" o:title=""/>
          </v:shape>
          <o:OLEObject Type="Embed" ProgID="Equation.DSMT4" ShapeID="_x0000_i1462" DrawAspect="Content" ObjectID="_1460295542" r:id="rId908"/>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9" o:title=""/>
          </v:shape>
          <o:OLEObject Type="Embed" ProgID="Equation.DSMT4" ShapeID="_x0000_i1463" DrawAspect="Content" ObjectID="_1460295543" r:id="rId910"/>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4" type="#_x0000_t75" style="width:12pt;height:16.5pt" o:ole="">
            <v:imagedata r:id="rId911" o:title=""/>
          </v:shape>
          <o:OLEObject Type="Embed" ProgID="Equation.DSMT4" ShapeID="_x0000_i1464" DrawAspect="Content" ObjectID="_1460295544" r:id="rId912"/>
        </w:object>
      </w:r>
      <w:r w:rsidRPr="00690318">
        <w:t xml:space="preserve">. </w:t>
      </w:r>
      <w:proofErr w:type="gramStart"/>
      <w:r w:rsidRPr="00690318">
        <w:t xml:space="preserve">Note that </w:t>
      </w:r>
      <w:r w:rsidR="00AF2221" w:rsidRPr="00AF2221">
        <w:rPr>
          <w:position w:val="-4"/>
        </w:rPr>
        <w:object w:dxaOrig="360" w:dyaOrig="300" w14:anchorId="3A2F09E5">
          <v:shape id="_x0000_i1465" type="#_x0000_t75" style="width:18pt;height:14pt" o:ole="">
            <v:imagedata r:id="rId913" o:title=""/>
          </v:shape>
          <o:OLEObject Type="Embed" ProgID="Equation.DSMT4" ShapeID="_x0000_i1465" DrawAspect="Content" ObjectID="_1460295545" r:id="rId914"/>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5" o:title=""/>
          </v:shape>
          <o:OLEObject Type="Embed" ProgID="Equation.DSMT4" ShapeID="_x0000_i1466" DrawAspect="Content" ObjectID="_1460295546" r:id="rId916"/>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7" type="#_x0000_t75" style="width:40pt;height:22pt" o:ole="">
            <v:imagedata r:id="rId917" o:title=""/>
          </v:shape>
          <o:OLEObject Type="Embed" ProgID="Equation.DSMT4" ShapeID="_x0000_i1467" DrawAspect="Content" ObjectID="_1460295547"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9" o:title=""/>
          </v:shape>
          <o:OLEObject Type="Embed" ProgID="Equation.DSMT4" ShapeID="_x0000_i1468" DrawAspect="Content" ObjectID="_1460295548"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1" o:title=""/>
          </v:shape>
          <o:OLEObject Type="Embed" ProgID="Equation.DSMT4" ShapeID="_x0000_i1469" DrawAspect="Content" ObjectID="_1460295549" r:id="rId922"/>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3" o:title=""/>
          </v:shape>
          <o:OLEObject Type="Embed" ProgID="Equation.DSMT4" ShapeID="_x0000_i1470" DrawAspect="Content" ObjectID="_1460295550" r:id="rId924"/>
        </w:object>
      </w:r>
      <w:r w:rsidRPr="00690318">
        <w:t xml:space="preserve"> and the factor </w:t>
      </w:r>
      <w:r w:rsidR="00AF2221" w:rsidRPr="00AF2221">
        <w:rPr>
          <w:position w:val="-10"/>
        </w:rPr>
        <w:object w:dxaOrig="560" w:dyaOrig="360" w14:anchorId="7AEF78C0">
          <v:shape id="_x0000_i1471" type="#_x0000_t75" style="width:28pt;height:18pt" o:ole="">
            <v:imagedata r:id="rId925" o:title=""/>
          </v:shape>
          <o:OLEObject Type="Embed" ProgID="Equation.DSMT4" ShapeID="_x0000_i1471" DrawAspect="Content" ObjectID="_1460295551" r:id="rId926"/>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2" type="#_x0000_t75" style="width:14pt;height:14pt" o:ole="">
            <v:imagedata r:id="rId927" o:title=""/>
          </v:shape>
          <o:OLEObject Type="Embed" ProgID="Equation.DSMT4" ShapeID="_x0000_i1472" DrawAspect="Content" ObjectID="_1460295552"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9" o:title=""/>
          </v:shape>
          <o:OLEObject Type="Embed" ProgID="Equation.DSMT4" ShapeID="_x0000_i1473" DrawAspect="Content" ObjectID="_1460295553"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660" w:name="_Toc200951634"/>
      <w:bookmarkStart w:id="2661" w:name="_Toc385498515"/>
      <w:r w:rsidRPr="00690318">
        <w:t>General Specification of Multigeneration Solids</w:t>
      </w:r>
      <w:bookmarkEnd w:id="2660"/>
      <w:bookmarkEnd w:id="2661"/>
    </w:p>
    <w:p w14:paraId="05816BAC" w14:textId="2A920F66" w:rsidR="006E3A74" w:rsidRPr="00690318" w:rsidRDefault="006E3A74" w:rsidP="006E3A74">
      <w:r w:rsidRPr="00690318">
        <w:t xml:space="preserve">The material type for a multigeneration solid is </w:t>
      </w:r>
      <w:r w:rsidRPr="00690318">
        <w:rPr>
          <w:i/>
        </w:rPr>
        <w:t>“multigeneration”</w:t>
      </w:r>
      <w:ins w:id="2662"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2668" w:author="Steve Maas" w:date="2014-01-02T12:59:00Z">
        <w:r w:rsidR="004275BE">
          <w:t xml:space="preserve">elastic </w:t>
        </w:r>
      </w:ins>
      <w:r w:rsidRPr="00690318">
        <w:t>materials described</w:t>
      </w:r>
      <w:del w:id="2669" w:author="Steve Maas" w:date="2014-01-02T12:59:00Z">
        <w:r w:rsidRPr="00690318" w:rsidDel="004275BE">
          <w:delText xml:space="preserve"> in </w:delText>
        </w:r>
      </w:del>
      <w:del w:id="2670" w:author="Steve Maas" w:date="2014-01-02T12:58:00Z">
        <w:r w:rsidRPr="00690318" w:rsidDel="004275BE">
          <w:delText>S</w:delText>
        </w:r>
      </w:del>
      <w:del w:id="2671" w:author="Steve Maas" w:date="2014-01-02T12:59:00Z">
        <w:r w:rsidRPr="00690318" w:rsidDel="004275BE">
          <w:delText>ection</w:delText>
        </w:r>
      </w:del>
      <w:del w:id="2672"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2673" w:author="Steve Maas" w:date="2014-01-02T12:59:00Z">
              <w:r w:rsidRPr="00690318" w:rsidDel="004275BE">
                <w:delText>solid</w:delText>
              </w:r>
            </w:del>
            <w:ins w:id="2674"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2675" w:author="Steve Maas" w:date="2014-01-02T13:06:00Z">
              <w:r w:rsidRPr="00690318" w:rsidDel="00873D59">
                <w:delText xml:space="preserve">specification </w:delText>
              </w:r>
            </w:del>
            <w:ins w:id="2676" w:author="Steve Maas" w:date="2014-01-02T13:06:00Z">
              <w:r w:rsidR="00873D59">
                <w:t>Definition</w:t>
              </w:r>
              <w:r w:rsidR="00873D59" w:rsidRPr="00690318">
                <w:t xml:space="preserve"> </w:t>
              </w:r>
            </w:ins>
            <w:r w:rsidRPr="00690318">
              <w:t xml:space="preserve">of </w:t>
            </w:r>
            <w:del w:id="2677" w:author="Steve Maas" w:date="2014-01-02T12:59:00Z">
              <w:r w:rsidRPr="00690318" w:rsidDel="004275BE">
                <w:delText xml:space="preserve">the solid matrix of </w:delText>
              </w:r>
            </w:del>
            <w:ins w:id="2678" w:author="Steve Maas" w:date="2014-01-02T12:59:00Z">
              <w:r w:rsidR="004275BE">
                <w:t xml:space="preserve">a </w:t>
              </w:r>
            </w:ins>
            <w:del w:id="2679"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2680" w:author="Steve Maas" w:date="2014-01-02T13:00:00Z"/>
        </w:rPr>
      </w:pPr>
      <w:r w:rsidRPr="00690318">
        <w:t xml:space="preserve">The </w:t>
      </w:r>
      <w:r w:rsidRPr="00690318">
        <w:rPr>
          <w:rStyle w:val="codeChar"/>
        </w:rPr>
        <w:t>&lt;</w:t>
      </w:r>
      <w:del w:id="2681" w:author="Steve Maas" w:date="2014-01-02T12:59:00Z">
        <w:r w:rsidRPr="00690318" w:rsidDel="004275BE">
          <w:rPr>
            <w:rStyle w:val="codeChar"/>
          </w:rPr>
          <w:delText>solid</w:delText>
        </w:r>
      </w:del>
      <w:ins w:id="2682" w:author="Steve Maas" w:date="2014-01-02T12:59:00Z">
        <w:r w:rsidR="004275BE">
          <w:rPr>
            <w:rStyle w:val="codeChar"/>
          </w:rPr>
          <w:t>generation</w:t>
        </w:r>
      </w:ins>
      <w:r w:rsidRPr="00690318">
        <w:rPr>
          <w:rStyle w:val="codeChar"/>
        </w:rPr>
        <w:t>&gt;</w:t>
      </w:r>
      <w:r w:rsidRPr="00690318">
        <w:t xml:space="preserve"> tag </w:t>
      </w:r>
      <w:ins w:id="2683" w:author="Steve Maas" w:date="2014-01-02T12:59:00Z">
        <w:r w:rsidR="004275BE">
          <w:t>defines a new generation. It takes the following child elements.</w:t>
        </w:r>
      </w:ins>
    </w:p>
    <w:p w14:paraId="4B434DCB" w14:textId="77777777" w:rsidR="004275BE" w:rsidRDefault="004275BE" w:rsidP="006E3A74">
      <w:pPr>
        <w:rPr>
          <w:ins w:id="2684" w:author="Steve Maas" w:date="2014-01-02T13:00:00Z"/>
        </w:rPr>
      </w:pPr>
    </w:p>
    <w:tbl>
      <w:tblPr>
        <w:tblStyle w:val="TableGrid"/>
        <w:tblW w:w="5000" w:type="pct"/>
        <w:tblLook w:val="04A0" w:firstRow="1" w:lastRow="0" w:firstColumn="1" w:lastColumn="0" w:noHBand="0" w:noVBand="1"/>
        <w:tblPrChange w:id="2685" w:author="Gerard Ateshian" w:date="2014-04-17T21:04:00Z">
          <w:tblPr>
            <w:tblStyle w:val="TableGrid"/>
            <w:tblW w:w="0" w:type="auto"/>
            <w:tblLook w:val="04A0" w:firstRow="1" w:lastRow="0" w:firstColumn="1" w:lastColumn="0" w:noHBand="0" w:noVBand="1"/>
          </w:tblPr>
        </w:tblPrChange>
      </w:tblPr>
      <w:tblGrid>
        <w:gridCol w:w="2283"/>
        <w:gridCol w:w="6757"/>
        <w:gridCol w:w="536"/>
        <w:tblGridChange w:id="2686">
          <w:tblGrid>
            <w:gridCol w:w="3078"/>
            <w:gridCol w:w="6498"/>
            <w:gridCol w:w="6498"/>
          </w:tblGrid>
        </w:tblGridChange>
      </w:tblGrid>
      <w:tr w:rsidR="00D43B68" w14:paraId="1381E532" w14:textId="5FC1C856" w:rsidTr="00D43B68">
        <w:trPr>
          <w:ins w:id="2687" w:author="Steve Maas" w:date="2014-01-02T13:00:00Z"/>
        </w:trPr>
        <w:tc>
          <w:tcPr>
            <w:tcW w:w="1192" w:type="pct"/>
            <w:tcPrChange w:id="2688" w:author="Gerard Ateshian" w:date="2014-04-17T21:04:00Z">
              <w:tcPr>
                <w:tcW w:w="3078" w:type="dxa"/>
              </w:tcPr>
            </w:tcPrChange>
          </w:tcPr>
          <w:p w14:paraId="16049034" w14:textId="4AB6043B" w:rsidR="00D43B68" w:rsidRPr="004275BE" w:rsidRDefault="00D43B68" w:rsidP="006E3A74">
            <w:pPr>
              <w:rPr>
                <w:ins w:id="2689" w:author="Steve Maas" w:date="2014-01-02T13:00:00Z"/>
                <w:rFonts w:ascii="Courier New" w:hAnsi="Courier New" w:cs="Courier New"/>
                <w:rPrChange w:id="2690" w:author="Steve Maas" w:date="2014-01-02T13:00:00Z">
                  <w:rPr>
                    <w:ins w:id="2691" w:author="Steve Maas" w:date="2014-01-02T13:00:00Z"/>
                  </w:rPr>
                </w:rPrChange>
              </w:rPr>
            </w:pPr>
            <w:ins w:id="2692" w:author="Steve Maas" w:date="2014-01-02T13:00:00Z">
              <w:r w:rsidRPr="004275BE">
                <w:rPr>
                  <w:rFonts w:ascii="Courier New" w:hAnsi="Courier New" w:cs="Courier New"/>
                  <w:rPrChange w:id="2693" w:author="Steve Maas" w:date="2014-01-02T13:00:00Z">
                    <w:rPr/>
                  </w:rPrChange>
                </w:rPr>
                <w:t>&lt;start_time&gt;</w:t>
              </w:r>
            </w:ins>
          </w:p>
        </w:tc>
        <w:tc>
          <w:tcPr>
            <w:tcW w:w="3528" w:type="pct"/>
            <w:tcPrChange w:id="2694" w:author="Gerard Ateshian" w:date="2014-04-17T21:04:00Z">
              <w:tcPr>
                <w:tcW w:w="6498" w:type="dxa"/>
              </w:tcPr>
            </w:tcPrChange>
          </w:tcPr>
          <w:p w14:paraId="481CCA18" w14:textId="28437B4E" w:rsidR="00D43B68" w:rsidRDefault="00D43B68" w:rsidP="006E3A74">
            <w:pPr>
              <w:rPr>
                <w:ins w:id="2695" w:author="Steve Maas" w:date="2014-01-02T13:00:00Z"/>
              </w:rPr>
            </w:pPr>
            <w:ins w:id="2696" w:author="Steve Maas" w:date="2014-01-02T13:00:00Z">
              <w:r>
                <w:t>“birth”-time for this generation</w:t>
              </w:r>
            </w:ins>
          </w:p>
        </w:tc>
        <w:tc>
          <w:tcPr>
            <w:tcW w:w="280" w:type="pct"/>
            <w:tcPrChange w:id="2697" w:author="Gerard Ateshian" w:date="2014-04-17T21:04:00Z">
              <w:tcPr>
                <w:tcW w:w="6498" w:type="dxa"/>
              </w:tcPr>
            </w:tcPrChange>
          </w:tcPr>
          <w:p w14:paraId="282F659C" w14:textId="54372B6D" w:rsidR="00D43B68" w:rsidRDefault="00D43B68" w:rsidP="006E3A74">
            <w:pPr>
              <w:rPr>
                <w:ins w:id="2698" w:author="Gerard Ateshian" w:date="2014-04-17T21:04:00Z"/>
              </w:rPr>
            </w:pPr>
            <w:ins w:id="2699" w:author="Gerard Ateshian" w:date="2014-04-17T21:04:00Z">
              <w:r>
                <w:t>[</w:t>
              </w:r>
              <w:r>
                <w:rPr>
                  <w:b/>
                </w:rPr>
                <w:t>t</w:t>
              </w:r>
              <w:r>
                <w:t>]</w:t>
              </w:r>
            </w:ins>
          </w:p>
        </w:tc>
      </w:tr>
      <w:tr w:rsidR="00D43B68" w14:paraId="67D0A77B" w14:textId="3D59C765" w:rsidTr="00D43B68">
        <w:trPr>
          <w:ins w:id="2700" w:author="Steve Maas" w:date="2014-01-02T13:00:00Z"/>
        </w:trPr>
        <w:tc>
          <w:tcPr>
            <w:tcW w:w="1192" w:type="pct"/>
            <w:tcPrChange w:id="2701" w:author="Gerard Ateshian" w:date="2014-04-17T21:04:00Z">
              <w:tcPr>
                <w:tcW w:w="3078" w:type="dxa"/>
              </w:tcPr>
            </w:tcPrChange>
          </w:tcPr>
          <w:p w14:paraId="794266E8" w14:textId="43CD3083" w:rsidR="00D43B68" w:rsidRPr="004275BE" w:rsidRDefault="00D43B68" w:rsidP="006E3A74">
            <w:pPr>
              <w:rPr>
                <w:ins w:id="2702" w:author="Steve Maas" w:date="2014-01-02T13:00:00Z"/>
                <w:rFonts w:ascii="Courier New" w:hAnsi="Courier New" w:cs="Courier New"/>
                <w:rPrChange w:id="2703" w:author="Steve Maas" w:date="2014-01-02T13:00:00Z">
                  <w:rPr>
                    <w:ins w:id="2704" w:author="Steve Maas" w:date="2014-01-02T13:00:00Z"/>
                  </w:rPr>
                </w:rPrChange>
              </w:rPr>
            </w:pPr>
            <w:ins w:id="2705" w:author="Steve Maas" w:date="2014-01-02T13:00:00Z">
              <w:r w:rsidRPr="004275BE">
                <w:rPr>
                  <w:rFonts w:ascii="Courier New" w:hAnsi="Courier New" w:cs="Courier New"/>
                  <w:rPrChange w:id="2706" w:author="Steve Maas" w:date="2014-01-02T13:00:00Z">
                    <w:rPr/>
                  </w:rPrChange>
                </w:rPr>
                <w:t>&lt;solid&gt;</w:t>
              </w:r>
            </w:ins>
          </w:p>
        </w:tc>
        <w:tc>
          <w:tcPr>
            <w:tcW w:w="3528" w:type="pct"/>
            <w:tcPrChange w:id="2707" w:author="Gerard Ateshian" w:date="2014-04-17T21:04:00Z">
              <w:tcPr>
                <w:tcW w:w="6498" w:type="dxa"/>
              </w:tcPr>
            </w:tcPrChange>
          </w:tcPr>
          <w:p w14:paraId="0372D7E2" w14:textId="46B2BF0C" w:rsidR="00D43B68" w:rsidRDefault="00D43B68" w:rsidP="006E3A74">
            <w:pPr>
              <w:rPr>
                <w:ins w:id="2708" w:author="Steve Maas" w:date="2014-01-02T13:00:00Z"/>
              </w:rPr>
            </w:pPr>
            <w:ins w:id="2709" w:author="Steve Maas" w:date="2014-01-02T13:00:00Z">
              <w:r>
                <w:t>Specification of the constitutive model for this generation</w:t>
              </w:r>
            </w:ins>
          </w:p>
        </w:tc>
        <w:tc>
          <w:tcPr>
            <w:tcW w:w="280" w:type="pct"/>
            <w:tcPrChange w:id="2710" w:author="Gerard Ateshian" w:date="2014-04-17T21:04:00Z">
              <w:tcPr>
                <w:tcW w:w="6498" w:type="dxa"/>
              </w:tcPr>
            </w:tcPrChange>
          </w:tcPr>
          <w:p w14:paraId="38435099" w14:textId="77777777" w:rsidR="00D43B68" w:rsidRDefault="00D43B68" w:rsidP="006E3A74">
            <w:pPr>
              <w:rPr>
                <w:ins w:id="2711" w:author="Gerard Ateshian" w:date="2014-04-17T21:04:00Z"/>
              </w:rPr>
            </w:pPr>
          </w:p>
        </w:tc>
      </w:tr>
    </w:tbl>
    <w:p w14:paraId="700C4ACC" w14:textId="77777777" w:rsidR="004275BE" w:rsidRDefault="004275BE" w:rsidP="006E3A74">
      <w:pPr>
        <w:rPr>
          <w:ins w:id="2712" w:author="Steve Maas" w:date="2014-01-02T12:59:00Z"/>
        </w:rPr>
      </w:pPr>
    </w:p>
    <w:p w14:paraId="6A6DACC7" w14:textId="77777777" w:rsidR="004275BE" w:rsidRDefault="004275BE" w:rsidP="006E3A74">
      <w:pPr>
        <w:rPr>
          <w:ins w:id="2713" w:author="Steve Maas" w:date="2014-01-02T12:59:00Z"/>
        </w:rPr>
      </w:pPr>
    </w:p>
    <w:p w14:paraId="65CABDEB" w14:textId="4E348338" w:rsidR="006E3A74" w:rsidRPr="00690318" w:rsidRDefault="004275BE" w:rsidP="006E3A74">
      <w:ins w:id="2714" w:author="Steve Maas" w:date="2014-01-02T13:01:00Z">
        <w:r>
          <w:t xml:space="preserve">The </w:t>
        </w:r>
        <w:r>
          <w:rPr>
            <w:i/>
          </w:rPr>
          <w:t xml:space="preserve">solid </w:t>
        </w:r>
      </w:ins>
      <w:del w:id="2715" w:author="Steve Maas" w:date="2014-01-02T13:01:00Z">
        <w:r w:rsidR="006E3A74" w:rsidRPr="00690318" w:rsidDel="004275BE">
          <w:delText xml:space="preserve">encloses </w:delText>
        </w:r>
      </w:del>
      <w:ins w:id="2716" w:author="Steve Maas" w:date="2014-01-02T13:01:00Z">
        <w:r>
          <w:t xml:space="preserve">element defins </w:t>
        </w:r>
      </w:ins>
      <w:del w:id="2717"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2718"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2719" w:author="Steve Maas" w:date="2014-01-02T13:01:00Z"/>
        </w:rPr>
      </w:pPr>
      <w:r w:rsidRPr="00690318">
        <w:t>&lt;material id="1" name="Growing Solid" type="multigeneration"&gt;</w:t>
      </w:r>
    </w:p>
    <w:p w14:paraId="4F9AE4EB" w14:textId="19A820FD" w:rsidR="004275BE" w:rsidRDefault="004275BE" w:rsidP="006E3A74">
      <w:pPr>
        <w:pStyle w:val="code"/>
        <w:rPr>
          <w:ins w:id="2720" w:author="Steve Maas" w:date="2014-01-02T13:01:00Z"/>
        </w:rPr>
      </w:pPr>
      <w:ins w:id="2721" w:author="Steve Maas" w:date="2014-01-02T13:01:00Z">
        <w:r>
          <w:tab/>
          <w:t>&lt;generation id="1"&gt;</w:t>
        </w:r>
      </w:ins>
    </w:p>
    <w:p w14:paraId="620637FD" w14:textId="201C0E7B" w:rsidR="004275BE" w:rsidRPr="00690318" w:rsidRDefault="004275BE">
      <w:pPr>
        <w:pStyle w:val="code"/>
        <w:ind w:left="720"/>
        <w:pPrChange w:id="2722" w:author="Steve Maas" w:date="2014-01-02T13:02:00Z">
          <w:pPr>
            <w:pStyle w:val="code"/>
          </w:pPr>
        </w:pPrChange>
      </w:pPr>
      <w:ins w:id="2723" w:author="Steve Maas" w:date="2014-01-02T13:01:00Z">
        <w:r>
          <w:lastRenderedPageBreak/>
          <w:tab/>
          <w:t>&lt;start_time&gt;0.0&lt;/start_time&gt;</w:t>
        </w:r>
      </w:ins>
    </w:p>
    <w:p w14:paraId="1488B8CC" w14:textId="433E4FCA" w:rsidR="006E3A74" w:rsidRPr="00690318" w:rsidRDefault="006E3A74">
      <w:pPr>
        <w:pStyle w:val="code"/>
        <w:ind w:left="720"/>
        <w:pPrChange w:id="2724" w:author="Steve Maas" w:date="2014-01-02T13:02:00Z">
          <w:pPr>
            <w:pStyle w:val="code"/>
          </w:pPr>
        </w:pPrChange>
      </w:pPr>
      <w:r w:rsidRPr="00690318">
        <w:tab/>
        <w:t>&lt;solid type="Holmes-Mow"</w:t>
      </w:r>
      <w:del w:id="2725"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2726"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2727" w:author="Steve Maas" w:date="2014-01-02T13:02:00Z">
          <w:pPr>
            <w:pStyle w:val="code"/>
          </w:pPr>
        </w:pPrChange>
      </w:pPr>
      <w:r w:rsidRPr="00690318">
        <w:tab/>
      </w:r>
      <w:r w:rsidRPr="00690318">
        <w:tab/>
        <w:t>&lt;E&gt;1&lt;/E&gt;</w:t>
      </w:r>
    </w:p>
    <w:p w14:paraId="4E909F3E" w14:textId="77777777" w:rsidR="006E3A74" w:rsidRPr="00690318" w:rsidRDefault="006E3A74">
      <w:pPr>
        <w:pStyle w:val="code"/>
        <w:ind w:left="720"/>
        <w:pPrChange w:id="2728"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2729"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2730" w:author="Steve Maas" w:date="2014-01-02T13:02:00Z"/>
        </w:rPr>
        <w:pPrChange w:id="2731" w:author="Steve Maas" w:date="2014-01-02T13:02:00Z">
          <w:pPr>
            <w:pStyle w:val="code"/>
          </w:pPr>
        </w:pPrChange>
      </w:pPr>
      <w:r w:rsidRPr="00690318">
        <w:tab/>
        <w:t>&lt;/solid&gt;</w:t>
      </w:r>
    </w:p>
    <w:p w14:paraId="6F6437EF" w14:textId="7AEB4BBC" w:rsidR="004275BE" w:rsidRDefault="004275BE" w:rsidP="009339D1">
      <w:pPr>
        <w:pStyle w:val="code"/>
        <w:rPr>
          <w:ins w:id="2732" w:author="Steve Maas" w:date="2014-01-02T13:02:00Z"/>
        </w:rPr>
      </w:pPr>
      <w:ins w:id="2733" w:author="Steve Maas" w:date="2014-01-02T13:02:00Z">
        <w:r>
          <w:tab/>
          <w:t>&lt;/generation&gt;</w:t>
        </w:r>
      </w:ins>
    </w:p>
    <w:p w14:paraId="31BEAC78" w14:textId="334E2E61" w:rsidR="004275BE" w:rsidRDefault="004275BE" w:rsidP="00FE00A6">
      <w:pPr>
        <w:pStyle w:val="code"/>
        <w:rPr>
          <w:ins w:id="2734" w:author="Steve Maas" w:date="2014-01-02T13:02:00Z"/>
        </w:rPr>
      </w:pPr>
      <w:ins w:id="2735" w:author="Steve Maas" w:date="2014-01-02T13:02:00Z">
        <w:r>
          <w:tab/>
          <w:t>&lt;generation id="2"&gt;</w:t>
        </w:r>
      </w:ins>
    </w:p>
    <w:p w14:paraId="7537CD72" w14:textId="74D6322C" w:rsidR="004275BE" w:rsidRPr="00690318" w:rsidRDefault="004275BE">
      <w:pPr>
        <w:pStyle w:val="code"/>
      </w:pPr>
      <w:ins w:id="2736" w:author="Steve Maas" w:date="2014-01-02T13:02:00Z">
        <w:r>
          <w:tab/>
        </w:r>
        <w:r>
          <w:tab/>
          <w:t>&lt;start_time&gt;1.0&lt;/start_time&gt;</w:t>
        </w:r>
      </w:ins>
    </w:p>
    <w:p w14:paraId="151D40D1" w14:textId="584FC81B" w:rsidR="006E3A74" w:rsidRPr="00690318" w:rsidRDefault="006E3A74">
      <w:pPr>
        <w:pStyle w:val="code"/>
        <w:ind w:left="720"/>
        <w:pPrChange w:id="2737" w:author="Steve Maas" w:date="2014-01-02T13:02:00Z">
          <w:pPr>
            <w:pStyle w:val="code"/>
          </w:pPr>
        </w:pPrChange>
      </w:pPr>
      <w:r w:rsidRPr="00690318">
        <w:tab/>
        <w:t>&lt;solid type="Holmes-Mow"</w:t>
      </w:r>
      <w:del w:id="2738"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2739"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2740"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2741"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2742"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2743" w:author="Steve Maas" w:date="2014-01-02T13:02:00Z"/>
        </w:rPr>
        <w:pPrChange w:id="2744"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2745" w:author="Steve Maas" w:date="2014-01-02T13:02:00Z">
          <w:pPr>
            <w:pStyle w:val="code"/>
          </w:pPr>
        </w:pPrChange>
      </w:pPr>
      <w:ins w:id="2746"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1" o:title=""/>
          </v:shape>
          <o:OLEObject Type="Embed" ProgID="Equation.DSMT4" ShapeID="_x0000_i1474" DrawAspect="Content" ObjectID="_1460295554"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747" w:name="_Ref162415183"/>
      <w:bookmarkStart w:id="2748" w:name="_Toc385498516"/>
      <w:r w:rsidRPr="0097532C">
        <w:lastRenderedPageBreak/>
        <w:t>Biphasic Materials</w:t>
      </w:r>
      <w:bookmarkEnd w:id="2747"/>
      <w:bookmarkEnd w:id="2748"/>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5" type="#_x0000_t75" style="width:13.5pt;height:10.5pt" o:ole="">
            <v:imagedata r:id="rId934" o:title=""/>
          </v:shape>
          <o:OLEObject Type="Embed" ProgID="Equation.DSMT4" ShapeID="_x0000_i1475" DrawAspect="Content" ObjectID="_1460295555" r:id="rId935"/>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6" o:title=""/>
          </v:shape>
          <o:OLEObject Type="Embed" ProgID="Equation.DSMT4" ShapeID="_x0000_i1476" DrawAspect="Content" ObjectID="_1460295556"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8" o:title=""/>
          </v:shape>
          <o:OLEObject Type="Embed" ProgID="Equation.DSMT4" ShapeID="_x0000_i1477" DrawAspect="Content" ObjectID="_1460295557" r:id="rId939"/>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8" type="#_x0000_t75" style="width:10.5pt;height:13.5pt" o:ole="">
            <v:imagedata r:id="rId940" o:title=""/>
          </v:shape>
          <o:OLEObject Type="Embed" ProgID="Equation.DSMT4" ShapeID="_x0000_i1478" DrawAspect="Content" ObjectID="_1460295558"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749" w:name="_Toc385498517"/>
      <w:r w:rsidRPr="0097532C">
        <w:lastRenderedPageBreak/>
        <w:t>General Specification of Biphasic Materials</w:t>
      </w:r>
      <w:bookmarkEnd w:id="2749"/>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50" w:author="Gerard Ateshian" w:date="2014-04-17T21:0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29"/>
        <w:gridCol w:w="6724"/>
        <w:gridCol w:w="436"/>
        <w:tblGridChange w:id="2751">
          <w:tblGrid>
            <w:gridCol w:w="2329"/>
            <w:gridCol w:w="7249"/>
            <w:gridCol w:w="7249"/>
          </w:tblGrid>
        </w:tblGridChange>
      </w:tblGrid>
      <w:tr w:rsidR="00D43B68" w14:paraId="64838525" w14:textId="40F0BF42" w:rsidTr="00D43B68">
        <w:tc>
          <w:tcPr>
            <w:tcW w:w="0" w:type="auto"/>
            <w:shd w:val="clear" w:color="auto" w:fill="auto"/>
            <w:tcPrChange w:id="2752" w:author="Gerard Ateshian" w:date="2014-04-17T21:04:00Z">
              <w:tcPr>
                <w:tcW w:w="2065" w:type="dxa"/>
                <w:shd w:val="clear" w:color="auto" w:fill="auto"/>
              </w:tcPr>
            </w:tcPrChange>
          </w:tcPr>
          <w:p w14:paraId="3F93AC23" w14:textId="77777777" w:rsidR="00D43B68" w:rsidRDefault="00D43B68" w:rsidP="006A0BC1">
            <w:pPr>
              <w:pStyle w:val="code"/>
            </w:pPr>
            <w:r>
              <w:t>&lt;solid&gt;</w:t>
            </w:r>
          </w:p>
        </w:tc>
        <w:tc>
          <w:tcPr>
            <w:tcW w:w="0" w:type="auto"/>
            <w:shd w:val="clear" w:color="auto" w:fill="auto"/>
            <w:tcPrChange w:id="2753" w:author="Gerard Ateshian" w:date="2014-04-17T21:04:00Z">
              <w:tcPr>
                <w:tcW w:w="7513" w:type="dxa"/>
                <w:shd w:val="clear" w:color="auto" w:fill="auto"/>
              </w:tcPr>
            </w:tcPrChange>
          </w:tcPr>
          <w:p w14:paraId="1F3F8FFC" w14:textId="77777777" w:rsidR="00D43B68" w:rsidRPr="000B272C" w:rsidRDefault="00D43B68" w:rsidP="006A0BC1">
            <w:pPr>
              <w:rPr>
                <w:i/>
              </w:rPr>
            </w:pPr>
            <w:r w:rsidRPr="000B272C">
              <w:t>Specification of the solid matrix</w:t>
            </w:r>
          </w:p>
        </w:tc>
        <w:tc>
          <w:tcPr>
            <w:tcW w:w="0" w:type="auto"/>
            <w:tcPrChange w:id="2754" w:author="Gerard Ateshian" w:date="2014-04-17T21:04:00Z">
              <w:tcPr>
                <w:tcW w:w="7249" w:type="dxa"/>
              </w:tcPr>
            </w:tcPrChange>
          </w:tcPr>
          <w:p w14:paraId="6EE61E7E" w14:textId="77777777" w:rsidR="00D43B68" w:rsidRPr="000B272C" w:rsidRDefault="00D43B68" w:rsidP="006A0BC1">
            <w:pPr>
              <w:rPr>
                <w:ins w:id="2755" w:author="Gerard Ateshian" w:date="2014-04-17T21:04:00Z"/>
              </w:rPr>
            </w:pPr>
          </w:p>
        </w:tc>
      </w:tr>
      <w:tr w:rsidR="00D43B68" w14:paraId="4C6E671E" w14:textId="0D2CA79C" w:rsidTr="00D43B68">
        <w:tc>
          <w:tcPr>
            <w:tcW w:w="0" w:type="auto"/>
            <w:shd w:val="clear" w:color="auto" w:fill="auto"/>
            <w:tcPrChange w:id="2756" w:author="Gerard Ateshian" w:date="2014-04-17T21:04:00Z">
              <w:tcPr>
                <w:tcW w:w="2065" w:type="dxa"/>
                <w:shd w:val="clear" w:color="auto" w:fill="auto"/>
              </w:tcPr>
            </w:tcPrChange>
          </w:tcPr>
          <w:p w14:paraId="2497CB0A" w14:textId="77777777" w:rsidR="00D43B68" w:rsidRDefault="00D43B68" w:rsidP="00A92C16">
            <w:pPr>
              <w:pStyle w:val="code"/>
            </w:pPr>
            <w:r>
              <w:t>&lt;phi0&gt;</w:t>
            </w:r>
          </w:p>
        </w:tc>
        <w:tc>
          <w:tcPr>
            <w:tcW w:w="0" w:type="auto"/>
            <w:shd w:val="clear" w:color="auto" w:fill="auto"/>
            <w:tcPrChange w:id="2757" w:author="Gerard Ateshian" w:date="2014-04-17T21:04:00Z">
              <w:tcPr>
                <w:tcW w:w="7513" w:type="dxa"/>
                <w:shd w:val="clear" w:color="auto" w:fill="auto"/>
              </w:tcPr>
            </w:tcPrChange>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2" o:title=""/>
                </v:shape>
                <o:OLEObject Type="Embed" ProgID="Equation.DSMT4" ShapeID="_x0000_i1479" DrawAspect="Content" ObjectID="_1460295559" r:id="rId943"/>
              </w:object>
            </w:r>
            <w:r w:rsidRPr="000B272C">
              <w:t xml:space="preserve"> in the reference configuration (</w:t>
            </w:r>
            <w:r w:rsidRPr="00AF2221">
              <w:rPr>
                <w:position w:val="-12"/>
              </w:rPr>
              <w:object w:dxaOrig="980" w:dyaOrig="380" w14:anchorId="4E4E93BE">
                <v:shape id="_x0000_i1480" type="#_x0000_t75" style="width:49.5pt;height:19.5pt" o:ole="">
                  <v:imagedata r:id="rId944" o:title=""/>
                </v:shape>
                <o:OLEObject Type="Embed" ProgID="Equation.DSMT4" ShapeID="_x0000_i1480" DrawAspect="Content" ObjectID="_1460295560" r:id="rId945"/>
              </w:object>
            </w:r>
            <w:r w:rsidRPr="000B272C">
              <w:t>)</w:t>
            </w:r>
          </w:p>
        </w:tc>
        <w:tc>
          <w:tcPr>
            <w:tcW w:w="0" w:type="auto"/>
            <w:tcPrChange w:id="2758" w:author="Gerard Ateshian" w:date="2014-04-17T21:04:00Z">
              <w:tcPr>
                <w:tcW w:w="7249" w:type="dxa"/>
              </w:tcPr>
            </w:tcPrChange>
          </w:tcPr>
          <w:p w14:paraId="0526CB71" w14:textId="09F1AFD8" w:rsidR="00D43B68" w:rsidRPr="000B272C" w:rsidRDefault="00D43B68" w:rsidP="00AF2221">
            <w:pPr>
              <w:rPr>
                <w:ins w:id="2759" w:author="Gerard Ateshian" w:date="2014-04-17T21:04:00Z"/>
              </w:rPr>
            </w:pPr>
            <w:ins w:id="2760" w:author="Gerard Ateshian" w:date="2014-04-17T21:04:00Z">
              <w:r>
                <w:t>[ ]</w:t>
              </w:r>
            </w:ins>
          </w:p>
        </w:tc>
      </w:tr>
      <w:tr w:rsidR="00D43B68" w14:paraId="07CFCE88" w14:textId="3C575145" w:rsidTr="00D43B68">
        <w:tblPrEx>
          <w:tblLook w:val="0000" w:firstRow="0" w:lastRow="0" w:firstColumn="0" w:lastColumn="0" w:noHBand="0" w:noVBand="0"/>
          <w:tblPrExChange w:id="2761" w:author="Gerard Ateshian" w:date="2014-04-17T21:04:00Z">
            <w:tblPrEx>
              <w:tblLook w:val="0000" w:firstRow="0" w:lastRow="0" w:firstColumn="0" w:lastColumn="0" w:noHBand="0" w:noVBand="0"/>
            </w:tblPrEx>
          </w:tblPrExChange>
        </w:tblPrEx>
        <w:trPr>
          <w:trHeight w:val="270"/>
          <w:trPrChange w:id="2762" w:author="Gerard Ateshian" w:date="2014-04-17T21:04:00Z">
            <w:trPr>
              <w:trHeight w:val="270"/>
            </w:trPr>
          </w:trPrChange>
        </w:trPr>
        <w:tc>
          <w:tcPr>
            <w:tcW w:w="0" w:type="auto"/>
            <w:shd w:val="clear" w:color="auto" w:fill="auto"/>
            <w:tcPrChange w:id="2763" w:author="Gerard Ateshian" w:date="2014-04-17T21:04:00Z">
              <w:tcPr>
                <w:tcW w:w="2065" w:type="dxa"/>
                <w:shd w:val="clear" w:color="auto" w:fill="auto"/>
              </w:tcPr>
            </w:tcPrChange>
          </w:tcPr>
          <w:p w14:paraId="4276D353" w14:textId="77777777" w:rsidR="00D43B68" w:rsidRDefault="00D43B68" w:rsidP="006A0BC1">
            <w:pPr>
              <w:pStyle w:val="code"/>
            </w:pPr>
            <w:r>
              <w:t>&lt;permeability&gt;</w:t>
            </w:r>
          </w:p>
        </w:tc>
        <w:tc>
          <w:tcPr>
            <w:tcW w:w="0" w:type="auto"/>
            <w:shd w:val="clear" w:color="auto" w:fill="auto"/>
            <w:tcPrChange w:id="2764" w:author="Gerard Ateshian" w:date="2014-04-17T21:04:00Z">
              <w:tcPr>
                <w:tcW w:w="7513" w:type="dxa"/>
                <w:shd w:val="clear" w:color="auto" w:fill="auto"/>
              </w:tcPr>
            </w:tcPrChange>
          </w:tcPr>
          <w:p w14:paraId="6395E06E" w14:textId="77777777" w:rsidR="00D43B68" w:rsidRDefault="00D43B68">
            <w:r>
              <w:t>Specification of the hydraulic permeability</w:t>
            </w:r>
          </w:p>
        </w:tc>
        <w:tc>
          <w:tcPr>
            <w:tcW w:w="0" w:type="auto"/>
            <w:tcPrChange w:id="2765" w:author="Gerard Ateshian" w:date="2014-04-17T21:04:00Z">
              <w:tcPr>
                <w:tcW w:w="7249" w:type="dxa"/>
              </w:tcPr>
            </w:tcPrChange>
          </w:tcPr>
          <w:p w14:paraId="7CD585C6" w14:textId="77777777" w:rsidR="00D43B68" w:rsidRDefault="00D43B68">
            <w:pPr>
              <w:rPr>
                <w:ins w:id="2766" w:author="Gerard Ateshian" w:date="2014-04-17T21:04:00Z"/>
              </w:rPr>
            </w:pPr>
          </w:p>
        </w:tc>
      </w:tr>
      <w:tr w:rsidR="00D43B68" w14:paraId="511F2DD5" w14:textId="267A0899" w:rsidTr="00D43B68">
        <w:tblPrEx>
          <w:tblLook w:val="0000" w:firstRow="0" w:lastRow="0" w:firstColumn="0" w:lastColumn="0" w:noHBand="0" w:noVBand="0"/>
          <w:tblPrExChange w:id="2767" w:author="Gerard Ateshian" w:date="2014-04-17T21:04:00Z">
            <w:tblPrEx>
              <w:tblLook w:val="0000" w:firstRow="0" w:lastRow="0" w:firstColumn="0" w:lastColumn="0" w:noHBand="0" w:noVBand="0"/>
            </w:tblPrEx>
          </w:tblPrExChange>
        </w:tblPrEx>
        <w:trPr>
          <w:trHeight w:val="270"/>
          <w:trPrChange w:id="2768" w:author="Gerard Ateshian" w:date="2014-04-17T21:04:00Z">
            <w:trPr>
              <w:trHeight w:val="270"/>
            </w:trPr>
          </w:trPrChange>
        </w:trPr>
        <w:tc>
          <w:tcPr>
            <w:tcW w:w="0" w:type="auto"/>
            <w:shd w:val="clear" w:color="auto" w:fill="auto"/>
            <w:tcPrChange w:id="2769" w:author="Gerard Ateshian" w:date="2014-04-17T21:04:00Z">
              <w:tcPr>
                <w:tcW w:w="2065" w:type="dxa"/>
                <w:shd w:val="clear" w:color="auto" w:fill="auto"/>
              </w:tcPr>
            </w:tcPrChange>
          </w:tcPr>
          <w:p w14:paraId="0A426E3B" w14:textId="342E1C92" w:rsidR="00D43B68" w:rsidRDefault="00D43B68" w:rsidP="006A0BC1">
            <w:pPr>
              <w:pStyle w:val="code"/>
            </w:pPr>
            <w:r>
              <w:t>&lt;solvent_supply&gt;</w:t>
            </w:r>
          </w:p>
        </w:tc>
        <w:tc>
          <w:tcPr>
            <w:tcW w:w="0" w:type="auto"/>
            <w:shd w:val="clear" w:color="auto" w:fill="auto"/>
            <w:tcPrChange w:id="2770" w:author="Gerard Ateshian" w:date="2014-04-17T21:04:00Z">
              <w:tcPr>
                <w:tcW w:w="7513" w:type="dxa"/>
                <w:shd w:val="clear" w:color="auto" w:fill="auto"/>
              </w:tcPr>
            </w:tcPrChange>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6" o:title=""/>
                </v:shape>
                <o:OLEObject Type="Embed" ProgID="Equation.DSMT4" ShapeID="_x0000_i1481" DrawAspect="Content" ObjectID="_1460295561" r:id="rId947"/>
              </w:object>
            </w:r>
          </w:p>
        </w:tc>
        <w:tc>
          <w:tcPr>
            <w:tcW w:w="0" w:type="auto"/>
            <w:tcPrChange w:id="2771" w:author="Gerard Ateshian" w:date="2014-04-17T21:04:00Z">
              <w:tcPr>
                <w:tcW w:w="7249" w:type="dxa"/>
              </w:tcPr>
            </w:tcPrChange>
          </w:tcPr>
          <w:p w14:paraId="32A89F3D" w14:textId="77777777" w:rsidR="00D43B68" w:rsidRDefault="00D43B68" w:rsidP="00AF2221">
            <w:pPr>
              <w:rPr>
                <w:ins w:id="2772" w:author="Gerard Ateshian" w:date="2014-04-17T21:04:00Z"/>
              </w:rPr>
            </w:pP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2" type="#_x0000_t75" style="width:29.5pt;height:19.5pt" o:ole="">
            <v:imagedata r:id="rId948" o:title=""/>
          </v:shape>
          <o:OLEObject Type="Embed" ProgID="Equation.DSMT4" ShapeID="_x0000_i1482" DrawAspect="Content" ObjectID="_1460295562"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773" w:name="_Ref162413399"/>
      <w:bookmarkStart w:id="2774" w:name="_Toc385498518"/>
      <w:r w:rsidRPr="0097532C">
        <w:lastRenderedPageBreak/>
        <w:t>Permeability Materials</w:t>
      </w:r>
      <w:bookmarkEnd w:id="2773"/>
      <w:bookmarkEnd w:id="2774"/>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775" w:name="_Ref288636620"/>
      <w:bookmarkStart w:id="2776" w:name="_Toc385498519"/>
      <w:r>
        <w:lastRenderedPageBreak/>
        <w:t>Constant Isotropic Permeability</w:t>
      </w:r>
      <w:bookmarkEnd w:id="2775"/>
      <w:bookmarkEnd w:id="2776"/>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77" w:author="Gerard Ateshian" w:date="2014-04-17T21:0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18"/>
        <w:gridCol w:w="5380"/>
        <w:gridCol w:w="2078"/>
        <w:tblGridChange w:id="2778">
          <w:tblGrid>
            <w:gridCol w:w="1548"/>
            <w:gridCol w:w="8030"/>
            <w:gridCol w:w="8030"/>
          </w:tblGrid>
        </w:tblGridChange>
      </w:tblGrid>
      <w:tr w:rsidR="00D43B68" w14:paraId="37F93544" w14:textId="0670A84E" w:rsidTr="00D43B68">
        <w:tc>
          <w:tcPr>
            <w:tcW w:w="1106" w:type="pct"/>
            <w:shd w:val="clear" w:color="auto" w:fill="auto"/>
            <w:tcPrChange w:id="2779" w:author="Gerard Ateshian" w:date="2014-04-17T21:05:00Z">
              <w:tcPr>
                <w:tcW w:w="1548" w:type="dxa"/>
                <w:shd w:val="clear" w:color="auto" w:fill="auto"/>
              </w:tcPr>
            </w:tcPrChange>
          </w:tcPr>
          <w:p w14:paraId="3DB6F9F8" w14:textId="77777777" w:rsidR="00D43B68" w:rsidRDefault="00D43B68" w:rsidP="006A0BC1">
            <w:pPr>
              <w:pStyle w:val="code"/>
            </w:pPr>
            <w:r>
              <w:t>&lt;perm&gt;</w:t>
            </w:r>
          </w:p>
        </w:tc>
        <w:tc>
          <w:tcPr>
            <w:tcW w:w="2809" w:type="pct"/>
            <w:shd w:val="clear" w:color="auto" w:fill="auto"/>
            <w:tcPrChange w:id="2780" w:author="Gerard Ateshian" w:date="2014-04-17T21:05:00Z">
              <w:tcPr>
                <w:tcW w:w="8030" w:type="dxa"/>
                <w:shd w:val="clear" w:color="auto" w:fill="auto"/>
              </w:tcPr>
            </w:tcPrChange>
          </w:tcPr>
          <w:p w14:paraId="2FA0696D" w14:textId="77777777" w:rsidR="00D43B68" w:rsidRPr="000B272C" w:rsidRDefault="00D43B68" w:rsidP="006A0BC1">
            <w:pPr>
              <w:rPr>
                <w:i/>
              </w:rPr>
            </w:pPr>
            <w:r>
              <w:t xml:space="preserve">hydraulic permeability </w:t>
            </w:r>
            <w:r w:rsidRPr="000B272C">
              <w:rPr>
                <w:i/>
              </w:rPr>
              <w:t>k</w:t>
            </w:r>
          </w:p>
        </w:tc>
        <w:tc>
          <w:tcPr>
            <w:tcW w:w="1085" w:type="pct"/>
            <w:tcPrChange w:id="2781" w:author="Gerard Ateshian" w:date="2014-04-17T21:05:00Z">
              <w:tcPr>
                <w:tcW w:w="8030" w:type="dxa"/>
              </w:tcPr>
            </w:tcPrChange>
          </w:tcPr>
          <w:p w14:paraId="2AF567C4" w14:textId="5389EBB6" w:rsidR="00D43B68" w:rsidRDefault="00D43B68" w:rsidP="006A0BC1">
            <w:pPr>
              <w:rPr>
                <w:ins w:id="2782" w:author="Gerard Ateshian" w:date="2014-04-17T21:04:00Z"/>
              </w:rPr>
            </w:pPr>
            <w:ins w:id="2783" w:author="Gerard Ateshian" w:date="2014-04-17T21:05:00Z">
              <w:r>
                <w:t>[</w:t>
              </w:r>
              <w:r w:rsidRPr="00D43B68">
                <w:rPr>
                  <w:b/>
                  <w:rPrChange w:id="2784" w:author="Gerard Ateshian" w:date="2014-04-17T21:05:00Z">
                    <w:rPr/>
                  </w:rPrChange>
                </w:rPr>
                <w:t>L</w:t>
              </w:r>
              <w:r w:rsidRPr="00D43B68">
                <w:rPr>
                  <w:vertAlign w:val="superscript"/>
                  <w:rPrChange w:id="2785" w:author="Gerard Ateshian" w:date="2014-04-17T21:05:00Z">
                    <w:rPr/>
                  </w:rPrChange>
                </w:rPr>
                <w:t>4</w:t>
              </w:r>
              <w:r>
                <w:t>/</w:t>
              </w:r>
              <w:r w:rsidRPr="00D43B68">
                <w:rPr>
                  <w:b/>
                  <w:rPrChange w:id="2786" w:author="Gerard Ateshian" w:date="2014-04-17T21:05:00Z">
                    <w:rPr/>
                  </w:rPrChange>
                </w:rPr>
                <w:t>F</w:t>
              </w:r>
              <w:r w:rsidRPr="00D43B68">
                <w:rPr>
                  <w:rPrChange w:id="2787" w:author="Gerard Ateshian" w:date="2014-04-17T21:06:00Z">
                    <w:rPr>
                      <w:b/>
                    </w:rPr>
                  </w:rPrChange>
                </w:rPr>
                <w:sym w:font="Symbol" w:char="F0D7"/>
              </w:r>
              <w:r w:rsidRPr="00D43B68">
                <w:rPr>
                  <w:b/>
                  <w:rPrChange w:id="2788" w:author="Gerard Ateshian" w:date="2014-04-17T21:05:00Z">
                    <w:rPr/>
                  </w:rPrChange>
                </w:rPr>
                <w:t>t</w:t>
              </w:r>
              <w:r>
                <w:t>]</w:t>
              </w:r>
            </w:ins>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0" o:title=""/>
          </v:shape>
          <o:OLEObject Type="Embed" ProgID="Equation.DSMT4" ShapeID="_x0000_i1483" DrawAspect="Content" ObjectID="_1460295563"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2" o:title=""/>
          </v:shape>
          <o:OLEObject Type="Embed" ProgID="Equation.DSMT4" ShapeID="_x0000_i1484" DrawAspect="Content" ObjectID="_1460295564"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789" w:name="_Toc385498520"/>
      <w:r>
        <w:lastRenderedPageBreak/>
        <w:t>Holmes-Mow</w:t>
      </w:r>
      <w:bookmarkEnd w:id="2789"/>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90"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2"/>
        <w:gridCol w:w="6981"/>
        <w:gridCol w:w="1193"/>
        <w:tblGridChange w:id="2791">
          <w:tblGrid>
            <w:gridCol w:w="1728"/>
            <w:gridCol w:w="7848"/>
            <w:gridCol w:w="7848"/>
          </w:tblGrid>
        </w:tblGridChange>
      </w:tblGrid>
      <w:tr w:rsidR="00D43B68" w14:paraId="1267EDAB" w14:textId="799339DF" w:rsidTr="00D43B68">
        <w:tc>
          <w:tcPr>
            <w:tcW w:w="732" w:type="pct"/>
            <w:shd w:val="clear" w:color="auto" w:fill="auto"/>
            <w:tcPrChange w:id="2792" w:author="Gerard Ateshian" w:date="2014-04-17T21:06:00Z">
              <w:tcPr>
                <w:tcW w:w="1728" w:type="dxa"/>
                <w:shd w:val="clear" w:color="auto" w:fill="auto"/>
              </w:tcPr>
            </w:tcPrChange>
          </w:tcPr>
          <w:p w14:paraId="23116FF6" w14:textId="77777777" w:rsidR="00D43B68" w:rsidRDefault="00D43B68" w:rsidP="006A0BC1">
            <w:pPr>
              <w:pStyle w:val="code"/>
            </w:pPr>
            <w:r>
              <w:t>&lt;perm&gt;</w:t>
            </w:r>
          </w:p>
        </w:tc>
        <w:tc>
          <w:tcPr>
            <w:tcW w:w="3645" w:type="pct"/>
            <w:shd w:val="clear" w:color="auto" w:fill="auto"/>
            <w:tcPrChange w:id="2793" w:author="Gerard Ateshian" w:date="2014-04-17T21:06:00Z">
              <w:tcPr>
                <w:tcW w:w="7848" w:type="dxa"/>
                <w:shd w:val="clear" w:color="auto" w:fill="auto"/>
              </w:tcPr>
            </w:tcPrChange>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4" o:title=""/>
                </v:shape>
                <o:OLEObject Type="Embed" ProgID="Equation.DSMT4" ShapeID="_x0000_i1485" DrawAspect="Content" ObjectID="_1460295565" r:id="rId955"/>
              </w:object>
            </w:r>
            <w:r>
              <w:t xml:space="preserve"> in the reference state</w:t>
            </w:r>
          </w:p>
        </w:tc>
        <w:tc>
          <w:tcPr>
            <w:tcW w:w="623" w:type="pct"/>
            <w:tcPrChange w:id="2794" w:author="Gerard Ateshian" w:date="2014-04-17T21:06:00Z">
              <w:tcPr>
                <w:tcW w:w="7848" w:type="dxa"/>
              </w:tcPr>
            </w:tcPrChange>
          </w:tcPr>
          <w:p w14:paraId="20201AE6" w14:textId="744ABB37" w:rsidR="00D43B68" w:rsidRDefault="00D43B68" w:rsidP="00AF2221">
            <w:pPr>
              <w:rPr>
                <w:ins w:id="2795" w:author="Gerard Ateshian" w:date="2014-04-17T21:06:00Z"/>
              </w:rPr>
            </w:pPr>
            <w:ins w:id="2796"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AC65FA0" w14:textId="0AB4AFEA" w:rsidTr="00D43B68">
        <w:tc>
          <w:tcPr>
            <w:tcW w:w="732" w:type="pct"/>
            <w:shd w:val="clear" w:color="auto" w:fill="auto"/>
            <w:tcPrChange w:id="2797" w:author="Gerard Ateshian" w:date="2014-04-17T21:06:00Z">
              <w:tcPr>
                <w:tcW w:w="1728" w:type="dxa"/>
                <w:shd w:val="clear" w:color="auto" w:fill="auto"/>
              </w:tcPr>
            </w:tcPrChange>
          </w:tcPr>
          <w:p w14:paraId="38156601" w14:textId="77777777" w:rsidR="00D43B68" w:rsidRDefault="00D43B68" w:rsidP="006A0BC1">
            <w:pPr>
              <w:pStyle w:val="code"/>
            </w:pPr>
            <w:r>
              <w:t>&lt;M&gt;</w:t>
            </w:r>
          </w:p>
        </w:tc>
        <w:tc>
          <w:tcPr>
            <w:tcW w:w="3645" w:type="pct"/>
            <w:shd w:val="clear" w:color="auto" w:fill="auto"/>
            <w:tcPrChange w:id="2798" w:author="Gerard Ateshian" w:date="2014-04-17T21:06:00Z">
              <w:tcPr>
                <w:tcW w:w="7848" w:type="dxa"/>
                <w:shd w:val="clear" w:color="auto" w:fill="auto"/>
              </w:tcPr>
            </w:tcPrChange>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6" o:title=""/>
                </v:shape>
                <o:OLEObject Type="Embed" ProgID="Equation.DSMT4" ShapeID="_x0000_i1486" DrawAspect="Content" ObjectID="_1460295566" r:id="rId957"/>
              </w:object>
            </w:r>
            <w:r w:rsidDel="00C526D6">
              <w:t xml:space="preserve"> (</w:t>
            </w:r>
            <w:r w:rsidRPr="00AF2221">
              <w:rPr>
                <w:position w:val="-6"/>
              </w:rPr>
              <w:object w:dxaOrig="680" w:dyaOrig="279" w14:anchorId="1B686960">
                <v:shape id="_x0000_i1487" type="#_x0000_t75" style="width:34pt;height:14pt" o:ole="">
                  <v:imagedata r:id="rId958" o:title=""/>
                </v:shape>
                <o:OLEObject Type="Embed" ProgID="Equation.DSMT4" ShapeID="_x0000_i1487" DrawAspect="Content" ObjectID="_1460295567" r:id="rId959"/>
              </w:object>
            </w:r>
            <w:r w:rsidDel="00C526D6">
              <w:t>)</w:t>
            </w:r>
          </w:p>
        </w:tc>
        <w:tc>
          <w:tcPr>
            <w:tcW w:w="623" w:type="pct"/>
            <w:tcPrChange w:id="2799" w:author="Gerard Ateshian" w:date="2014-04-17T21:06:00Z">
              <w:tcPr>
                <w:tcW w:w="7848" w:type="dxa"/>
              </w:tcPr>
            </w:tcPrChange>
          </w:tcPr>
          <w:p w14:paraId="50CD6CFD" w14:textId="71FD11D5" w:rsidR="00D43B68" w:rsidRDefault="00D43B68" w:rsidP="00AF2221">
            <w:pPr>
              <w:rPr>
                <w:ins w:id="2800" w:author="Gerard Ateshian" w:date="2014-04-17T21:06:00Z"/>
              </w:rPr>
            </w:pPr>
            <w:ins w:id="2801" w:author="Gerard Ateshian" w:date="2014-04-17T21:06:00Z">
              <w:r>
                <w:t>[ ]</w:t>
              </w:r>
            </w:ins>
          </w:p>
        </w:tc>
      </w:tr>
      <w:tr w:rsidR="00D43B68" w14:paraId="4AC8DAE2" w14:textId="73DAFC99" w:rsidTr="00D43B68">
        <w:tc>
          <w:tcPr>
            <w:tcW w:w="732" w:type="pct"/>
            <w:shd w:val="clear" w:color="auto" w:fill="auto"/>
            <w:tcPrChange w:id="2802" w:author="Gerard Ateshian" w:date="2014-04-17T21:06:00Z">
              <w:tcPr>
                <w:tcW w:w="1728" w:type="dxa"/>
                <w:shd w:val="clear" w:color="auto" w:fill="auto"/>
              </w:tcPr>
            </w:tcPrChange>
          </w:tcPr>
          <w:p w14:paraId="374F50BF" w14:textId="77777777" w:rsidR="00D43B68" w:rsidRDefault="00D43B68" w:rsidP="006A0BC1">
            <w:pPr>
              <w:pStyle w:val="code"/>
            </w:pPr>
            <w:r>
              <w:t>&lt;alpha&gt;</w:t>
            </w:r>
          </w:p>
        </w:tc>
        <w:tc>
          <w:tcPr>
            <w:tcW w:w="3645" w:type="pct"/>
            <w:shd w:val="clear" w:color="auto" w:fill="auto"/>
            <w:tcPrChange w:id="2803" w:author="Gerard Ateshian" w:date="2014-04-17T21:06:00Z">
              <w:tcPr>
                <w:tcW w:w="7848" w:type="dxa"/>
                <w:shd w:val="clear" w:color="auto" w:fill="auto"/>
              </w:tcPr>
            </w:tcPrChange>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60" o:title=""/>
                </v:shape>
                <o:OLEObject Type="Embed" ProgID="Equation.DSMT4" ShapeID="_x0000_i1488" DrawAspect="Content" ObjectID="_1460295568" r:id="rId961"/>
              </w:object>
            </w:r>
            <w:r>
              <w:t xml:space="preserve"> </w:t>
            </w:r>
            <w:r w:rsidRPr="00AF2221">
              <w:rPr>
                <w:position w:val="-14"/>
              </w:rPr>
              <w:object w:dxaOrig="780" w:dyaOrig="400" w14:anchorId="742F9DEA">
                <v:shape id="_x0000_i1489" type="#_x0000_t75" style="width:39.5pt;height:19.5pt" o:ole="">
                  <v:imagedata r:id="rId962" o:title=""/>
                </v:shape>
                <o:OLEObject Type="Embed" ProgID="Equation.DSMT4" ShapeID="_x0000_i1489" DrawAspect="Content" ObjectID="_1460295569" r:id="rId963"/>
              </w:object>
            </w:r>
          </w:p>
        </w:tc>
        <w:tc>
          <w:tcPr>
            <w:tcW w:w="623" w:type="pct"/>
            <w:tcPrChange w:id="2804" w:author="Gerard Ateshian" w:date="2014-04-17T21:06:00Z">
              <w:tcPr>
                <w:tcW w:w="7848" w:type="dxa"/>
              </w:tcPr>
            </w:tcPrChange>
          </w:tcPr>
          <w:p w14:paraId="33197FDB" w14:textId="14A2051A" w:rsidR="00D43B68" w:rsidRDefault="00D43B68" w:rsidP="00AF2221">
            <w:pPr>
              <w:rPr>
                <w:ins w:id="2805" w:author="Gerard Ateshian" w:date="2014-04-17T21:06:00Z"/>
              </w:rPr>
            </w:pPr>
            <w:ins w:id="2806" w:author="Gerard Ateshian" w:date="2014-04-17T21:06:00Z">
              <w:r>
                <w:t>[ ]</w:t>
              </w:r>
            </w:ins>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4" o:title=""/>
          </v:shape>
          <o:OLEObject Type="Embed" ProgID="Equation.DSMT4" ShapeID="_x0000_i1490" DrawAspect="Content" ObjectID="_1460295570"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6" o:title=""/>
          </v:shape>
          <o:OLEObject Type="Embed" ProgID="Equation.DSMT4" ShapeID="_x0000_i1491" DrawAspect="Content" ObjectID="_1460295571" r:id="rId967"/>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8" o:title=""/>
          </v:shape>
          <o:OLEObject Type="Embed" ProgID="Equation.DSMT4" ShapeID="_x0000_i1492" DrawAspect="Content" ObjectID="_1460295572"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807" w:name="_Toc385498521"/>
      <w:r>
        <w:lastRenderedPageBreak/>
        <w:t>Referentially Isotropic Permeability</w:t>
      </w:r>
      <w:bookmarkEnd w:id="2807"/>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08"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3"/>
        <w:gridCol w:w="6925"/>
        <w:gridCol w:w="1218"/>
        <w:tblGridChange w:id="2809">
          <w:tblGrid>
            <w:gridCol w:w="1728"/>
            <w:gridCol w:w="7848"/>
            <w:gridCol w:w="7848"/>
          </w:tblGrid>
        </w:tblGridChange>
      </w:tblGrid>
      <w:tr w:rsidR="00D43B68" w14:paraId="3711E126" w14:textId="0A87E684" w:rsidTr="00D43B68">
        <w:tc>
          <w:tcPr>
            <w:tcW w:w="748" w:type="pct"/>
            <w:shd w:val="clear" w:color="auto" w:fill="auto"/>
            <w:tcPrChange w:id="2810" w:author="Gerard Ateshian" w:date="2014-04-17T21:06:00Z">
              <w:tcPr>
                <w:tcW w:w="1728" w:type="dxa"/>
                <w:shd w:val="clear" w:color="auto" w:fill="auto"/>
              </w:tcPr>
            </w:tcPrChange>
          </w:tcPr>
          <w:p w14:paraId="723B504B" w14:textId="77777777" w:rsidR="00D43B68" w:rsidRDefault="00D43B68" w:rsidP="006A0BC1">
            <w:pPr>
              <w:pStyle w:val="code"/>
            </w:pPr>
            <w:r>
              <w:t>&lt;perm0&gt;</w:t>
            </w:r>
          </w:p>
        </w:tc>
        <w:tc>
          <w:tcPr>
            <w:tcW w:w="3616" w:type="pct"/>
            <w:shd w:val="clear" w:color="auto" w:fill="auto"/>
            <w:tcPrChange w:id="2811" w:author="Gerard Ateshian" w:date="2014-04-17T21:06:00Z">
              <w:tcPr>
                <w:tcW w:w="7848" w:type="dxa"/>
                <w:shd w:val="clear" w:color="auto" w:fill="auto"/>
              </w:tcPr>
            </w:tcPrChange>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70" o:title=""/>
                </v:shape>
                <o:OLEObject Type="Embed" ProgID="Equation.DSMT4" ShapeID="_x0000_i1493" DrawAspect="Content" ObjectID="_1460295573" r:id="rId971"/>
              </w:object>
            </w:r>
          </w:p>
        </w:tc>
        <w:tc>
          <w:tcPr>
            <w:tcW w:w="636" w:type="pct"/>
            <w:tcPrChange w:id="2812" w:author="Gerard Ateshian" w:date="2014-04-17T21:06:00Z">
              <w:tcPr>
                <w:tcW w:w="7848" w:type="dxa"/>
              </w:tcPr>
            </w:tcPrChange>
          </w:tcPr>
          <w:p w14:paraId="1AA30370" w14:textId="3BF21982" w:rsidR="00D43B68" w:rsidRDefault="00D43B68" w:rsidP="00AF2221">
            <w:pPr>
              <w:rPr>
                <w:ins w:id="2813" w:author="Gerard Ateshian" w:date="2014-04-17T21:06:00Z"/>
              </w:rPr>
            </w:pPr>
            <w:ins w:id="2814"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F234CB6" w14:textId="7AC79CFA" w:rsidTr="00D43B68">
        <w:tc>
          <w:tcPr>
            <w:tcW w:w="748" w:type="pct"/>
            <w:shd w:val="clear" w:color="auto" w:fill="auto"/>
            <w:tcPrChange w:id="2815" w:author="Gerard Ateshian" w:date="2014-04-17T21:06:00Z">
              <w:tcPr>
                <w:tcW w:w="1728" w:type="dxa"/>
                <w:shd w:val="clear" w:color="auto" w:fill="auto"/>
              </w:tcPr>
            </w:tcPrChange>
          </w:tcPr>
          <w:p w14:paraId="43F738AF" w14:textId="77777777" w:rsidR="00D43B68" w:rsidRDefault="00D43B68" w:rsidP="006A0BC1">
            <w:pPr>
              <w:pStyle w:val="code"/>
            </w:pPr>
            <w:r>
              <w:t>&lt;perm1&gt;</w:t>
            </w:r>
          </w:p>
        </w:tc>
        <w:tc>
          <w:tcPr>
            <w:tcW w:w="3616" w:type="pct"/>
            <w:shd w:val="clear" w:color="auto" w:fill="auto"/>
            <w:tcPrChange w:id="2816" w:author="Gerard Ateshian" w:date="2014-04-17T21:06:00Z">
              <w:tcPr>
                <w:tcW w:w="7848" w:type="dxa"/>
                <w:shd w:val="clear" w:color="auto" w:fill="auto"/>
              </w:tcPr>
            </w:tcPrChange>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2" o:title=""/>
                </v:shape>
                <o:OLEObject Type="Embed" ProgID="Equation.DSMT4" ShapeID="_x0000_i1494" DrawAspect="Content" ObjectID="_1460295574" r:id="rId973"/>
              </w:object>
            </w:r>
          </w:p>
        </w:tc>
        <w:tc>
          <w:tcPr>
            <w:tcW w:w="636" w:type="pct"/>
            <w:tcPrChange w:id="2817" w:author="Gerard Ateshian" w:date="2014-04-17T21:06:00Z">
              <w:tcPr>
                <w:tcW w:w="7848" w:type="dxa"/>
              </w:tcPr>
            </w:tcPrChange>
          </w:tcPr>
          <w:p w14:paraId="56DE12FD" w14:textId="51C96F63" w:rsidR="00D43B68" w:rsidRDefault="00D43B68" w:rsidP="00AF2221">
            <w:pPr>
              <w:rPr>
                <w:ins w:id="2818" w:author="Gerard Ateshian" w:date="2014-04-17T21:06:00Z"/>
              </w:rPr>
            </w:pPr>
            <w:ins w:id="2819"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AB6968E" w14:textId="208B4A9B" w:rsidTr="00D43B68">
        <w:tc>
          <w:tcPr>
            <w:tcW w:w="748" w:type="pct"/>
            <w:shd w:val="clear" w:color="auto" w:fill="auto"/>
            <w:tcPrChange w:id="2820" w:author="Gerard Ateshian" w:date="2014-04-17T21:06:00Z">
              <w:tcPr>
                <w:tcW w:w="1728" w:type="dxa"/>
                <w:shd w:val="clear" w:color="auto" w:fill="auto"/>
              </w:tcPr>
            </w:tcPrChange>
          </w:tcPr>
          <w:p w14:paraId="3842D3A2" w14:textId="77777777" w:rsidR="00D43B68" w:rsidRDefault="00D43B68" w:rsidP="006A0BC1">
            <w:pPr>
              <w:pStyle w:val="code"/>
            </w:pPr>
            <w:r>
              <w:t>&lt;perm2&gt;</w:t>
            </w:r>
          </w:p>
        </w:tc>
        <w:tc>
          <w:tcPr>
            <w:tcW w:w="3616" w:type="pct"/>
            <w:shd w:val="clear" w:color="auto" w:fill="auto"/>
            <w:tcPrChange w:id="2821" w:author="Gerard Ateshian" w:date="2014-04-17T21:06:00Z">
              <w:tcPr>
                <w:tcW w:w="7848" w:type="dxa"/>
                <w:shd w:val="clear" w:color="auto" w:fill="auto"/>
              </w:tcPr>
            </w:tcPrChange>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4" o:title=""/>
                </v:shape>
                <o:OLEObject Type="Embed" ProgID="Equation.DSMT4" ShapeID="_x0000_i1495" DrawAspect="Content" ObjectID="_1460295575" r:id="rId975"/>
              </w:object>
            </w:r>
          </w:p>
        </w:tc>
        <w:tc>
          <w:tcPr>
            <w:tcW w:w="636" w:type="pct"/>
            <w:tcPrChange w:id="2822" w:author="Gerard Ateshian" w:date="2014-04-17T21:06:00Z">
              <w:tcPr>
                <w:tcW w:w="7848" w:type="dxa"/>
              </w:tcPr>
            </w:tcPrChange>
          </w:tcPr>
          <w:p w14:paraId="1AB9D5DB" w14:textId="37C30DAB" w:rsidR="00D43B68" w:rsidRDefault="00D43B68" w:rsidP="00AF2221">
            <w:pPr>
              <w:rPr>
                <w:ins w:id="2823" w:author="Gerard Ateshian" w:date="2014-04-17T21:06:00Z"/>
              </w:rPr>
            </w:pPr>
            <w:ins w:id="2824"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C1A248F" w14:textId="664DF937" w:rsidTr="00D43B68">
        <w:tc>
          <w:tcPr>
            <w:tcW w:w="748" w:type="pct"/>
            <w:shd w:val="clear" w:color="auto" w:fill="auto"/>
            <w:tcPrChange w:id="2825" w:author="Gerard Ateshian" w:date="2014-04-17T21:06:00Z">
              <w:tcPr>
                <w:tcW w:w="1728" w:type="dxa"/>
                <w:shd w:val="clear" w:color="auto" w:fill="auto"/>
              </w:tcPr>
            </w:tcPrChange>
          </w:tcPr>
          <w:p w14:paraId="79BAB97F" w14:textId="77777777" w:rsidR="00D43B68" w:rsidRDefault="00D43B68" w:rsidP="006A0BC1">
            <w:pPr>
              <w:pStyle w:val="code"/>
            </w:pPr>
            <w:r>
              <w:t>&lt;M&gt;</w:t>
            </w:r>
          </w:p>
        </w:tc>
        <w:tc>
          <w:tcPr>
            <w:tcW w:w="3616" w:type="pct"/>
            <w:shd w:val="clear" w:color="auto" w:fill="auto"/>
            <w:tcPrChange w:id="2826" w:author="Gerard Ateshian" w:date="2014-04-17T21:06:00Z">
              <w:tcPr>
                <w:tcW w:w="7848" w:type="dxa"/>
                <w:shd w:val="clear" w:color="auto" w:fill="auto"/>
              </w:tcPr>
            </w:tcPrChange>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6" o:title=""/>
                </v:shape>
                <o:OLEObject Type="Embed" ProgID="Equation.DSMT4" ShapeID="_x0000_i1496" DrawAspect="Content" ObjectID="_1460295576" r:id="rId977"/>
              </w:object>
            </w:r>
            <w:r>
              <w:t xml:space="preserve"> (</w:t>
            </w:r>
            <w:r w:rsidRPr="00AF2221">
              <w:rPr>
                <w:position w:val="-6"/>
              </w:rPr>
              <w:object w:dxaOrig="680" w:dyaOrig="279" w14:anchorId="24D47124">
                <v:shape id="_x0000_i1497" type="#_x0000_t75" style="width:34pt;height:14pt" o:ole="">
                  <v:imagedata r:id="rId978" o:title=""/>
                </v:shape>
                <o:OLEObject Type="Embed" ProgID="Equation.DSMT4" ShapeID="_x0000_i1497" DrawAspect="Content" ObjectID="_1460295577" r:id="rId979"/>
              </w:object>
            </w:r>
            <w:r>
              <w:t>)</w:t>
            </w:r>
          </w:p>
        </w:tc>
        <w:tc>
          <w:tcPr>
            <w:tcW w:w="636" w:type="pct"/>
            <w:tcPrChange w:id="2827" w:author="Gerard Ateshian" w:date="2014-04-17T21:06:00Z">
              <w:tcPr>
                <w:tcW w:w="7848" w:type="dxa"/>
              </w:tcPr>
            </w:tcPrChange>
          </w:tcPr>
          <w:p w14:paraId="585E97D5" w14:textId="50F037C1" w:rsidR="00D43B68" w:rsidRDefault="00D43B68" w:rsidP="00AF2221">
            <w:pPr>
              <w:rPr>
                <w:ins w:id="2828" w:author="Gerard Ateshian" w:date="2014-04-17T21:06:00Z"/>
              </w:rPr>
            </w:pPr>
            <w:ins w:id="2829" w:author="Gerard Ateshian" w:date="2014-04-17T21:06:00Z">
              <w:r>
                <w:t>[ ]</w:t>
              </w:r>
            </w:ins>
          </w:p>
        </w:tc>
      </w:tr>
      <w:tr w:rsidR="00D43B68" w14:paraId="16E72CC4" w14:textId="3FF3B2F3" w:rsidTr="00D43B68">
        <w:tc>
          <w:tcPr>
            <w:tcW w:w="748" w:type="pct"/>
            <w:shd w:val="clear" w:color="auto" w:fill="auto"/>
            <w:tcPrChange w:id="2830" w:author="Gerard Ateshian" w:date="2014-04-17T21:06:00Z">
              <w:tcPr>
                <w:tcW w:w="1728" w:type="dxa"/>
                <w:shd w:val="clear" w:color="auto" w:fill="auto"/>
              </w:tcPr>
            </w:tcPrChange>
          </w:tcPr>
          <w:p w14:paraId="01F9470A" w14:textId="77777777" w:rsidR="00D43B68" w:rsidRDefault="00D43B68" w:rsidP="006A0BC1">
            <w:pPr>
              <w:pStyle w:val="code"/>
            </w:pPr>
            <w:r>
              <w:t>&lt;alpha&gt;</w:t>
            </w:r>
          </w:p>
        </w:tc>
        <w:tc>
          <w:tcPr>
            <w:tcW w:w="3616" w:type="pct"/>
            <w:shd w:val="clear" w:color="auto" w:fill="auto"/>
            <w:tcPrChange w:id="2831" w:author="Gerard Ateshian" w:date="2014-04-17T21:06:00Z">
              <w:tcPr>
                <w:tcW w:w="7848" w:type="dxa"/>
                <w:shd w:val="clear" w:color="auto" w:fill="auto"/>
              </w:tcPr>
            </w:tcPrChange>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80" o:title=""/>
                </v:shape>
                <o:OLEObject Type="Embed" ProgID="Equation.DSMT4" ShapeID="_x0000_i1498" DrawAspect="Content" ObjectID="_1460295578" r:id="rId981"/>
              </w:object>
            </w:r>
            <w:r>
              <w:t xml:space="preserve"> (</w:t>
            </w:r>
            <w:r w:rsidRPr="00AF2221">
              <w:rPr>
                <w:position w:val="-6"/>
              </w:rPr>
              <w:object w:dxaOrig="580" w:dyaOrig="279" w14:anchorId="4D40EECD">
                <v:shape id="_x0000_i1499" type="#_x0000_t75" style="width:29.5pt;height:14pt" o:ole="">
                  <v:imagedata r:id="rId982" o:title=""/>
                </v:shape>
                <o:OLEObject Type="Embed" ProgID="Equation.DSMT4" ShapeID="_x0000_i1499" DrawAspect="Content" ObjectID="_1460295579" r:id="rId983"/>
              </w:object>
            </w:r>
            <w:r>
              <w:t>)</w:t>
            </w:r>
          </w:p>
        </w:tc>
        <w:tc>
          <w:tcPr>
            <w:tcW w:w="636" w:type="pct"/>
            <w:tcPrChange w:id="2832" w:author="Gerard Ateshian" w:date="2014-04-17T21:06:00Z">
              <w:tcPr>
                <w:tcW w:w="7848" w:type="dxa"/>
              </w:tcPr>
            </w:tcPrChange>
          </w:tcPr>
          <w:p w14:paraId="0324F5B0" w14:textId="2A97D0C4" w:rsidR="00D43B68" w:rsidRDefault="00D43B68" w:rsidP="00AF2221">
            <w:pPr>
              <w:rPr>
                <w:ins w:id="2833" w:author="Gerard Ateshian" w:date="2014-04-17T21:06:00Z"/>
              </w:rPr>
            </w:pPr>
            <w:ins w:id="2834" w:author="Gerard Ateshian" w:date="2014-04-17T21:06:00Z">
              <w:r>
                <w:t>[ ]</w:t>
              </w:r>
            </w:ins>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4" o:title=""/>
          </v:shape>
          <o:OLEObject Type="Embed" ProgID="Equation.DSMT4" ShapeID="_x0000_i1500" DrawAspect="Content" ObjectID="_1460295580" r:id="rId985"/>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1" type="#_x0000_t75" style="width:10.5pt;height:14pt" o:ole="">
            <v:imagedata r:id="rId986" o:title=""/>
          </v:shape>
          <o:OLEObject Type="Embed" ProgID="Equation.DSMT4" ShapeID="_x0000_i1501" DrawAspect="Content" ObjectID="_1460295581"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8" o:title=""/>
          </v:shape>
          <o:OLEObject Type="Embed" ProgID="Equation.DSMT4" ShapeID="_x0000_i1502" DrawAspect="Content" ObjectID="_1460295582" r:id="rId989"/>
        </w:object>
      </w:r>
      <w:r>
        <w:t xml:space="preserve"> where </w:t>
      </w:r>
      <w:r w:rsidR="00AF2221" w:rsidRPr="00AF2221">
        <w:rPr>
          <w:position w:val="-4"/>
        </w:rPr>
        <w:object w:dxaOrig="220" w:dyaOrig="260" w14:anchorId="36F0D9F9">
          <v:shape id="_x0000_i1503" type="#_x0000_t75" style="width:10.5pt;height:13.5pt" o:ole="">
            <v:imagedata r:id="rId990" o:title=""/>
          </v:shape>
          <o:OLEObject Type="Embed" ProgID="Equation.DSMT4" ShapeID="_x0000_i1503" DrawAspect="Content" ObjectID="_1460295583"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2" o:title=""/>
          </v:shape>
          <o:OLEObject Type="Embed" ProgID="Equation.DSMT4" ShapeID="_x0000_i1504" DrawAspect="Content" ObjectID="_1460295584"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4" o:title=""/>
          </v:shape>
          <o:OLEObject Type="Embed" ProgID="Equation.DSMT4" ShapeID="_x0000_i1505" DrawAspect="Content" ObjectID="_1460295585" r:id="rId995"/>
        </w:object>
      </w:r>
      <w:r>
        <w:t xml:space="preserve">) is isotropic and given </w:t>
      </w:r>
      <w:proofErr w:type="gramStart"/>
      <w:r>
        <w:t xml:space="preserve">by </w:t>
      </w:r>
      <w:proofErr w:type="gramEnd"/>
      <w:r w:rsidR="00AF2221" w:rsidRPr="00AF2221">
        <w:rPr>
          <w:position w:val="-14"/>
        </w:rPr>
        <w:object w:dxaOrig="2020" w:dyaOrig="400" w14:anchorId="0B74E8DC">
          <v:shape id="_x0000_i1506" type="#_x0000_t75" style="width:101.5pt;height:19.5pt" o:ole="">
            <v:imagedata r:id="rId996" o:title=""/>
          </v:shape>
          <o:OLEObject Type="Embed" ProgID="Equation.DSMT4" ShapeID="_x0000_i1506" DrawAspect="Content" ObjectID="_1460295586"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835" w:name="_Toc385498522"/>
      <w:r>
        <w:lastRenderedPageBreak/>
        <w:t>Referentially Orthotropic Permeability</w:t>
      </w:r>
      <w:bookmarkEnd w:id="2835"/>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36"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273"/>
        <w:gridCol w:w="7333"/>
        <w:gridCol w:w="970"/>
        <w:tblGridChange w:id="2837">
          <w:tblGrid>
            <w:gridCol w:w="1638"/>
            <w:gridCol w:w="7938"/>
            <w:gridCol w:w="7938"/>
          </w:tblGrid>
        </w:tblGridChange>
      </w:tblGrid>
      <w:tr w:rsidR="00D43B68" w14:paraId="60841396" w14:textId="03B0CC1B" w:rsidTr="00D43B68">
        <w:tc>
          <w:tcPr>
            <w:tcW w:w="0" w:type="auto"/>
            <w:shd w:val="clear" w:color="auto" w:fill="auto"/>
            <w:tcPrChange w:id="2838" w:author="Gerard Ateshian" w:date="2014-04-17T21:07:00Z">
              <w:tcPr>
                <w:tcW w:w="1638" w:type="dxa"/>
                <w:shd w:val="clear" w:color="auto" w:fill="auto"/>
              </w:tcPr>
            </w:tcPrChange>
          </w:tcPr>
          <w:p w14:paraId="4CE7FB32" w14:textId="77777777" w:rsidR="00D43B68" w:rsidRDefault="00D43B68" w:rsidP="006A0BC1">
            <w:pPr>
              <w:pStyle w:val="code"/>
            </w:pPr>
            <w:r>
              <w:t>&lt;perm0&gt;</w:t>
            </w:r>
          </w:p>
        </w:tc>
        <w:tc>
          <w:tcPr>
            <w:tcW w:w="0" w:type="auto"/>
            <w:shd w:val="clear" w:color="auto" w:fill="auto"/>
            <w:tcPrChange w:id="2839" w:author="Gerard Ateshian" w:date="2014-04-17T21:07:00Z">
              <w:tcPr>
                <w:tcW w:w="7938" w:type="dxa"/>
                <w:shd w:val="clear" w:color="auto" w:fill="auto"/>
              </w:tcPr>
            </w:tcPrChange>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8" o:title=""/>
                </v:shape>
                <o:OLEObject Type="Embed" ProgID="Equation.DSMT4" ShapeID="_x0000_i1507" DrawAspect="Content" ObjectID="_1460295587" r:id="rId999"/>
              </w:object>
            </w:r>
          </w:p>
        </w:tc>
        <w:tc>
          <w:tcPr>
            <w:tcW w:w="0" w:type="auto"/>
            <w:tcPrChange w:id="2840" w:author="Gerard Ateshian" w:date="2014-04-17T21:07:00Z">
              <w:tcPr>
                <w:tcW w:w="7938" w:type="dxa"/>
              </w:tcPr>
            </w:tcPrChange>
          </w:tcPr>
          <w:p w14:paraId="3092CA6D" w14:textId="7E8ED9F0" w:rsidR="00D43B68" w:rsidRDefault="00D43B68" w:rsidP="00AF2221">
            <w:pPr>
              <w:rPr>
                <w:ins w:id="2841" w:author="Gerard Ateshian" w:date="2014-04-17T21:07:00Z"/>
              </w:rPr>
            </w:pPr>
            <w:ins w:id="284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A8ED950" w14:textId="0A6C8E4B" w:rsidTr="00D43B68">
        <w:tc>
          <w:tcPr>
            <w:tcW w:w="0" w:type="auto"/>
            <w:shd w:val="clear" w:color="auto" w:fill="auto"/>
            <w:tcPrChange w:id="2843" w:author="Gerard Ateshian" w:date="2014-04-17T21:07:00Z">
              <w:tcPr>
                <w:tcW w:w="1638" w:type="dxa"/>
                <w:shd w:val="clear" w:color="auto" w:fill="auto"/>
              </w:tcPr>
            </w:tcPrChange>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Change w:id="2844" w:author="Gerard Ateshian" w:date="2014-04-17T21:07:00Z">
              <w:tcPr>
                <w:tcW w:w="7938" w:type="dxa"/>
                <w:shd w:val="clear" w:color="auto" w:fill="auto"/>
              </w:tcPr>
            </w:tcPrChange>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1000" o:title=""/>
                </v:shape>
                <o:OLEObject Type="Embed" ProgID="Equation.DSMT4" ShapeID="_x0000_i1508" DrawAspect="Content" ObjectID="_1460295588" r:id="rId1001"/>
              </w:object>
            </w:r>
            <w:r>
              <w:t xml:space="preserve"> along orthogonal directions (</w:t>
            </w:r>
            <w:r w:rsidRPr="00AF2221">
              <w:rPr>
                <w:position w:val="-10"/>
              </w:rPr>
              <w:object w:dxaOrig="920" w:dyaOrig="320" w14:anchorId="4C3A766C">
                <v:shape id="_x0000_i1509" type="#_x0000_t75" style="width:45.5pt;height:16.5pt" o:ole="">
                  <v:imagedata r:id="rId1002" o:title=""/>
                </v:shape>
                <o:OLEObject Type="Embed" ProgID="Equation.DSMT4" ShapeID="_x0000_i1509" DrawAspect="Content" ObjectID="_1460295589" r:id="rId1003"/>
              </w:object>
            </w:r>
            <w:r>
              <w:t>)</w:t>
            </w:r>
          </w:p>
        </w:tc>
        <w:tc>
          <w:tcPr>
            <w:tcW w:w="0" w:type="auto"/>
            <w:tcPrChange w:id="2845" w:author="Gerard Ateshian" w:date="2014-04-17T21:07:00Z">
              <w:tcPr>
                <w:tcW w:w="7938" w:type="dxa"/>
              </w:tcPr>
            </w:tcPrChange>
          </w:tcPr>
          <w:p w14:paraId="019B8CCC" w14:textId="494BCBF1" w:rsidR="00D43B68" w:rsidRDefault="00D43B68" w:rsidP="00AF2221">
            <w:pPr>
              <w:rPr>
                <w:ins w:id="2846" w:author="Gerard Ateshian" w:date="2014-04-17T21:07:00Z"/>
              </w:rPr>
            </w:pPr>
            <w:ins w:id="284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BB8F528" w14:textId="47750E67" w:rsidTr="00D43B68">
        <w:tc>
          <w:tcPr>
            <w:tcW w:w="0" w:type="auto"/>
            <w:shd w:val="clear" w:color="auto" w:fill="auto"/>
            <w:tcPrChange w:id="2848" w:author="Gerard Ateshian" w:date="2014-04-17T21:07:00Z">
              <w:tcPr>
                <w:tcW w:w="1638" w:type="dxa"/>
                <w:shd w:val="clear" w:color="auto" w:fill="auto"/>
              </w:tcPr>
            </w:tcPrChange>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Change w:id="2849" w:author="Gerard Ateshian" w:date="2014-04-17T21:07:00Z">
              <w:tcPr>
                <w:tcW w:w="7938" w:type="dxa"/>
                <w:shd w:val="clear" w:color="auto" w:fill="auto"/>
              </w:tcPr>
            </w:tcPrChange>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4" o:title=""/>
                </v:shape>
                <o:OLEObject Type="Embed" ProgID="Equation.DSMT4" ShapeID="_x0000_i1510" DrawAspect="Content" ObjectID="_1460295590" r:id="rId1005"/>
              </w:object>
            </w:r>
            <w:r>
              <w:t xml:space="preserve"> along orthogonal directions (</w:t>
            </w:r>
            <w:r w:rsidRPr="00AF2221">
              <w:rPr>
                <w:position w:val="-10"/>
              </w:rPr>
              <w:object w:dxaOrig="920" w:dyaOrig="320" w14:anchorId="18724FAB">
                <v:shape id="_x0000_i1511" type="#_x0000_t75" style="width:45.5pt;height:16.5pt" o:ole="">
                  <v:imagedata r:id="rId1006" o:title=""/>
                </v:shape>
                <o:OLEObject Type="Embed" ProgID="Equation.DSMT4" ShapeID="_x0000_i1511" DrawAspect="Content" ObjectID="_1460295591" r:id="rId1007"/>
              </w:object>
            </w:r>
            <w:r>
              <w:t>)</w:t>
            </w:r>
          </w:p>
        </w:tc>
        <w:tc>
          <w:tcPr>
            <w:tcW w:w="0" w:type="auto"/>
            <w:tcPrChange w:id="2850" w:author="Gerard Ateshian" w:date="2014-04-17T21:07:00Z">
              <w:tcPr>
                <w:tcW w:w="7938" w:type="dxa"/>
              </w:tcPr>
            </w:tcPrChange>
          </w:tcPr>
          <w:p w14:paraId="70B66A45" w14:textId="7BDBAAD9" w:rsidR="00D43B68" w:rsidRDefault="00D43B68" w:rsidP="00AF2221">
            <w:pPr>
              <w:rPr>
                <w:ins w:id="2851" w:author="Gerard Ateshian" w:date="2014-04-17T21:07:00Z"/>
              </w:rPr>
            </w:pPr>
            <w:ins w:id="285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2304DE8" w14:textId="2117D11B" w:rsidTr="00D43B68">
        <w:tc>
          <w:tcPr>
            <w:tcW w:w="0" w:type="auto"/>
            <w:shd w:val="clear" w:color="auto" w:fill="auto"/>
            <w:tcPrChange w:id="2853" w:author="Gerard Ateshian" w:date="2014-04-17T21:07:00Z">
              <w:tcPr>
                <w:tcW w:w="1638" w:type="dxa"/>
                <w:shd w:val="clear" w:color="auto" w:fill="auto"/>
              </w:tcPr>
            </w:tcPrChange>
          </w:tcPr>
          <w:p w14:paraId="31A1E80F" w14:textId="77777777" w:rsidR="00D43B68" w:rsidRDefault="00D43B68" w:rsidP="006A0BC1">
            <w:pPr>
              <w:pStyle w:val="code"/>
            </w:pPr>
            <w:r>
              <w:t>&lt;M0&gt;</w:t>
            </w:r>
          </w:p>
        </w:tc>
        <w:tc>
          <w:tcPr>
            <w:tcW w:w="0" w:type="auto"/>
            <w:shd w:val="clear" w:color="auto" w:fill="auto"/>
            <w:tcPrChange w:id="2854" w:author="Gerard Ateshian" w:date="2014-04-17T21:07:00Z">
              <w:tcPr>
                <w:tcW w:w="7938" w:type="dxa"/>
                <w:shd w:val="clear" w:color="auto" w:fill="auto"/>
              </w:tcPr>
            </w:tcPrChange>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8" o:title=""/>
                </v:shape>
                <o:OLEObject Type="Embed" ProgID="Equation.DSMT4" ShapeID="_x0000_i1512" DrawAspect="Content" ObjectID="_1460295592" r:id="rId1009"/>
              </w:object>
            </w:r>
            <w:r>
              <w:t xml:space="preserve"> (</w:t>
            </w:r>
            <w:r w:rsidRPr="00AF2221">
              <w:rPr>
                <w:position w:val="-12"/>
              </w:rPr>
              <w:object w:dxaOrig="760" w:dyaOrig="360" w14:anchorId="7D9815F0">
                <v:shape id="_x0000_i1513" type="#_x0000_t75" style="width:38pt;height:18pt" o:ole="">
                  <v:imagedata r:id="rId1010" o:title=""/>
                </v:shape>
                <o:OLEObject Type="Embed" ProgID="Equation.DSMT4" ShapeID="_x0000_i1513" DrawAspect="Content" ObjectID="_1460295593" r:id="rId1011"/>
              </w:object>
            </w:r>
            <w:r>
              <w:t>)</w:t>
            </w:r>
          </w:p>
        </w:tc>
        <w:tc>
          <w:tcPr>
            <w:tcW w:w="0" w:type="auto"/>
            <w:tcPrChange w:id="2855" w:author="Gerard Ateshian" w:date="2014-04-17T21:07:00Z">
              <w:tcPr>
                <w:tcW w:w="7938" w:type="dxa"/>
              </w:tcPr>
            </w:tcPrChange>
          </w:tcPr>
          <w:p w14:paraId="29BDABFC" w14:textId="35363FEB" w:rsidR="00D43B68" w:rsidRDefault="00D43B68" w:rsidP="00AF2221">
            <w:pPr>
              <w:rPr>
                <w:ins w:id="2856" w:author="Gerard Ateshian" w:date="2014-04-17T21:07:00Z"/>
              </w:rPr>
            </w:pPr>
            <w:ins w:id="2857" w:author="Gerard Ateshian" w:date="2014-04-17T21:07:00Z">
              <w:r>
                <w:t>[ ]</w:t>
              </w:r>
            </w:ins>
          </w:p>
        </w:tc>
      </w:tr>
      <w:tr w:rsidR="00D43B68" w14:paraId="2BE2D3B4" w14:textId="6C7BBEB5" w:rsidTr="00D43B68">
        <w:tc>
          <w:tcPr>
            <w:tcW w:w="0" w:type="auto"/>
            <w:shd w:val="clear" w:color="auto" w:fill="auto"/>
            <w:tcPrChange w:id="2858" w:author="Gerard Ateshian" w:date="2014-04-17T21:07:00Z">
              <w:tcPr>
                <w:tcW w:w="1638" w:type="dxa"/>
                <w:shd w:val="clear" w:color="auto" w:fill="auto"/>
              </w:tcPr>
            </w:tcPrChange>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Change w:id="2859" w:author="Gerard Ateshian" w:date="2014-04-17T21:07:00Z">
              <w:tcPr>
                <w:tcW w:w="7938" w:type="dxa"/>
                <w:shd w:val="clear" w:color="auto" w:fill="auto"/>
              </w:tcPr>
            </w:tcPrChange>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2" o:title=""/>
                </v:shape>
                <o:OLEObject Type="Embed" ProgID="Equation.DSMT4" ShapeID="_x0000_i1514" DrawAspect="Content" ObjectID="_1460295594" r:id="rId1013"/>
              </w:object>
            </w:r>
            <w:r>
              <w:t xml:space="preserve"> (</w:t>
            </w:r>
            <w:r w:rsidRPr="00AF2221">
              <w:rPr>
                <w:position w:val="-10"/>
              </w:rPr>
              <w:object w:dxaOrig="920" w:dyaOrig="320" w14:anchorId="119646C0">
                <v:shape id="_x0000_i1515" type="#_x0000_t75" style="width:45.5pt;height:16.5pt" o:ole="">
                  <v:imagedata r:id="rId1014" o:title=""/>
                </v:shape>
                <o:OLEObject Type="Embed" ProgID="Equation.DSMT4" ShapeID="_x0000_i1515" DrawAspect="Content" ObjectID="_1460295595" r:id="rId1015"/>
              </w:object>
            </w:r>
            <w:r>
              <w:t xml:space="preserve">, </w:t>
            </w:r>
            <w:r w:rsidRPr="00AF2221">
              <w:rPr>
                <w:position w:val="-12"/>
              </w:rPr>
              <w:object w:dxaOrig="760" w:dyaOrig="360" w14:anchorId="07D5B58F">
                <v:shape id="_x0000_i1516" type="#_x0000_t75" style="width:38pt;height:18pt" o:ole="">
                  <v:imagedata r:id="rId1016" o:title=""/>
                </v:shape>
                <o:OLEObject Type="Embed" ProgID="Equation.DSMT4" ShapeID="_x0000_i1516" DrawAspect="Content" ObjectID="_1460295596" r:id="rId1017"/>
              </w:object>
            </w:r>
            <w:r>
              <w:t>)</w:t>
            </w:r>
          </w:p>
        </w:tc>
        <w:tc>
          <w:tcPr>
            <w:tcW w:w="0" w:type="auto"/>
            <w:tcPrChange w:id="2860" w:author="Gerard Ateshian" w:date="2014-04-17T21:07:00Z">
              <w:tcPr>
                <w:tcW w:w="7938" w:type="dxa"/>
              </w:tcPr>
            </w:tcPrChange>
          </w:tcPr>
          <w:p w14:paraId="62500FA0" w14:textId="7D3EE239" w:rsidR="00D43B68" w:rsidRDefault="00D43B68" w:rsidP="00AF2221">
            <w:pPr>
              <w:rPr>
                <w:ins w:id="2861" w:author="Gerard Ateshian" w:date="2014-04-17T21:07:00Z"/>
              </w:rPr>
            </w:pPr>
            <w:ins w:id="2862" w:author="Gerard Ateshian" w:date="2014-04-17T21:07:00Z">
              <w:r>
                <w:t>[ ]</w:t>
              </w:r>
            </w:ins>
          </w:p>
        </w:tc>
      </w:tr>
      <w:tr w:rsidR="00D43B68" w14:paraId="71BD26D2" w14:textId="3474604A" w:rsidTr="00D43B68">
        <w:tc>
          <w:tcPr>
            <w:tcW w:w="0" w:type="auto"/>
            <w:shd w:val="clear" w:color="auto" w:fill="auto"/>
            <w:tcPrChange w:id="2863" w:author="Gerard Ateshian" w:date="2014-04-17T21:07:00Z">
              <w:tcPr>
                <w:tcW w:w="1638" w:type="dxa"/>
                <w:shd w:val="clear" w:color="auto" w:fill="auto"/>
              </w:tcPr>
            </w:tcPrChange>
          </w:tcPr>
          <w:p w14:paraId="37E0786F" w14:textId="77777777" w:rsidR="00D43B68" w:rsidRDefault="00D43B68" w:rsidP="006A0BC1">
            <w:pPr>
              <w:pStyle w:val="code"/>
            </w:pPr>
            <w:r>
              <w:t>&lt;alpha0&gt;</w:t>
            </w:r>
          </w:p>
        </w:tc>
        <w:tc>
          <w:tcPr>
            <w:tcW w:w="0" w:type="auto"/>
            <w:shd w:val="clear" w:color="auto" w:fill="auto"/>
            <w:tcPrChange w:id="2864" w:author="Gerard Ateshian" w:date="2014-04-17T21:07:00Z">
              <w:tcPr>
                <w:tcW w:w="7938" w:type="dxa"/>
                <w:shd w:val="clear" w:color="auto" w:fill="auto"/>
              </w:tcPr>
            </w:tcPrChange>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8" o:title=""/>
                </v:shape>
                <o:OLEObject Type="Embed" ProgID="Equation.DSMT4" ShapeID="_x0000_i1517" DrawAspect="Content" ObjectID="_1460295597" r:id="rId1019"/>
              </w:object>
            </w:r>
            <w:r>
              <w:t xml:space="preserve"> (</w:t>
            </w:r>
            <w:r w:rsidRPr="00AF2221">
              <w:rPr>
                <w:position w:val="-12"/>
              </w:rPr>
              <w:object w:dxaOrig="660" w:dyaOrig="360" w14:anchorId="6894CD20">
                <v:shape id="_x0000_i1518" type="#_x0000_t75" style="width:32.5pt;height:18pt" o:ole="">
                  <v:imagedata r:id="rId1020" o:title=""/>
                </v:shape>
                <o:OLEObject Type="Embed" ProgID="Equation.DSMT4" ShapeID="_x0000_i1518" DrawAspect="Content" ObjectID="_1460295598" r:id="rId1021"/>
              </w:object>
            </w:r>
            <w:r>
              <w:t>)</w:t>
            </w:r>
          </w:p>
        </w:tc>
        <w:tc>
          <w:tcPr>
            <w:tcW w:w="0" w:type="auto"/>
            <w:tcPrChange w:id="2865" w:author="Gerard Ateshian" w:date="2014-04-17T21:07:00Z">
              <w:tcPr>
                <w:tcW w:w="7938" w:type="dxa"/>
              </w:tcPr>
            </w:tcPrChange>
          </w:tcPr>
          <w:p w14:paraId="6F9ED7B0" w14:textId="7079AC53" w:rsidR="00D43B68" w:rsidRDefault="00D43B68" w:rsidP="00AF2221">
            <w:pPr>
              <w:rPr>
                <w:ins w:id="2866" w:author="Gerard Ateshian" w:date="2014-04-17T21:07:00Z"/>
              </w:rPr>
            </w:pPr>
            <w:ins w:id="2867" w:author="Gerard Ateshian" w:date="2014-04-17T21:07:00Z">
              <w:r>
                <w:t>[ ]</w:t>
              </w:r>
            </w:ins>
          </w:p>
        </w:tc>
      </w:tr>
      <w:tr w:rsidR="00D43B68" w14:paraId="37742BE0" w14:textId="3BC56EDA" w:rsidTr="00D43B68">
        <w:tc>
          <w:tcPr>
            <w:tcW w:w="0" w:type="auto"/>
            <w:shd w:val="clear" w:color="auto" w:fill="auto"/>
            <w:tcPrChange w:id="2868" w:author="Gerard Ateshian" w:date="2014-04-17T21:07:00Z">
              <w:tcPr>
                <w:tcW w:w="1638" w:type="dxa"/>
                <w:shd w:val="clear" w:color="auto" w:fill="auto"/>
              </w:tcPr>
            </w:tcPrChange>
          </w:tcPr>
          <w:p w14:paraId="008731E4" w14:textId="77777777" w:rsidR="00D43B68" w:rsidRDefault="00D43B68" w:rsidP="006A0BC1">
            <w:pPr>
              <w:pStyle w:val="code"/>
            </w:pPr>
            <w:r>
              <w:t>&lt;alpha&gt;</w:t>
            </w:r>
          </w:p>
        </w:tc>
        <w:tc>
          <w:tcPr>
            <w:tcW w:w="0" w:type="auto"/>
            <w:shd w:val="clear" w:color="auto" w:fill="auto"/>
            <w:tcPrChange w:id="2869" w:author="Gerard Ateshian" w:date="2014-04-17T21:07:00Z">
              <w:tcPr>
                <w:tcW w:w="7938" w:type="dxa"/>
                <w:shd w:val="clear" w:color="auto" w:fill="auto"/>
              </w:tcPr>
            </w:tcPrChange>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2" o:title=""/>
                </v:shape>
                <o:OLEObject Type="Embed" ProgID="Equation.DSMT4" ShapeID="_x0000_i1519" DrawAspect="Content" ObjectID="_1460295599" r:id="rId1023"/>
              </w:object>
            </w:r>
            <w:r>
              <w:t xml:space="preserve"> (</w:t>
            </w:r>
            <w:r w:rsidRPr="00AF2221">
              <w:rPr>
                <w:position w:val="-10"/>
              </w:rPr>
              <w:object w:dxaOrig="920" w:dyaOrig="320" w14:anchorId="0F539FCB">
                <v:shape id="_x0000_i1520" type="#_x0000_t75" style="width:45.5pt;height:16.5pt" o:ole="">
                  <v:imagedata r:id="rId1024" o:title=""/>
                </v:shape>
                <o:OLEObject Type="Embed" ProgID="Equation.DSMT4" ShapeID="_x0000_i1520" DrawAspect="Content" ObjectID="_1460295600" r:id="rId1025"/>
              </w:object>
            </w:r>
            <w:r>
              <w:t xml:space="preserve">, </w:t>
            </w:r>
            <w:r w:rsidRPr="00AF2221">
              <w:rPr>
                <w:position w:val="-12"/>
              </w:rPr>
              <w:object w:dxaOrig="680" w:dyaOrig="360" w14:anchorId="3C3DBFA7">
                <v:shape id="_x0000_i1521" type="#_x0000_t75" style="width:34pt;height:18pt" o:ole="">
                  <v:imagedata r:id="rId1026" o:title=""/>
                </v:shape>
                <o:OLEObject Type="Embed" ProgID="Equation.DSMT4" ShapeID="_x0000_i1521" DrawAspect="Content" ObjectID="_1460295601" r:id="rId1027"/>
              </w:object>
            </w:r>
            <w:r>
              <w:t>)</w:t>
            </w:r>
          </w:p>
        </w:tc>
        <w:tc>
          <w:tcPr>
            <w:tcW w:w="0" w:type="auto"/>
            <w:tcPrChange w:id="2870" w:author="Gerard Ateshian" w:date="2014-04-17T21:07:00Z">
              <w:tcPr>
                <w:tcW w:w="7938" w:type="dxa"/>
              </w:tcPr>
            </w:tcPrChange>
          </w:tcPr>
          <w:p w14:paraId="203A7B09" w14:textId="06D4E3AB" w:rsidR="00D43B68" w:rsidRDefault="00D43B68" w:rsidP="00AF2221">
            <w:pPr>
              <w:rPr>
                <w:ins w:id="2871" w:author="Gerard Ateshian" w:date="2014-04-17T21:07:00Z"/>
              </w:rPr>
            </w:pPr>
            <w:ins w:id="2872" w:author="Gerard Ateshian" w:date="2014-04-17T21:07:00Z">
              <w:r>
                <w:t>[ ]</w:t>
              </w:r>
            </w:ins>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8" o:title=""/>
          </v:shape>
          <o:OLEObject Type="Embed" ProgID="Equation.DSMT4" ShapeID="_x0000_i1522" DrawAspect="Content" ObjectID="_1460295602"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0" o:title=""/>
          </v:shape>
          <o:OLEObject Type="Embed" ProgID="Equation.DSMT4" ShapeID="_x0000_i1523" DrawAspect="Content" ObjectID="_1460295603" r:id="rId1031"/>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2" o:title=""/>
          </v:shape>
          <o:OLEObject Type="Embed" ProgID="Equation.DSMT4" ShapeID="_x0000_i1524" DrawAspect="Content" ObjectID="_1460295604" r:id="rId1033"/>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4" o:title=""/>
          </v:shape>
          <o:OLEObject Type="Embed" ProgID="Equation.DSMT4" ShapeID="_x0000_i1525" DrawAspect="Content" ObjectID="_1460295605" r:id="rId1035"/>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6" o:title=""/>
          </v:shape>
          <o:OLEObject Type="Embed" ProgID="Equation.DSMT4" ShapeID="_x0000_i1526" DrawAspect="Content" ObjectID="_1460295606"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8" o:title=""/>
          </v:shape>
          <o:OLEObject Type="Embed" ProgID="Equation.DSMT4" ShapeID="_x0000_i1527" DrawAspect="Content" ObjectID="_1460295607" r:id="rId1039"/>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0" o:title=""/>
          </v:shape>
          <o:OLEObject Type="Embed" ProgID="Equation.DSMT4" ShapeID="_x0000_i1528" DrawAspect="Content" ObjectID="_1460295608" r:id="rId1041"/>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9" type="#_x0000_t75" style="width:16.5pt;height:18pt" o:ole="">
            <v:imagedata r:id="rId1042" o:title=""/>
          </v:shape>
          <o:OLEObject Type="Embed" ProgID="Equation.DSMT4" ShapeID="_x0000_i1529" DrawAspect="Content" ObjectID="_1460295609"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4" o:title=""/>
          </v:shape>
          <o:OLEObject Type="Embed" ProgID="Equation.DSMT4" ShapeID="_x0000_i1530" DrawAspect="Content" ObjectID="_1460295610" r:id="rId1045"/>
        </w:object>
      </w:r>
      <w:r>
        <w:t xml:space="preserve">) is given </w:t>
      </w:r>
      <w:proofErr w:type="gramStart"/>
      <w:r>
        <w:t xml:space="preserve">by </w:t>
      </w:r>
      <w:proofErr w:type="gramEnd"/>
      <w:r w:rsidR="00AF2221" w:rsidRPr="00AF2221">
        <w:rPr>
          <w:position w:val="-28"/>
        </w:rPr>
        <w:object w:dxaOrig="3060" w:dyaOrig="680" w14:anchorId="3B826295">
          <v:shape id="_x0000_i1531" type="#_x0000_t75" style="width:152.5pt;height:34pt" o:ole="">
            <v:imagedata r:id="rId1046" o:title=""/>
          </v:shape>
          <o:OLEObject Type="Embed" ProgID="Equation.DSMT4" ShapeID="_x0000_i1531" DrawAspect="Content" ObjectID="_1460295611"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873" w:name="_Toc385498523"/>
      <w:r>
        <w:lastRenderedPageBreak/>
        <w:t>Referentially Transversely Isotropic Permeability</w:t>
      </w:r>
      <w:bookmarkEnd w:id="2873"/>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74"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64"/>
        <w:gridCol w:w="7172"/>
        <w:gridCol w:w="1040"/>
        <w:tblGridChange w:id="2875">
          <w:tblGrid>
            <w:gridCol w:w="1728"/>
            <w:gridCol w:w="7848"/>
            <w:gridCol w:w="7848"/>
          </w:tblGrid>
        </w:tblGridChange>
      </w:tblGrid>
      <w:tr w:rsidR="00D43B68" w14:paraId="7A6B3A78" w14:textId="07321F7A" w:rsidTr="00D43B68">
        <w:tc>
          <w:tcPr>
            <w:tcW w:w="712" w:type="pct"/>
            <w:shd w:val="clear" w:color="auto" w:fill="auto"/>
            <w:tcPrChange w:id="2876" w:author="Gerard Ateshian" w:date="2014-04-17T21:07:00Z">
              <w:tcPr>
                <w:tcW w:w="1728" w:type="dxa"/>
                <w:shd w:val="clear" w:color="auto" w:fill="auto"/>
              </w:tcPr>
            </w:tcPrChange>
          </w:tcPr>
          <w:p w14:paraId="1967707C" w14:textId="77777777" w:rsidR="00D43B68" w:rsidRDefault="00D43B68" w:rsidP="006A0BC1">
            <w:pPr>
              <w:pStyle w:val="code"/>
            </w:pPr>
            <w:r>
              <w:t>&lt;perm0&gt;</w:t>
            </w:r>
          </w:p>
        </w:tc>
        <w:tc>
          <w:tcPr>
            <w:tcW w:w="3745" w:type="pct"/>
            <w:shd w:val="clear" w:color="auto" w:fill="auto"/>
            <w:tcPrChange w:id="2877" w:author="Gerard Ateshian" w:date="2014-04-17T21:07:00Z">
              <w:tcPr>
                <w:tcW w:w="7848" w:type="dxa"/>
                <w:shd w:val="clear" w:color="auto" w:fill="auto"/>
              </w:tcPr>
            </w:tcPrChange>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8" o:title=""/>
                </v:shape>
                <o:OLEObject Type="Embed" ProgID="Equation.DSMT4" ShapeID="_x0000_i1532" DrawAspect="Content" ObjectID="_1460295612" r:id="rId1049"/>
              </w:object>
            </w:r>
          </w:p>
        </w:tc>
        <w:tc>
          <w:tcPr>
            <w:tcW w:w="543" w:type="pct"/>
            <w:tcPrChange w:id="2878" w:author="Gerard Ateshian" w:date="2014-04-17T21:07:00Z">
              <w:tcPr>
                <w:tcW w:w="7848" w:type="dxa"/>
              </w:tcPr>
            </w:tcPrChange>
          </w:tcPr>
          <w:p w14:paraId="28EE3E20" w14:textId="5E10F6D7" w:rsidR="00D43B68" w:rsidRDefault="00D43B68" w:rsidP="00AF2221">
            <w:pPr>
              <w:rPr>
                <w:ins w:id="2879" w:author="Gerard Ateshian" w:date="2014-04-17T21:07:00Z"/>
              </w:rPr>
            </w:pPr>
            <w:ins w:id="288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0AB3B1D" w14:textId="56D20AF2" w:rsidTr="00D43B68">
        <w:tc>
          <w:tcPr>
            <w:tcW w:w="712" w:type="pct"/>
            <w:shd w:val="clear" w:color="auto" w:fill="auto"/>
            <w:tcPrChange w:id="2881" w:author="Gerard Ateshian" w:date="2014-04-17T21:07:00Z">
              <w:tcPr>
                <w:tcW w:w="1728" w:type="dxa"/>
                <w:shd w:val="clear" w:color="auto" w:fill="auto"/>
              </w:tcPr>
            </w:tcPrChange>
          </w:tcPr>
          <w:p w14:paraId="7EAF04CD" w14:textId="77777777" w:rsidR="00D43B68" w:rsidRDefault="00D43B68" w:rsidP="006A0BC1">
            <w:pPr>
              <w:pStyle w:val="code"/>
            </w:pPr>
            <w:r>
              <w:t>&lt;perm1A&gt;</w:t>
            </w:r>
          </w:p>
        </w:tc>
        <w:tc>
          <w:tcPr>
            <w:tcW w:w="3745" w:type="pct"/>
            <w:shd w:val="clear" w:color="auto" w:fill="auto"/>
            <w:tcPrChange w:id="2882" w:author="Gerard Ateshian" w:date="2014-04-17T21:07:00Z">
              <w:tcPr>
                <w:tcW w:w="7848" w:type="dxa"/>
                <w:shd w:val="clear" w:color="auto" w:fill="auto"/>
              </w:tcPr>
            </w:tcPrChange>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50" o:title=""/>
                </v:shape>
                <o:OLEObject Type="Embed" ProgID="Equation.DSMT4" ShapeID="_x0000_i1533" DrawAspect="Content" ObjectID="_1460295613" r:id="rId1051"/>
              </w:object>
            </w:r>
          </w:p>
        </w:tc>
        <w:tc>
          <w:tcPr>
            <w:tcW w:w="543" w:type="pct"/>
            <w:tcPrChange w:id="2883" w:author="Gerard Ateshian" w:date="2014-04-17T21:07:00Z">
              <w:tcPr>
                <w:tcW w:w="7848" w:type="dxa"/>
              </w:tcPr>
            </w:tcPrChange>
          </w:tcPr>
          <w:p w14:paraId="52FABE07" w14:textId="4BDA78EF" w:rsidR="00D43B68" w:rsidRDefault="00D43B68" w:rsidP="00AF2221">
            <w:pPr>
              <w:rPr>
                <w:ins w:id="2884" w:author="Gerard Ateshian" w:date="2014-04-17T21:07:00Z"/>
              </w:rPr>
            </w:pPr>
            <w:ins w:id="2885"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7A3355A9" w14:textId="785903C2" w:rsidTr="00D43B68">
        <w:tc>
          <w:tcPr>
            <w:tcW w:w="712" w:type="pct"/>
            <w:shd w:val="clear" w:color="auto" w:fill="auto"/>
            <w:tcPrChange w:id="2886" w:author="Gerard Ateshian" w:date="2014-04-17T21:07:00Z">
              <w:tcPr>
                <w:tcW w:w="1728" w:type="dxa"/>
                <w:shd w:val="clear" w:color="auto" w:fill="auto"/>
              </w:tcPr>
            </w:tcPrChange>
          </w:tcPr>
          <w:p w14:paraId="64079203" w14:textId="77777777" w:rsidR="00D43B68" w:rsidRDefault="00D43B68" w:rsidP="006A0BC1">
            <w:pPr>
              <w:pStyle w:val="code"/>
            </w:pPr>
            <w:r>
              <w:t>&lt;perm2A&gt;</w:t>
            </w:r>
          </w:p>
        </w:tc>
        <w:tc>
          <w:tcPr>
            <w:tcW w:w="3745" w:type="pct"/>
            <w:shd w:val="clear" w:color="auto" w:fill="auto"/>
            <w:tcPrChange w:id="2887" w:author="Gerard Ateshian" w:date="2014-04-17T21:07:00Z">
              <w:tcPr>
                <w:tcW w:w="7848" w:type="dxa"/>
                <w:shd w:val="clear" w:color="auto" w:fill="auto"/>
              </w:tcPr>
            </w:tcPrChange>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2" o:title=""/>
                </v:shape>
                <o:OLEObject Type="Embed" ProgID="Equation.DSMT4" ShapeID="_x0000_i1534" DrawAspect="Content" ObjectID="_1460295614" r:id="rId1053"/>
              </w:object>
            </w:r>
          </w:p>
        </w:tc>
        <w:tc>
          <w:tcPr>
            <w:tcW w:w="543" w:type="pct"/>
            <w:tcPrChange w:id="2888" w:author="Gerard Ateshian" w:date="2014-04-17T21:07:00Z">
              <w:tcPr>
                <w:tcW w:w="7848" w:type="dxa"/>
              </w:tcPr>
            </w:tcPrChange>
          </w:tcPr>
          <w:p w14:paraId="09F214ED" w14:textId="175E5912" w:rsidR="00D43B68" w:rsidRDefault="00D43B68" w:rsidP="00AF2221">
            <w:pPr>
              <w:rPr>
                <w:ins w:id="2889" w:author="Gerard Ateshian" w:date="2014-04-17T21:07:00Z"/>
              </w:rPr>
            </w:pPr>
            <w:ins w:id="289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84E26EF" w14:textId="27198DDC" w:rsidTr="00D43B68">
        <w:tc>
          <w:tcPr>
            <w:tcW w:w="712" w:type="pct"/>
            <w:shd w:val="clear" w:color="auto" w:fill="auto"/>
            <w:tcPrChange w:id="2891" w:author="Gerard Ateshian" w:date="2014-04-17T21:07:00Z">
              <w:tcPr>
                <w:tcW w:w="1728" w:type="dxa"/>
                <w:shd w:val="clear" w:color="auto" w:fill="auto"/>
              </w:tcPr>
            </w:tcPrChange>
          </w:tcPr>
          <w:p w14:paraId="1E6A28E9" w14:textId="77777777" w:rsidR="00D43B68" w:rsidRDefault="00D43B68" w:rsidP="006A0BC1">
            <w:pPr>
              <w:pStyle w:val="code"/>
            </w:pPr>
            <w:r>
              <w:t>&lt;perm1T&gt;</w:t>
            </w:r>
          </w:p>
        </w:tc>
        <w:tc>
          <w:tcPr>
            <w:tcW w:w="3745" w:type="pct"/>
            <w:shd w:val="clear" w:color="auto" w:fill="auto"/>
            <w:tcPrChange w:id="2892" w:author="Gerard Ateshian" w:date="2014-04-17T21:07:00Z">
              <w:tcPr>
                <w:tcW w:w="7848" w:type="dxa"/>
                <w:shd w:val="clear" w:color="auto" w:fill="auto"/>
              </w:tcPr>
            </w:tcPrChange>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4" o:title=""/>
                </v:shape>
                <o:OLEObject Type="Embed" ProgID="Equation.DSMT4" ShapeID="_x0000_i1535" DrawAspect="Content" ObjectID="_1460295615" r:id="rId1055"/>
              </w:object>
            </w:r>
          </w:p>
        </w:tc>
        <w:tc>
          <w:tcPr>
            <w:tcW w:w="543" w:type="pct"/>
            <w:tcPrChange w:id="2893" w:author="Gerard Ateshian" w:date="2014-04-17T21:07:00Z">
              <w:tcPr>
                <w:tcW w:w="7848" w:type="dxa"/>
              </w:tcPr>
            </w:tcPrChange>
          </w:tcPr>
          <w:p w14:paraId="1A63E885" w14:textId="198BBEC4" w:rsidR="00D43B68" w:rsidRDefault="00D43B68" w:rsidP="00AF2221">
            <w:pPr>
              <w:rPr>
                <w:ins w:id="2894" w:author="Gerard Ateshian" w:date="2014-04-17T21:07:00Z"/>
              </w:rPr>
            </w:pPr>
            <w:ins w:id="2895"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059D149E" w14:textId="05DC079E" w:rsidTr="00D43B68">
        <w:tc>
          <w:tcPr>
            <w:tcW w:w="712" w:type="pct"/>
            <w:shd w:val="clear" w:color="auto" w:fill="auto"/>
            <w:tcPrChange w:id="2896" w:author="Gerard Ateshian" w:date="2014-04-17T21:07:00Z">
              <w:tcPr>
                <w:tcW w:w="1728" w:type="dxa"/>
                <w:shd w:val="clear" w:color="auto" w:fill="auto"/>
              </w:tcPr>
            </w:tcPrChange>
          </w:tcPr>
          <w:p w14:paraId="593854D9" w14:textId="77777777" w:rsidR="00D43B68" w:rsidRDefault="00D43B68" w:rsidP="006A0BC1">
            <w:pPr>
              <w:pStyle w:val="code"/>
            </w:pPr>
            <w:r>
              <w:t>&lt;perm2T&gt;</w:t>
            </w:r>
          </w:p>
        </w:tc>
        <w:tc>
          <w:tcPr>
            <w:tcW w:w="3745" w:type="pct"/>
            <w:shd w:val="clear" w:color="auto" w:fill="auto"/>
            <w:tcPrChange w:id="2897" w:author="Gerard Ateshian" w:date="2014-04-17T21:07:00Z">
              <w:tcPr>
                <w:tcW w:w="7848" w:type="dxa"/>
                <w:shd w:val="clear" w:color="auto" w:fill="auto"/>
              </w:tcPr>
            </w:tcPrChange>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6" o:title=""/>
                </v:shape>
                <o:OLEObject Type="Embed" ProgID="Equation.DSMT4" ShapeID="_x0000_i1536" DrawAspect="Content" ObjectID="_1460295616" r:id="rId1057"/>
              </w:object>
            </w:r>
          </w:p>
        </w:tc>
        <w:tc>
          <w:tcPr>
            <w:tcW w:w="543" w:type="pct"/>
            <w:tcPrChange w:id="2898" w:author="Gerard Ateshian" w:date="2014-04-17T21:07:00Z">
              <w:tcPr>
                <w:tcW w:w="7848" w:type="dxa"/>
              </w:tcPr>
            </w:tcPrChange>
          </w:tcPr>
          <w:p w14:paraId="651CEEF2" w14:textId="212213A9" w:rsidR="00D43B68" w:rsidRDefault="00D43B68" w:rsidP="00AF2221">
            <w:pPr>
              <w:rPr>
                <w:ins w:id="2899" w:author="Gerard Ateshian" w:date="2014-04-17T21:07:00Z"/>
              </w:rPr>
            </w:pPr>
            <w:ins w:id="290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DDB952E" w14:textId="22079CBF" w:rsidTr="00D43B68">
        <w:tc>
          <w:tcPr>
            <w:tcW w:w="712" w:type="pct"/>
            <w:shd w:val="clear" w:color="auto" w:fill="auto"/>
            <w:tcPrChange w:id="2901" w:author="Gerard Ateshian" w:date="2014-04-17T21:07:00Z">
              <w:tcPr>
                <w:tcW w:w="1728" w:type="dxa"/>
                <w:shd w:val="clear" w:color="auto" w:fill="auto"/>
              </w:tcPr>
            </w:tcPrChange>
          </w:tcPr>
          <w:p w14:paraId="762CA5FF" w14:textId="77777777" w:rsidR="00D43B68" w:rsidRDefault="00D43B68" w:rsidP="006A0BC1">
            <w:pPr>
              <w:pStyle w:val="code"/>
            </w:pPr>
            <w:r>
              <w:t>&lt;M0&gt;</w:t>
            </w:r>
          </w:p>
        </w:tc>
        <w:tc>
          <w:tcPr>
            <w:tcW w:w="3745" w:type="pct"/>
            <w:shd w:val="clear" w:color="auto" w:fill="auto"/>
            <w:tcPrChange w:id="2902" w:author="Gerard Ateshian" w:date="2014-04-17T21:07:00Z">
              <w:tcPr>
                <w:tcW w:w="7848" w:type="dxa"/>
                <w:shd w:val="clear" w:color="auto" w:fill="auto"/>
              </w:tcPr>
            </w:tcPrChange>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8" o:title=""/>
                </v:shape>
                <o:OLEObject Type="Embed" ProgID="Equation.DSMT4" ShapeID="_x0000_i1537" DrawAspect="Content" ObjectID="_1460295617" r:id="rId1059"/>
              </w:object>
            </w:r>
            <w:r>
              <w:t xml:space="preserve"> (</w:t>
            </w:r>
            <w:r w:rsidRPr="00AF2221">
              <w:rPr>
                <w:position w:val="-12"/>
              </w:rPr>
              <w:object w:dxaOrig="760" w:dyaOrig="360" w14:anchorId="0252BE9C">
                <v:shape id="_x0000_i1538" type="#_x0000_t75" style="width:38pt;height:18pt" o:ole="">
                  <v:imagedata r:id="rId1060" o:title=""/>
                </v:shape>
                <o:OLEObject Type="Embed" ProgID="Equation.DSMT4" ShapeID="_x0000_i1538" DrawAspect="Content" ObjectID="_1460295618" r:id="rId1061"/>
              </w:object>
            </w:r>
            <w:r>
              <w:t>)</w:t>
            </w:r>
          </w:p>
        </w:tc>
        <w:tc>
          <w:tcPr>
            <w:tcW w:w="543" w:type="pct"/>
            <w:tcPrChange w:id="2903" w:author="Gerard Ateshian" w:date="2014-04-17T21:07:00Z">
              <w:tcPr>
                <w:tcW w:w="7848" w:type="dxa"/>
              </w:tcPr>
            </w:tcPrChange>
          </w:tcPr>
          <w:p w14:paraId="19151545" w14:textId="3359058C" w:rsidR="00D43B68" w:rsidRDefault="00D43B68" w:rsidP="00AF2221">
            <w:pPr>
              <w:rPr>
                <w:ins w:id="2904" w:author="Gerard Ateshian" w:date="2014-04-17T21:07:00Z"/>
              </w:rPr>
            </w:pPr>
            <w:ins w:id="2905" w:author="Gerard Ateshian" w:date="2014-04-17T21:07:00Z">
              <w:r>
                <w:t>[ ]</w:t>
              </w:r>
            </w:ins>
          </w:p>
        </w:tc>
      </w:tr>
      <w:tr w:rsidR="00D43B68" w14:paraId="3F4F542E" w14:textId="58DDAF4A" w:rsidTr="00D43B68">
        <w:tc>
          <w:tcPr>
            <w:tcW w:w="712" w:type="pct"/>
            <w:shd w:val="clear" w:color="auto" w:fill="auto"/>
            <w:tcPrChange w:id="2906" w:author="Gerard Ateshian" w:date="2014-04-17T21:07:00Z">
              <w:tcPr>
                <w:tcW w:w="1728" w:type="dxa"/>
                <w:shd w:val="clear" w:color="auto" w:fill="auto"/>
              </w:tcPr>
            </w:tcPrChange>
          </w:tcPr>
          <w:p w14:paraId="1BF706E4" w14:textId="77777777" w:rsidR="00D43B68" w:rsidRDefault="00D43B68" w:rsidP="006A0BC1">
            <w:pPr>
              <w:pStyle w:val="code"/>
            </w:pPr>
            <w:r>
              <w:t>&lt;MA&gt;</w:t>
            </w:r>
          </w:p>
        </w:tc>
        <w:tc>
          <w:tcPr>
            <w:tcW w:w="3745" w:type="pct"/>
            <w:shd w:val="clear" w:color="auto" w:fill="auto"/>
            <w:tcPrChange w:id="2907" w:author="Gerard Ateshian" w:date="2014-04-17T21:07:00Z">
              <w:tcPr>
                <w:tcW w:w="7848" w:type="dxa"/>
                <w:shd w:val="clear" w:color="auto" w:fill="auto"/>
              </w:tcPr>
            </w:tcPrChange>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2" o:title=""/>
                </v:shape>
                <o:OLEObject Type="Embed" ProgID="Equation.DSMT4" ShapeID="_x0000_i1539" DrawAspect="Content" ObjectID="_1460295619" r:id="rId1063"/>
              </w:object>
            </w:r>
            <w:r>
              <w:t xml:space="preserve"> (</w:t>
            </w:r>
            <w:r w:rsidRPr="00AF2221">
              <w:rPr>
                <w:position w:val="-12"/>
              </w:rPr>
              <w:object w:dxaOrig="780" w:dyaOrig="360" w14:anchorId="74F759DD">
                <v:shape id="_x0000_i1540" type="#_x0000_t75" style="width:39.5pt;height:18pt" o:ole="">
                  <v:imagedata r:id="rId1064" o:title=""/>
                </v:shape>
                <o:OLEObject Type="Embed" ProgID="Equation.DSMT4" ShapeID="_x0000_i1540" DrawAspect="Content" ObjectID="_1460295620" r:id="rId1065"/>
              </w:object>
            </w:r>
            <w:r>
              <w:t>)</w:t>
            </w:r>
          </w:p>
        </w:tc>
        <w:tc>
          <w:tcPr>
            <w:tcW w:w="543" w:type="pct"/>
            <w:tcPrChange w:id="2908" w:author="Gerard Ateshian" w:date="2014-04-17T21:07:00Z">
              <w:tcPr>
                <w:tcW w:w="7848" w:type="dxa"/>
              </w:tcPr>
            </w:tcPrChange>
          </w:tcPr>
          <w:p w14:paraId="4B9A7EB4" w14:textId="7936ACD0" w:rsidR="00D43B68" w:rsidRDefault="00D43B68" w:rsidP="00AF2221">
            <w:pPr>
              <w:rPr>
                <w:ins w:id="2909" w:author="Gerard Ateshian" w:date="2014-04-17T21:07:00Z"/>
              </w:rPr>
            </w:pPr>
            <w:ins w:id="2910" w:author="Gerard Ateshian" w:date="2014-04-17T21:07:00Z">
              <w:r>
                <w:t>[ ]</w:t>
              </w:r>
            </w:ins>
          </w:p>
        </w:tc>
      </w:tr>
      <w:tr w:rsidR="00D43B68" w14:paraId="222E8034" w14:textId="00FB8A8C" w:rsidTr="00D43B68">
        <w:tc>
          <w:tcPr>
            <w:tcW w:w="712" w:type="pct"/>
            <w:shd w:val="clear" w:color="auto" w:fill="auto"/>
            <w:tcPrChange w:id="2911" w:author="Gerard Ateshian" w:date="2014-04-17T21:07:00Z">
              <w:tcPr>
                <w:tcW w:w="1728" w:type="dxa"/>
                <w:shd w:val="clear" w:color="auto" w:fill="auto"/>
              </w:tcPr>
            </w:tcPrChange>
          </w:tcPr>
          <w:p w14:paraId="615D3BF4" w14:textId="77777777" w:rsidR="00D43B68" w:rsidRDefault="00D43B68" w:rsidP="006A0BC1">
            <w:pPr>
              <w:pStyle w:val="code"/>
            </w:pPr>
            <w:r>
              <w:t>&lt;MT&gt;</w:t>
            </w:r>
          </w:p>
        </w:tc>
        <w:tc>
          <w:tcPr>
            <w:tcW w:w="3745" w:type="pct"/>
            <w:shd w:val="clear" w:color="auto" w:fill="auto"/>
            <w:tcPrChange w:id="2912" w:author="Gerard Ateshian" w:date="2014-04-17T21:07:00Z">
              <w:tcPr>
                <w:tcW w:w="7848" w:type="dxa"/>
                <w:shd w:val="clear" w:color="auto" w:fill="auto"/>
              </w:tcPr>
            </w:tcPrChange>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6" o:title=""/>
                </v:shape>
                <o:OLEObject Type="Embed" ProgID="Equation.DSMT4" ShapeID="_x0000_i1541" DrawAspect="Content" ObjectID="_1460295621" r:id="rId1067"/>
              </w:object>
            </w:r>
            <w:r>
              <w:t xml:space="preserve"> (</w:t>
            </w:r>
            <w:r w:rsidRPr="00AF2221">
              <w:rPr>
                <w:position w:val="-12"/>
              </w:rPr>
              <w:object w:dxaOrig="760" w:dyaOrig="360" w14:anchorId="2EF0B942">
                <v:shape id="_x0000_i1542" type="#_x0000_t75" style="width:38pt;height:18pt" o:ole="">
                  <v:imagedata r:id="rId1068" o:title=""/>
                </v:shape>
                <o:OLEObject Type="Embed" ProgID="Equation.DSMT4" ShapeID="_x0000_i1542" DrawAspect="Content" ObjectID="_1460295622" r:id="rId1069"/>
              </w:object>
            </w:r>
            <w:r>
              <w:t>)</w:t>
            </w:r>
          </w:p>
        </w:tc>
        <w:tc>
          <w:tcPr>
            <w:tcW w:w="543" w:type="pct"/>
            <w:tcPrChange w:id="2913" w:author="Gerard Ateshian" w:date="2014-04-17T21:07:00Z">
              <w:tcPr>
                <w:tcW w:w="7848" w:type="dxa"/>
              </w:tcPr>
            </w:tcPrChange>
          </w:tcPr>
          <w:p w14:paraId="4CFED774" w14:textId="4190A96A" w:rsidR="00D43B68" w:rsidRDefault="00D43B68" w:rsidP="00AF2221">
            <w:pPr>
              <w:rPr>
                <w:ins w:id="2914" w:author="Gerard Ateshian" w:date="2014-04-17T21:07:00Z"/>
              </w:rPr>
            </w:pPr>
            <w:ins w:id="2915" w:author="Gerard Ateshian" w:date="2014-04-17T21:07:00Z">
              <w:r>
                <w:t>[ ]</w:t>
              </w:r>
            </w:ins>
          </w:p>
        </w:tc>
      </w:tr>
      <w:tr w:rsidR="00D43B68" w14:paraId="23411DDA" w14:textId="679C58A1" w:rsidTr="00D43B68">
        <w:tc>
          <w:tcPr>
            <w:tcW w:w="712" w:type="pct"/>
            <w:shd w:val="clear" w:color="auto" w:fill="auto"/>
            <w:tcPrChange w:id="2916" w:author="Gerard Ateshian" w:date="2014-04-17T21:07:00Z">
              <w:tcPr>
                <w:tcW w:w="1728" w:type="dxa"/>
                <w:shd w:val="clear" w:color="auto" w:fill="auto"/>
              </w:tcPr>
            </w:tcPrChange>
          </w:tcPr>
          <w:p w14:paraId="6CF91E82" w14:textId="77777777" w:rsidR="00D43B68" w:rsidRDefault="00D43B68" w:rsidP="006A0BC1">
            <w:pPr>
              <w:pStyle w:val="code"/>
            </w:pPr>
            <w:r>
              <w:t>&lt;alpha0&gt;</w:t>
            </w:r>
          </w:p>
        </w:tc>
        <w:tc>
          <w:tcPr>
            <w:tcW w:w="3745" w:type="pct"/>
            <w:shd w:val="clear" w:color="auto" w:fill="auto"/>
            <w:tcPrChange w:id="2917" w:author="Gerard Ateshian" w:date="2014-04-17T21:07:00Z">
              <w:tcPr>
                <w:tcW w:w="7848" w:type="dxa"/>
                <w:shd w:val="clear" w:color="auto" w:fill="auto"/>
              </w:tcPr>
            </w:tcPrChange>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70" o:title=""/>
                </v:shape>
                <o:OLEObject Type="Embed" ProgID="Equation.DSMT4" ShapeID="_x0000_i1543" DrawAspect="Content" ObjectID="_1460295623" r:id="rId1071"/>
              </w:object>
            </w:r>
            <w:r>
              <w:t xml:space="preserve"> (</w:t>
            </w:r>
            <w:r w:rsidRPr="00AF2221">
              <w:rPr>
                <w:position w:val="-12"/>
              </w:rPr>
              <w:object w:dxaOrig="660" w:dyaOrig="360" w14:anchorId="55C36A6B">
                <v:shape id="_x0000_i1544" type="#_x0000_t75" style="width:32.5pt;height:18pt" o:ole="">
                  <v:imagedata r:id="rId1072" o:title=""/>
                </v:shape>
                <o:OLEObject Type="Embed" ProgID="Equation.DSMT4" ShapeID="_x0000_i1544" DrawAspect="Content" ObjectID="_1460295624" r:id="rId1073"/>
              </w:object>
            </w:r>
            <w:r>
              <w:t>)</w:t>
            </w:r>
          </w:p>
        </w:tc>
        <w:tc>
          <w:tcPr>
            <w:tcW w:w="543" w:type="pct"/>
            <w:tcPrChange w:id="2918" w:author="Gerard Ateshian" w:date="2014-04-17T21:07:00Z">
              <w:tcPr>
                <w:tcW w:w="7848" w:type="dxa"/>
              </w:tcPr>
            </w:tcPrChange>
          </w:tcPr>
          <w:p w14:paraId="7400F579" w14:textId="65C0191A" w:rsidR="00D43B68" w:rsidRDefault="00D43B68" w:rsidP="00AF2221">
            <w:pPr>
              <w:rPr>
                <w:ins w:id="2919" w:author="Gerard Ateshian" w:date="2014-04-17T21:07:00Z"/>
              </w:rPr>
            </w:pPr>
            <w:ins w:id="2920" w:author="Gerard Ateshian" w:date="2014-04-17T21:07:00Z">
              <w:r>
                <w:t>[ ]</w:t>
              </w:r>
            </w:ins>
          </w:p>
        </w:tc>
      </w:tr>
      <w:tr w:rsidR="00D43B68" w14:paraId="333AE918" w14:textId="63D60CC1" w:rsidTr="00D43B68">
        <w:tc>
          <w:tcPr>
            <w:tcW w:w="712" w:type="pct"/>
            <w:shd w:val="clear" w:color="auto" w:fill="auto"/>
            <w:tcPrChange w:id="2921" w:author="Gerard Ateshian" w:date="2014-04-17T21:07:00Z">
              <w:tcPr>
                <w:tcW w:w="1728" w:type="dxa"/>
                <w:shd w:val="clear" w:color="auto" w:fill="auto"/>
              </w:tcPr>
            </w:tcPrChange>
          </w:tcPr>
          <w:p w14:paraId="1422EA4C" w14:textId="77777777" w:rsidR="00D43B68" w:rsidRDefault="00D43B68" w:rsidP="006A0BC1">
            <w:pPr>
              <w:pStyle w:val="code"/>
            </w:pPr>
            <w:r>
              <w:t>&lt;alphaA&gt;</w:t>
            </w:r>
          </w:p>
        </w:tc>
        <w:tc>
          <w:tcPr>
            <w:tcW w:w="3745" w:type="pct"/>
            <w:shd w:val="clear" w:color="auto" w:fill="auto"/>
            <w:tcPrChange w:id="2922" w:author="Gerard Ateshian" w:date="2014-04-17T21:07:00Z">
              <w:tcPr>
                <w:tcW w:w="7848" w:type="dxa"/>
                <w:shd w:val="clear" w:color="auto" w:fill="auto"/>
              </w:tcPr>
            </w:tcPrChange>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4" o:title=""/>
                </v:shape>
                <o:OLEObject Type="Embed" ProgID="Equation.DSMT4" ShapeID="_x0000_i1545" DrawAspect="Content" ObjectID="_1460295625" r:id="rId1075"/>
              </w:object>
            </w:r>
            <w:r>
              <w:t xml:space="preserve"> (</w:t>
            </w:r>
            <w:r w:rsidRPr="00AF2221">
              <w:rPr>
                <w:position w:val="-12"/>
              </w:rPr>
              <w:object w:dxaOrig="700" w:dyaOrig="360" w14:anchorId="6F158760">
                <v:shape id="_x0000_i1546" type="#_x0000_t75" style="width:34.5pt;height:18pt" o:ole="">
                  <v:imagedata r:id="rId1076" o:title=""/>
                </v:shape>
                <o:OLEObject Type="Embed" ProgID="Equation.DSMT4" ShapeID="_x0000_i1546" DrawAspect="Content" ObjectID="_1460295626" r:id="rId1077"/>
              </w:object>
            </w:r>
            <w:r>
              <w:t>)</w:t>
            </w:r>
          </w:p>
        </w:tc>
        <w:tc>
          <w:tcPr>
            <w:tcW w:w="543" w:type="pct"/>
            <w:tcPrChange w:id="2923" w:author="Gerard Ateshian" w:date="2014-04-17T21:07:00Z">
              <w:tcPr>
                <w:tcW w:w="7848" w:type="dxa"/>
              </w:tcPr>
            </w:tcPrChange>
          </w:tcPr>
          <w:p w14:paraId="25B4343D" w14:textId="158FF33C" w:rsidR="00D43B68" w:rsidRDefault="00D43B68" w:rsidP="00AF2221">
            <w:pPr>
              <w:rPr>
                <w:ins w:id="2924" w:author="Gerard Ateshian" w:date="2014-04-17T21:07:00Z"/>
              </w:rPr>
            </w:pPr>
            <w:ins w:id="2925" w:author="Gerard Ateshian" w:date="2014-04-17T21:07:00Z">
              <w:r>
                <w:t>[ ]</w:t>
              </w:r>
            </w:ins>
          </w:p>
        </w:tc>
      </w:tr>
      <w:tr w:rsidR="00D43B68" w14:paraId="2CB1E51E" w14:textId="0D44BFC3" w:rsidTr="00D43B68">
        <w:tc>
          <w:tcPr>
            <w:tcW w:w="712" w:type="pct"/>
            <w:shd w:val="clear" w:color="auto" w:fill="auto"/>
            <w:tcPrChange w:id="2926" w:author="Gerard Ateshian" w:date="2014-04-17T21:07:00Z">
              <w:tcPr>
                <w:tcW w:w="1728" w:type="dxa"/>
                <w:shd w:val="clear" w:color="auto" w:fill="auto"/>
              </w:tcPr>
            </w:tcPrChange>
          </w:tcPr>
          <w:p w14:paraId="760D190E" w14:textId="77777777" w:rsidR="00D43B68" w:rsidRDefault="00D43B68" w:rsidP="006A0BC1">
            <w:pPr>
              <w:pStyle w:val="code"/>
            </w:pPr>
            <w:r>
              <w:t>&lt;alphaT&gt;</w:t>
            </w:r>
          </w:p>
        </w:tc>
        <w:tc>
          <w:tcPr>
            <w:tcW w:w="3745" w:type="pct"/>
            <w:shd w:val="clear" w:color="auto" w:fill="auto"/>
            <w:tcPrChange w:id="2927" w:author="Gerard Ateshian" w:date="2014-04-17T21:07:00Z">
              <w:tcPr>
                <w:tcW w:w="7848" w:type="dxa"/>
                <w:shd w:val="clear" w:color="auto" w:fill="auto"/>
              </w:tcPr>
            </w:tcPrChange>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8" o:title=""/>
                </v:shape>
                <o:OLEObject Type="Embed" ProgID="Equation.DSMT4" ShapeID="_x0000_i1547" DrawAspect="Content" ObjectID="_1460295627" r:id="rId1079"/>
              </w:object>
            </w:r>
            <w:r>
              <w:t xml:space="preserve"> (</w:t>
            </w:r>
            <w:r w:rsidRPr="00AF2221">
              <w:rPr>
                <w:position w:val="-12"/>
              </w:rPr>
              <w:object w:dxaOrig="680" w:dyaOrig="360" w14:anchorId="0BA432B7">
                <v:shape id="_x0000_i1548" type="#_x0000_t75" style="width:34pt;height:18pt" o:ole="">
                  <v:imagedata r:id="rId1080" o:title=""/>
                </v:shape>
                <o:OLEObject Type="Embed" ProgID="Equation.DSMT4" ShapeID="_x0000_i1548" DrawAspect="Content" ObjectID="_1460295628" r:id="rId1081"/>
              </w:object>
            </w:r>
            <w:r>
              <w:t>)</w:t>
            </w:r>
          </w:p>
        </w:tc>
        <w:tc>
          <w:tcPr>
            <w:tcW w:w="543" w:type="pct"/>
            <w:tcPrChange w:id="2928" w:author="Gerard Ateshian" w:date="2014-04-17T21:07:00Z">
              <w:tcPr>
                <w:tcW w:w="7848" w:type="dxa"/>
              </w:tcPr>
            </w:tcPrChange>
          </w:tcPr>
          <w:p w14:paraId="217D46C7" w14:textId="4E72F0C7" w:rsidR="00D43B68" w:rsidRDefault="00D43B68" w:rsidP="00AF2221">
            <w:pPr>
              <w:rPr>
                <w:ins w:id="2929" w:author="Gerard Ateshian" w:date="2014-04-17T21:07:00Z"/>
              </w:rPr>
            </w:pPr>
            <w:ins w:id="2930" w:author="Gerard Ateshian" w:date="2014-04-17T21:07:00Z">
              <w:r>
                <w:t>[ ]</w:t>
              </w:r>
            </w:ins>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2" o:title=""/>
          </v:shape>
          <o:OLEObject Type="Embed" ProgID="Equation.DSMT4" ShapeID="_x0000_i1549" DrawAspect="Content" ObjectID="_1460295629" r:id="rId1083"/>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50" type="#_x0000_t75" style="width:10.5pt;height:14pt" o:ole="">
            <v:imagedata r:id="rId1084" o:title=""/>
          </v:shape>
          <o:OLEObject Type="Embed" ProgID="Equation.DSMT4" ShapeID="_x0000_i1550" DrawAspect="Content" ObjectID="_1460295630"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6" o:title=""/>
          </v:shape>
          <o:OLEObject Type="Embed" ProgID="Equation.DSMT4" ShapeID="_x0000_i1551" DrawAspect="Content" ObjectID="_1460295631" r:id="rId1087"/>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8" o:title=""/>
          </v:shape>
          <o:OLEObject Type="Embed" ProgID="Equation.DSMT4" ShapeID="_x0000_i1552" DrawAspect="Content" ObjectID="_1460295632"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0" o:title=""/>
          </v:shape>
          <o:OLEObject Type="Embed" ProgID="Equation.DSMT4" ShapeID="_x0000_i1553" DrawAspect="Content" ObjectID="_1460295633" r:id="rId1091"/>
        </w:object>
      </w:r>
      <w:r>
        <w:t xml:space="preserve"> is the left Cauchy-Green tensor.  </w:t>
      </w:r>
      <w:r w:rsidR="00AF2221" w:rsidRPr="00AF2221">
        <w:rPr>
          <w:position w:val="-4"/>
        </w:rPr>
        <w:object w:dxaOrig="279" w:dyaOrig="200" w14:anchorId="6CEB7720">
          <v:shape id="_x0000_i1554" type="#_x0000_t75" style="width:14pt;height:10pt" o:ole="">
            <v:imagedata r:id="rId1092" o:title=""/>
          </v:shape>
          <o:OLEObject Type="Embed" ProgID="Equation.DSMT4" ShapeID="_x0000_i1554" DrawAspect="Content" ObjectID="_1460295634" r:id="rId1093"/>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4" o:title=""/>
          </v:shape>
          <o:OLEObject Type="Embed" ProgID="Equation.DSMT4" ShapeID="_x0000_i1555" DrawAspect="Content" ObjectID="_1460295635" r:id="rId1095"/>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6" type="#_x0000_t75" style="width:13.5pt;height:14pt" o:ole="">
            <v:imagedata r:id="rId1096" o:title=""/>
          </v:shape>
          <o:OLEObject Type="Embed" ProgID="Equation.DSMT4" ShapeID="_x0000_i1556" DrawAspect="Content" ObjectID="_1460295636"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8" o:title=""/>
          </v:shape>
          <o:OLEObject Type="Embed" ProgID="Equation.DSMT4" ShapeID="_x0000_i1557" DrawAspect="Content" ObjectID="_1460295637" r:id="rId1099"/>
        </w:object>
      </w:r>
      <w:r>
        <w:t xml:space="preserve">) is given </w:t>
      </w:r>
      <w:proofErr w:type="gramStart"/>
      <w:r>
        <w:t xml:space="preserve">by </w:t>
      </w:r>
      <w:proofErr w:type="gramEnd"/>
      <w:r w:rsidR="00AF2221" w:rsidRPr="00AF2221">
        <w:rPr>
          <w:position w:val="-16"/>
        </w:rPr>
        <w:object w:dxaOrig="4959" w:dyaOrig="440" w14:anchorId="2BC723BF">
          <v:shape id="_x0000_i1558" type="#_x0000_t75" style="width:248pt;height:22pt" o:ole="">
            <v:imagedata r:id="rId1100" o:title=""/>
          </v:shape>
          <o:OLEObject Type="Embed" ProgID="Equation.DSMT4" ShapeID="_x0000_i1558" DrawAspect="Content" ObjectID="_1460295638"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931" w:name="_Toc385498524"/>
      <w:r>
        <w:lastRenderedPageBreak/>
        <w:t>Fluid Supply Materials</w:t>
      </w:r>
      <w:bookmarkEnd w:id="2931"/>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9" type="#_x0000_t75" style="width:16.5pt;height:18pt" o:ole="">
            <v:imagedata r:id="rId1102" o:title=""/>
          </v:shape>
          <o:OLEObject Type="Embed" ProgID="Equation.DSMT4" ShapeID="_x0000_i1559" DrawAspect="Content" ObjectID="_1460295639"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4" o:title=""/>
          </v:shape>
          <o:OLEObject Type="Embed" ProgID="Equation.DSMT4" ShapeID="_x0000_i1560" DrawAspect="Content" ObjectID="_1460295640" r:id="rId1105"/>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6" o:title=""/>
          </v:shape>
          <o:OLEObject Type="Embed" ProgID="Equation.DSMT4" ShapeID="_x0000_i1561" DrawAspect="Content" ObjectID="_1460295641" r:id="rId1107"/>
        </w:object>
      </w:r>
      <w:r w:rsidR="00F25218">
        <w:t xml:space="preserve"> </w:t>
      </w:r>
      <w:proofErr w:type="gramStart"/>
      <w:r w:rsidR="00F25218">
        <w:t>has</w:t>
      </w:r>
      <w:proofErr w:type="gramEnd"/>
      <w:r w:rsidR="00F25218">
        <w:t xml:space="preserve"> units of reciprocal time</w:t>
      </w:r>
      <w:ins w:id="2932" w:author="Gerard Ateshian" w:date="2014-04-17T21:54:00Z">
        <w:r w:rsidR="003F0FB9">
          <w:t xml:space="preserve"> [</w:t>
        </w:r>
        <w:r w:rsidR="003F0FB9" w:rsidRPr="003F0FB9">
          <w:rPr>
            <w:b/>
            <w:rPrChange w:id="2933" w:author="Gerard Ateshian" w:date="2014-04-17T21:54:00Z">
              <w:rPr/>
            </w:rPrChange>
          </w:rPr>
          <w:t>t</w:t>
        </w:r>
        <w:r w:rsidR="003F0FB9" w:rsidRPr="003F0FB9">
          <w:rPr>
            <w:vertAlign w:val="superscript"/>
            <w:rPrChange w:id="2934" w:author="Gerard Ateshian" w:date="2014-04-17T21:54:00Z">
              <w:rPr/>
            </w:rPrChange>
          </w:rPr>
          <w:t>-1</w:t>
        </w:r>
        <w:r w:rsidR="003F0FB9">
          <w:t>]</w:t>
        </w:r>
      </w:ins>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935" w:name="_Toc385498525"/>
      <w:r>
        <w:lastRenderedPageBreak/>
        <w:t>Starling Equation</w:t>
      </w:r>
      <w:bookmarkEnd w:id="2935"/>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36" w:author="Gerard Ateshian" w:date="2014-04-17T21:1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20"/>
        <w:gridCol w:w="6540"/>
        <w:gridCol w:w="1716"/>
        <w:tblGridChange w:id="2937">
          <w:tblGrid>
            <w:gridCol w:w="1728"/>
            <w:gridCol w:w="7848"/>
            <w:gridCol w:w="7848"/>
          </w:tblGrid>
        </w:tblGridChange>
      </w:tblGrid>
      <w:tr w:rsidR="009E7456" w14:paraId="2249E809" w14:textId="08079949" w:rsidTr="00585E5A">
        <w:tc>
          <w:tcPr>
            <w:tcW w:w="689" w:type="pct"/>
            <w:shd w:val="clear" w:color="auto" w:fill="auto"/>
            <w:tcPrChange w:id="2938" w:author="Gerard Ateshian" w:date="2014-04-17T21:11:00Z">
              <w:tcPr>
                <w:tcW w:w="1728" w:type="dxa"/>
                <w:shd w:val="clear" w:color="auto" w:fill="auto"/>
              </w:tcPr>
            </w:tcPrChange>
          </w:tcPr>
          <w:p w14:paraId="474958F6" w14:textId="6F49842A" w:rsidR="009E7456" w:rsidRDefault="009E7456" w:rsidP="00B04CF0">
            <w:pPr>
              <w:pStyle w:val="code"/>
            </w:pPr>
            <w:r>
              <w:t>&lt;kp&gt;</w:t>
            </w:r>
          </w:p>
        </w:tc>
        <w:tc>
          <w:tcPr>
            <w:tcW w:w="3415" w:type="pct"/>
            <w:shd w:val="clear" w:color="auto" w:fill="auto"/>
            <w:tcPrChange w:id="2939" w:author="Gerard Ateshian" w:date="2014-04-17T21:11:00Z">
              <w:tcPr>
                <w:tcW w:w="7848" w:type="dxa"/>
                <w:shd w:val="clear" w:color="auto" w:fill="auto"/>
              </w:tcPr>
            </w:tcPrChange>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8" o:title=""/>
                </v:shape>
                <o:OLEObject Type="Embed" ProgID="Equation.DSMT4" ShapeID="_x0000_i1562" DrawAspect="Content" ObjectID="_1460295642" r:id="rId1109"/>
              </w:object>
            </w:r>
          </w:p>
        </w:tc>
        <w:tc>
          <w:tcPr>
            <w:tcW w:w="896" w:type="pct"/>
            <w:tcPrChange w:id="2940" w:author="Gerard Ateshian" w:date="2014-04-17T21:11:00Z">
              <w:tcPr>
                <w:tcW w:w="7848" w:type="dxa"/>
              </w:tcPr>
            </w:tcPrChange>
          </w:tcPr>
          <w:p w14:paraId="26904057" w14:textId="2E3399FD" w:rsidR="009E7456" w:rsidRDefault="009E7456" w:rsidP="00AF2221">
            <w:pPr>
              <w:rPr>
                <w:ins w:id="2941" w:author="Gerard Ateshian" w:date="2014-04-17T21:08:00Z"/>
              </w:rPr>
            </w:pPr>
            <w:ins w:id="2942" w:author="Gerard Ateshian" w:date="2014-04-17T21:10:00Z">
              <w:r>
                <w:t>[</w:t>
              </w:r>
              <w:r w:rsidRPr="009E7456">
                <w:rPr>
                  <w:b/>
                  <w:rPrChange w:id="2943" w:author="Gerard Ateshian" w:date="2014-04-17T21:10:00Z">
                    <w:rPr/>
                  </w:rPrChange>
                </w:rPr>
                <w:t>L</w:t>
              </w:r>
              <w:r w:rsidRPr="009E7456">
                <w:rPr>
                  <w:vertAlign w:val="superscript"/>
                  <w:rPrChange w:id="2944" w:author="Gerard Ateshian" w:date="2014-04-17T21:10:00Z">
                    <w:rPr/>
                  </w:rPrChange>
                </w:rPr>
                <w:t>2</w:t>
              </w:r>
              <w:r>
                <w:t>/</w:t>
              </w:r>
              <w:r w:rsidRPr="009E7456">
                <w:rPr>
                  <w:b/>
                  <w:rPrChange w:id="2945" w:author="Gerard Ateshian" w:date="2014-04-17T21:10:00Z">
                    <w:rPr/>
                  </w:rPrChange>
                </w:rPr>
                <w:t>F</w:t>
              </w:r>
              <w:r>
                <w:sym w:font="Symbol" w:char="F0D7"/>
              </w:r>
              <w:r w:rsidRPr="009E7456">
                <w:rPr>
                  <w:b/>
                  <w:rPrChange w:id="2946" w:author="Gerard Ateshian" w:date="2014-04-17T21:10:00Z">
                    <w:rPr/>
                  </w:rPrChange>
                </w:rPr>
                <w:t>t</w:t>
              </w:r>
              <w:r>
                <w:t>]</w:t>
              </w:r>
            </w:ins>
          </w:p>
        </w:tc>
      </w:tr>
      <w:tr w:rsidR="009E7456" w14:paraId="5951E44F" w14:textId="070113A3" w:rsidTr="00585E5A">
        <w:tc>
          <w:tcPr>
            <w:tcW w:w="689" w:type="pct"/>
            <w:shd w:val="clear" w:color="auto" w:fill="auto"/>
            <w:tcPrChange w:id="2947" w:author="Gerard Ateshian" w:date="2014-04-17T21:11:00Z">
              <w:tcPr>
                <w:tcW w:w="1728" w:type="dxa"/>
                <w:shd w:val="clear" w:color="auto" w:fill="auto"/>
              </w:tcPr>
            </w:tcPrChange>
          </w:tcPr>
          <w:p w14:paraId="085755CC" w14:textId="6ECBE1EE" w:rsidR="009E7456" w:rsidRDefault="009E7456" w:rsidP="00B04CF0">
            <w:pPr>
              <w:pStyle w:val="code"/>
            </w:pPr>
            <w:r>
              <w:t>&lt;pv&gt;</w:t>
            </w:r>
          </w:p>
        </w:tc>
        <w:tc>
          <w:tcPr>
            <w:tcW w:w="3415" w:type="pct"/>
            <w:shd w:val="clear" w:color="auto" w:fill="auto"/>
            <w:tcPrChange w:id="2948" w:author="Gerard Ateshian" w:date="2014-04-17T21:11:00Z">
              <w:tcPr>
                <w:tcW w:w="7848" w:type="dxa"/>
                <w:shd w:val="clear" w:color="auto" w:fill="auto"/>
              </w:tcPr>
            </w:tcPrChange>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10" o:title=""/>
                </v:shape>
                <o:OLEObject Type="Embed" ProgID="Equation.DSMT4" ShapeID="_x0000_i1563" DrawAspect="Content" ObjectID="_1460295643" r:id="rId1111"/>
              </w:object>
            </w:r>
          </w:p>
        </w:tc>
        <w:tc>
          <w:tcPr>
            <w:tcW w:w="896" w:type="pct"/>
            <w:tcPrChange w:id="2949" w:author="Gerard Ateshian" w:date="2014-04-17T21:11:00Z">
              <w:tcPr>
                <w:tcW w:w="7848" w:type="dxa"/>
              </w:tcPr>
            </w:tcPrChange>
          </w:tcPr>
          <w:p w14:paraId="4F5B1960" w14:textId="062227AF" w:rsidR="009E7456" w:rsidRDefault="009E7456" w:rsidP="00AF2221">
            <w:pPr>
              <w:rPr>
                <w:ins w:id="2950" w:author="Gerard Ateshian" w:date="2014-04-17T21:08:00Z"/>
              </w:rPr>
            </w:pPr>
            <w:ins w:id="2951" w:author="Gerard Ateshian" w:date="2014-04-17T21:10:00Z">
              <w:r>
                <w:t>[</w:t>
              </w:r>
              <w:r>
                <w:rPr>
                  <w:b/>
                </w:rPr>
                <w:t>P</w:t>
              </w:r>
              <w:r>
                <w:t>]</w:t>
              </w:r>
            </w:ins>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2" o:title=""/>
          </v:shape>
          <o:OLEObject Type="Embed" ProgID="Equation.DSMT4" ShapeID="_x0000_i1564" DrawAspect="Content" ObjectID="_1460295644" r:id="rId1113"/>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5" type="#_x0000_t75" style="width:12pt;height:13.5pt" o:ole="">
            <v:imagedata r:id="rId1114" o:title=""/>
          </v:shape>
          <o:OLEObject Type="Embed" ProgID="Equation.DSMT4" ShapeID="_x0000_i1565" DrawAspect="Content" ObjectID="_1460295645"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2952" w:name="_Toc385498526"/>
      <w:r>
        <w:t>Biphasic-Solute Materials</w:t>
      </w:r>
      <w:bookmarkEnd w:id="2952"/>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7" o:title=""/>
          </v:shape>
          <o:OLEObject Type="Embed" ProgID="Equation.DSMT4" ShapeID="_x0000_i1566" DrawAspect="Content" ObjectID="_1460295646"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9" o:title=""/>
          </v:shape>
          <o:OLEObject Type="Embed" ProgID="Equation.DSMT4" ShapeID="_x0000_i1567" DrawAspect="Content" ObjectID="_1460295647" r:id="rId1120"/>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1" o:title=""/>
          </v:shape>
          <o:OLEObject Type="Embed" ProgID="Equation.DSMT4" ShapeID="_x0000_i1568" DrawAspect="Content" ObjectID="_1460295648"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9" type="#_x0000_t75" style="width:42pt;height:16.5pt" o:ole="">
            <v:imagedata r:id="rId1123" o:title=""/>
          </v:shape>
          <o:OLEObject Type="Embed" ProgID="Equation.DSMT4" ShapeID="_x0000_i1569" DrawAspect="Content" ObjectID="_1460295649" r:id="rId1124"/>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5" o:title=""/>
          </v:shape>
          <o:OLEObject Type="Embed" ProgID="Equation.DSMT4" ShapeID="_x0000_i1570" DrawAspect="Content" ObjectID="_1460295650"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7" o:title=""/>
          </v:shape>
          <o:OLEObject Type="Embed" ProgID="Equation.DSMT4" ShapeID="_x0000_i1571" DrawAspect="Content" ObjectID="_1460295651"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9" o:title=""/>
          </v:shape>
          <o:OLEObject Type="Embed" ProgID="Equation.DSMT4" ShapeID="_x0000_i1572" DrawAspect="Content" ObjectID="_1460295652" r:id="rId1130"/>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3" type="#_x0000_t75" style="width:10pt;height:14pt" o:ole="">
            <v:imagedata r:id="rId1131" o:title=""/>
          </v:shape>
          <o:OLEObject Type="Embed" ProgID="Equation.DSMT4" ShapeID="_x0000_i1573" DrawAspect="Content" ObjectID="_1460295653" r:id="rId1132"/>
        </w:object>
      </w:r>
      <w:r w:rsidRPr="00B27FE9">
        <w:t xml:space="preserve">; </w:t>
      </w:r>
      <w:r w:rsidR="00AF2221" w:rsidRPr="00AF2221">
        <w:rPr>
          <w:position w:val="-6"/>
        </w:rPr>
        <w:object w:dxaOrig="180" w:dyaOrig="220" w14:anchorId="70DB71FE">
          <v:shape id="_x0000_i1574" type="#_x0000_t75" style="width:8.5pt;height:10.5pt" o:ole="">
            <v:imagedata r:id="rId1133" o:title=""/>
          </v:shape>
          <o:OLEObject Type="Embed" ProgID="Equation.DSMT4" ShapeID="_x0000_i1574" DrawAspect="Content" ObjectID="_1460295654"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5" o:title=""/>
          </v:shape>
          <o:OLEObject Type="Embed" ProgID="Equation.DSMT4" ShapeID="_x0000_i1575" DrawAspect="Content" ObjectID="_1460295655"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7" o:title=""/>
          </v:shape>
          <o:OLEObject Type="Embed" ProgID="Equation.DSMT4" ShapeID="_x0000_i1576" DrawAspect="Content" ObjectID="_1460295656" r:id="rId1138"/>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7" type="#_x0000_t75" style="width:10.5pt;height:13.5pt" o:ole="">
            <v:imagedata r:id="rId1139" o:title=""/>
          </v:shape>
          <o:OLEObject Type="Embed" ProgID="Equation.DSMT4" ShapeID="_x0000_i1577" DrawAspect="Content" ObjectID="_1460295657" r:id="rId1140"/>
        </w:object>
      </w:r>
      <w:r w:rsidRPr="00B27FE9">
        <w:t xml:space="preserve">; in general, </w:t>
      </w:r>
      <w:r w:rsidR="00AF2221" w:rsidRPr="00AF2221">
        <w:rPr>
          <w:position w:val="-4"/>
        </w:rPr>
        <w:object w:dxaOrig="220" w:dyaOrig="260" w14:anchorId="1772A75F">
          <v:shape id="_x0000_i1578" type="#_x0000_t75" style="width:10.5pt;height:13.5pt" o:ole="">
            <v:imagedata r:id="rId1141" o:title=""/>
          </v:shape>
          <o:OLEObject Type="Embed" ProgID="Equation.DSMT4" ShapeID="_x0000_i1578" DrawAspect="Content" ObjectID="_1460295658" r:id="rId1142"/>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9" type="#_x0000_t75" style="width:48pt;height:14pt" o:ole="">
            <v:imagedata r:id="rId1143" o:title=""/>
          </v:shape>
          <o:OLEObject Type="Embed" ProgID="Equation.DSMT4" ShapeID="_x0000_i1579" DrawAspect="Content" ObjectID="_1460295659"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5" o:title=""/>
          </v:shape>
          <o:OLEObject Type="Embed" ProgID="Equation.DSMT4" ShapeID="_x0000_i1580" DrawAspect="Content" ObjectID="_1460295660"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7" o:title=""/>
          </v:shape>
          <o:OLEObject Type="Embed" ProgID="Equation.DSMT4" ShapeID="_x0000_i1581" DrawAspect="Content" ObjectID="_1460295661"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9" o:title=""/>
          </v:shape>
          <o:OLEObject Type="Embed" ProgID="Equation.DSMT4" ShapeID="_x0000_i1582" DrawAspect="Content" ObjectID="_1460295662" r:id="rId1150"/>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3" type="#_x0000_t75" style="width:16.5pt;height:19.5pt" o:ole="">
            <v:imagedata r:id="rId1151" o:title=""/>
          </v:shape>
          <o:OLEObject Type="Embed" ProgID="Equation.DSMT4" ShapeID="_x0000_i1583" DrawAspect="Content" ObjectID="_1460295663"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3" o:title=""/>
          </v:shape>
          <o:OLEObject Type="Embed" ProgID="Equation.DSMT4" ShapeID="_x0000_i1584" DrawAspect="Content" ObjectID="_1460295664" r:id="rId1154"/>
        </w:object>
      </w:r>
      <w:r w:rsidRPr="00B27FE9">
        <w:t xml:space="preserve">; </w:t>
      </w:r>
      <w:r w:rsidR="00AF2221" w:rsidRPr="00AF2221">
        <w:rPr>
          <w:position w:val="-12"/>
        </w:rPr>
        <w:object w:dxaOrig="340" w:dyaOrig="380" w14:anchorId="2598661C">
          <v:shape id="_x0000_i1585" type="#_x0000_t75" style="width:16.5pt;height:19.5pt" o:ole="">
            <v:imagedata r:id="rId1155" o:title=""/>
          </v:shape>
          <o:OLEObject Type="Embed" ProgID="Equation.DSMT4" ShapeID="_x0000_i1585" DrawAspect="Content" ObjectID="_1460295665"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7" o:title=""/>
          </v:shape>
          <o:OLEObject Type="Embed" ProgID="Equation.DSMT4" ShapeID="_x0000_i1586" DrawAspect="Content" ObjectID="_1460295666" r:id="rId1158"/>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7" type="#_x0000_t75" style="width:13.5pt;height:12pt" o:ole="">
            <v:imagedata r:id="rId1159" o:title=""/>
          </v:shape>
          <o:OLEObject Type="Embed" ProgID="Equation.DSMT4" ShapeID="_x0000_i1587" DrawAspect="Content" ObjectID="_1460295667" r:id="rId1160"/>
        </w:object>
      </w:r>
      <w:r w:rsidRPr="00B27FE9">
        <w:t xml:space="preserve">; in general, </w:t>
      </w:r>
      <w:r w:rsidR="00AF2221" w:rsidRPr="00AF2221">
        <w:rPr>
          <w:position w:val="-4"/>
        </w:rPr>
        <w:object w:dxaOrig="260" w:dyaOrig="240" w14:anchorId="15D581ED">
          <v:shape id="_x0000_i1588" type="#_x0000_t75" style="width:13.5pt;height:12pt" o:ole="">
            <v:imagedata r:id="rId1161" o:title=""/>
          </v:shape>
          <o:OLEObject Type="Embed" ProgID="Equation.DSMT4" ShapeID="_x0000_i1588" DrawAspect="Content" ObjectID="_1460295668" r:id="rId1162"/>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9" type="#_x0000_t75" style="width:48pt;height:14pt" o:ole="">
            <v:imagedata r:id="rId1163" o:title=""/>
          </v:shape>
          <o:OLEObject Type="Embed" ProgID="Equation.DSMT4" ShapeID="_x0000_i1589" DrawAspect="Content" ObjectID="_1460295669"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5" o:title=""/>
          </v:shape>
          <o:OLEObject Type="Embed" ProgID="Equation.DSMT4" ShapeID="_x0000_i1590" DrawAspect="Content" ObjectID="_1460295670" r:id="rId1166"/>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7" o:title=""/>
          </v:shape>
          <o:OLEObject Type="Embed" ProgID="Equation.DSMT4" ShapeID="_x0000_i1591" DrawAspect="Content" ObjectID="_1460295671"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9" o:title=""/>
          </v:shape>
          <o:OLEObject Type="Embed" ProgID="Equation.DSMT4" ShapeID="_x0000_i1592" DrawAspect="Content" ObjectID="_1460295672" r:id="rId1170"/>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3" type="#_x0000_t75" style="width:10pt;height:10.5pt" o:ole="">
            <v:imagedata r:id="rId1171" o:title=""/>
          </v:shape>
          <o:OLEObject Type="Embed" ProgID="Equation.DSMT4" ShapeID="_x0000_i1593" DrawAspect="Content" ObjectID="_1460295673" r:id="rId1172"/>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3" o:title=""/>
          </v:shape>
          <o:OLEObject Type="Embed" ProgID="Equation.DSMT4" ShapeID="_x0000_i1594" DrawAspect="Content" ObjectID="_1460295674" r:id="rId1174"/>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5" o:title=""/>
          </v:shape>
          <o:OLEObject Type="Embed" ProgID="Equation.DSMT4" ShapeID="_x0000_i1595" DrawAspect="Content" ObjectID="_1460295675"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7" o:title=""/>
          </v:shape>
          <o:OLEObject Type="Embed" ProgID="Equation.DSMT4" ShapeID="_x0000_i1596" DrawAspect="Content" ObjectID="_1460295676" r:id="rId1178"/>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7" type="#_x0000_t75" style="width:8.5pt;height:10.5pt" o:ole="">
            <v:imagedata r:id="rId1179" o:title=""/>
          </v:shape>
          <o:OLEObject Type="Embed" ProgID="Equation.DSMT4" ShapeID="_x0000_i1597" DrawAspect="Content" ObjectID="_1460295677" r:id="rId1180"/>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8" type="#_x0000_t75" style="width:27.5pt;height:14pt" o:ole="">
            <v:imagedata r:id="rId1181" o:title=""/>
          </v:shape>
          <o:OLEObject Type="Embed" ProgID="Equation.DSMT4" ShapeID="_x0000_i1598" DrawAspect="Content" ObjectID="_1460295678"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3" o:title=""/>
          </v:shape>
          <o:OLEObject Type="Embed" ProgID="Equation.DSMT4" ShapeID="_x0000_i1599" DrawAspect="Content" ObjectID="_1460295679"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600" type="#_x0000_t75" style="width:64pt;height:18pt" o:ole="">
            <v:imagedata r:id="rId1185" o:title=""/>
          </v:shape>
          <o:OLEObject Type="Embed" ProgID="Equation.DSMT4" ShapeID="_x0000_i1600" DrawAspect="Content" ObjectID="_1460295680" r:id="rId1186"/>
        </w:object>
      </w:r>
      <w:r w:rsidRPr="00B27FE9">
        <w:t xml:space="preserve">, where </w:t>
      </w:r>
      <w:r w:rsidR="00AF2221" w:rsidRPr="00AF2221">
        <w:rPr>
          <w:position w:val="-6"/>
        </w:rPr>
        <w:object w:dxaOrig="300" w:dyaOrig="320" w14:anchorId="3A551F91">
          <v:shape id="_x0000_i1601" type="#_x0000_t75" style="width:14pt;height:16.5pt" o:ole="">
            <v:imagedata r:id="rId1187" o:title=""/>
          </v:shape>
          <o:OLEObject Type="Embed" ProgID="Equation.DSMT4" ShapeID="_x0000_i1601" DrawAspect="Content" ObjectID="_1460295681"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60295682" r:id="rId1190"/>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3" type="#_x0000_t75" style="width:40pt;height:13.5pt" o:ole="">
            <v:imagedata r:id="rId1191" o:title=""/>
          </v:shape>
          <o:OLEObject Type="Embed" ProgID="Equation.DSMT4" ShapeID="_x0000_i1603" DrawAspect="Content" ObjectID="_1460295683" r:id="rId1192"/>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4" type="#_x0000_t75" style="width:26.5pt;height:14pt" o:ole="">
            <v:imagedata r:id="rId1193" o:title=""/>
          </v:shape>
          <o:OLEObject Type="Embed" ProgID="Equation.DSMT4" ShapeID="_x0000_i1604" DrawAspect="Content" ObjectID="_1460295684"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5" o:title=""/>
          </v:shape>
          <o:OLEObject Type="Embed" ProgID="Equation.DSMT4" ShapeID="_x0000_i1605" DrawAspect="Content" ObjectID="_1460295685" r:id="rId1196"/>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6" type="#_x0000_t75" style="width:38pt;height:16.5pt" o:ole="">
            <v:imagedata r:id="rId1197" o:title=""/>
          </v:shape>
          <o:OLEObject Type="Embed" ProgID="Equation.DSMT4" ShapeID="_x0000_i1606" DrawAspect="Content" ObjectID="_1460295686" r:id="rId1198"/>
        </w:object>
      </w:r>
      <w:r w:rsidRPr="00B27FE9">
        <w:t xml:space="preserve">, where </w:t>
      </w:r>
      <w:r w:rsidR="00AF2221" w:rsidRPr="00AF2221">
        <w:rPr>
          <w:position w:val="-6"/>
        </w:rPr>
        <w:object w:dxaOrig="260" w:dyaOrig="220" w14:anchorId="3DB4F108">
          <v:shape id="_x0000_i1607" type="#_x0000_t75" style="width:13.5pt;height:10.5pt" o:ole="">
            <v:imagedata r:id="rId1199" o:title=""/>
          </v:shape>
          <o:OLEObject Type="Embed" ProgID="Equation.DSMT4" ShapeID="_x0000_i1607" DrawAspect="Content" ObjectID="_1460295687"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1" o:title=""/>
          </v:shape>
          <o:OLEObject Type="Embed" ProgID="Equation.DSMT4" ShapeID="_x0000_i1608" DrawAspect="Content" ObjectID="_1460295688"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3" o:title=""/>
          </v:shape>
          <o:OLEObject Type="Embed" ProgID="Equation.DSMT4" ShapeID="_x0000_i1609" DrawAspect="Content" ObjectID="_1460295689" r:id="rId1204"/>
        </w:object>
      </w:r>
      <w:r w:rsidRPr="00B27FE9">
        <w:t xml:space="preserve"> and </w:t>
      </w:r>
      <w:r w:rsidR="00AF2221" w:rsidRPr="00AF2221">
        <w:rPr>
          <w:position w:val="-10"/>
        </w:rPr>
        <w:object w:dxaOrig="160" w:dyaOrig="320" w14:anchorId="0135AE0F">
          <v:shape id="_x0000_i1610" type="#_x0000_t75" style="width:8pt;height:16.5pt" o:ole="">
            <v:imagedata r:id="rId1205" o:title=""/>
          </v:shape>
          <o:OLEObject Type="Embed" ProgID="Equation.DSMT4" ShapeID="_x0000_i1610" DrawAspect="Content" ObjectID="_1460295690"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7" o:title=""/>
          </v:shape>
          <o:OLEObject Type="Embed" ProgID="Equation.DSMT4" ShapeID="_x0000_i1611" DrawAspect="Content" ObjectID="_1460295691"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9" o:title=""/>
          </v:shape>
          <o:OLEObject Type="Embed" ProgID="Equation.DSMT4" ShapeID="_x0000_i1612" DrawAspect="Content" ObjectID="_1460295692" r:id="rId1210"/>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1" o:title=""/>
          </v:shape>
          <o:OLEObject Type="Embed" ProgID="Equation.DSMT4" ShapeID="_x0000_i1613" DrawAspect="Content" ObjectID="_1460295693"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3" o:title=""/>
          </v:shape>
          <o:OLEObject Type="Embed" ProgID="Equation.DSMT4" ShapeID="_x0000_i1614" DrawAspect="Content" ObjectID="_1460295694"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5" o:title=""/>
          </v:shape>
          <o:OLEObject Type="Embed" ProgID="Equation.DSMT4" ShapeID="_x0000_i1615" DrawAspect="Content" ObjectID="_1460295695"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7" o:title=""/>
          </v:shape>
          <o:OLEObject Type="Embed" ProgID="Equation.DSMT4" ShapeID="_x0000_i1616" DrawAspect="Content" ObjectID="_1460295696" r:id="rId1218"/>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2953" w:name="_Toc385498527"/>
      <w:r>
        <w:t>Guidelines for Biphasic-Solute Analyses</w:t>
      </w:r>
      <w:bookmarkEnd w:id="2953"/>
    </w:p>
    <w:p w14:paraId="070AFA22" w14:textId="77777777" w:rsidR="00D71BBF" w:rsidRDefault="00D71BBF" w:rsidP="00D71BBF">
      <w:pPr>
        <w:pStyle w:val="Heading4"/>
      </w:pPr>
      <w:bookmarkStart w:id="2954" w:name="_Ref188327319"/>
      <w:bookmarkStart w:id="2955" w:name="_Toc385498528"/>
      <w:r>
        <w:t>Prescribed Boundary Conditions</w:t>
      </w:r>
      <w:bookmarkEnd w:id="2954"/>
      <w:bookmarkEnd w:id="2955"/>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7" type="#_x0000_t75" style="width:36.5pt;height:19.5pt" o:ole="">
            <v:imagedata r:id="rId1219" o:title=""/>
          </v:shape>
          <o:OLEObject Type="Embed" ProgID="Equation.DSMT4" ShapeID="_x0000_i1617" DrawAspect="Content" ObjectID="_1460295697" r:id="rId1220"/>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8" type="#_x0000_t75" style="width:12pt;height:19.5pt" o:ole="">
            <v:imagedata r:id="rId1221" o:title=""/>
          </v:shape>
          <o:OLEObject Type="Embed" ProgID="Equation.DSMT4" ShapeID="_x0000_i1618" DrawAspect="Content" ObjectID="_1460295698"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3" o:title=""/>
          </v:shape>
          <o:OLEObject Type="Embed" ProgID="Equation.DSMT4" ShapeID="_x0000_i1619" DrawAspect="Content" ObjectID="_1460295699" r:id="rId1224"/>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20" type="#_x0000_t75" style="width:55.5pt;height:22pt" o:ole="">
            <v:imagedata r:id="rId1225" o:title=""/>
          </v:shape>
          <o:OLEObject Type="Embed" ProgID="Equation.DSMT4" ShapeID="_x0000_i1620" DrawAspect="Content" ObjectID="_1460295700" r:id="rId1226"/>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1" type="#_x0000_t75" style="width:12pt;height:19.5pt" o:ole="">
            <v:imagedata r:id="rId1227" o:title=""/>
          </v:shape>
          <o:OLEObject Type="Embed" ProgID="Equation.DSMT4" ShapeID="_x0000_i1621" DrawAspect="Content" ObjectID="_1460295701"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9" o:title=""/>
          </v:shape>
          <o:OLEObject Type="Embed" ProgID="Equation.DSMT4" ShapeID="_x0000_i1622" DrawAspect="Content" ObjectID="_1460295702"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2956" w:author="Steve Maas" w:date="2014-01-02T13:04:00Z">
        <w:r w:rsidR="00873D59">
          <w:t>3.9.3</w:t>
        </w:r>
      </w:ins>
      <w:del w:id="2957" w:author="Steve Maas" w:date="2014-01-02T13:04:00Z">
        <w:r w:rsidR="00B951E2" w:rsidDel="00873D59">
          <w:delText>3.8.3</w:delText>
        </w:r>
      </w:del>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3" type="#_x0000_t75" style="width:36.5pt;height:19.5pt" o:ole="">
            <v:imagedata r:id="rId1231" o:title=""/>
          </v:shape>
          <o:OLEObject Type="Embed" ProgID="Equation.DSMT4" ShapeID="_x0000_i1623" DrawAspect="Content" ObjectID="_1460295703"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2958" w:name="_Toc385498529"/>
      <w:r>
        <w:t>Prescribed Initial Conditions</w:t>
      </w:r>
      <w:bookmarkEnd w:id="2958"/>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3" o:title=""/>
          </v:shape>
          <o:OLEObject Type="Embed" ProgID="Equation.DSMT4" ShapeID="_x0000_i1624" DrawAspect="Content" ObjectID="_1460295704"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5" o:title=""/>
          </v:shape>
          <o:OLEObject Type="Embed" ProgID="Equation.DSMT4" ShapeID="_x0000_i1625" DrawAspect="Content" ObjectID="_1460295705" r:id="rId1236"/>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7" o:title=""/>
          </v:shape>
          <o:OLEObject Type="Embed" ProgID="Equation.DSMT4" ShapeID="_x0000_i1626" DrawAspect="Content" ObjectID="_1460295706" r:id="rId1238"/>
        </w:object>
      </w:r>
      <w:r>
        <w:t xml:space="preserve"> and </w:t>
      </w:r>
      <w:r w:rsidR="00AF2221" w:rsidRPr="00AF2221">
        <w:rPr>
          <w:position w:val="-14"/>
        </w:rPr>
        <w:object w:dxaOrig="660" w:dyaOrig="400" w14:anchorId="74BED87F">
          <v:shape id="_x0000_i1627" type="#_x0000_t75" style="width:32.5pt;height:19.5pt" o:ole="">
            <v:imagedata r:id="rId1239" o:title=""/>
          </v:shape>
          <o:OLEObject Type="Embed" ProgID="Equation.DSMT4" ShapeID="_x0000_i1627" DrawAspect="Content" ObjectID="_1460295707"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1" o:title=""/>
          </v:shape>
          <o:OLEObject Type="Embed" ProgID="Equation.DSMT4" ShapeID="_x0000_i1628" DrawAspect="Content" ObjectID="_1460295708" r:id="rId1242"/>
        </w:object>
      </w:r>
      <w:r>
        <w:t xml:space="preserve"> and </w:t>
      </w:r>
      <w:r w:rsidR="00AF2221" w:rsidRPr="00AF2221">
        <w:rPr>
          <w:position w:val="-14"/>
        </w:rPr>
        <w:object w:dxaOrig="240" w:dyaOrig="400" w14:anchorId="4D7AF2D8">
          <v:shape id="_x0000_i1629" type="#_x0000_t75" style="width:12pt;height:19.5pt" o:ole="">
            <v:imagedata r:id="rId1243" o:title=""/>
          </v:shape>
          <o:OLEObject Type="Embed" ProgID="Equation.DSMT4" ShapeID="_x0000_i1629" DrawAspect="Content" ObjectID="_1460295709"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2959" w:name="_Ref192767660"/>
      <w:bookmarkStart w:id="2960" w:name="_Toc385498530"/>
      <w:r w:rsidRPr="0097532C">
        <w:lastRenderedPageBreak/>
        <w:t>General Specification of Biphasic-Solute Materials</w:t>
      </w:r>
      <w:bookmarkEnd w:id="2959"/>
      <w:bookmarkEnd w:id="2960"/>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30" type="#_x0000_t75" style="width:10.5pt;height:13.5pt" o:ole="">
            <v:imagedata r:id="rId1245" o:title=""/>
          </v:shape>
          <o:OLEObject Type="Embed" ProgID="Equation.DSMT4" ShapeID="_x0000_i1630" DrawAspect="Content" ObjectID="_1460295710" r:id="rId1246"/>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7" o:title=""/>
          </v:shape>
          <o:OLEObject Type="Embed" ProgID="Equation.DSMT4" ShapeID="_x0000_i1631" DrawAspect="Content" ObjectID="_1460295711" r:id="rId1248"/>
        </w:object>
      </w:r>
      <w:r w:rsidRPr="00B27FE9">
        <w:t xml:space="preserve"> and </w:t>
      </w:r>
      <w:r w:rsidR="00AF2221" w:rsidRPr="00AF2221">
        <w:rPr>
          <w:position w:val="-12"/>
        </w:rPr>
        <w:object w:dxaOrig="279" w:dyaOrig="360" w14:anchorId="244A868F">
          <v:shape id="_x0000_i1632" type="#_x0000_t75" style="width:14pt;height:18pt" o:ole="">
            <v:imagedata r:id="rId1249" o:title=""/>
          </v:shape>
          <o:OLEObject Type="Embed" ProgID="Equation.DSMT4" ShapeID="_x0000_i1632" DrawAspect="Content" ObjectID="_1460295712" r:id="rId1250"/>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1" o:title=""/>
          </v:shape>
          <o:OLEObject Type="Embed" ProgID="Equation.DSMT4" ShapeID="_x0000_i1633" DrawAspect="Content" ObjectID="_1460295713" r:id="rId1252"/>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3" o:title=""/>
          </v:shape>
          <o:OLEObject Type="Embed" ProgID="Equation.DSMT4" ShapeID="_x0000_i1634" DrawAspect="Content" ObjectID="_1460295714"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5" o:title=""/>
                </v:shape>
                <o:OLEObject Type="Embed" ProgID="Equation.DSMT4" ShapeID="_x0000_i1635" DrawAspect="Content" ObjectID="_1460295715"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7" o:title=""/>
                </v:shape>
                <o:OLEObject Type="Embed" ProgID="Equation.DSMT4" ShapeID="_x0000_i1636" DrawAspect="Content" ObjectID="_1460295716"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9" o:title=""/>
                </v:shape>
                <o:OLEObject Type="Embed" ProgID="Equation.DSMT4" ShapeID="_x0000_i1637" DrawAspect="Content" ObjectID="_1460295717" r:id="rId1260"/>
              </w:object>
            </w:r>
            <w:r w:rsidR="00216706">
              <w:t xml:space="preserve"> </w:t>
            </w:r>
            <w:r w:rsidR="00AF2221" w:rsidRPr="00AF2221">
              <w:rPr>
                <w:position w:val="-6"/>
              </w:rPr>
              <w:object w:dxaOrig="200" w:dyaOrig="279" w14:anchorId="1971FA9A">
                <v:shape id="_x0000_i1638" type="#_x0000_t75" style="width:10pt;height:14pt" o:ole="">
                  <v:imagedata r:id="rId1261" o:title=""/>
                </v:shape>
                <o:OLEObject Type="Embed" ProgID="Equation.DSMT4" ShapeID="_x0000_i1638" DrawAspect="Content" ObjectID="_1460295718" r:id="rId1262"/>
              </w:object>
            </w:r>
            <w:r w:rsidR="00AF2221" w:rsidRPr="00AF2221">
              <w:rPr>
                <w:position w:val="-12"/>
              </w:rPr>
              <w:object w:dxaOrig="279" w:dyaOrig="360" w14:anchorId="7F5F8E89">
                <v:shape id="_x0000_i1639" type="#_x0000_t75" style="width:14pt;height:18pt" o:ole="">
                  <v:imagedata r:id="rId1263" o:title=""/>
                </v:shape>
                <o:OLEObject Type="Embed" ProgID="Equation.DSMT4" ShapeID="_x0000_i1639" DrawAspect="Content" ObjectID="_1460295719"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40" type="#_x0000_t75" style="width:28pt;height:18pt" o:ole="">
            <v:imagedata r:id="rId1265" o:title=""/>
          </v:shape>
          <o:OLEObject Type="Embed" ProgID="Equation.DSMT4" ShapeID="_x0000_i1640" DrawAspect="Content" ObjectID="_1460295720"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2961" w:author="Steve Maas" w:date="2014-01-02T13:04:00Z">
        <w:r w:rsidR="00873D59">
          <w:t>3.12.2</w:t>
        </w:r>
      </w:ins>
      <w:del w:id="2962"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7" o:title=""/>
                </v:shape>
                <o:OLEObject Type="Embed" ProgID="Equation.DSMT4" ShapeID="_x0000_i1641" DrawAspect="Content" ObjectID="_1460295721" r:id="rId1268"/>
              </w:object>
            </w:r>
            <w:r>
              <w:t xml:space="preserve"> and </w:t>
            </w:r>
            <w:r w:rsidR="00AF2221" w:rsidRPr="00AF2221">
              <w:rPr>
                <w:position w:val="-12"/>
              </w:rPr>
              <w:object w:dxaOrig="279" w:dyaOrig="360" w14:anchorId="1ABB93BC">
                <v:shape id="_x0000_i1642" type="#_x0000_t75" style="width:14pt;height:18pt" o:ole="">
                  <v:imagedata r:id="rId1269" o:title=""/>
                </v:shape>
                <o:OLEObject Type="Embed" ProgID="Equation.DSMT4" ShapeID="_x0000_i1642" DrawAspect="Content" ObjectID="_1460295722"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1" o:title=""/>
                </v:shape>
                <o:OLEObject Type="Embed" ProgID="Equation.DSMT4" ShapeID="_x0000_i1643" DrawAspect="Content" ObjectID="_1460295723"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3" o:title=""/>
          </v:shape>
          <o:OLEObject Type="Embed" ProgID="Equation.DSMT4" ShapeID="_x0000_i1644" DrawAspect="Content" ObjectID="_1460295724" r:id="rId1274"/>
        </w:object>
      </w:r>
      <w:r w:rsidRPr="00B27FE9">
        <w:t xml:space="preserve"> </w:t>
      </w:r>
      <w:ins w:id="2963" w:author="Gerard Ateshian" w:date="2014-04-17T21:55:00Z">
        <w:r w:rsidR="003F0FB9">
          <w:t>[</w:t>
        </w:r>
        <w:r w:rsidR="003F0FB9" w:rsidRPr="003F0FB9">
          <w:rPr>
            <w:b/>
            <w:rPrChange w:id="2964" w:author="Gerard Ateshian" w:date="2014-04-17T21:55:00Z">
              <w:rPr/>
            </w:rPrChange>
          </w:rPr>
          <w:t>F</w:t>
        </w:r>
        <w:r w:rsidR="003F0FB9">
          <w:sym w:font="Symbol" w:char="F0D7"/>
        </w:r>
        <w:r w:rsidR="003F0FB9" w:rsidRPr="003F0FB9">
          <w:rPr>
            <w:b/>
            <w:rPrChange w:id="2965" w:author="Gerard Ateshian" w:date="2014-04-17T21:55:00Z">
              <w:rPr/>
            </w:rPrChange>
          </w:rPr>
          <w:t>L</w:t>
        </w:r>
        <w:r w:rsidR="003F0FB9">
          <w:t>/</w:t>
        </w:r>
        <w:r w:rsidR="003F0FB9" w:rsidRPr="003F0FB9">
          <w:rPr>
            <w:b/>
            <w:rPrChange w:id="2966" w:author="Gerard Ateshian" w:date="2014-04-17T21:55:00Z">
              <w:rPr/>
            </w:rPrChange>
          </w:rPr>
          <w:t>n</w:t>
        </w:r>
        <w:r w:rsidR="003F0FB9">
          <w:sym w:font="Symbol" w:char="F0D7"/>
        </w:r>
        <w:r w:rsidR="003F0FB9" w:rsidRPr="003F0FB9">
          <w:rPr>
            <w:b/>
            <w:rPrChange w:id="2967" w:author="Gerard Ateshian" w:date="2014-04-17T21:55:00Z">
              <w:rPr/>
            </w:rPrChange>
          </w:rPr>
          <w:t>T</w:t>
        </w:r>
        <w:r w:rsidR="003F0FB9">
          <w:t xml:space="preserve">] </w:t>
        </w:r>
      </w:ins>
      <w:r w:rsidRPr="00B27FE9">
        <w:t xml:space="preserve">and absolute temperature </w:t>
      </w:r>
      <w:r w:rsidR="00AF2221" w:rsidRPr="00AF2221">
        <w:rPr>
          <w:position w:val="-6"/>
        </w:rPr>
        <w:object w:dxaOrig="200" w:dyaOrig="279" w14:anchorId="529A3CED">
          <v:shape id="_x0000_i1645" type="#_x0000_t75" style="width:10pt;height:14pt" o:ole="">
            <v:imagedata r:id="rId1275" o:title=""/>
          </v:shape>
          <o:OLEObject Type="Embed" ProgID="Equation.DSMT4" ShapeID="_x0000_i1645" DrawAspect="Content" ObjectID="_1460295725" r:id="rId1276"/>
        </w:object>
      </w:r>
      <w:r w:rsidRPr="00B27FE9">
        <w:t xml:space="preserve"> </w:t>
      </w:r>
      <w:ins w:id="2968" w:author="Gerard Ateshian" w:date="2014-04-17T21:55:00Z">
        <w:r w:rsidR="003F0FB9">
          <w:t>[</w:t>
        </w:r>
        <w:r w:rsidR="003F0FB9">
          <w:rPr>
            <w:b/>
          </w:rPr>
          <w:t>T</w:t>
        </w:r>
        <w:r w:rsidR="003F0FB9">
          <w:t xml:space="preserve">] </w:t>
        </w:r>
      </w:ins>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2969" w:name="_Ref162420101"/>
      <w:bookmarkStart w:id="2970" w:name="_Toc385498531"/>
      <w:r w:rsidRPr="0097532C">
        <w:lastRenderedPageBreak/>
        <w:t>Diffusivity Materials</w:t>
      </w:r>
      <w:bookmarkEnd w:id="2969"/>
      <w:bookmarkEnd w:id="2970"/>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7" o:title=""/>
          </v:shape>
          <o:OLEObject Type="Embed" ProgID="Equation.DSMT4" ShapeID="_x0000_i1646" DrawAspect="Content" ObjectID="_1460295726"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2971" w:name="_Toc385498532"/>
      <w:r w:rsidRPr="00B27FE9">
        <w:t>Constant Isotropic Diffusivity</w:t>
      </w:r>
      <w:bookmarkEnd w:id="2971"/>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72" w:author="Gerard Ateshian" w:date="2014-04-17T21:1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48"/>
        <w:gridCol w:w="7029"/>
        <w:gridCol w:w="799"/>
        <w:tblGridChange w:id="2973">
          <w:tblGrid>
            <w:gridCol w:w="2065"/>
            <w:gridCol w:w="7513"/>
            <w:gridCol w:w="7513"/>
          </w:tblGrid>
        </w:tblGridChange>
      </w:tblGrid>
      <w:tr w:rsidR="00585E5A" w14:paraId="1050AAAD" w14:textId="39578503" w:rsidTr="00585E5A">
        <w:tc>
          <w:tcPr>
            <w:tcW w:w="913" w:type="pct"/>
            <w:shd w:val="clear" w:color="auto" w:fill="auto"/>
            <w:tcPrChange w:id="2974" w:author="Gerard Ateshian" w:date="2014-04-17T21:11:00Z">
              <w:tcPr>
                <w:tcW w:w="2065" w:type="dxa"/>
                <w:shd w:val="clear" w:color="auto" w:fill="auto"/>
              </w:tcPr>
            </w:tcPrChange>
          </w:tcPr>
          <w:p w14:paraId="333CD7E6" w14:textId="77777777" w:rsidR="00585E5A" w:rsidRDefault="00585E5A" w:rsidP="006A0BC1">
            <w:pPr>
              <w:pStyle w:val="code"/>
            </w:pPr>
            <w:r>
              <w:t>&lt;free_diff&gt;</w:t>
            </w:r>
          </w:p>
        </w:tc>
        <w:tc>
          <w:tcPr>
            <w:tcW w:w="3669" w:type="pct"/>
            <w:shd w:val="clear" w:color="auto" w:fill="auto"/>
            <w:tcPrChange w:id="2975" w:author="Gerard Ateshian" w:date="2014-04-17T21:11:00Z">
              <w:tcPr>
                <w:tcW w:w="7513" w:type="dxa"/>
                <w:shd w:val="clear" w:color="auto" w:fill="auto"/>
              </w:tcPr>
            </w:tcPrChange>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9" o:title=""/>
                </v:shape>
                <o:OLEObject Type="Embed" ProgID="Equation.DSMT4" ShapeID="_x0000_i1647" DrawAspect="Content" ObjectID="_1460295727" r:id="rId1280"/>
              </w:object>
            </w:r>
            <w:r w:rsidRPr="000B272C">
              <w:t xml:space="preserve"> of solute (diffusivity in solution)</w:t>
            </w:r>
          </w:p>
        </w:tc>
        <w:tc>
          <w:tcPr>
            <w:tcW w:w="417" w:type="pct"/>
            <w:tcPrChange w:id="2976" w:author="Gerard Ateshian" w:date="2014-04-17T21:11:00Z">
              <w:tcPr>
                <w:tcW w:w="7513" w:type="dxa"/>
              </w:tcPr>
            </w:tcPrChange>
          </w:tcPr>
          <w:p w14:paraId="6D9687D3" w14:textId="01843C32" w:rsidR="00585E5A" w:rsidRPr="000B272C" w:rsidRDefault="00585E5A" w:rsidP="00AF2221">
            <w:pPr>
              <w:rPr>
                <w:ins w:id="2977" w:author="Gerard Ateshian" w:date="2014-04-17T21:11:00Z"/>
              </w:rPr>
            </w:pPr>
            <w:ins w:id="2978" w:author="Gerard Ateshian" w:date="2014-04-17T21:11:00Z">
              <w:r>
                <w:t>[</w:t>
              </w:r>
              <w:r w:rsidRPr="00585E5A">
                <w:rPr>
                  <w:b/>
                  <w:rPrChange w:id="2979" w:author="Gerard Ateshian" w:date="2014-04-17T21:11:00Z">
                    <w:rPr/>
                  </w:rPrChange>
                </w:rPr>
                <w:t>L</w:t>
              </w:r>
              <w:r w:rsidRPr="00585E5A">
                <w:rPr>
                  <w:vertAlign w:val="superscript"/>
                  <w:rPrChange w:id="2980" w:author="Gerard Ateshian" w:date="2014-04-17T21:11:00Z">
                    <w:rPr/>
                  </w:rPrChange>
                </w:rPr>
                <w:t>2</w:t>
              </w:r>
              <w:r>
                <w:t>/</w:t>
              </w:r>
              <w:r w:rsidRPr="00585E5A">
                <w:rPr>
                  <w:b/>
                  <w:rPrChange w:id="2981" w:author="Gerard Ateshian" w:date="2014-04-17T21:11:00Z">
                    <w:rPr/>
                  </w:rPrChange>
                </w:rPr>
                <w:t>t</w:t>
              </w:r>
              <w:r>
                <w:t>]</w:t>
              </w:r>
            </w:ins>
          </w:p>
        </w:tc>
      </w:tr>
      <w:tr w:rsidR="00585E5A" w14:paraId="15B17465" w14:textId="42E58B49" w:rsidTr="00585E5A">
        <w:tc>
          <w:tcPr>
            <w:tcW w:w="913" w:type="pct"/>
            <w:shd w:val="clear" w:color="auto" w:fill="auto"/>
            <w:tcPrChange w:id="2982" w:author="Gerard Ateshian" w:date="2014-04-17T21:11:00Z">
              <w:tcPr>
                <w:tcW w:w="2065" w:type="dxa"/>
                <w:shd w:val="clear" w:color="auto" w:fill="auto"/>
              </w:tcPr>
            </w:tcPrChange>
          </w:tcPr>
          <w:p w14:paraId="01B06C5E" w14:textId="77777777" w:rsidR="00585E5A" w:rsidRDefault="00585E5A" w:rsidP="006A0BC1">
            <w:pPr>
              <w:pStyle w:val="code"/>
            </w:pPr>
            <w:r>
              <w:t>&lt;diff&gt;</w:t>
            </w:r>
          </w:p>
        </w:tc>
        <w:tc>
          <w:tcPr>
            <w:tcW w:w="3669" w:type="pct"/>
            <w:shd w:val="clear" w:color="auto" w:fill="auto"/>
            <w:tcPrChange w:id="2983" w:author="Gerard Ateshian" w:date="2014-04-17T21:11:00Z">
              <w:tcPr>
                <w:tcW w:w="7513" w:type="dxa"/>
                <w:shd w:val="clear" w:color="auto" w:fill="auto"/>
              </w:tcPr>
            </w:tcPrChange>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1" o:title=""/>
                </v:shape>
                <o:OLEObject Type="Embed" ProgID="Equation.DSMT4" ShapeID="_x0000_i1648" DrawAspect="Content" ObjectID="_1460295728" r:id="rId1282"/>
              </w:object>
            </w:r>
            <w:r w:rsidRPr="000B272C">
              <w:t xml:space="preserve"> of solute in biphasic-solute mixture</w:t>
            </w:r>
          </w:p>
        </w:tc>
        <w:tc>
          <w:tcPr>
            <w:tcW w:w="417" w:type="pct"/>
            <w:tcPrChange w:id="2984" w:author="Gerard Ateshian" w:date="2014-04-17T21:11:00Z">
              <w:tcPr>
                <w:tcW w:w="7513" w:type="dxa"/>
              </w:tcPr>
            </w:tcPrChange>
          </w:tcPr>
          <w:p w14:paraId="7B1D3D11" w14:textId="36F63E64" w:rsidR="00585E5A" w:rsidRPr="000B272C" w:rsidRDefault="00585E5A" w:rsidP="00AF2221">
            <w:pPr>
              <w:rPr>
                <w:ins w:id="2985" w:author="Gerard Ateshian" w:date="2014-04-17T21:11:00Z"/>
              </w:rPr>
            </w:pPr>
            <w:ins w:id="2986" w:author="Gerard Ateshian" w:date="2014-04-17T21:11:00Z">
              <w:r>
                <w:t>[</w:t>
              </w:r>
              <w:r w:rsidRPr="002A36CF">
                <w:rPr>
                  <w:b/>
                </w:rPr>
                <w:t>L</w:t>
              </w:r>
              <w:r w:rsidRPr="002A36CF">
                <w:rPr>
                  <w:vertAlign w:val="superscript"/>
                </w:rPr>
                <w:t>2</w:t>
              </w:r>
              <w:r>
                <w:t>/</w:t>
              </w:r>
              <w:r w:rsidRPr="002A36CF">
                <w:rPr>
                  <w:b/>
                </w:rPr>
                <w:t>t</w:t>
              </w:r>
              <w:r>
                <w:t>]</w:t>
              </w:r>
            </w:ins>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3" o:title=""/>
          </v:shape>
          <o:OLEObject Type="Embed" ProgID="Equation.DSMT4" ShapeID="_x0000_i1649" DrawAspect="Content" ObjectID="_1460295729"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5" o:title=""/>
          </v:shape>
          <o:OLEObject Type="Embed" ProgID="Equation.DSMT4" ShapeID="_x0000_i1650" DrawAspect="Content" ObjectID="_1460295730" r:id="rId1286"/>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1" type="#_x0000_t75" style="width:32.5pt;height:18pt" o:ole="">
            <v:imagedata r:id="rId1287" o:title=""/>
          </v:shape>
          <o:OLEObject Type="Embed" ProgID="Equation.DSMT4" ShapeID="_x0000_i1651" DrawAspect="Content" ObjectID="_1460295731"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2987" w:name="_Toc385498533"/>
      <w:r>
        <w:lastRenderedPageBreak/>
        <w:t>Constant Orthotropic Diffusivity</w:t>
      </w:r>
      <w:bookmarkEnd w:id="2987"/>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88" w:author="Gerard Ateshian" w:date="2014-04-17T21:1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08"/>
        <w:gridCol w:w="6651"/>
        <w:gridCol w:w="917"/>
        <w:tblGridChange w:id="2989">
          <w:tblGrid>
            <w:gridCol w:w="2065"/>
            <w:gridCol w:w="7513"/>
            <w:gridCol w:w="7513"/>
          </w:tblGrid>
        </w:tblGridChange>
      </w:tblGrid>
      <w:tr w:rsidR="00585E5A" w14:paraId="3BCFC57D" w14:textId="485FA718" w:rsidTr="00585E5A">
        <w:tc>
          <w:tcPr>
            <w:tcW w:w="1048" w:type="pct"/>
            <w:shd w:val="clear" w:color="auto" w:fill="auto"/>
            <w:tcPrChange w:id="2990" w:author="Gerard Ateshian" w:date="2014-04-17T21:12:00Z">
              <w:tcPr>
                <w:tcW w:w="2065" w:type="dxa"/>
                <w:shd w:val="clear" w:color="auto" w:fill="auto"/>
              </w:tcPr>
            </w:tcPrChange>
          </w:tcPr>
          <w:p w14:paraId="1D43F04C" w14:textId="77777777" w:rsidR="00585E5A" w:rsidRDefault="00585E5A" w:rsidP="006A0BC1">
            <w:pPr>
              <w:pStyle w:val="code"/>
            </w:pPr>
            <w:r>
              <w:t>&lt;free_diff&gt;</w:t>
            </w:r>
          </w:p>
        </w:tc>
        <w:tc>
          <w:tcPr>
            <w:tcW w:w="3473" w:type="pct"/>
            <w:shd w:val="clear" w:color="auto" w:fill="auto"/>
            <w:tcPrChange w:id="2991" w:author="Gerard Ateshian" w:date="2014-04-17T21:12:00Z">
              <w:tcPr>
                <w:tcW w:w="7513" w:type="dxa"/>
                <w:shd w:val="clear" w:color="auto" w:fill="auto"/>
              </w:tcPr>
            </w:tcPrChange>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9" o:title=""/>
                </v:shape>
                <o:OLEObject Type="Embed" ProgID="Equation.DSMT4" ShapeID="_x0000_i1652" DrawAspect="Content" ObjectID="_1460295732" r:id="rId1290"/>
              </w:object>
            </w:r>
            <w:r w:rsidRPr="000B272C">
              <w:t xml:space="preserve"> of solute (diffusivity in solution)</w:t>
            </w:r>
          </w:p>
        </w:tc>
        <w:tc>
          <w:tcPr>
            <w:tcW w:w="479" w:type="pct"/>
            <w:tcPrChange w:id="2992" w:author="Gerard Ateshian" w:date="2014-04-17T21:12:00Z">
              <w:tcPr>
                <w:tcW w:w="7513" w:type="dxa"/>
              </w:tcPr>
            </w:tcPrChange>
          </w:tcPr>
          <w:p w14:paraId="189A207C" w14:textId="49C4BF4D" w:rsidR="00585E5A" w:rsidRPr="000B272C" w:rsidRDefault="00585E5A" w:rsidP="00AF2221">
            <w:pPr>
              <w:rPr>
                <w:ins w:id="2993" w:author="Gerard Ateshian" w:date="2014-04-17T21:12:00Z"/>
              </w:rPr>
            </w:pPr>
            <w:ins w:id="2994" w:author="Gerard Ateshian" w:date="2014-04-17T21:12:00Z">
              <w:r>
                <w:t>[</w:t>
              </w:r>
              <w:r w:rsidRPr="002A36CF">
                <w:rPr>
                  <w:b/>
                </w:rPr>
                <w:t>L</w:t>
              </w:r>
              <w:r w:rsidRPr="002A36CF">
                <w:rPr>
                  <w:vertAlign w:val="superscript"/>
                </w:rPr>
                <w:t>2</w:t>
              </w:r>
              <w:r>
                <w:t>/</w:t>
              </w:r>
              <w:r w:rsidRPr="002A36CF">
                <w:rPr>
                  <w:b/>
                </w:rPr>
                <w:t>t</w:t>
              </w:r>
              <w:r>
                <w:t>]</w:t>
              </w:r>
            </w:ins>
          </w:p>
        </w:tc>
      </w:tr>
      <w:tr w:rsidR="00585E5A" w14:paraId="15130607" w14:textId="6BDCE393" w:rsidTr="00585E5A">
        <w:tc>
          <w:tcPr>
            <w:tcW w:w="1048" w:type="pct"/>
            <w:shd w:val="clear" w:color="auto" w:fill="auto"/>
            <w:tcPrChange w:id="2995" w:author="Gerard Ateshian" w:date="2014-04-17T21:12:00Z">
              <w:tcPr>
                <w:tcW w:w="2065" w:type="dxa"/>
                <w:shd w:val="clear" w:color="auto" w:fill="auto"/>
              </w:tcPr>
            </w:tcPrChange>
          </w:tcPr>
          <w:p w14:paraId="2CD81D69" w14:textId="77777777" w:rsidR="00585E5A" w:rsidRDefault="00585E5A" w:rsidP="006A0BC1">
            <w:pPr>
              <w:pStyle w:val="code"/>
            </w:pPr>
            <w:r>
              <w:t>&lt;diff&gt;</w:t>
            </w:r>
          </w:p>
        </w:tc>
        <w:tc>
          <w:tcPr>
            <w:tcW w:w="3473" w:type="pct"/>
            <w:shd w:val="clear" w:color="auto" w:fill="auto"/>
            <w:tcPrChange w:id="2996" w:author="Gerard Ateshian" w:date="2014-04-17T21:12:00Z">
              <w:tcPr>
                <w:tcW w:w="7513" w:type="dxa"/>
                <w:shd w:val="clear" w:color="auto" w:fill="auto"/>
              </w:tcPr>
            </w:tcPrChange>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1" o:title=""/>
                </v:shape>
                <o:OLEObject Type="Embed" ProgID="Equation.DSMT4" ShapeID="_x0000_i1653" DrawAspect="Content" ObjectID="_1460295733" r:id="rId1292"/>
              </w:object>
            </w:r>
            <w:r>
              <w:t xml:space="preserve"> along orthogonal directions (</w:t>
            </w:r>
            <w:r w:rsidRPr="00AF2221">
              <w:rPr>
                <w:position w:val="-10"/>
              </w:rPr>
              <w:object w:dxaOrig="920" w:dyaOrig="320" w14:anchorId="4EDF3E7D">
                <v:shape id="_x0000_i1654" type="#_x0000_t75" style="width:45.5pt;height:16.5pt" o:ole="">
                  <v:imagedata r:id="rId1293" o:title=""/>
                </v:shape>
                <o:OLEObject Type="Embed" ProgID="Equation.DSMT4" ShapeID="_x0000_i1654" DrawAspect="Content" ObjectID="_1460295734" r:id="rId1294"/>
              </w:object>
            </w:r>
            <w:r>
              <w:t>)</w:t>
            </w:r>
          </w:p>
        </w:tc>
        <w:tc>
          <w:tcPr>
            <w:tcW w:w="479" w:type="pct"/>
            <w:tcPrChange w:id="2997" w:author="Gerard Ateshian" w:date="2014-04-17T21:12:00Z">
              <w:tcPr>
                <w:tcW w:w="7513" w:type="dxa"/>
              </w:tcPr>
            </w:tcPrChange>
          </w:tcPr>
          <w:p w14:paraId="141376E4" w14:textId="1BEBC8D6" w:rsidR="00585E5A" w:rsidRDefault="00585E5A" w:rsidP="00AF2221">
            <w:pPr>
              <w:rPr>
                <w:ins w:id="2998" w:author="Gerard Ateshian" w:date="2014-04-17T21:12:00Z"/>
              </w:rPr>
            </w:pPr>
            <w:ins w:id="2999" w:author="Gerard Ateshian" w:date="2014-04-17T21:12:00Z">
              <w:r>
                <w:t>[</w:t>
              </w:r>
              <w:r w:rsidRPr="002A36CF">
                <w:rPr>
                  <w:b/>
                </w:rPr>
                <w:t>L</w:t>
              </w:r>
              <w:r w:rsidRPr="002A36CF">
                <w:rPr>
                  <w:vertAlign w:val="superscript"/>
                </w:rPr>
                <w:t>2</w:t>
              </w:r>
              <w:r>
                <w:t>/</w:t>
              </w:r>
              <w:r w:rsidRPr="002A36CF">
                <w:rPr>
                  <w:b/>
                </w:rPr>
                <w:t>t</w:t>
              </w:r>
              <w:r>
                <w:t>]</w:t>
              </w:r>
            </w:ins>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5" o:title=""/>
          </v:shape>
          <o:OLEObject Type="Embed" ProgID="Equation.DSMT4" ShapeID="_x0000_i1655" DrawAspect="Content" ObjectID="_1460295735" r:id="rId1296"/>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6" type="#_x0000_t75" style="width:16.5pt;height:18pt" o:ole="">
            <v:imagedata r:id="rId1297" o:title=""/>
          </v:shape>
          <o:OLEObject Type="Embed" ProgID="Equation.DSMT4" ShapeID="_x0000_i1656" DrawAspect="Content" ObjectID="_1460295736"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7" type="#_x0000_t75" style="width:14pt;height:16.5pt" o:ole="">
            <v:imagedata r:id="rId1299" o:title=""/>
          </v:shape>
          <o:OLEObject Type="Embed" ProgID="Equation.DSMT4" ShapeID="_x0000_i1657" DrawAspect="Content" ObjectID="_1460295737" r:id="rId1300"/>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8" type="#_x0000_t75" style="width:38pt;height:19.5pt" o:ole="">
            <v:imagedata r:id="rId1301" o:title=""/>
          </v:shape>
          <o:OLEObject Type="Embed" ProgID="Equation.DSMT4" ShapeID="_x0000_i1658" DrawAspect="Content" ObjectID="_1460295738"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3000" w:name="_Toc385498534"/>
      <w:r>
        <w:lastRenderedPageBreak/>
        <w:t>Referentially Isotropic Diffusivity</w:t>
      </w:r>
      <w:bookmarkEnd w:id="3000"/>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01" w:author="Gerard Ateshian" w:date="2014-04-17T21: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11"/>
        <w:gridCol w:w="6646"/>
        <w:gridCol w:w="919"/>
        <w:tblGridChange w:id="3002">
          <w:tblGrid>
            <w:gridCol w:w="1728"/>
            <w:gridCol w:w="7848"/>
            <w:gridCol w:w="7848"/>
          </w:tblGrid>
        </w:tblGridChange>
      </w:tblGrid>
      <w:tr w:rsidR="00585E5A" w14:paraId="30968360" w14:textId="70CCD20A" w:rsidTr="00585E5A">
        <w:tc>
          <w:tcPr>
            <w:tcW w:w="1050" w:type="pct"/>
            <w:shd w:val="clear" w:color="auto" w:fill="auto"/>
            <w:tcPrChange w:id="3003" w:author="Gerard Ateshian" w:date="2014-04-17T21:12:00Z">
              <w:tcPr>
                <w:tcW w:w="1728" w:type="dxa"/>
                <w:shd w:val="clear" w:color="auto" w:fill="auto"/>
              </w:tcPr>
            </w:tcPrChange>
          </w:tcPr>
          <w:p w14:paraId="19EB4BC1" w14:textId="77777777" w:rsidR="00585E5A" w:rsidRDefault="00585E5A" w:rsidP="006A0BC1">
            <w:pPr>
              <w:pStyle w:val="code"/>
            </w:pPr>
            <w:r>
              <w:t>&lt;free_diff&gt;</w:t>
            </w:r>
          </w:p>
        </w:tc>
        <w:tc>
          <w:tcPr>
            <w:tcW w:w="3470" w:type="pct"/>
            <w:shd w:val="clear" w:color="auto" w:fill="auto"/>
            <w:tcPrChange w:id="3004" w:author="Gerard Ateshian" w:date="2014-04-17T21:12:00Z">
              <w:tcPr>
                <w:tcW w:w="7848" w:type="dxa"/>
                <w:shd w:val="clear" w:color="auto" w:fill="auto"/>
              </w:tcPr>
            </w:tcPrChange>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3" o:title=""/>
                </v:shape>
                <o:OLEObject Type="Embed" ProgID="Equation.DSMT4" ShapeID="_x0000_i1659" DrawAspect="Content" ObjectID="_1460295739" r:id="rId1304"/>
              </w:object>
            </w:r>
          </w:p>
        </w:tc>
        <w:tc>
          <w:tcPr>
            <w:tcW w:w="480" w:type="pct"/>
            <w:tcPrChange w:id="3005" w:author="Gerard Ateshian" w:date="2014-04-17T21:12:00Z">
              <w:tcPr>
                <w:tcW w:w="7848" w:type="dxa"/>
              </w:tcPr>
            </w:tcPrChange>
          </w:tcPr>
          <w:p w14:paraId="7CA2B6BA" w14:textId="2FF1EE13" w:rsidR="00585E5A" w:rsidRDefault="00585E5A" w:rsidP="00AF2221">
            <w:pPr>
              <w:rPr>
                <w:ins w:id="3006" w:author="Gerard Ateshian" w:date="2014-04-17T21:12:00Z"/>
              </w:rPr>
            </w:pPr>
            <w:ins w:id="3007" w:author="Gerard Ateshian" w:date="2014-04-17T21:12:00Z">
              <w:r>
                <w:t>[</w:t>
              </w:r>
              <w:r w:rsidRPr="002A36CF">
                <w:rPr>
                  <w:b/>
                </w:rPr>
                <w:t>L</w:t>
              </w:r>
              <w:r w:rsidRPr="002A36CF">
                <w:rPr>
                  <w:vertAlign w:val="superscript"/>
                </w:rPr>
                <w:t>2</w:t>
              </w:r>
              <w:r>
                <w:t>/</w:t>
              </w:r>
              <w:r w:rsidRPr="002A36CF">
                <w:rPr>
                  <w:b/>
                </w:rPr>
                <w:t>t</w:t>
              </w:r>
              <w:r>
                <w:t>]</w:t>
              </w:r>
            </w:ins>
          </w:p>
        </w:tc>
      </w:tr>
      <w:tr w:rsidR="00585E5A" w14:paraId="494DF786" w14:textId="0948E965" w:rsidTr="00585E5A">
        <w:tc>
          <w:tcPr>
            <w:tcW w:w="1050" w:type="pct"/>
            <w:shd w:val="clear" w:color="auto" w:fill="auto"/>
            <w:tcPrChange w:id="3008" w:author="Gerard Ateshian" w:date="2014-04-17T21:12:00Z">
              <w:tcPr>
                <w:tcW w:w="1728" w:type="dxa"/>
                <w:shd w:val="clear" w:color="auto" w:fill="auto"/>
              </w:tcPr>
            </w:tcPrChange>
          </w:tcPr>
          <w:p w14:paraId="193ACD93" w14:textId="77777777" w:rsidR="00585E5A" w:rsidRDefault="00585E5A" w:rsidP="006A0BC1">
            <w:pPr>
              <w:pStyle w:val="code"/>
            </w:pPr>
            <w:r>
              <w:t>&lt;diff0&gt;</w:t>
            </w:r>
          </w:p>
        </w:tc>
        <w:tc>
          <w:tcPr>
            <w:tcW w:w="3470" w:type="pct"/>
            <w:shd w:val="clear" w:color="auto" w:fill="auto"/>
            <w:tcPrChange w:id="3009" w:author="Gerard Ateshian" w:date="2014-04-17T21:12:00Z">
              <w:tcPr>
                <w:tcW w:w="7848" w:type="dxa"/>
                <w:shd w:val="clear" w:color="auto" w:fill="auto"/>
              </w:tcPr>
            </w:tcPrChange>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5" o:title=""/>
                </v:shape>
                <o:OLEObject Type="Embed" ProgID="Equation.DSMT4" ShapeID="_x0000_i1660" DrawAspect="Content" ObjectID="_1460295740" r:id="rId1306"/>
              </w:object>
            </w:r>
          </w:p>
        </w:tc>
        <w:tc>
          <w:tcPr>
            <w:tcW w:w="480" w:type="pct"/>
            <w:tcPrChange w:id="3010" w:author="Gerard Ateshian" w:date="2014-04-17T21:12:00Z">
              <w:tcPr>
                <w:tcW w:w="7848" w:type="dxa"/>
              </w:tcPr>
            </w:tcPrChange>
          </w:tcPr>
          <w:p w14:paraId="4D2E89DA" w14:textId="6F472810" w:rsidR="00585E5A" w:rsidRDefault="00585E5A" w:rsidP="00AF2221">
            <w:pPr>
              <w:rPr>
                <w:ins w:id="3011" w:author="Gerard Ateshian" w:date="2014-04-17T21:12:00Z"/>
              </w:rPr>
            </w:pPr>
            <w:ins w:id="3012" w:author="Gerard Ateshian" w:date="2014-04-17T21:12:00Z">
              <w:r>
                <w:t>[</w:t>
              </w:r>
              <w:r w:rsidRPr="002A36CF">
                <w:rPr>
                  <w:b/>
                </w:rPr>
                <w:t>L</w:t>
              </w:r>
              <w:r w:rsidRPr="002A36CF">
                <w:rPr>
                  <w:vertAlign w:val="superscript"/>
                </w:rPr>
                <w:t>2</w:t>
              </w:r>
              <w:r>
                <w:t>/</w:t>
              </w:r>
              <w:r w:rsidRPr="002A36CF">
                <w:rPr>
                  <w:b/>
                </w:rPr>
                <w:t>t</w:t>
              </w:r>
              <w:r>
                <w:t>]</w:t>
              </w:r>
            </w:ins>
          </w:p>
        </w:tc>
      </w:tr>
      <w:tr w:rsidR="00585E5A" w14:paraId="073354FD" w14:textId="0D6B58F3" w:rsidTr="00585E5A">
        <w:tc>
          <w:tcPr>
            <w:tcW w:w="1050" w:type="pct"/>
            <w:shd w:val="clear" w:color="auto" w:fill="auto"/>
            <w:tcPrChange w:id="3013" w:author="Gerard Ateshian" w:date="2014-04-17T21:12:00Z">
              <w:tcPr>
                <w:tcW w:w="1728" w:type="dxa"/>
                <w:shd w:val="clear" w:color="auto" w:fill="auto"/>
              </w:tcPr>
            </w:tcPrChange>
          </w:tcPr>
          <w:p w14:paraId="4F1DA59F" w14:textId="77777777" w:rsidR="00585E5A" w:rsidRDefault="00585E5A" w:rsidP="006A0BC1">
            <w:pPr>
              <w:pStyle w:val="code"/>
            </w:pPr>
            <w:r>
              <w:t>&lt;diff1&gt;</w:t>
            </w:r>
          </w:p>
        </w:tc>
        <w:tc>
          <w:tcPr>
            <w:tcW w:w="3470" w:type="pct"/>
            <w:shd w:val="clear" w:color="auto" w:fill="auto"/>
            <w:tcPrChange w:id="3014" w:author="Gerard Ateshian" w:date="2014-04-17T21:12:00Z">
              <w:tcPr>
                <w:tcW w:w="7848" w:type="dxa"/>
                <w:shd w:val="clear" w:color="auto" w:fill="auto"/>
              </w:tcPr>
            </w:tcPrChange>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7" o:title=""/>
                </v:shape>
                <o:OLEObject Type="Embed" ProgID="Equation.DSMT4" ShapeID="_x0000_i1661" DrawAspect="Content" ObjectID="_1460295741" r:id="rId1308"/>
              </w:object>
            </w:r>
          </w:p>
        </w:tc>
        <w:tc>
          <w:tcPr>
            <w:tcW w:w="480" w:type="pct"/>
            <w:tcPrChange w:id="3015" w:author="Gerard Ateshian" w:date="2014-04-17T21:12:00Z">
              <w:tcPr>
                <w:tcW w:w="7848" w:type="dxa"/>
              </w:tcPr>
            </w:tcPrChange>
          </w:tcPr>
          <w:p w14:paraId="6A401334" w14:textId="17D8F3DD" w:rsidR="00585E5A" w:rsidRDefault="00585E5A" w:rsidP="00AF2221">
            <w:pPr>
              <w:rPr>
                <w:ins w:id="3016" w:author="Gerard Ateshian" w:date="2014-04-17T21:12:00Z"/>
              </w:rPr>
            </w:pPr>
            <w:ins w:id="3017" w:author="Gerard Ateshian" w:date="2014-04-17T21:12:00Z">
              <w:r>
                <w:t>[</w:t>
              </w:r>
              <w:r w:rsidRPr="002A36CF">
                <w:rPr>
                  <w:b/>
                </w:rPr>
                <w:t>L</w:t>
              </w:r>
              <w:r w:rsidRPr="002A36CF">
                <w:rPr>
                  <w:vertAlign w:val="superscript"/>
                </w:rPr>
                <w:t>2</w:t>
              </w:r>
              <w:r>
                <w:t>/</w:t>
              </w:r>
              <w:r w:rsidRPr="002A36CF">
                <w:rPr>
                  <w:b/>
                </w:rPr>
                <w:t>t</w:t>
              </w:r>
              <w:r>
                <w:t>]</w:t>
              </w:r>
            </w:ins>
          </w:p>
        </w:tc>
      </w:tr>
      <w:tr w:rsidR="00585E5A" w14:paraId="2CEFFA00" w14:textId="372DA32F" w:rsidTr="00585E5A">
        <w:tc>
          <w:tcPr>
            <w:tcW w:w="1050" w:type="pct"/>
            <w:shd w:val="clear" w:color="auto" w:fill="auto"/>
            <w:tcPrChange w:id="3018" w:author="Gerard Ateshian" w:date="2014-04-17T21:12:00Z">
              <w:tcPr>
                <w:tcW w:w="1728" w:type="dxa"/>
                <w:shd w:val="clear" w:color="auto" w:fill="auto"/>
              </w:tcPr>
            </w:tcPrChange>
          </w:tcPr>
          <w:p w14:paraId="575028A7" w14:textId="77777777" w:rsidR="00585E5A" w:rsidRDefault="00585E5A" w:rsidP="006A0BC1">
            <w:pPr>
              <w:pStyle w:val="code"/>
            </w:pPr>
            <w:r>
              <w:t>&lt;diff2&gt;</w:t>
            </w:r>
          </w:p>
        </w:tc>
        <w:tc>
          <w:tcPr>
            <w:tcW w:w="3470" w:type="pct"/>
            <w:shd w:val="clear" w:color="auto" w:fill="auto"/>
            <w:tcPrChange w:id="3019" w:author="Gerard Ateshian" w:date="2014-04-17T21:12:00Z">
              <w:tcPr>
                <w:tcW w:w="7848" w:type="dxa"/>
                <w:shd w:val="clear" w:color="auto" w:fill="auto"/>
              </w:tcPr>
            </w:tcPrChange>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9" o:title=""/>
                </v:shape>
                <o:OLEObject Type="Embed" ProgID="Equation.DSMT4" ShapeID="_x0000_i1662" DrawAspect="Content" ObjectID="_1460295742" r:id="rId1310"/>
              </w:object>
            </w:r>
          </w:p>
        </w:tc>
        <w:tc>
          <w:tcPr>
            <w:tcW w:w="480" w:type="pct"/>
            <w:tcPrChange w:id="3020" w:author="Gerard Ateshian" w:date="2014-04-17T21:12:00Z">
              <w:tcPr>
                <w:tcW w:w="7848" w:type="dxa"/>
              </w:tcPr>
            </w:tcPrChange>
          </w:tcPr>
          <w:p w14:paraId="6CDA0E20" w14:textId="7910171C" w:rsidR="00585E5A" w:rsidRDefault="00585E5A" w:rsidP="00AF2221">
            <w:pPr>
              <w:rPr>
                <w:ins w:id="3021" w:author="Gerard Ateshian" w:date="2014-04-17T21:12:00Z"/>
              </w:rPr>
            </w:pPr>
            <w:ins w:id="3022" w:author="Gerard Ateshian" w:date="2014-04-17T21:12:00Z">
              <w:r>
                <w:t>[</w:t>
              </w:r>
              <w:r w:rsidRPr="002A36CF">
                <w:rPr>
                  <w:b/>
                </w:rPr>
                <w:t>L</w:t>
              </w:r>
              <w:r w:rsidRPr="002A36CF">
                <w:rPr>
                  <w:vertAlign w:val="superscript"/>
                </w:rPr>
                <w:t>2</w:t>
              </w:r>
              <w:r>
                <w:t>/</w:t>
              </w:r>
              <w:r w:rsidRPr="002A36CF">
                <w:rPr>
                  <w:b/>
                </w:rPr>
                <w:t>t</w:t>
              </w:r>
              <w:r>
                <w:t>]</w:t>
              </w:r>
            </w:ins>
          </w:p>
        </w:tc>
      </w:tr>
      <w:tr w:rsidR="00585E5A" w14:paraId="4E18EB95" w14:textId="045CC97B" w:rsidTr="00585E5A">
        <w:tc>
          <w:tcPr>
            <w:tcW w:w="1050" w:type="pct"/>
            <w:shd w:val="clear" w:color="auto" w:fill="auto"/>
            <w:tcPrChange w:id="3023" w:author="Gerard Ateshian" w:date="2014-04-17T21:12:00Z">
              <w:tcPr>
                <w:tcW w:w="1728" w:type="dxa"/>
                <w:shd w:val="clear" w:color="auto" w:fill="auto"/>
              </w:tcPr>
            </w:tcPrChange>
          </w:tcPr>
          <w:p w14:paraId="0D569E35" w14:textId="77777777" w:rsidR="00585E5A" w:rsidRDefault="00585E5A" w:rsidP="006A0BC1">
            <w:pPr>
              <w:pStyle w:val="code"/>
            </w:pPr>
            <w:r>
              <w:t>&lt;M&gt;</w:t>
            </w:r>
          </w:p>
        </w:tc>
        <w:tc>
          <w:tcPr>
            <w:tcW w:w="3470" w:type="pct"/>
            <w:shd w:val="clear" w:color="auto" w:fill="auto"/>
            <w:tcPrChange w:id="3024" w:author="Gerard Ateshian" w:date="2014-04-17T21:12:00Z">
              <w:tcPr>
                <w:tcW w:w="7848" w:type="dxa"/>
                <w:shd w:val="clear" w:color="auto" w:fill="auto"/>
              </w:tcPr>
            </w:tcPrChange>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1" o:title=""/>
                </v:shape>
                <o:OLEObject Type="Embed" ProgID="Equation.DSMT4" ShapeID="_x0000_i1663" DrawAspect="Content" ObjectID="_1460295743" r:id="rId1312"/>
              </w:object>
            </w:r>
            <w:r>
              <w:t xml:space="preserve"> (</w:t>
            </w:r>
            <w:r w:rsidRPr="00AF2221">
              <w:rPr>
                <w:position w:val="-6"/>
              </w:rPr>
              <w:object w:dxaOrig="680" w:dyaOrig="279" w14:anchorId="3A5772AB">
                <v:shape id="_x0000_i1664" type="#_x0000_t75" style="width:34pt;height:14pt" o:ole="">
                  <v:imagedata r:id="rId1313" o:title=""/>
                </v:shape>
                <o:OLEObject Type="Embed" ProgID="Equation.DSMT4" ShapeID="_x0000_i1664" DrawAspect="Content" ObjectID="_1460295744" r:id="rId1314"/>
              </w:object>
            </w:r>
            <w:r>
              <w:t>)</w:t>
            </w:r>
          </w:p>
        </w:tc>
        <w:tc>
          <w:tcPr>
            <w:tcW w:w="480" w:type="pct"/>
            <w:tcPrChange w:id="3025" w:author="Gerard Ateshian" w:date="2014-04-17T21:12:00Z">
              <w:tcPr>
                <w:tcW w:w="7848" w:type="dxa"/>
              </w:tcPr>
            </w:tcPrChange>
          </w:tcPr>
          <w:p w14:paraId="76AA1DDD" w14:textId="7953855B" w:rsidR="00585E5A" w:rsidRDefault="00585E5A" w:rsidP="00AF2221">
            <w:pPr>
              <w:rPr>
                <w:ins w:id="3026" w:author="Gerard Ateshian" w:date="2014-04-17T21:12:00Z"/>
              </w:rPr>
            </w:pPr>
            <w:ins w:id="3027" w:author="Gerard Ateshian" w:date="2014-04-17T21:12:00Z">
              <w:r>
                <w:t>[ ]</w:t>
              </w:r>
            </w:ins>
          </w:p>
        </w:tc>
      </w:tr>
      <w:tr w:rsidR="00585E5A" w14:paraId="47395E13" w14:textId="7748B19A" w:rsidTr="00585E5A">
        <w:tc>
          <w:tcPr>
            <w:tcW w:w="1050" w:type="pct"/>
            <w:shd w:val="clear" w:color="auto" w:fill="auto"/>
            <w:tcPrChange w:id="3028" w:author="Gerard Ateshian" w:date="2014-04-17T21:12:00Z">
              <w:tcPr>
                <w:tcW w:w="1728" w:type="dxa"/>
                <w:shd w:val="clear" w:color="auto" w:fill="auto"/>
              </w:tcPr>
            </w:tcPrChange>
          </w:tcPr>
          <w:p w14:paraId="2D1289E6" w14:textId="77777777" w:rsidR="00585E5A" w:rsidRDefault="00585E5A" w:rsidP="006A0BC1">
            <w:pPr>
              <w:pStyle w:val="code"/>
            </w:pPr>
            <w:r>
              <w:t>&lt;alpha&gt;</w:t>
            </w:r>
          </w:p>
        </w:tc>
        <w:tc>
          <w:tcPr>
            <w:tcW w:w="3470" w:type="pct"/>
            <w:shd w:val="clear" w:color="auto" w:fill="auto"/>
            <w:tcPrChange w:id="3029" w:author="Gerard Ateshian" w:date="2014-04-17T21:12:00Z">
              <w:tcPr>
                <w:tcW w:w="7848" w:type="dxa"/>
                <w:shd w:val="clear" w:color="auto" w:fill="auto"/>
              </w:tcPr>
            </w:tcPrChange>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5" o:title=""/>
                </v:shape>
                <o:OLEObject Type="Embed" ProgID="Equation.DSMT4" ShapeID="_x0000_i1665" DrawAspect="Content" ObjectID="_1460295745" r:id="rId1316"/>
              </w:object>
            </w:r>
            <w:r>
              <w:t xml:space="preserve"> (</w:t>
            </w:r>
            <w:r w:rsidRPr="00AF2221">
              <w:rPr>
                <w:position w:val="-6"/>
              </w:rPr>
              <w:object w:dxaOrig="580" w:dyaOrig="279" w14:anchorId="69C60CED">
                <v:shape id="_x0000_i1666" type="#_x0000_t75" style="width:29.5pt;height:14pt" o:ole="">
                  <v:imagedata r:id="rId1317" o:title=""/>
                </v:shape>
                <o:OLEObject Type="Embed" ProgID="Equation.DSMT4" ShapeID="_x0000_i1666" DrawAspect="Content" ObjectID="_1460295746" r:id="rId1318"/>
              </w:object>
            </w:r>
            <w:r>
              <w:t>)</w:t>
            </w:r>
          </w:p>
        </w:tc>
        <w:tc>
          <w:tcPr>
            <w:tcW w:w="480" w:type="pct"/>
            <w:tcPrChange w:id="3030" w:author="Gerard Ateshian" w:date="2014-04-17T21:12:00Z">
              <w:tcPr>
                <w:tcW w:w="7848" w:type="dxa"/>
              </w:tcPr>
            </w:tcPrChange>
          </w:tcPr>
          <w:p w14:paraId="3AD246C6" w14:textId="142FDB63" w:rsidR="00585E5A" w:rsidRDefault="00585E5A" w:rsidP="00AF2221">
            <w:pPr>
              <w:rPr>
                <w:ins w:id="3031" w:author="Gerard Ateshian" w:date="2014-04-17T21:12:00Z"/>
              </w:rPr>
            </w:pPr>
            <w:ins w:id="3032" w:author="Gerard Ateshian" w:date="2014-04-17T21:12:00Z">
              <w:r>
                <w:t>[ ]</w:t>
              </w:r>
            </w:ins>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9" o:title=""/>
          </v:shape>
          <o:OLEObject Type="Embed" ProgID="Equation.DSMT4" ShapeID="_x0000_i1667" DrawAspect="Content" ObjectID="_1460295747" r:id="rId1320"/>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8" type="#_x0000_t75" style="width:10.5pt;height:14pt" o:ole="">
            <v:imagedata r:id="rId1321" o:title=""/>
          </v:shape>
          <o:OLEObject Type="Embed" ProgID="Equation.DSMT4" ShapeID="_x0000_i1668" DrawAspect="Content" ObjectID="_1460295748"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3" o:title=""/>
          </v:shape>
          <o:OLEObject Type="Embed" ProgID="Equation.DSMT4" ShapeID="_x0000_i1669" DrawAspect="Content" ObjectID="_1460295749" r:id="rId1324"/>
        </w:object>
      </w:r>
      <w:r>
        <w:t xml:space="preserve"> where </w:t>
      </w:r>
      <w:r w:rsidR="00AF2221" w:rsidRPr="00AF2221">
        <w:rPr>
          <w:position w:val="-4"/>
        </w:rPr>
        <w:object w:dxaOrig="220" w:dyaOrig="260" w14:anchorId="6A938B4F">
          <v:shape id="_x0000_i1670" type="#_x0000_t75" style="width:10.5pt;height:13.5pt" o:ole="">
            <v:imagedata r:id="rId1325" o:title=""/>
          </v:shape>
          <o:OLEObject Type="Embed" ProgID="Equation.DSMT4" ShapeID="_x0000_i1670" DrawAspect="Content" ObjectID="_1460295750"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7" o:title=""/>
          </v:shape>
          <o:OLEObject Type="Embed" ProgID="Equation.DSMT4" ShapeID="_x0000_i1671" DrawAspect="Content" ObjectID="_1460295751"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9" o:title=""/>
          </v:shape>
          <o:OLEObject Type="Embed" ProgID="Equation.DSMT4" ShapeID="_x0000_i1672" DrawAspect="Content" ObjectID="_1460295752" r:id="rId1330"/>
        </w:object>
      </w:r>
      <w:r>
        <w:t xml:space="preserve">) is isotropic and given </w:t>
      </w:r>
      <w:proofErr w:type="gramStart"/>
      <w:r>
        <w:t xml:space="preserve">by </w:t>
      </w:r>
      <w:proofErr w:type="gramEnd"/>
      <w:r w:rsidR="00AF2221" w:rsidRPr="00AF2221">
        <w:rPr>
          <w:position w:val="-14"/>
        </w:rPr>
        <w:object w:dxaOrig="2060" w:dyaOrig="400" w14:anchorId="51DA38FD">
          <v:shape id="_x0000_i1673" type="#_x0000_t75" style="width:103.5pt;height:19.5pt" o:ole="">
            <v:imagedata r:id="rId1331" o:title=""/>
          </v:shape>
          <o:OLEObject Type="Embed" ProgID="Equation.DSMT4" ShapeID="_x0000_i1673" DrawAspect="Content" ObjectID="_1460295753"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3033" w:name="_Toc385498535"/>
      <w:r>
        <w:lastRenderedPageBreak/>
        <w:t>Referentially Orthotropic Diffusivity</w:t>
      </w:r>
      <w:bookmarkEnd w:id="3033"/>
    </w:p>
    <w:p w14:paraId="241A75AB" w14:textId="167F2E4A" w:rsidR="006A0BC1" w:rsidRDefault="006A0BC1" w:rsidP="006A0BC1">
      <w:r>
        <w:t xml:space="preserve">The material type for a </w:t>
      </w:r>
      <w:del w:id="3034"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35" w:author="Gerard Ateshian" w:date="2014-04-17T21:1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144"/>
        <w:gridCol w:w="763"/>
        <w:tblGridChange w:id="3036">
          <w:tblGrid>
            <w:gridCol w:w="1669"/>
            <w:gridCol w:w="7907"/>
            <w:gridCol w:w="7907"/>
          </w:tblGrid>
        </w:tblGridChange>
      </w:tblGrid>
      <w:tr w:rsidR="00585E5A" w14:paraId="10FB58D3" w14:textId="6FAE5D76" w:rsidTr="00585E5A">
        <w:tc>
          <w:tcPr>
            <w:tcW w:w="0" w:type="auto"/>
            <w:shd w:val="clear" w:color="auto" w:fill="auto"/>
            <w:tcPrChange w:id="3037" w:author="Gerard Ateshian" w:date="2014-04-17T21:13:00Z">
              <w:tcPr>
                <w:tcW w:w="1638" w:type="dxa"/>
                <w:shd w:val="clear" w:color="auto" w:fill="auto"/>
              </w:tcPr>
            </w:tcPrChange>
          </w:tcPr>
          <w:p w14:paraId="571825C4" w14:textId="77777777" w:rsidR="00585E5A" w:rsidRDefault="00585E5A" w:rsidP="006A0BC1">
            <w:pPr>
              <w:pStyle w:val="code"/>
            </w:pPr>
            <w:r>
              <w:t>&lt;free_diff&gt;</w:t>
            </w:r>
          </w:p>
        </w:tc>
        <w:tc>
          <w:tcPr>
            <w:tcW w:w="0" w:type="auto"/>
            <w:shd w:val="clear" w:color="auto" w:fill="auto"/>
            <w:tcPrChange w:id="3038" w:author="Gerard Ateshian" w:date="2014-04-17T21:13:00Z">
              <w:tcPr>
                <w:tcW w:w="7938" w:type="dxa"/>
                <w:shd w:val="clear" w:color="auto" w:fill="auto"/>
              </w:tcPr>
            </w:tcPrChange>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3" o:title=""/>
                </v:shape>
                <o:OLEObject Type="Embed" ProgID="Equation.DSMT4" ShapeID="_x0000_i1674" DrawAspect="Content" ObjectID="_1460295754" r:id="rId1334"/>
              </w:object>
            </w:r>
          </w:p>
        </w:tc>
        <w:tc>
          <w:tcPr>
            <w:tcW w:w="0" w:type="auto"/>
            <w:tcPrChange w:id="3039" w:author="Gerard Ateshian" w:date="2014-04-17T21:13:00Z">
              <w:tcPr>
                <w:tcW w:w="7907" w:type="dxa"/>
              </w:tcPr>
            </w:tcPrChange>
          </w:tcPr>
          <w:p w14:paraId="0F44626B" w14:textId="4218CEF0" w:rsidR="00585E5A" w:rsidRDefault="00585E5A" w:rsidP="00AF2221">
            <w:pPr>
              <w:rPr>
                <w:ins w:id="3040" w:author="Gerard Ateshian" w:date="2014-04-17T21:12:00Z"/>
              </w:rPr>
            </w:pPr>
            <w:ins w:id="3041" w:author="Gerard Ateshian" w:date="2014-04-17T21:12:00Z">
              <w:r>
                <w:t>[</w:t>
              </w:r>
              <w:r w:rsidRPr="002A36CF">
                <w:rPr>
                  <w:b/>
                </w:rPr>
                <w:t>L</w:t>
              </w:r>
              <w:r w:rsidRPr="002A36CF">
                <w:rPr>
                  <w:vertAlign w:val="superscript"/>
                </w:rPr>
                <w:t>2</w:t>
              </w:r>
              <w:r>
                <w:t>/</w:t>
              </w:r>
              <w:r w:rsidRPr="002A36CF">
                <w:rPr>
                  <w:b/>
                </w:rPr>
                <w:t>t</w:t>
              </w:r>
              <w:r>
                <w:t>]</w:t>
              </w:r>
            </w:ins>
          </w:p>
        </w:tc>
      </w:tr>
      <w:tr w:rsidR="00585E5A" w14:paraId="0FBC3E68" w14:textId="4D8061BC" w:rsidTr="00585E5A">
        <w:tc>
          <w:tcPr>
            <w:tcW w:w="0" w:type="auto"/>
            <w:shd w:val="clear" w:color="auto" w:fill="auto"/>
            <w:tcPrChange w:id="3042" w:author="Gerard Ateshian" w:date="2014-04-17T21:13:00Z">
              <w:tcPr>
                <w:tcW w:w="1638" w:type="dxa"/>
                <w:shd w:val="clear" w:color="auto" w:fill="auto"/>
              </w:tcPr>
            </w:tcPrChange>
          </w:tcPr>
          <w:p w14:paraId="158B3EBE" w14:textId="77777777" w:rsidR="00585E5A" w:rsidRDefault="00585E5A" w:rsidP="006A0BC1">
            <w:pPr>
              <w:pStyle w:val="code"/>
            </w:pPr>
            <w:r>
              <w:t>&lt;diff0&gt;</w:t>
            </w:r>
          </w:p>
        </w:tc>
        <w:tc>
          <w:tcPr>
            <w:tcW w:w="0" w:type="auto"/>
            <w:shd w:val="clear" w:color="auto" w:fill="auto"/>
            <w:tcPrChange w:id="3043" w:author="Gerard Ateshian" w:date="2014-04-17T21:13:00Z">
              <w:tcPr>
                <w:tcW w:w="7938" w:type="dxa"/>
                <w:shd w:val="clear" w:color="auto" w:fill="auto"/>
              </w:tcPr>
            </w:tcPrChange>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5" o:title=""/>
                </v:shape>
                <o:OLEObject Type="Embed" ProgID="Equation.DSMT4" ShapeID="_x0000_i1675" DrawAspect="Content" ObjectID="_1460295755" r:id="rId1336"/>
              </w:object>
            </w:r>
          </w:p>
        </w:tc>
        <w:tc>
          <w:tcPr>
            <w:tcW w:w="0" w:type="auto"/>
            <w:tcPrChange w:id="3044" w:author="Gerard Ateshian" w:date="2014-04-17T21:13:00Z">
              <w:tcPr>
                <w:tcW w:w="7907" w:type="dxa"/>
              </w:tcPr>
            </w:tcPrChange>
          </w:tcPr>
          <w:p w14:paraId="51325258" w14:textId="4CC7B27D" w:rsidR="00585E5A" w:rsidRDefault="00585E5A" w:rsidP="00AF2221">
            <w:pPr>
              <w:rPr>
                <w:ins w:id="3045" w:author="Gerard Ateshian" w:date="2014-04-17T21:12:00Z"/>
              </w:rPr>
            </w:pPr>
            <w:ins w:id="3046" w:author="Gerard Ateshian" w:date="2014-04-17T21:12:00Z">
              <w:r>
                <w:t>[</w:t>
              </w:r>
              <w:r w:rsidRPr="002A36CF">
                <w:rPr>
                  <w:b/>
                </w:rPr>
                <w:t>L</w:t>
              </w:r>
              <w:r w:rsidRPr="002A36CF">
                <w:rPr>
                  <w:vertAlign w:val="superscript"/>
                </w:rPr>
                <w:t>2</w:t>
              </w:r>
              <w:r>
                <w:t>/</w:t>
              </w:r>
              <w:r w:rsidRPr="002A36CF">
                <w:rPr>
                  <w:b/>
                </w:rPr>
                <w:t>t</w:t>
              </w:r>
              <w:r>
                <w:t>]</w:t>
              </w:r>
            </w:ins>
          </w:p>
        </w:tc>
      </w:tr>
      <w:tr w:rsidR="00585E5A" w14:paraId="2D7AFDFE" w14:textId="128DED23" w:rsidTr="00585E5A">
        <w:tc>
          <w:tcPr>
            <w:tcW w:w="0" w:type="auto"/>
            <w:shd w:val="clear" w:color="auto" w:fill="auto"/>
            <w:tcPrChange w:id="3047" w:author="Gerard Ateshian" w:date="2014-04-17T21:13:00Z">
              <w:tcPr>
                <w:tcW w:w="1638" w:type="dxa"/>
                <w:shd w:val="clear" w:color="auto" w:fill="auto"/>
              </w:tcPr>
            </w:tcPrChange>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Change w:id="3048" w:author="Gerard Ateshian" w:date="2014-04-17T21:13:00Z">
              <w:tcPr>
                <w:tcW w:w="7938" w:type="dxa"/>
                <w:shd w:val="clear" w:color="auto" w:fill="auto"/>
              </w:tcPr>
            </w:tcPrChange>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7" o:title=""/>
                </v:shape>
                <o:OLEObject Type="Embed" ProgID="Equation.DSMT4" ShapeID="_x0000_i1676" DrawAspect="Content" ObjectID="_1460295756" r:id="rId1338"/>
              </w:object>
            </w:r>
            <w:r>
              <w:t xml:space="preserve"> along orthogonal directions (</w:t>
            </w:r>
            <w:r w:rsidRPr="00AF2221">
              <w:rPr>
                <w:position w:val="-10"/>
              </w:rPr>
              <w:object w:dxaOrig="920" w:dyaOrig="320" w14:anchorId="4DF4426A">
                <v:shape id="_x0000_i1677" type="#_x0000_t75" style="width:45.5pt;height:16.5pt" o:ole="">
                  <v:imagedata r:id="rId1339" o:title=""/>
                </v:shape>
                <o:OLEObject Type="Embed" ProgID="Equation.DSMT4" ShapeID="_x0000_i1677" DrawAspect="Content" ObjectID="_1460295757" r:id="rId1340"/>
              </w:object>
            </w:r>
            <w:r>
              <w:t>)</w:t>
            </w:r>
          </w:p>
        </w:tc>
        <w:tc>
          <w:tcPr>
            <w:tcW w:w="0" w:type="auto"/>
            <w:tcPrChange w:id="3049" w:author="Gerard Ateshian" w:date="2014-04-17T21:13:00Z">
              <w:tcPr>
                <w:tcW w:w="7907" w:type="dxa"/>
              </w:tcPr>
            </w:tcPrChange>
          </w:tcPr>
          <w:p w14:paraId="69CF1228" w14:textId="2417556E" w:rsidR="00585E5A" w:rsidRDefault="00585E5A" w:rsidP="00AF2221">
            <w:pPr>
              <w:rPr>
                <w:ins w:id="3050" w:author="Gerard Ateshian" w:date="2014-04-17T21:12:00Z"/>
              </w:rPr>
            </w:pPr>
            <w:ins w:id="3051" w:author="Gerard Ateshian" w:date="2014-04-17T21:12:00Z">
              <w:r>
                <w:t>[</w:t>
              </w:r>
              <w:r w:rsidRPr="002A36CF">
                <w:rPr>
                  <w:b/>
                </w:rPr>
                <w:t>L</w:t>
              </w:r>
              <w:r w:rsidRPr="002A36CF">
                <w:rPr>
                  <w:vertAlign w:val="superscript"/>
                </w:rPr>
                <w:t>2</w:t>
              </w:r>
              <w:r>
                <w:t>/</w:t>
              </w:r>
              <w:r w:rsidRPr="002A36CF">
                <w:rPr>
                  <w:b/>
                </w:rPr>
                <w:t>t</w:t>
              </w:r>
              <w:r>
                <w:t>]</w:t>
              </w:r>
            </w:ins>
          </w:p>
        </w:tc>
      </w:tr>
      <w:tr w:rsidR="00585E5A" w14:paraId="3E3D2C70" w14:textId="47F87C72" w:rsidTr="00585E5A">
        <w:tc>
          <w:tcPr>
            <w:tcW w:w="0" w:type="auto"/>
            <w:shd w:val="clear" w:color="auto" w:fill="auto"/>
            <w:tcPrChange w:id="3052" w:author="Gerard Ateshian" w:date="2014-04-17T21:13:00Z">
              <w:tcPr>
                <w:tcW w:w="1638" w:type="dxa"/>
                <w:shd w:val="clear" w:color="auto" w:fill="auto"/>
              </w:tcPr>
            </w:tcPrChange>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Change w:id="3053" w:author="Gerard Ateshian" w:date="2014-04-17T21:13:00Z">
              <w:tcPr>
                <w:tcW w:w="7938" w:type="dxa"/>
                <w:shd w:val="clear" w:color="auto" w:fill="auto"/>
              </w:tcPr>
            </w:tcPrChange>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1" o:title=""/>
                </v:shape>
                <o:OLEObject Type="Embed" ProgID="Equation.DSMT4" ShapeID="_x0000_i1678" DrawAspect="Content" ObjectID="_1460295758" r:id="rId1342"/>
              </w:object>
            </w:r>
            <w:r>
              <w:t xml:space="preserve"> along orthogonal directions (</w:t>
            </w:r>
            <w:r w:rsidRPr="00AF2221">
              <w:rPr>
                <w:position w:val="-10"/>
              </w:rPr>
              <w:object w:dxaOrig="920" w:dyaOrig="320" w14:anchorId="7DDC2654">
                <v:shape id="_x0000_i1679" type="#_x0000_t75" style="width:45.5pt;height:16.5pt" o:ole="">
                  <v:imagedata r:id="rId1343" o:title=""/>
                </v:shape>
                <o:OLEObject Type="Embed" ProgID="Equation.DSMT4" ShapeID="_x0000_i1679" DrawAspect="Content" ObjectID="_1460295759" r:id="rId1344"/>
              </w:object>
            </w:r>
            <w:r>
              <w:t>)</w:t>
            </w:r>
          </w:p>
        </w:tc>
        <w:tc>
          <w:tcPr>
            <w:tcW w:w="0" w:type="auto"/>
            <w:tcPrChange w:id="3054" w:author="Gerard Ateshian" w:date="2014-04-17T21:13:00Z">
              <w:tcPr>
                <w:tcW w:w="7907" w:type="dxa"/>
              </w:tcPr>
            </w:tcPrChange>
          </w:tcPr>
          <w:p w14:paraId="22CAFB2E" w14:textId="2E3525A5" w:rsidR="00585E5A" w:rsidRDefault="00585E5A" w:rsidP="00AF2221">
            <w:pPr>
              <w:rPr>
                <w:ins w:id="3055" w:author="Gerard Ateshian" w:date="2014-04-17T21:12:00Z"/>
              </w:rPr>
            </w:pPr>
            <w:ins w:id="3056" w:author="Gerard Ateshian" w:date="2014-04-17T21:12:00Z">
              <w:r>
                <w:t>[</w:t>
              </w:r>
              <w:r w:rsidRPr="002A36CF">
                <w:rPr>
                  <w:b/>
                </w:rPr>
                <w:t>L</w:t>
              </w:r>
              <w:r w:rsidRPr="002A36CF">
                <w:rPr>
                  <w:vertAlign w:val="superscript"/>
                </w:rPr>
                <w:t>2</w:t>
              </w:r>
              <w:r>
                <w:t>/</w:t>
              </w:r>
              <w:r w:rsidRPr="002A36CF">
                <w:rPr>
                  <w:b/>
                </w:rPr>
                <w:t>t</w:t>
              </w:r>
              <w:r>
                <w:t>]</w:t>
              </w:r>
            </w:ins>
          </w:p>
        </w:tc>
      </w:tr>
      <w:tr w:rsidR="00585E5A" w14:paraId="49C2D893" w14:textId="6012DE6A" w:rsidTr="00585E5A">
        <w:tc>
          <w:tcPr>
            <w:tcW w:w="0" w:type="auto"/>
            <w:shd w:val="clear" w:color="auto" w:fill="auto"/>
            <w:tcPrChange w:id="3057" w:author="Gerard Ateshian" w:date="2014-04-17T21:13:00Z">
              <w:tcPr>
                <w:tcW w:w="1638" w:type="dxa"/>
                <w:shd w:val="clear" w:color="auto" w:fill="auto"/>
              </w:tcPr>
            </w:tcPrChange>
          </w:tcPr>
          <w:p w14:paraId="4BDEA4E5" w14:textId="77777777" w:rsidR="00585E5A" w:rsidRDefault="00585E5A" w:rsidP="006A0BC1">
            <w:pPr>
              <w:pStyle w:val="code"/>
            </w:pPr>
            <w:r>
              <w:t>&lt;M0&gt;</w:t>
            </w:r>
          </w:p>
        </w:tc>
        <w:tc>
          <w:tcPr>
            <w:tcW w:w="0" w:type="auto"/>
            <w:shd w:val="clear" w:color="auto" w:fill="auto"/>
            <w:tcPrChange w:id="3058" w:author="Gerard Ateshian" w:date="2014-04-17T21:13:00Z">
              <w:tcPr>
                <w:tcW w:w="7938" w:type="dxa"/>
                <w:shd w:val="clear" w:color="auto" w:fill="auto"/>
              </w:tcPr>
            </w:tcPrChange>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5" o:title=""/>
                </v:shape>
                <o:OLEObject Type="Embed" ProgID="Equation.DSMT4" ShapeID="_x0000_i1680" DrawAspect="Content" ObjectID="_1460295760" r:id="rId1346"/>
              </w:object>
            </w:r>
            <w:r>
              <w:t xml:space="preserve"> (</w:t>
            </w:r>
            <w:r w:rsidRPr="00AF2221">
              <w:rPr>
                <w:position w:val="-12"/>
              </w:rPr>
              <w:object w:dxaOrig="760" w:dyaOrig="360" w14:anchorId="1C23D329">
                <v:shape id="_x0000_i1681" type="#_x0000_t75" style="width:38pt;height:18pt" o:ole="">
                  <v:imagedata r:id="rId1347" o:title=""/>
                </v:shape>
                <o:OLEObject Type="Embed" ProgID="Equation.DSMT4" ShapeID="_x0000_i1681" DrawAspect="Content" ObjectID="_1460295761" r:id="rId1348"/>
              </w:object>
            </w:r>
            <w:r>
              <w:t>)</w:t>
            </w:r>
          </w:p>
        </w:tc>
        <w:tc>
          <w:tcPr>
            <w:tcW w:w="0" w:type="auto"/>
            <w:tcPrChange w:id="3059" w:author="Gerard Ateshian" w:date="2014-04-17T21:13:00Z">
              <w:tcPr>
                <w:tcW w:w="7907" w:type="dxa"/>
              </w:tcPr>
            </w:tcPrChange>
          </w:tcPr>
          <w:p w14:paraId="4EEB6605" w14:textId="47F1E5C3" w:rsidR="00585E5A" w:rsidRDefault="00585E5A" w:rsidP="00AF2221">
            <w:pPr>
              <w:rPr>
                <w:ins w:id="3060" w:author="Gerard Ateshian" w:date="2014-04-17T21:12:00Z"/>
              </w:rPr>
            </w:pPr>
            <w:ins w:id="3061" w:author="Gerard Ateshian" w:date="2014-04-17T21:12:00Z">
              <w:r>
                <w:t>[ ]</w:t>
              </w:r>
            </w:ins>
          </w:p>
        </w:tc>
      </w:tr>
      <w:tr w:rsidR="00585E5A" w14:paraId="4365008F" w14:textId="37B59BAB" w:rsidTr="00585E5A">
        <w:tc>
          <w:tcPr>
            <w:tcW w:w="0" w:type="auto"/>
            <w:shd w:val="clear" w:color="auto" w:fill="auto"/>
            <w:tcPrChange w:id="3062" w:author="Gerard Ateshian" w:date="2014-04-17T21:13:00Z">
              <w:tcPr>
                <w:tcW w:w="1638" w:type="dxa"/>
                <w:shd w:val="clear" w:color="auto" w:fill="auto"/>
              </w:tcPr>
            </w:tcPrChange>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Change w:id="3063" w:author="Gerard Ateshian" w:date="2014-04-17T21:13:00Z">
              <w:tcPr>
                <w:tcW w:w="7938" w:type="dxa"/>
                <w:shd w:val="clear" w:color="auto" w:fill="auto"/>
              </w:tcPr>
            </w:tcPrChange>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9" o:title=""/>
                </v:shape>
                <o:OLEObject Type="Embed" ProgID="Equation.DSMT4" ShapeID="_x0000_i1682" DrawAspect="Content" ObjectID="_1460295762" r:id="rId1350"/>
              </w:object>
            </w:r>
            <w:r>
              <w:t xml:space="preserve"> (</w:t>
            </w:r>
            <w:r w:rsidRPr="00AF2221">
              <w:rPr>
                <w:position w:val="-10"/>
              </w:rPr>
              <w:object w:dxaOrig="920" w:dyaOrig="320" w14:anchorId="6481342E">
                <v:shape id="_x0000_i1683" type="#_x0000_t75" style="width:45.5pt;height:16.5pt" o:ole="">
                  <v:imagedata r:id="rId1351" o:title=""/>
                </v:shape>
                <o:OLEObject Type="Embed" ProgID="Equation.DSMT4" ShapeID="_x0000_i1683" DrawAspect="Content" ObjectID="_1460295763" r:id="rId1352"/>
              </w:object>
            </w:r>
            <w:r>
              <w:t xml:space="preserve">, </w:t>
            </w:r>
            <w:r w:rsidRPr="00AF2221">
              <w:rPr>
                <w:position w:val="-12"/>
              </w:rPr>
              <w:object w:dxaOrig="760" w:dyaOrig="360" w14:anchorId="48985451">
                <v:shape id="_x0000_i1684" type="#_x0000_t75" style="width:38pt;height:18pt" o:ole="">
                  <v:imagedata r:id="rId1353" o:title=""/>
                </v:shape>
                <o:OLEObject Type="Embed" ProgID="Equation.DSMT4" ShapeID="_x0000_i1684" DrawAspect="Content" ObjectID="_1460295764" r:id="rId1354"/>
              </w:object>
            </w:r>
            <w:r>
              <w:t>)</w:t>
            </w:r>
          </w:p>
        </w:tc>
        <w:tc>
          <w:tcPr>
            <w:tcW w:w="0" w:type="auto"/>
            <w:tcPrChange w:id="3064" w:author="Gerard Ateshian" w:date="2014-04-17T21:13:00Z">
              <w:tcPr>
                <w:tcW w:w="7907" w:type="dxa"/>
              </w:tcPr>
            </w:tcPrChange>
          </w:tcPr>
          <w:p w14:paraId="4D21BE65" w14:textId="260833DF" w:rsidR="00585E5A" w:rsidRDefault="00585E5A" w:rsidP="00AF2221">
            <w:pPr>
              <w:rPr>
                <w:ins w:id="3065" w:author="Gerard Ateshian" w:date="2014-04-17T21:12:00Z"/>
              </w:rPr>
            </w:pPr>
            <w:ins w:id="3066" w:author="Gerard Ateshian" w:date="2014-04-17T21:12:00Z">
              <w:r>
                <w:t>[ ]</w:t>
              </w:r>
            </w:ins>
          </w:p>
        </w:tc>
      </w:tr>
      <w:tr w:rsidR="00585E5A" w14:paraId="13F9C902" w14:textId="22920947" w:rsidTr="00585E5A">
        <w:tc>
          <w:tcPr>
            <w:tcW w:w="0" w:type="auto"/>
            <w:shd w:val="clear" w:color="auto" w:fill="auto"/>
            <w:tcPrChange w:id="3067" w:author="Gerard Ateshian" w:date="2014-04-17T21:13:00Z">
              <w:tcPr>
                <w:tcW w:w="1638" w:type="dxa"/>
                <w:shd w:val="clear" w:color="auto" w:fill="auto"/>
              </w:tcPr>
            </w:tcPrChange>
          </w:tcPr>
          <w:p w14:paraId="14D341F2" w14:textId="77777777" w:rsidR="00585E5A" w:rsidRDefault="00585E5A" w:rsidP="006A0BC1">
            <w:pPr>
              <w:pStyle w:val="code"/>
            </w:pPr>
            <w:r>
              <w:t>&lt;alpha0&gt;</w:t>
            </w:r>
          </w:p>
        </w:tc>
        <w:tc>
          <w:tcPr>
            <w:tcW w:w="0" w:type="auto"/>
            <w:shd w:val="clear" w:color="auto" w:fill="auto"/>
            <w:tcPrChange w:id="3068" w:author="Gerard Ateshian" w:date="2014-04-17T21:13:00Z">
              <w:tcPr>
                <w:tcW w:w="7938" w:type="dxa"/>
                <w:shd w:val="clear" w:color="auto" w:fill="auto"/>
              </w:tcPr>
            </w:tcPrChange>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5" o:title=""/>
                </v:shape>
                <o:OLEObject Type="Embed" ProgID="Equation.DSMT4" ShapeID="_x0000_i1685" DrawAspect="Content" ObjectID="_1460295765" r:id="rId1356"/>
              </w:object>
            </w:r>
            <w:r>
              <w:t xml:space="preserve"> (</w:t>
            </w:r>
            <w:r w:rsidRPr="00AF2221">
              <w:rPr>
                <w:position w:val="-12"/>
              </w:rPr>
              <w:object w:dxaOrig="660" w:dyaOrig="360" w14:anchorId="3EC3E9A8">
                <v:shape id="_x0000_i1686" type="#_x0000_t75" style="width:32.5pt;height:18pt" o:ole="">
                  <v:imagedata r:id="rId1357" o:title=""/>
                </v:shape>
                <o:OLEObject Type="Embed" ProgID="Equation.DSMT4" ShapeID="_x0000_i1686" DrawAspect="Content" ObjectID="_1460295766" r:id="rId1358"/>
              </w:object>
            </w:r>
            <w:r>
              <w:t>)</w:t>
            </w:r>
          </w:p>
        </w:tc>
        <w:tc>
          <w:tcPr>
            <w:tcW w:w="0" w:type="auto"/>
            <w:tcPrChange w:id="3069" w:author="Gerard Ateshian" w:date="2014-04-17T21:13:00Z">
              <w:tcPr>
                <w:tcW w:w="7907" w:type="dxa"/>
              </w:tcPr>
            </w:tcPrChange>
          </w:tcPr>
          <w:p w14:paraId="577AA170" w14:textId="23BAB72C" w:rsidR="00585E5A" w:rsidRDefault="00585E5A" w:rsidP="00AF2221">
            <w:pPr>
              <w:rPr>
                <w:ins w:id="3070" w:author="Gerard Ateshian" w:date="2014-04-17T21:12:00Z"/>
              </w:rPr>
            </w:pPr>
            <w:ins w:id="3071" w:author="Gerard Ateshian" w:date="2014-04-17T21:12:00Z">
              <w:r>
                <w:t>[ ]</w:t>
              </w:r>
            </w:ins>
          </w:p>
        </w:tc>
      </w:tr>
      <w:tr w:rsidR="00585E5A" w14:paraId="53D16062" w14:textId="16902BD1" w:rsidTr="00585E5A">
        <w:tc>
          <w:tcPr>
            <w:tcW w:w="0" w:type="auto"/>
            <w:shd w:val="clear" w:color="auto" w:fill="auto"/>
            <w:tcPrChange w:id="3072" w:author="Gerard Ateshian" w:date="2014-04-17T21:13:00Z">
              <w:tcPr>
                <w:tcW w:w="1638" w:type="dxa"/>
                <w:shd w:val="clear" w:color="auto" w:fill="auto"/>
              </w:tcPr>
            </w:tcPrChange>
          </w:tcPr>
          <w:p w14:paraId="70A102BA" w14:textId="77777777" w:rsidR="00585E5A" w:rsidRDefault="00585E5A" w:rsidP="006A0BC1">
            <w:pPr>
              <w:pStyle w:val="code"/>
            </w:pPr>
            <w:r>
              <w:t>&lt;alpha&gt;</w:t>
            </w:r>
          </w:p>
        </w:tc>
        <w:tc>
          <w:tcPr>
            <w:tcW w:w="0" w:type="auto"/>
            <w:shd w:val="clear" w:color="auto" w:fill="auto"/>
            <w:tcPrChange w:id="3073" w:author="Gerard Ateshian" w:date="2014-04-17T21:13:00Z">
              <w:tcPr>
                <w:tcW w:w="7938" w:type="dxa"/>
                <w:shd w:val="clear" w:color="auto" w:fill="auto"/>
              </w:tcPr>
            </w:tcPrChange>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9" o:title=""/>
                </v:shape>
                <o:OLEObject Type="Embed" ProgID="Equation.DSMT4" ShapeID="_x0000_i1687" DrawAspect="Content" ObjectID="_1460295767" r:id="rId1360"/>
              </w:object>
            </w:r>
            <w:r>
              <w:t xml:space="preserve"> (</w:t>
            </w:r>
            <w:r w:rsidRPr="00AF2221">
              <w:rPr>
                <w:position w:val="-10"/>
              </w:rPr>
              <w:object w:dxaOrig="920" w:dyaOrig="320" w14:anchorId="10422FEA">
                <v:shape id="_x0000_i1688" type="#_x0000_t75" style="width:45.5pt;height:16.5pt" o:ole="">
                  <v:imagedata r:id="rId1361" o:title=""/>
                </v:shape>
                <o:OLEObject Type="Embed" ProgID="Equation.DSMT4" ShapeID="_x0000_i1688" DrawAspect="Content" ObjectID="_1460295768" r:id="rId1362"/>
              </w:object>
            </w:r>
            <w:r>
              <w:t xml:space="preserve">, </w:t>
            </w:r>
            <w:r w:rsidRPr="00AF2221">
              <w:rPr>
                <w:position w:val="-12"/>
              </w:rPr>
              <w:object w:dxaOrig="680" w:dyaOrig="360" w14:anchorId="58F0F696">
                <v:shape id="_x0000_i1689" type="#_x0000_t75" style="width:34pt;height:18pt" o:ole="">
                  <v:imagedata r:id="rId1363" o:title=""/>
                </v:shape>
                <o:OLEObject Type="Embed" ProgID="Equation.DSMT4" ShapeID="_x0000_i1689" DrawAspect="Content" ObjectID="_1460295769" r:id="rId1364"/>
              </w:object>
            </w:r>
            <w:r>
              <w:t>)</w:t>
            </w:r>
          </w:p>
        </w:tc>
        <w:tc>
          <w:tcPr>
            <w:tcW w:w="0" w:type="auto"/>
            <w:tcPrChange w:id="3074" w:author="Gerard Ateshian" w:date="2014-04-17T21:13:00Z">
              <w:tcPr>
                <w:tcW w:w="7907" w:type="dxa"/>
              </w:tcPr>
            </w:tcPrChange>
          </w:tcPr>
          <w:p w14:paraId="33EDBA82" w14:textId="4D11DF90" w:rsidR="00585E5A" w:rsidRDefault="00585E5A" w:rsidP="00AF2221">
            <w:pPr>
              <w:rPr>
                <w:ins w:id="3075" w:author="Gerard Ateshian" w:date="2014-04-17T21:12:00Z"/>
              </w:rPr>
            </w:pPr>
            <w:ins w:id="3076" w:author="Gerard Ateshian" w:date="2014-04-17T21:13:00Z">
              <w:r>
                <w:t>[ ]</w:t>
              </w:r>
            </w:ins>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5" o:title=""/>
          </v:shape>
          <o:OLEObject Type="Embed" ProgID="Equation.DSMT4" ShapeID="_x0000_i1690" DrawAspect="Content" ObjectID="_1460295770"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7" o:title=""/>
          </v:shape>
          <o:OLEObject Type="Embed" ProgID="Equation.DSMT4" ShapeID="_x0000_i1691" DrawAspect="Content" ObjectID="_1460295771" r:id="rId1368"/>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9" o:title=""/>
          </v:shape>
          <o:OLEObject Type="Embed" ProgID="Equation.DSMT4" ShapeID="_x0000_i1692" DrawAspect="Content" ObjectID="_1460295772" r:id="rId1370"/>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1" o:title=""/>
          </v:shape>
          <o:OLEObject Type="Embed" ProgID="Equation.DSMT4" ShapeID="_x0000_i1693" DrawAspect="Content" ObjectID="_1460295773" r:id="rId1372"/>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3" o:title=""/>
          </v:shape>
          <o:OLEObject Type="Embed" ProgID="Equation.DSMT4" ShapeID="_x0000_i1694" DrawAspect="Content" ObjectID="_1460295774"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5" o:title=""/>
          </v:shape>
          <o:OLEObject Type="Embed" ProgID="Equation.DSMT4" ShapeID="_x0000_i1695" DrawAspect="Content" ObjectID="_1460295775" r:id="rId1376"/>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7" o:title=""/>
          </v:shape>
          <o:OLEObject Type="Embed" ProgID="Equation.DSMT4" ShapeID="_x0000_i1696" DrawAspect="Content" ObjectID="_1460295776" r:id="rId1378"/>
        </w:object>
      </w:r>
      <w:r>
        <w:t>,</w:t>
      </w:r>
    </w:p>
    <w:p w14:paraId="7F4CE2AE" w14:textId="1D462EE2"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7" type="#_x0000_t75" style="width:16.5pt;height:18pt" o:ole="">
            <v:imagedata r:id="rId1379" o:title=""/>
          </v:shape>
          <o:OLEObject Type="Embed" ProgID="Equation.DSMT4" ShapeID="_x0000_i1697" DrawAspect="Content" ObjectID="_1460295777"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3077" w:author="Gerard Ateshian" w:date="2014-01-07T09:58:00Z">
        <w:r w:rsidDel="005467AD">
          <w:delText xml:space="preserve">permeability </w:delText>
        </w:r>
      </w:del>
      <w:ins w:id="3078"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81" o:title=""/>
          </v:shape>
          <o:OLEObject Type="Embed" ProgID="Equation.DSMT4" ShapeID="_x0000_i1698" DrawAspect="Content" ObjectID="_1460295778" r:id="rId1382"/>
        </w:object>
      </w:r>
      <w:r>
        <w:t xml:space="preserve">) is given </w:t>
      </w:r>
      <w:proofErr w:type="gramStart"/>
      <w:r>
        <w:t xml:space="preserve">by </w:t>
      </w:r>
      <w:proofErr w:type="gramEnd"/>
      <w:r w:rsidR="005467AD" w:rsidRPr="00AF2221">
        <w:rPr>
          <w:position w:val="-28"/>
        </w:rPr>
        <w:object w:dxaOrig="3080" w:dyaOrig="700" w14:anchorId="1D3ACB9A">
          <v:shape id="_x0000_i1699" type="#_x0000_t75" style="width:154pt;height:35.5pt" o:ole="">
            <v:imagedata r:id="rId1383" o:title=""/>
          </v:shape>
          <o:OLEObject Type="Embed" ProgID="Equation.DSMT4" ShapeID="_x0000_i1699" DrawAspect="Content" ObjectID="_1460295779"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3079" w:author="Gerard Ateshian" w:date="2014-01-07T09:51:00Z"/>
        </w:rPr>
      </w:pPr>
      <w:ins w:id="3080" w:author="Gerard Ateshian" w:date="2014-01-07T09:51:00Z">
        <w:r>
          <w:br w:type="page"/>
        </w:r>
      </w:ins>
    </w:p>
    <w:p w14:paraId="16F83162" w14:textId="6B9ED65E" w:rsidR="00C14B72" w:rsidRDefault="00C14B72" w:rsidP="00C14B72">
      <w:pPr>
        <w:pStyle w:val="Heading4"/>
        <w:rPr>
          <w:ins w:id="3081" w:author="Gerard Ateshian" w:date="2014-01-07T09:51:00Z"/>
        </w:rPr>
      </w:pPr>
      <w:bookmarkStart w:id="3082" w:name="_Toc385498536"/>
      <w:ins w:id="3083" w:author="Gerard Ateshian" w:date="2014-01-07T09:52:00Z">
        <w:r>
          <w:lastRenderedPageBreak/>
          <w:t xml:space="preserve">Albro Isotropic </w:t>
        </w:r>
      </w:ins>
      <w:ins w:id="3084" w:author="Gerard Ateshian" w:date="2014-01-07T09:51:00Z">
        <w:r>
          <w:t>Diffusivity</w:t>
        </w:r>
        <w:bookmarkEnd w:id="3082"/>
      </w:ins>
    </w:p>
    <w:p w14:paraId="4A8B3CD1" w14:textId="19D3EA6F" w:rsidR="00C14B72" w:rsidRDefault="00C14B72" w:rsidP="00C14B72">
      <w:pPr>
        <w:rPr>
          <w:ins w:id="3085" w:author="Gerard Ateshian" w:date="2014-01-07T09:51:00Z"/>
        </w:rPr>
      </w:pPr>
      <w:ins w:id="3086" w:author="Gerard Ateshian" w:date="2014-01-07T09:51:00Z">
        <w:r>
          <w:t xml:space="preserve">The material type for a </w:t>
        </w:r>
      </w:ins>
      <w:ins w:id="3087" w:author="Gerard Ateshian" w:date="2014-01-07T09:53:00Z">
        <w:r>
          <w:t xml:space="preserve">porosity and concentration-dependent </w:t>
        </w:r>
      </w:ins>
      <w:ins w:id="3088" w:author="Gerard Ateshian" w:date="2014-01-07T09:51:00Z">
        <w:r>
          <w:t xml:space="preserve">diffusivity which is </w:t>
        </w:r>
      </w:ins>
      <w:ins w:id="3089" w:author="Gerard Ateshian" w:date="2014-01-07T09:53:00Z">
        <w:r>
          <w:t xml:space="preserve">isotropic </w:t>
        </w:r>
      </w:ins>
      <w:ins w:id="3090" w:author="Gerard Ateshian" w:date="2014-01-07T09:51:00Z">
        <w:r>
          <w:t xml:space="preserve">is </w:t>
        </w:r>
        <w:r>
          <w:rPr>
            <w:i/>
          </w:rPr>
          <w:t>“diff-</w:t>
        </w:r>
      </w:ins>
      <w:ins w:id="3091" w:author="Gerard Ateshian" w:date="2014-01-07T09:53:00Z">
        <w:r>
          <w:rPr>
            <w:i/>
          </w:rPr>
          <w:t>Albro</w:t>
        </w:r>
      </w:ins>
      <w:ins w:id="3092" w:author="Gerard Ateshian" w:date="2014-01-07T09:51:00Z">
        <w:r>
          <w:rPr>
            <w:i/>
          </w:rPr>
          <w:t>-</w:t>
        </w:r>
      </w:ins>
      <w:ins w:id="3093" w:author="Gerard Ateshian" w:date="2014-01-07T09:53:00Z">
        <w:r>
          <w:rPr>
            <w:i/>
          </w:rPr>
          <w:t>iso</w:t>
        </w:r>
      </w:ins>
      <w:ins w:id="3094" w:author="Gerard Ateshian" w:date="2014-01-07T09:51:00Z">
        <w:r>
          <w:rPr>
            <w:i/>
          </w:rPr>
          <w:t>”</w:t>
        </w:r>
        <w:r>
          <w:t>. The following material parameters need to be defined:</w:t>
        </w:r>
      </w:ins>
    </w:p>
    <w:p w14:paraId="5AA8EAF3" w14:textId="77777777" w:rsidR="00C14B72" w:rsidRDefault="00C14B72" w:rsidP="00C14B72">
      <w:pPr>
        <w:rPr>
          <w:ins w:id="3095"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96" w:author="Gerard Ateshian" w:date="2014-04-17T21: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090"/>
        <w:gridCol w:w="817"/>
        <w:tblGridChange w:id="3097">
          <w:tblGrid>
            <w:gridCol w:w="1669"/>
            <w:gridCol w:w="7907"/>
            <w:gridCol w:w="7907"/>
          </w:tblGrid>
        </w:tblGridChange>
      </w:tblGrid>
      <w:tr w:rsidR="00585E5A" w14:paraId="4F9D9FC1" w14:textId="5C94E5E7" w:rsidTr="00585E5A">
        <w:trPr>
          <w:ins w:id="3098" w:author="Gerard Ateshian" w:date="2014-01-07T09:51:00Z"/>
        </w:trPr>
        <w:tc>
          <w:tcPr>
            <w:tcW w:w="0" w:type="auto"/>
            <w:shd w:val="clear" w:color="auto" w:fill="auto"/>
            <w:tcPrChange w:id="3099" w:author="Gerard Ateshian" w:date="2014-04-17T21:14:00Z">
              <w:tcPr>
                <w:tcW w:w="1669" w:type="dxa"/>
                <w:shd w:val="clear" w:color="auto" w:fill="auto"/>
              </w:tcPr>
            </w:tcPrChange>
          </w:tcPr>
          <w:p w14:paraId="1D4A61FE" w14:textId="77777777" w:rsidR="00585E5A" w:rsidRDefault="00585E5A" w:rsidP="00C14B72">
            <w:pPr>
              <w:pStyle w:val="code"/>
              <w:rPr>
                <w:ins w:id="3100" w:author="Gerard Ateshian" w:date="2014-01-07T09:51:00Z"/>
              </w:rPr>
            </w:pPr>
            <w:ins w:id="3101" w:author="Gerard Ateshian" w:date="2014-01-07T09:51:00Z">
              <w:r>
                <w:t>&lt;free_diff&gt;</w:t>
              </w:r>
            </w:ins>
          </w:p>
        </w:tc>
        <w:tc>
          <w:tcPr>
            <w:tcW w:w="0" w:type="auto"/>
            <w:shd w:val="clear" w:color="auto" w:fill="auto"/>
            <w:tcPrChange w:id="3102" w:author="Gerard Ateshian" w:date="2014-04-17T21:14:00Z">
              <w:tcPr>
                <w:tcW w:w="7907" w:type="dxa"/>
                <w:shd w:val="clear" w:color="auto" w:fill="auto"/>
              </w:tcPr>
            </w:tcPrChange>
          </w:tcPr>
          <w:p w14:paraId="499E0E76" w14:textId="77777777" w:rsidR="00585E5A" w:rsidRDefault="00585E5A" w:rsidP="00C14B72">
            <w:pPr>
              <w:rPr>
                <w:ins w:id="3103" w:author="Gerard Ateshian" w:date="2014-01-07T09:51:00Z"/>
              </w:rPr>
            </w:pPr>
            <w:ins w:id="3104" w:author="Gerard Ateshian" w:date="2014-01-07T09:51:00Z">
              <w:r>
                <w:t xml:space="preserve">free diffusivity </w:t>
              </w:r>
            </w:ins>
            <w:ins w:id="3105" w:author="Gerard Ateshian" w:date="2014-01-07T09:51:00Z">
              <w:r w:rsidRPr="00AF2221">
                <w:rPr>
                  <w:position w:val="-12"/>
                </w:rPr>
                <w:object w:dxaOrig="279" w:dyaOrig="360" w14:anchorId="5712DBF1">
                  <v:shape id="_x0000_i1700" type="#_x0000_t75" style="width:14pt;height:18pt" o:ole="">
                    <v:imagedata r:id="rId1333" o:title=""/>
                  </v:shape>
                  <o:OLEObject Type="Embed" ProgID="Equation.DSMT4" ShapeID="_x0000_i1700" DrawAspect="Content" ObjectID="_1460295780" r:id="rId1385"/>
                </w:object>
              </w:r>
            </w:ins>
          </w:p>
        </w:tc>
        <w:tc>
          <w:tcPr>
            <w:tcW w:w="0" w:type="auto"/>
            <w:tcPrChange w:id="3106" w:author="Gerard Ateshian" w:date="2014-04-17T21:14:00Z">
              <w:tcPr>
                <w:tcW w:w="7907" w:type="dxa"/>
              </w:tcPr>
            </w:tcPrChange>
          </w:tcPr>
          <w:p w14:paraId="5744BD96" w14:textId="2C38A8D7" w:rsidR="00585E5A" w:rsidRDefault="00585E5A" w:rsidP="00C14B72">
            <w:pPr>
              <w:rPr>
                <w:ins w:id="3107" w:author="Gerard Ateshian" w:date="2014-04-17T21:13:00Z"/>
              </w:rPr>
            </w:pPr>
            <w:ins w:id="3108" w:author="Gerard Ateshian" w:date="2014-04-17T21:13:00Z">
              <w:r>
                <w:t>[</w:t>
              </w:r>
              <w:r w:rsidRPr="002A36CF">
                <w:rPr>
                  <w:b/>
                </w:rPr>
                <w:t>L</w:t>
              </w:r>
              <w:r w:rsidRPr="002A36CF">
                <w:rPr>
                  <w:vertAlign w:val="superscript"/>
                </w:rPr>
                <w:t>2</w:t>
              </w:r>
              <w:r>
                <w:t>/</w:t>
              </w:r>
              <w:r w:rsidRPr="002A36CF">
                <w:rPr>
                  <w:b/>
                </w:rPr>
                <w:t>t</w:t>
              </w:r>
              <w:r>
                <w:t>]</w:t>
              </w:r>
            </w:ins>
          </w:p>
        </w:tc>
      </w:tr>
      <w:tr w:rsidR="00585E5A" w14:paraId="019A200E" w14:textId="032A0833" w:rsidTr="00585E5A">
        <w:trPr>
          <w:ins w:id="3109" w:author="Gerard Ateshian" w:date="2014-01-07T09:51:00Z"/>
        </w:trPr>
        <w:tc>
          <w:tcPr>
            <w:tcW w:w="0" w:type="auto"/>
            <w:shd w:val="clear" w:color="auto" w:fill="auto"/>
            <w:tcPrChange w:id="3110" w:author="Gerard Ateshian" w:date="2014-04-17T21:14:00Z">
              <w:tcPr>
                <w:tcW w:w="1669" w:type="dxa"/>
                <w:shd w:val="clear" w:color="auto" w:fill="auto"/>
              </w:tcPr>
            </w:tcPrChange>
          </w:tcPr>
          <w:p w14:paraId="6D06959D" w14:textId="20F22102" w:rsidR="00585E5A" w:rsidRDefault="00585E5A" w:rsidP="00C14B72">
            <w:pPr>
              <w:pStyle w:val="code"/>
              <w:rPr>
                <w:ins w:id="3111" w:author="Gerard Ateshian" w:date="2014-01-07T09:51:00Z"/>
              </w:rPr>
            </w:pPr>
            <w:ins w:id="3112" w:author="Gerard Ateshian" w:date="2014-01-07T09:51:00Z">
              <w:r>
                <w:t>&lt;</w:t>
              </w:r>
            </w:ins>
            <w:ins w:id="3113" w:author="Gerard Ateshian" w:date="2014-01-07T09:53:00Z">
              <w:r>
                <w:t>cdinv</w:t>
              </w:r>
            </w:ins>
            <w:ins w:id="3114" w:author="Gerard Ateshian" w:date="2014-01-07T09:51:00Z">
              <w:r>
                <w:t>&gt;</w:t>
              </w:r>
            </w:ins>
          </w:p>
        </w:tc>
        <w:tc>
          <w:tcPr>
            <w:tcW w:w="0" w:type="auto"/>
            <w:shd w:val="clear" w:color="auto" w:fill="auto"/>
            <w:tcPrChange w:id="3115" w:author="Gerard Ateshian" w:date="2014-04-17T21:14:00Z">
              <w:tcPr>
                <w:tcW w:w="7907" w:type="dxa"/>
                <w:shd w:val="clear" w:color="auto" w:fill="auto"/>
              </w:tcPr>
            </w:tcPrChange>
          </w:tcPr>
          <w:p w14:paraId="30A69475" w14:textId="1368C33D" w:rsidR="00585E5A" w:rsidRPr="00006A43" w:rsidRDefault="00585E5A" w:rsidP="00C14B72">
            <w:pPr>
              <w:rPr>
                <w:ins w:id="3116" w:author="Gerard Ateshian" w:date="2014-01-07T09:51:00Z"/>
              </w:rPr>
            </w:pPr>
            <w:ins w:id="3117" w:author="Gerard Ateshian" w:date="2014-01-07T09:55:00Z">
              <w:r>
                <w:t>inverse</w:t>
              </w:r>
            </w:ins>
            <w:ins w:id="3118" w:author="Gerard Ateshian" w:date="2014-01-07T09:54:00Z">
              <w:r>
                <w:t xml:space="preserve"> of characteristic concentration for concentration-dependence</w:t>
              </w:r>
            </w:ins>
            <w:ins w:id="3119" w:author="Gerard Ateshian" w:date="2014-01-07T09:51:00Z">
              <w:r>
                <w:t xml:space="preserve"> </w:t>
              </w:r>
            </w:ins>
            <w:ins w:id="3120" w:author="Gerard Ateshian" w:date="2014-01-07T09:51:00Z">
              <w:r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460295781" r:id="rId1387"/>
                </w:object>
              </w:r>
            </w:ins>
          </w:p>
        </w:tc>
        <w:tc>
          <w:tcPr>
            <w:tcW w:w="0" w:type="auto"/>
            <w:tcPrChange w:id="3121" w:author="Gerard Ateshian" w:date="2014-04-17T21:14:00Z">
              <w:tcPr>
                <w:tcW w:w="7907" w:type="dxa"/>
              </w:tcPr>
            </w:tcPrChange>
          </w:tcPr>
          <w:p w14:paraId="7E8944CC" w14:textId="0EC2944A" w:rsidR="00585E5A" w:rsidRDefault="00585E5A" w:rsidP="00C14B72">
            <w:pPr>
              <w:rPr>
                <w:ins w:id="3122" w:author="Gerard Ateshian" w:date="2014-04-17T21:13:00Z"/>
              </w:rPr>
            </w:pPr>
            <w:ins w:id="3123" w:author="Gerard Ateshian" w:date="2014-04-17T21:13:00Z">
              <w:r>
                <w:t>[</w:t>
              </w:r>
              <w:r w:rsidRPr="00585E5A">
                <w:rPr>
                  <w:b/>
                  <w:rPrChange w:id="3124" w:author="Gerard Ateshian" w:date="2014-04-17T21:13:00Z">
                    <w:rPr/>
                  </w:rPrChange>
                </w:rPr>
                <w:t>L</w:t>
              </w:r>
              <w:r w:rsidRPr="00585E5A">
                <w:rPr>
                  <w:vertAlign w:val="superscript"/>
                  <w:rPrChange w:id="3125" w:author="Gerard Ateshian" w:date="2014-04-17T21:13:00Z">
                    <w:rPr/>
                  </w:rPrChange>
                </w:rPr>
                <w:t>3</w:t>
              </w:r>
              <w:r>
                <w:t>/</w:t>
              </w:r>
              <w:r w:rsidRPr="00585E5A">
                <w:rPr>
                  <w:b/>
                  <w:rPrChange w:id="3126" w:author="Gerard Ateshian" w:date="2014-04-17T21:13:00Z">
                    <w:rPr/>
                  </w:rPrChange>
                </w:rPr>
                <w:t>n</w:t>
              </w:r>
              <w:r>
                <w:t>]</w:t>
              </w:r>
            </w:ins>
          </w:p>
        </w:tc>
      </w:tr>
      <w:tr w:rsidR="00585E5A" w14:paraId="008D95B3" w14:textId="73212FC2" w:rsidTr="00585E5A">
        <w:trPr>
          <w:ins w:id="3127" w:author="Gerard Ateshian" w:date="2014-01-07T09:51:00Z"/>
        </w:trPr>
        <w:tc>
          <w:tcPr>
            <w:tcW w:w="0" w:type="auto"/>
            <w:shd w:val="clear" w:color="auto" w:fill="auto"/>
            <w:tcPrChange w:id="3128" w:author="Gerard Ateshian" w:date="2014-04-17T21:14:00Z">
              <w:tcPr>
                <w:tcW w:w="1669" w:type="dxa"/>
                <w:shd w:val="clear" w:color="auto" w:fill="auto"/>
              </w:tcPr>
            </w:tcPrChange>
          </w:tcPr>
          <w:p w14:paraId="10CC5A82" w14:textId="1F76E0D6" w:rsidR="00585E5A" w:rsidRDefault="00585E5A" w:rsidP="00C14B72">
            <w:pPr>
              <w:pStyle w:val="code"/>
              <w:rPr>
                <w:ins w:id="3129" w:author="Gerard Ateshian" w:date="2014-01-07T09:51:00Z"/>
              </w:rPr>
            </w:pPr>
            <w:ins w:id="3130" w:author="Gerard Ateshian" w:date="2014-01-07T09:51:00Z">
              <w:r>
                <w:t>&lt;</w:t>
              </w:r>
            </w:ins>
            <w:ins w:id="3131" w:author="Gerard Ateshian" w:date="2014-01-07T09:54:00Z">
              <w:r>
                <w:t>alphad</w:t>
              </w:r>
            </w:ins>
            <w:ins w:id="3132" w:author="Gerard Ateshian" w:date="2014-01-07T09:51:00Z">
              <w:r>
                <w:t>&gt;</w:t>
              </w:r>
            </w:ins>
          </w:p>
          <w:p w14:paraId="0AB8E128" w14:textId="77777777" w:rsidR="00585E5A" w:rsidRDefault="00585E5A" w:rsidP="00C14B72">
            <w:pPr>
              <w:pStyle w:val="code"/>
              <w:rPr>
                <w:ins w:id="3133" w:author="Gerard Ateshian" w:date="2014-01-07T09:51:00Z"/>
              </w:rPr>
            </w:pPr>
          </w:p>
        </w:tc>
        <w:tc>
          <w:tcPr>
            <w:tcW w:w="0" w:type="auto"/>
            <w:shd w:val="clear" w:color="auto" w:fill="auto"/>
            <w:tcPrChange w:id="3134" w:author="Gerard Ateshian" w:date="2014-04-17T21:14:00Z">
              <w:tcPr>
                <w:tcW w:w="7907" w:type="dxa"/>
                <w:shd w:val="clear" w:color="auto" w:fill="auto"/>
              </w:tcPr>
            </w:tcPrChange>
          </w:tcPr>
          <w:p w14:paraId="71A275C9" w14:textId="18F3FB85" w:rsidR="00585E5A" w:rsidRDefault="00585E5A" w:rsidP="00C14B72">
            <w:pPr>
              <w:rPr>
                <w:ins w:id="3135" w:author="Gerard Ateshian" w:date="2014-01-07T09:51:00Z"/>
              </w:rPr>
            </w:pPr>
            <w:ins w:id="3136" w:author="Gerard Ateshian" w:date="2014-01-07T09:55:00Z">
              <w:r>
                <w:t>coefficient of porosity-dependence</w:t>
              </w:r>
            </w:ins>
            <w:ins w:id="3137" w:author="Gerard Ateshian" w:date="2014-01-07T09:51:00Z">
              <w:r>
                <w:t xml:space="preserve"> </w:t>
              </w:r>
            </w:ins>
            <w:ins w:id="3138" w:author="Gerard Ateshian" w:date="2014-01-07T09:51:00Z">
              <w:r w:rsidRPr="00AF2221">
                <w:rPr>
                  <w:position w:val="-12"/>
                </w:rPr>
                <w:object w:dxaOrig="340" w:dyaOrig="380" w14:anchorId="6DE18973">
                  <v:shape id="_x0000_i1702" type="#_x0000_t75" style="width:17.5pt;height:19.5pt" o:ole="">
                    <v:imagedata r:id="rId1388" o:title=""/>
                  </v:shape>
                  <o:OLEObject Type="Embed" ProgID="Equation.DSMT4" ShapeID="_x0000_i1702" DrawAspect="Content" ObjectID="_1460295782" r:id="rId1389"/>
                </w:object>
              </w:r>
            </w:ins>
          </w:p>
        </w:tc>
        <w:tc>
          <w:tcPr>
            <w:tcW w:w="0" w:type="auto"/>
            <w:tcPrChange w:id="3139" w:author="Gerard Ateshian" w:date="2014-04-17T21:14:00Z">
              <w:tcPr>
                <w:tcW w:w="7907" w:type="dxa"/>
              </w:tcPr>
            </w:tcPrChange>
          </w:tcPr>
          <w:p w14:paraId="5B321ABD" w14:textId="59BF9015" w:rsidR="00585E5A" w:rsidRDefault="00585E5A" w:rsidP="00C14B72">
            <w:pPr>
              <w:rPr>
                <w:ins w:id="3140" w:author="Gerard Ateshian" w:date="2014-04-17T21:13:00Z"/>
              </w:rPr>
            </w:pPr>
            <w:ins w:id="3141" w:author="Gerard Ateshian" w:date="2014-04-17T21:13:00Z">
              <w:r>
                <w:t>[ ]</w:t>
              </w:r>
            </w:ins>
          </w:p>
        </w:tc>
      </w:tr>
    </w:tbl>
    <w:p w14:paraId="1C09AB21" w14:textId="77777777" w:rsidR="00C14B72" w:rsidRDefault="00C14B72" w:rsidP="00C14B72">
      <w:pPr>
        <w:rPr>
          <w:ins w:id="3142" w:author="Gerard Ateshian" w:date="2014-01-07T09:51:00Z"/>
        </w:rPr>
      </w:pPr>
    </w:p>
    <w:p w14:paraId="39F6CDE8" w14:textId="701C4893" w:rsidR="00C14B72" w:rsidRDefault="00C14B72" w:rsidP="00C14B72">
      <w:pPr>
        <w:rPr>
          <w:ins w:id="3143" w:author="Gerard Ateshian" w:date="2014-01-07T09:51:00Z"/>
        </w:rPr>
      </w:pPr>
      <w:ins w:id="3144" w:author="Gerard Ateshian" w:date="2014-01-07T09:51:00Z">
        <w:r>
          <w:t xml:space="preserve">This material uses a </w:t>
        </w:r>
      </w:ins>
      <w:ins w:id="3145" w:author="Gerard Ateshian" w:date="2014-01-07T09:55:00Z">
        <w:r>
          <w:t>porosity and concentration</w:t>
        </w:r>
      </w:ins>
      <w:ins w:id="3146" w:author="Gerard Ateshian" w:date="2014-01-07T09:51:00Z">
        <w:r>
          <w:t xml:space="preserve">-dependent diffusivity tensor that </w:t>
        </w:r>
      </w:ins>
      <w:ins w:id="3147" w:author="Gerard Ateshian" w:date="2014-01-07T09:56:00Z">
        <w:r>
          <w:t>remains isotropic with deformation</w:t>
        </w:r>
      </w:ins>
      <w:ins w:id="3148" w:author="Gerard Ateshian" w:date="2014-01-07T09:51:00Z">
        <w:r>
          <w:t>:</w:t>
        </w:r>
      </w:ins>
    </w:p>
    <w:p w14:paraId="4C460A9B" w14:textId="77777777" w:rsidR="00C14B72" w:rsidRDefault="00C14B72" w:rsidP="00C14B72">
      <w:pPr>
        <w:pStyle w:val="MTDisplayEquation"/>
        <w:rPr>
          <w:ins w:id="3149" w:author="Gerard Ateshian" w:date="2014-01-07T09:51:00Z"/>
        </w:rPr>
      </w:pPr>
      <w:ins w:id="3150" w:author="Gerard Ateshian" w:date="2014-01-07T09:51:00Z">
        <w:r>
          <w:tab/>
        </w:r>
      </w:ins>
      <w:ins w:id="3151" w:author="Gerard Ateshian" w:date="2014-01-07T09:51:00Z">
        <w:r w:rsidRPr="00C14B72">
          <w:rPr>
            <w:position w:val="-32"/>
            <w:rPrChange w:id="3152" w:author="Gerard Ateshian" w:date="2014-01-07T09:56:00Z">
              <w:rPr>
                <w:position w:val="-32"/>
              </w:rPr>
            </w:rPrChange>
          </w:rPr>
          <w:object w:dxaOrig="2960" w:dyaOrig="780" w14:anchorId="65BAB2BB">
            <v:shape id="_x0000_i1703" type="#_x0000_t75" style="width:147.5pt;height:39.5pt" o:ole="">
              <v:imagedata r:id="rId1390" o:title=""/>
            </v:shape>
            <o:OLEObject Type="Embed" ProgID="Equation.DSMT4" ShapeID="_x0000_i1703" DrawAspect="Content" ObjectID="_1460295783" r:id="rId1391"/>
          </w:object>
        </w:r>
      </w:ins>
      <w:ins w:id="3153" w:author="Gerard Ateshian" w:date="2014-01-07T09:51:00Z">
        <w:r>
          <w:t>,</w:t>
        </w:r>
      </w:ins>
    </w:p>
    <w:p w14:paraId="3611C788" w14:textId="1AEB837C" w:rsidR="00C14B72" w:rsidRDefault="00BC495E" w:rsidP="00C14B72">
      <w:pPr>
        <w:rPr>
          <w:ins w:id="3154" w:author="Gerard Ateshian" w:date="2014-01-07T09:51:00Z"/>
        </w:rPr>
      </w:pPr>
      <w:proofErr w:type="gramStart"/>
      <w:ins w:id="3155" w:author="Gerard Ateshian" w:date="2014-01-07T09:51:00Z">
        <w:r>
          <w:t>where</w:t>
        </w:r>
        <w:proofErr w:type="gramEnd"/>
        <w:r>
          <w:t xml:space="preserve"> </w:t>
        </w:r>
      </w:ins>
      <w:ins w:id="3156"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60295784" r:id="rId1393"/>
          </w:object>
        </w:r>
      </w:ins>
      <w:ins w:id="3157" w:author="Gerard Ateshian" w:date="2014-01-07T10:00:00Z">
        <w:r w:rsidR="005467AD">
          <w:t xml:space="preserve"> and </w:t>
        </w:r>
      </w:ins>
      <w:ins w:id="3158" w:author="Gerard Ateshian" w:date="2014-01-07T09:51:00Z">
        <w:r>
          <w:t xml:space="preserve">the porosity </w:t>
        </w:r>
      </w:ins>
      <w:ins w:id="3159" w:author="Gerard Ateshian" w:date="2014-01-07T09:57:00Z">
        <w:r w:rsidRPr="00AA6727">
          <w:rPr>
            <w:position w:val="-10"/>
          </w:rPr>
          <w:object w:dxaOrig="320" w:dyaOrig="380" w14:anchorId="6E5C004A">
            <v:shape id="_x0000_i1705" type="#_x0000_t75" style="width:16pt;height:19.5pt" o:ole="">
              <v:imagedata r:id="rId1394" o:title=""/>
            </v:shape>
            <o:OLEObject Type="Embed" ProgID="Equation.DSMT4" ShapeID="_x0000_i1705" DrawAspect="Content" ObjectID="_1460295785" r:id="rId1395"/>
          </w:object>
        </w:r>
      </w:ins>
      <w:ins w:id="3160"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3161" w:author="Gerard Ateshian" w:date="2014-01-07T09:51:00Z"/>
        </w:rPr>
      </w:pPr>
      <w:ins w:id="3162" w:author="Gerard Ateshian" w:date="2014-01-07T09:51:00Z">
        <w:r>
          <w:tab/>
        </w:r>
      </w:ins>
      <w:ins w:id="3163" w:author="Gerard Ateshian" w:date="2014-01-07T09:51:00Z">
        <w:r w:rsidR="00BC495E" w:rsidRPr="00BC495E">
          <w:rPr>
            <w:position w:val="-24"/>
            <w:rPrChange w:id="3164" w:author="Gerard Ateshian" w:date="2014-01-07T09:57:00Z">
              <w:rPr>
                <w:position w:val="-24"/>
              </w:rPr>
            </w:rPrChange>
          </w:rPr>
          <w:object w:dxaOrig="1140" w:dyaOrig="680" w14:anchorId="46679A08">
            <v:shape id="_x0000_i1706" type="#_x0000_t75" style="width:56.5pt;height:34pt" o:ole="">
              <v:imagedata r:id="rId1396" o:title=""/>
            </v:shape>
            <o:OLEObject Type="Embed" ProgID="Equation.DSMT4" ShapeID="_x0000_i1706" DrawAspect="Content" ObjectID="_1460295786" r:id="rId1397"/>
          </w:object>
        </w:r>
      </w:ins>
      <w:ins w:id="3165" w:author="Gerard Ateshian" w:date="2014-01-07T09:51:00Z">
        <w:r w:rsidR="00BC495E">
          <w:t>.</w:t>
        </w:r>
      </w:ins>
    </w:p>
    <w:p w14:paraId="4E967B54" w14:textId="3A0936B8" w:rsidR="00C14B72" w:rsidRDefault="00C14B72" w:rsidP="00BC495E">
      <w:pPr>
        <w:rPr>
          <w:ins w:id="3166" w:author="Gerard Ateshian" w:date="2014-01-07T09:51:00Z"/>
        </w:rPr>
      </w:pPr>
      <w:ins w:id="3167" w:author="Gerard Ateshian" w:date="2014-01-07T09:51:00Z">
        <w:r w:rsidRPr="00AF2221">
          <w:rPr>
            <w:position w:val="-6"/>
          </w:rPr>
          <w:object w:dxaOrig="220" w:dyaOrig="279" w14:anchorId="0F8D068B">
            <v:shape id="_x0000_i1707" type="#_x0000_t75" style="width:10.5pt;height:14pt" o:ole="">
              <v:imagedata r:id="rId1369" o:title=""/>
            </v:shape>
            <o:OLEObject Type="Embed" ProgID="Equation.DSMT4" ShapeID="_x0000_i1707" DrawAspect="Content" ObjectID="_1460295787" r:id="rId1398"/>
          </w:object>
        </w:r>
      </w:ins>
      <w:ins w:id="3168" w:author="Gerard Ateshian" w:date="2014-01-07T09:51:00Z">
        <w:r w:rsidRPr="00A16AEB">
          <w:t xml:space="preserve"> </w:t>
        </w:r>
        <w:proofErr w:type="gramStart"/>
        <w:r>
          <w:t>is</w:t>
        </w:r>
        <w:proofErr w:type="gramEnd"/>
        <w:r>
          <w:t xml:space="preserve"> the Jacobian of the deformation, i.e. </w:t>
        </w:r>
      </w:ins>
      <w:ins w:id="3169" w:author="Gerard Ateshian" w:date="2014-01-07T09:51:00Z">
        <w:r w:rsidRPr="00AF2221">
          <w:rPr>
            <w:position w:val="-6"/>
          </w:rPr>
          <w:object w:dxaOrig="940" w:dyaOrig="279" w14:anchorId="3040A99C">
            <v:shape id="_x0000_i1708" type="#_x0000_t75" style="width:48pt;height:14pt" o:ole="">
              <v:imagedata r:id="rId1371" o:title=""/>
            </v:shape>
            <o:OLEObject Type="Embed" ProgID="Equation.DSMT4" ShapeID="_x0000_i1708" DrawAspect="Content" ObjectID="_1460295788" r:id="rId1399"/>
          </w:object>
        </w:r>
      </w:ins>
      <w:ins w:id="3170" w:author="Gerard Ateshian" w:date="2014-01-07T09:51:00Z">
        <w:r>
          <w:t xml:space="preserve"> where</w:t>
        </w:r>
        <w:r>
          <w:rPr>
            <w:b/>
          </w:rPr>
          <w:t xml:space="preserve"> </w:t>
        </w:r>
      </w:ins>
      <w:ins w:id="3171" w:author="Gerard Ateshian" w:date="2014-01-07T09:51:00Z">
        <w:r w:rsidRPr="00AF2221">
          <w:rPr>
            <w:b/>
            <w:position w:val="-4"/>
          </w:rPr>
          <w:object w:dxaOrig="220" w:dyaOrig="260" w14:anchorId="3BB79878">
            <v:shape id="_x0000_i1709" type="#_x0000_t75" style="width:10.5pt;height:13.5pt" o:ole="">
              <v:imagedata r:id="rId1373" o:title=""/>
            </v:shape>
            <o:OLEObject Type="Embed" ProgID="Equation.DSMT4" ShapeID="_x0000_i1709" DrawAspect="Content" ObjectID="_1460295789" r:id="rId1400"/>
          </w:object>
        </w:r>
      </w:ins>
      <w:ins w:id="3172" w:author="Gerard Ateshian" w:date="2014-01-07T09:51:00Z">
        <w:r w:rsidRPr="00A16AEB">
          <w:t xml:space="preserve"> </w:t>
        </w:r>
        <w:r>
          <w:t>is the deformation gradient</w:t>
        </w:r>
      </w:ins>
      <w:ins w:id="3173" w:author="Gerard Ateshian" w:date="2014-01-07T09:58:00Z">
        <w:r w:rsidR="00BC495E">
          <w:t xml:space="preserve"> and </w:t>
        </w:r>
      </w:ins>
      <w:ins w:id="3174" w:author="Gerard Ateshian" w:date="2014-01-07T09:58:00Z">
        <w:r w:rsidR="00BC495E" w:rsidRPr="00AA6727">
          <w:rPr>
            <w:position w:val="-12"/>
          </w:rPr>
          <w:object w:dxaOrig="280" w:dyaOrig="400" w14:anchorId="281E720D">
            <v:shape id="_x0000_i1710" type="#_x0000_t75" style="width:14pt;height:20pt" o:ole="">
              <v:imagedata r:id="rId1401" o:title=""/>
            </v:shape>
            <o:OLEObject Type="Embed" ProgID="Equation.DSMT4" ShapeID="_x0000_i1710" DrawAspect="Content" ObjectID="_1460295790" r:id="rId1402"/>
          </w:object>
        </w:r>
      </w:ins>
      <w:ins w:id="3175" w:author="Gerard Ateshian" w:date="2014-01-07T09:58:00Z">
        <w:r w:rsidR="00BC495E">
          <w:t xml:space="preserve"> is the referential solid volume fraction</w:t>
        </w:r>
      </w:ins>
      <w:ins w:id="3176" w:author="Gerard Ateshian" w:date="2014-01-07T09:51:00Z">
        <w:r>
          <w:t>.</w:t>
        </w:r>
      </w:ins>
      <w:ins w:id="3177" w:author="Gerard Ateshian" w:date="2014-01-07T10:01:00Z">
        <w:r w:rsidR="005467AD">
          <w:t xml:space="preserve"> Here, </w:t>
        </w:r>
      </w:ins>
      <w:ins w:id="3178" w:author="Gerard Ateshian" w:date="2014-01-07T10:01:00Z">
        <w:r w:rsidR="005467AD" w:rsidRPr="005467AD">
          <w:rPr>
            <w:position w:val="-4"/>
          </w:rPr>
          <w:object w:dxaOrig="180" w:dyaOrig="200" w14:anchorId="618BFB62">
            <v:shape id="_x0000_i1711" type="#_x0000_t75" style="width:9.5pt;height:10pt" o:ole="">
              <v:imagedata r:id="rId1403" o:title=""/>
            </v:shape>
            <o:OLEObject Type="Embed" ProgID="Equation.DSMT4" ShapeID="_x0000_i1711" DrawAspect="Content" ObjectID="_1460295791" r:id="rId1404"/>
          </w:object>
        </w:r>
      </w:ins>
      <w:ins w:id="3179" w:author="Gerard Ateshian" w:date="2014-01-07T10:01:00Z">
        <w:r w:rsidR="005467AD">
          <w:t xml:space="preserve"> represents the actual concentration of the solute whose diffusivity is given </w:t>
        </w:r>
        <w:proofErr w:type="gramStart"/>
        <w:r w:rsidR="005467AD">
          <w:t xml:space="preserve">by </w:t>
        </w:r>
      </w:ins>
      <w:proofErr w:type="gramEnd"/>
      <w:ins w:id="3180" w:author="Gerard Ateshian" w:date="2014-01-07T10:02:00Z">
        <w:r w:rsidR="005467AD" w:rsidRPr="00AA6727">
          <w:rPr>
            <w:position w:val="-6"/>
          </w:rPr>
          <w:object w:dxaOrig="200" w:dyaOrig="260" w14:anchorId="6883251B">
            <v:shape id="_x0000_i1712" type="#_x0000_t75" style="width:10pt;height:13.5pt" o:ole="">
              <v:imagedata r:id="rId1405" o:title=""/>
            </v:shape>
            <o:OLEObject Type="Embed" ProgID="Equation.DSMT4" ShapeID="_x0000_i1712" DrawAspect="Content" ObjectID="_1460295792" r:id="rId1406"/>
          </w:object>
        </w:r>
      </w:ins>
      <w:ins w:id="3181" w:author="Gerard Ateshian" w:date="2014-01-07T10:02:00Z">
        <w:r w:rsidR="005467AD">
          <w:t>.  This constitutive relation is based on the experimental findings reported by Albro et al.</w:t>
        </w:r>
      </w:ins>
      <w:ins w:id="3182"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3183" w:author="Gerard Ateshian" w:date="2014-01-07T10:18:00Z">
        <w:r w:rsidR="00AA6727">
          <w:t>.</w:t>
        </w:r>
      </w:ins>
    </w:p>
    <w:p w14:paraId="7E06207A" w14:textId="77777777" w:rsidR="00C14B72" w:rsidRDefault="00C14B72" w:rsidP="00C14B72">
      <w:pPr>
        <w:rPr>
          <w:ins w:id="3184" w:author="Gerard Ateshian" w:date="2014-01-07T09:51:00Z"/>
        </w:rPr>
      </w:pPr>
    </w:p>
    <w:p w14:paraId="4C18D5CA" w14:textId="77777777" w:rsidR="00C14B72" w:rsidRPr="00B27FE9" w:rsidRDefault="00C14B72" w:rsidP="00C14B72">
      <w:pPr>
        <w:pStyle w:val="Example"/>
        <w:rPr>
          <w:ins w:id="3185" w:author="Gerard Ateshian" w:date="2014-01-07T09:51:00Z"/>
        </w:rPr>
      </w:pPr>
      <w:ins w:id="3186" w:author="Gerard Ateshian" w:date="2014-01-07T09:51:00Z">
        <w:r w:rsidRPr="00B27FE9">
          <w:t>Example:</w:t>
        </w:r>
      </w:ins>
    </w:p>
    <w:p w14:paraId="4AF145CE" w14:textId="607EE5C6" w:rsidR="00214C54" w:rsidRPr="00214C54" w:rsidRDefault="00214C54" w:rsidP="00214C54">
      <w:pPr>
        <w:rPr>
          <w:ins w:id="3187" w:author="Gerard Ateshian" w:date="2014-01-07T10:07:00Z"/>
          <w:rFonts w:ascii="Courier New" w:hAnsi="Courier New"/>
          <w:sz w:val="22"/>
        </w:rPr>
      </w:pPr>
      <w:ins w:id="3188"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3189" w:author="Gerard Ateshian" w:date="2014-01-07T10:07:00Z"/>
          <w:rFonts w:ascii="Courier New" w:hAnsi="Courier New"/>
          <w:sz w:val="22"/>
        </w:rPr>
      </w:pPr>
      <w:ins w:id="3190"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3191" w:author="Gerard Ateshian" w:date="2014-01-07T10:07:00Z"/>
          <w:rFonts w:ascii="Courier New" w:hAnsi="Courier New"/>
          <w:sz w:val="22"/>
        </w:rPr>
      </w:pPr>
      <w:ins w:id="3192"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3193" w:author="Gerard Ateshian" w:date="2014-01-07T10:07:00Z"/>
          <w:rFonts w:ascii="Courier New" w:hAnsi="Courier New"/>
          <w:sz w:val="22"/>
        </w:rPr>
      </w:pPr>
      <w:ins w:id="3194"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3195" w:author="Gerard Ateshian" w:date="2014-01-07T10:07:00Z"/>
          <w:rFonts w:ascii="Courier New" w:hAnsi="Courier New"/>
          <w:sz w:val="22"/>
        </w:rPr>
      </w:pPr>
      <w:ins w:id="3196"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3197" w:author="Gerard Ateshian" w:date="2014-01-07T10:07:00Z"/>
          <w:rFonts w:ascii="Courier New" w:hAnsi="Courier New"/>
          <w:sz w:val="22"/>
        </w:rPr>
      </w:pPr>
      <w:ins w:id="3198"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3199" w:author="Gerard Ateshian" w:date="2014-01-07T10:07:00Z"/>
          <w:rFonts w:ascii="Courier New" w:hAnsi="Courier New"/>
          <w:sz w:val="22"/>
        </w:rPr>
      </w:pPr>
      <w:ins w:id="3200"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3201" w:author="Gerard Ateshian" w:date="2014-01-07T10:07:00Z"/>
          <w:rFonts w:ascii="Courier New" w:hAnsi="Courier New"/>
          <w:sz w:val="22"/>
        </w:rPr>
      </w:pPr>
      <w:ins w:id="3202"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3203" w:author="Gerard Ateshian" w:date="2014-01-07T10:07:00Z"/>
          <w:rFonts w:ascii="Courier New" w:hAnsi="Courier New"/>
          <w:sz w:val="22"/>
        </w:rPr>
      </w:pPr>
      <w:ins w:id="3204"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3205" w:author="Gerard Ateshian" w:date="2014-01-07T10:07:00Z"/>
          <w:rFonts w:ascii="Courier New" w:hAnsi="Courier New"/>
          <w:sz w:val="22"/>
        </w:rPr>
      </w:pPr>
      <w:ins w:id="3206"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3207" w:name="_Ref162420103"/>
      <w:bookmarkStart w:id="3208" w:name="_Toc385498537"/>
      <w:r w:rsidRPr="00B27FE9">
        <w:lastRenderedPageBreak/>
        <w:t>Solubility Materials</w:t>
      </w:r>
      <w:bookmarkEnd w:id="3207"/>
      <w:bookmarkEnd w:id="3208"/>
    </w:p>
    <w:p w14:paraId="0B0BD944" w14:textId="77777777" w:rsidR="006A0BC1" w:rsidRPr="00B27FE9" w:rsidRDefault="006A0BC1" w:rsidP="006A0BC1">
      <w:pPr>
        <w:pStyle w:val="Heading4"/>
      </w:pPr>
      <w:bookmarkStart w:id="3209" w:name="_Toc385498538"/>
      <w:r w:rsidRPr="00B27FE9">
        <w:t>Constant Solubility</w:t>
      </w:r>
      <w:bookmarkEnd w:id="3209"/>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10"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679"/>
        <w:gridCol w:w="4491"/>
        <w:gridCol w:w="1406"/>
        <w:tblGridChange w:id="3211">
          <w:tblGrid>
            <w:gridCol w:w="2065"/>
            <w:gridCol w:w="7513"/>
            <w:gridCol w:w="7513"/>
          </w:tblGrid>
        </w:tblGridChange>
      </w:tblGrid>
      <w:tr w:rsidR="00585E5A" w14:paraId="1D105058" w14:textId="3FF65306" w:rsidTr="00585E5A">
        <w:tc>
          <w:tcPr>
            <w:tcW w:w="1921" w:type="pct"/>
            <w:shd w:val="clear" w:color="auto" w:fill="auto"/>
            <w:tcPrChange w:id="3212" w:author="Gerard Ateshian" w:date="2014-04-17T21:14:00Z">
              <w:tcPr>
                <w:tcW w:w="2065" w:type="dxa"/>
                <w:shd w:val="clear" w:color="auto" w:fill="auto"/>
              </w:tcPr>
            </w:tcPrChange>
          </w:tcPr>
          <w:p w14:paraId="79780518" w14:textId="77777777" w:rsidR="00585E5A" w:rsidRDefault="00585E5A" w:rsidP="006A0BC1">
            <w:pPr>
              <w:pStyle w:val="code"/>
            </w:pPr>
            <w:r>
              <w:t>&lt;solub&gt;</w:t>
            </w:r>
          </w:p>
        </w:tc>
        <w:tc>
          <w:tcPr>
            <w:tcW w:w="2345" w:type="pct"/>
            <w:shd w:val="clear" w:color="auto" w:fill="auto"/>
            <w:tcPrChange w:id="3213" w:author="Gerard Ateshian" w:date="2014-04-17T21:14:00Z">
              <w:tcPr>
                <w:tcW w:w="7513" w:type="dxa"/>
                <w:shd w:val="clear" w:color="auto" w:fill="auto"/>
              </w:tcPr>
            </w:tcPrChange>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7" o:title=""/>
                </v:shape>
                <o:OLEObject Type="Embed" ProgID="Equation.DSMT4" ShapeID="_x0000_i1713" DrawAspect="Content" ObjectID="_1460295793" r:id="rId1408"/>
              </w:object>
            </w:r>
          </w:p>
        </w:tc>
        <w:tc>
          <w:tcPr>
            <w:tcW w:w="734" w:type="pct"/>
            <w:tcPrChange w:id="3214" w:author="Gerard Ateshian" w:date="2014-04-17T21:14:00Z">
              <w:tcPr>
                <w:tcW w:w="7513" w:type="dxa"/>
              </w:tcPr>
            </w:tcPrChange>
          </w:tcPr>
          <w:p w14:paraId="67DBF2C8" w14:textId="7BFDC82E" w:rsidR="00585E5A" w:rsidRPr="000B272C" w:rsidRDefault="00585E5A" w:rsidP="00AF2221">
            <w:pPr>
              <w:rPr>
                <w:ins w:id="3215" w:author="Gerard Ateshian" w:date="2014-04-17T21:14:00Z"/>
              </w:rPr>
            </w:pPr>
            <w:ins w:id="3216" w:author="Gerard Ateshian" w:date="2014-04-17T21:14:00Z">
              <w:r>
                <w:t>[ ]</w:t>
              </w:r>
            </w:ins>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9" o:title=""/>
          </v:shape>
          <o:OLEObject Type="Embed" ProgID="Equation.DSMT4" ShapeID="_x0000_i1714" DrawAspect="Content" ObjectID="_1460295794"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3217" w:name="_Ref162420105"/>
      <w:bookmarkStart w:id="3218" w:name="_Toc385498539"/>
      <w:r w:rsidRPr="00B27FE9">
        <w:lastRenderedPageBreak/>
        <w:t>Osmotic Coefficient Materials</w:t>
      </w:r>
      <w:bookmarkEnd w:id="3217"/>
      <w:bookmarkEnd w:id="3218"/>
    </w:p>
    <w:p w14:paraId="1167F702" w14:textId="77777777" w:rsidR="006A0BC1" w:rsidRPr="00B27FE9" w:rsidRDefault="006A0BC1" w:rsidP="006A0BC1">
      <w:pPr>
        <w:pStyle w:val="Heading4"/>
      </w:pPr>
      <w:bookmarkStart w:id="3219" w:name="_Toc385498540"/>
      <w:r w:rsidRPr="00B27FE9">
        <w:t>Constant Osmotic Coefficient</w:t>
      </w:r>
      <w:bookmarkEnd w:id="3219"/>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20"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39"/>
        <w:gridCol w:w="5464"/>
        <w:gridCol w:w="973"/>
        <w:tblGridChange w:id="3221">
          <w:tblGrid>
            <w:gridCol w:w="2065"/>
            <w:gridCol w:w="7513"/>
            <w:gridCol w:w="7513"/>
          </w:tblGrid>
        </w:tblGridChange>
      </w:tblGrid>
      <w:tr w:rsidR="00585E5A" w14:paraId="63CBD6D2" w14:textId="7FEC2063" w:rsidTr="00585E5A">
        <w:tc>
          <w:tcPr>
            <w:tcW w:w="1639" w:type="pct"/>
            <w:shd w:val="clear" w:color="auto" w:fill="auto"/>
            <w:tcPrChange w:id="3222" w:author="Gerard Ateshian" w:date="2014-04-17T21:14:00Z">
              <w:tcPr>
                <w:tcW w:w="2065" w:type="dxa"/>
                <w:shd w:val="clear" w:color="auto" w:fill="auto"/>
              </w:tcPr>
            </w:tcPrChange>
          </w:tcPr>
          <w:p w14:paraId="3D2D98F3" w14:textId="77777777" w:rsidR="00585E5A" w:rsidRDefault="00585E5A" w:rsidP="006A0BC1">
            <w:pPr>
              <w:pStyle w:val="code"/>
            </w:pPr>
            <w:r>
              <w:t>&lt;osmcoef&gt;</w:t>
            </w:r>
          </w:p>
        </w:tc>
        <w:tc>
          <w:tcPr>
            <w:tcW w:w="2853" w:type="pct"/>
            <w:shd w:val="clear" w:color="auto" w:fill="auto"/>
            <w:tcPrChange w:id="3223" w:author="Gerard Ateshian" w:date="2014-04-17T21:14:00Z">
              <w:tcPr>
                <w:tcW w:w="7513" w:type="dxa"/>
                <w:shd w:val="clear" w:color="auto" w:fill="auto"/>
              </w:tcPr>
            </w:tcPrChange>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1" o:title=""/>
                </v:shape>
                <o:OLEObject Type="Embed" ProgID="Equation.DSMT4" ShapeID="_x0000_i1715" DrawAspect="Content" ObjectID="_1460295795" r:id="rId1412"/>
              </w:object>
            </w:r>
          </w:p>
        </w:tc>
        <w:tc>
          <w:tcPr>
            <w:tcW w:w="509" w:type="pct"/>
            <w:tcPrChange w:id="3224" w:author="Gerard Ateshian" w:date="2014-04-17T21:14:00Z">
              <w:tcPr>
                <w:tcW w:w="7513" w:type="dxa"/>
              </w:tcPr>
            </w:tcPrChange>
          </w:tcPr>
          <w:p w14:paraId="20A3677C" w14:textId="37C5BAB7" w:rsidR="00585E5A" w:rsidRPr="000B272C" w:rsidRDefault="00585E5A" w:rsidP="00AF2221">
            <w:pPr>
              <w:rPr>
                <w:ins w:id="3225" w:author="Gerard Ateshian" w:date="2014-04-17T21:14:00Z"/>
              </w:rPr>
            </w:pPr>
            <w:ins w:id="3226" w:author="Gerard Ateshian" w:date="2014-04-17T21:14:00Z">
              <w:r>
                <w:t>[ ]</w:t>
              </w:r>
            </w:ins>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3" o:title=""/>
          </v:shape>
          <o:OLEObject Type="Embed" ProgID="Equation.DSMT4" ShapeID="_x0000_i1716" DrawAspect="Content" ObjectID="_1460295796"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3227" w:name="_Ref366847643"/>
      <w:bookmarkStart w:id="3228" w:name="_Ref240797904"/>
      <w:bookmarkStart w:id="3229" w:name="_Ref240797910"/>
      <w:bookmarkStart w:id="3230" w:name="_Toc385498541"/>
      <w:r>
        <w:lastRenderedPageBreak/>
        <w:t xml:space="preserve">Triphasic </w:t>
      </w:r>
      <w:r w:rsidR="00AC155B">
        <w:t xml:space="preserve">and Multiphasic </w:t>
      </w:r>
      <w:r>
        <w:t>Materials</w:t>
      </w:r>
      <w:bookmarkEnd w:id="3227"/>
      <w:bookmarkEnd w:id="3228"/>
      <w:bookmarkEnd w:id="3229"/>
      <w:bookmarkEnd w:id="3230"/>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6" o:title=""/>
          </v:shape>
          <o:OLEObject Type="Embed" ProgID="Equation.DSMT4" ShapeID="_x0000_i1717" DrawAspect="Content" ObjectID="_1460295797" r:id="rId1417"/>
        </w:object>
      </w:r>
      <w:r w:rsidRPr="00B27FE9">
        <w:t xml:space="preserve"> </w:t>
      </w:r>
      <w:r w:rsidR="00AF2221" w:rsidRPr="00AF2221">
        <w:rPr>
          <w:position w:val="-6"/>
        </w:rPr>
        <w:object w:dxaOrig="720" w:dyaOrig="260" w14:anchorId="5CE0D0D2">
          <v:shape id="_x0000_i1718" type="#_x0000_t75" style="width:36.5pt;height:13.5pt" o:ole="">
            <v:imagedata r:id="rId1418" o:title=""/>
          </v:shape>
          <o:OLEObject Type="Embed" ProgID="Equation.DSMT4" ShapeID="_x0000_i1718" DrawAspect="Content" ObjectID="_1460295798" r:id="rId1419"/>
        </w:object>
      </w:r>
      <w:r w:rsidR="00AF2221" w:rsidRPr="00AF2221">
        <w:rPr>
          <w:position w:val="-4"/>
        </w:rPr>
        <w:object w:dxaOrig="720" w:dyaOrig="200" w14:anchorId="2C392F12">
          <v:shape id="_x0000_i1719" type="#_x0000_t75" style="width:36.5pt;height:10pt" o:ole="">
            <v:imagedata r:id="rId1420" o:title=""/>
          </v:shape>
          <o:OLEObject Type="Embed" ProgID="Equation.DSMT4" ShapeID="_x0000_i1719" DrawAspect="Content" ObjectID="_1460295799"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2" o:title=""/>
          </v:shape>
          <o:OLEObject Type="Embed" ProgID="Equation.DSMT4" ShapeID="_x0000_i1720" DrawAspect="Content" ObjectID="_1460295800" r:id="rId1423"/>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4" o:title=""/>
          </v:shape>
          <o:OLEObject Type="Embed" ProgID="Equation.DSMT4" ShapeID="_x0000_i1721" DrawAspect="Content" ObjectID="_1460295801" r:id="rId1425"/>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6" o:title=""/>
          </v:shape>
          <o:OLEObject Type="Embed" ProgID="Equation.DSMT4" ShapeID="_x0000_i1722" DrawAspect="Content" ObjectID="_1460295802" r:id="rId1427"/>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8" o:title=""/>
          </v:shape>
          <o:OLEObject Type="Embed" ProgID="Equation.DSMT4" ShapeID="_x0000_i1723" DrawAspect="Content" ObjectID="_1460295803" r:id="rId1429"/>
        </w:object>
      </w:r>
      <w:r w:rsidRPr="00B27FE9">
        <w:t xml:space="preserve"> of solute </w:t>
      </w:r>
      <w:r w:rsidR="00AF2221" w:rsidRPr="00AF2221">
        <w:rPr>
          <w:position w:val="-4"/>
        </w:rPr>
        <w:object w:dxaOrig="220" w:dyaOrig="200" w14:anchorId="0B574E65">
          <v:shape id="_x0000_i1724" type="#_x0000_t75" style="width:10.5pt;height:10pt" o:ole="">
            <v:imagedata r:id="rId1430" o:title=""/>
          </v:shape>
          <o:OLEObject Type="Embed" ProgID="Equation.DSMT4" ShapeID="_x0000_i1724" DrawAspect="Content" ObjectID="_1460295804"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25" type="#_x0000_t75" style="width:61.5pt;height:18pt" o:ole="">
            <v:imagedata r:id="rId1432" o:title=""/>
          </v:shape>
          <o:OLEObject Type="Embed" ProgID="Equation.DSMT4" ShapeID="_x0000_i1725" DrawAspect="Content" ObjectID="_1460295805" r:id="rId1433"/>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4" o:title=""/>
          </v:shape>
          <o:OLEObject Type="Embed" ProgID="Equation.DSMT4" ShapeID="_x0000_i1726" DrawAspect="Content" ObjectID="_1460295806"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6" o:title=""/>
          </v:shape>
          <o:OLEObject Type="Embed" ProgID="Equation.DSMT4" ShapeID="_x0000_i1727" DrawAspect="Content" ObjectID="_1460295807"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8" o:title=""/>
          </v:shape>
          <o:OLEObject Type="Embed" ProgID="Equation.DSMT4" ShapeID="_x0000_i1728" DrawAspect="Content" ObjectID="_1460295808" r:id="rId1439"/>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9" type="#_x0000_t75" style="width:10pt;height:14pt" o:ole="">
            <v:imagedata r:id="rId1440" o:title=""/>
          </v:shape>
          <o:OLEObject Type="Embed" ProgID="Equation.DSMT4" ShapeID="_x0000_i1729" DrawAspect="Content" ObjectID="_1460295809" r:id="rId1441"/>
        </w:object>
      </w:r>
      <w:r w:rsidRPr="00B27FE9">
        <w:t xml:space="preserve">; </w:t>
      </w:r>
      <w:r w:rsidR="00AF2221" w:rsidRPr="00AF2221">
        <w:rPr>
          <w:position w:val="-6"/>
        </w:rPr>
        <w:object w:dxaOrig="279" w:dyaOrig="320" w14:anchorId="3C29343B">
          <v:shape id="_x0000_i1730" type="#_x0000_t75" style="width:14pt;height:16.5pt" o:ole="">
            <v:imagedata r:id="rId1442" o:title=""/>
          </v:shape>
          <o:OLEObject Type="Embed" ProgID="Equation.DSMT4" ShapeID="_x0000_i1730" DrawAspect="Content" ObjectID="_1460295810"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4" o:title=""/>
          </v:shape>
          <o:OLEObject Type="Embed" ProgID="Equation.DSMT4" ShapeID="_x0000_i1731" DrawAspect="Content" ObjectID="_1460295811"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6" o:title=""/>
          </v:shape>
          <o:OLEObject Type="Embed" ProgID="Equation.DSMT4" ShapeID="_x0000_i1732" DrawAspect="Content" ObjectID="_1460295812" r:id="rId1447"/>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33" type="#_x0000_t75" style="width:16.5pt;height:14pt" o:ole="">
            <v:imagedata r:id="rId1448" o:title=""/>
          </v:shape>
          <o:OLEObject Type="Embed" ProgID="Equation.DSMT4" ShapeID="_x0000_i1733" DrawAspect="Content" ObjectID="_1460295813" r:id="rId1449"/>
        </w:object>
      </w:r>
      <w:r w:rsidRPr="00B27FE9">
        <w:t xml:space="preserve">; in general, </w:t>
      </w:r>
      <w:r w:rsidR="00AF2221" w:rsidRPr="00AF2221">
        <w:rPr>
          <w:position w:val="-4"/>
        </w:rPr>
        <w:object w:dxaOrig="320" w:dyaOrig="300" w14:anchorId="67B8CDAB">
          <v:shape id="_x0000_i1734" type="#_x0000_t75" style="width:16.5pt;height:14pt" o:ole="">
            <v:imagedata r:id="rId1450" o:title=""/>
          </v:shape>
          <o:OLEObject Type="Embed" ProgID="Equation.DSMT4" ShapeID="_x0000_i1734" DrawAspect="Content" ObjectID="_1460295814" r:id="rId145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35" type="#_x0000_t75" style="width:48pt;height:14pt" o:ole="">
            <v:imagedata r:id="rId1452" o:title=""/>
          </v:shape>
          <o:OLEObject Type="Embed" ProgID="Equation.DSMT4" ShapeID="_x0000_i1735" DrawAspect="Content" ObjectID="_1460295815"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6" type="#_x0000_t75" style="width:14pt;height:16.5pt" o:ole="">
            <v:imagedata r:id="rId1454" o:title=""/>
          </v:shape>
          <o:OLEObject Type="Embed" ProgID="Equation.DSMT4" ShapeID="_x0000_i1736" DrawAspect="Content" ObjectID="_1460295816"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6" o:title=""/>
          </v:shape>
          <o:OLEObject Type="Embed" ProgID="Equation.DSMT4" ShapeID="_x0000_i1737" DrawAspect="Content" ObjectID="_1460295817" r:id="rId1457"/>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8" type="#_x0000_t75" style="width:14pt;height:21.5pt" o:ole="">
            <v:imagedata r:id="rId1458" o:title=""/>
          </v:shape>
          <o:OLEObject Type="Embed" ProgID="Equation.DSMT4" ShapeID="_x0000_i1738" DrawAspect="Content" ObjectID="_1460295818" r:id="rId1459"/>
        </w:object>
      </w:r>
      <w:r>
        <w:t xml:space="preserve"> is the solid volume fraction and </w:t>
      </w:r>
      <w:r w:rsidR="00AF2221" w:rsidRPr="00AF2221">
        <w:rPr>
          <w:position w:val="-14"/>
        </w:rPr>
        <w:object w:dxaOrig="279" w:dyaOrig="420" w14:anchorId="5EDC30A8">
          <v:shape id="_x0000_i1739" type="#_x0000_t75" style="width:14pt;height:21.5pt" o:ole="">
            <v:imagedata r:id="rId1460" o:title=""/>
          </v:shape>
          <o:OLEObject Type="Embed" ProgID="Equation.DSMT4" ShapeID="_x0000_i1739" DrawAspect="Content" ObjectID="_1460295819"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2" o:title=""/>
          </v:shape>
          <o:OLEObject Type="Embed" ProgID="Equation.DSMT4" ShapeID="_x0000_i1740" DrawAspect="Content" ObjectID="_1460295820" r:id="rId1463"/>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1" type="#_x0000_t75" style="width:14pt;height:16.5pt" o:ole="">
            <v:imagedata r:id="rId1464" o:title=""/>
          </v:shape>
          <o:OLEObject Type="Embed" ProgID="Equation.DSMT4" ShapeID="_x0000_i1741" DrawAspect="Content" ObjectID="_1460295821"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6" o:title=""/>
          </v:shape>
          <o:OLEObject Type="Embed" ProgID="Equation.DSMT4" ShapeID="_x0000_i1742" DrawAspect="Content" ObjectID="_1460295822" r:id="rId1467"/>
        </w:object>
      </w:r>
      <w:r w:rsidR="00AF2221" w:rsidRPr="00AF2221">
        <w:rPr>
          <w:position w:val="-4"/>
        </w:rPr>
        <w:object w:dxaOrig="920" w:dyaOrig="320" w14:anchorId="65A00249">
          <v:shape id="_x0000_i1743" type="#_x0000_t75" style="width:45.5pt;height:16.5pt" o:ole="">
            <v:imagedata r:id="rId1468" o:title=""/>
          </v:shape>
          <o:OLEObject Type="Embed" ProgID="Equation.DSMT4" ShapeID="_x0000_i1743" DrawAspect="Content" ObjectID="_1460295823"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0" o:title=""/>
          </v:shape>
          <o:OLEObject Type="Embed" ProgID="Equation.DSMT4" ShapeID="_x0000_i1744" DrawAspect="Content" ObjectID="_1460295824" r:id="rId1471"/>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45" type="#_x0000_t75" style="width:16.5pt;height:19.5pt" o:ole="">
            <v:imagedata r:id="rId1472" o:title=""/>
          </v:shape>
          <o:OLEObject Type="Embed" ProgID="Equation.DSMT4" ShapeID="_x0000_i1745" DrawAspect="Content" ObjectID="_1460295825"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4" o:title=""/>
          </v:shape>
          <o:OLEObject Type="Embed" ProgID="Equation.DSMT4" ShapeID="_x0000_i1746" DrawAspect="Content" ObjectID="_1460295826"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6" o:title=""/>
          </v:shape>
          <o:OLEObject Type="Embed" ProgID="Equation.DSMT4" ShapeID="_x0000_i1747" DrawAspect="Content" ObjectID="_1460295827"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8" o:title=""/>
          </v:shape>
          <o:OLEObject Type="Embed" ProgID="Equation.DSMT4" ShapeID="_x0000_i1748" DrawAspect="Content" ObjectID="_1460295828"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0" o:title=""/>
          </v:shape>
          <o:OLEObject Type="Embed" ProgID="Equation.DSMT4" ShapeID="_x0000_i1749" DrawAspect="Content" ObjectID="_1460295829"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2" o:title=""/>
          </v:shape>
          <o:OLEObject Type="Embed" ProgID="Equation.DSMT4" ShapeID="_x0000_i1750" DrawAspect="Content" ObjectID="_1460295830"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4" o:title=""/>
          </v:shape>
          <o:OLEObject Type="Embed" ProgID="Equation.DSMT4" ShapeID="_x0000_i1751" DrawAspect="Content" ObjectID="_1460295831" r:id="rId1485"/>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2" type="#_x0000_t75" style="width:16.5pt;height:19.5pt" o:ole="">
            <v:imagedata r:id="rId1486" o:title=""/>
          </v:shape>
          <o:OLEObject Type="Embed" ProgID="Equation.DSMT4" ShapeID="_x0000_i1752" DrawAspect="Content" ObjectID="_1460295832"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8" o:title=""/>
          </v:shape>
          <o:OLEObject Type="Embed" ProgID="Equation.DSMT4" ShapeID="_x0000_i1753" DrawAspect="Content" ObjectID="_1460295833" r:id="rId1489"/>
        </w:object>
      </w:r>
      <w:r w:rsidRPr="00B27FE9">
        <w:t xml:space="preserve">; </w:t>
      </w:r>
      <w:r w:rsidR="00AF2221" w:rsidRPr="00AF2221">
        <w:rPr>
          <w:position w:val="-12"/>
        </w:rPr>
        <w:object w:dxaOrig="340" w:dyaOrig="380" w14:anchorId="660C2F09">
          <v:shape id="_x0000_i1754" type="#_x0000_t75" style="width:16.5pt;height:19.5pt" o:ole="">
            <v:imagedata r:id="rId1490" o:title=""/>
          </v:shape>
          <o:OLEObject Type="Embed" ProgID="Equation.DSMT4" ShapeID="_x0000_i1754" DrawAspect="Content" ObjectID="_1460295834"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2" o:title=""/>
          </v:shape>
          <o:OLEObject Type="Embed" ProgID="Equation.DSMT4" ShapeID="_x0000_i1755" DrawAspect="Content" ObjectID="_1460295835"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6" type="#_x0000_t75" style="width:13.5pt;height:12pt" o:ole="">
            <v:imagedata r:id="rId1494" o:title=""/>
          </v:shape>
          <o:OLEObject Type="Embed" ProgID="Equation.DSMT4" ShapeID="_x0000_i1756" DrawAspect="Content" ObjectID="_1460295836" r:id="rId1495"/>
        </w:object>
      </w:r>
      <w:r w:rsidRPr="00B27FE9">
        <w:t xml:space="preserve">; in general, </w:t>
      </w:r>
      <w:r w:rsidR="00AF2221" w:rsidRPr="00AF2221">
        <w:rPr>
          <w:position w:val="-4"/>
        </w:rPr>
        <w:object w:dxaOrig="260" w:dyaOrig="240" w14:anchorId="27FB1973">
          <v:shape id="_x0000_i1757" type="#_x0000_t75" style="width:13.5pt;height:12pt" o:ole="">
            <v:imagedata r:id="rId1496" o:title=""/>
          </v:shape>
          <o:OLEObject Type="Embed" ProgID="Equation.DSMT4" ShapeID="_x0000_i1757" DrawAspect="Content" ObjectID="_1460295837"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8" type="#_x0000_t75" style="width:48pt;height:14pt" o:ole="">
            <v:imagedata r:id="rId1498" o:title=""/>
          </v:shape>
          <o:OLEObject Type="Embed" ProgID="Equation.DSMT4" ShapeID="_x0000_i1758" DrawAspect="Content" ObjectID="_1460295838"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0" o:title=""/>
          </v:shape>
          <o:OLEObject Type="Embed" ProgID="Equation.DSMT4" ShapeID="_x0000_i1759" DrawAspect="Content" ObjectID="_1460295839" r:id="rId1501"/>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2" o:title=""/>
          </v:shape>
          <o:OLEObject Type="Embed" ProgID="Equation.DSMT4" ShapeID="_x0000_i1760" DrawAspect="Content" ObjectID="_1460295840"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4" o:title=""/>
          </v:shape>
          <o:OLEObject Type="Embed" ProgID="Equation.DSMT4" ShapeID="_x0000_i1761" DrawAspect="Content" ObjectID="_1460295841" r:id="rId1505"/>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6" o:title=""/>
          </v:shape>
          <o:OLEObject Type="Embed" ProgID="Equation.DSMT4" ShapeID="_x0000_i1762" DrawAspect="Content" ObjectID="_1460295842" r:id="rId1507"/>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3" type="#_x0000_t75" style="width:10.5pt;height:10pt" o:ole="">
            <v:imagedata r:id="rId1508" o:title=""/>
          </v:shape>
          <o:OLEObject Type="Embed" ProgID="Equation.DSMT4" ShapeID="_x0000_i1763" DrawAspect="Content" ObjectID="_1460295843"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64" type="#_x0000_t75" style="width:10pt;height:10.5pt" o:ole="">
            <v:imagedata r:id="rId1510" o:title=""/>
          </v:shape>
          <o:OLEObject Type="Embed" ProgID="Equation.DSMT4" ShapeID="_x0000_i1764" DrawAspect="Content" ObjectID="_1460295844" r:id="rId1511"/>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2" o:title=""/>
          </v:shape>
          <o:OLEObject Type="Embed" ProgID="Equation.DSMT4" ShapeID="_x0000_i1765" DrawAspect="Content" ObjectID="_1460295845"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4" o:title=""/>
          </v:shape>
          <o:OLEObject Type="Embed" ProgID="Equation.DSMT4" ShapeID="_x0000_i1766" DrawAspect="Content" ObjectID="_1460295846"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6" o:title=""/>
          </v:shape>
          <o:OLEObject Type="Embed" ProgID="Equation.DSMT4" ShapeID="_x0000_i1767" DrawAspect="Content" ObjectID="_1460295847" r:id="rId1517"/>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8" type="#_x0000_t75" style="width:14pt;height:16.5pt" o:ole="">
            <v:imagedata r:id="rId1518" o:title=""/>
          </v:shape>
          <o:OLEObject Type="Embed" ProgID="Equation.DSMT4" ShapeID="_x0000_i1768" DrawAspect="Content" ObjectID="_1460295848" r:id="rId1519"/>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9" type="#_x0000_t75" style="width:32.5pt;height:16.5pt" o:ole="">
            <v:imagedata r:id="rId1520" o:title=""/>
          </v:shape>
          <o:OLEObject Type="Embed" ProgID="Equation.DSMT4" ShapeID="_x0000_i1769" DrawAspect="Content" ObjectID="_1460295849"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2" o:title=""/>
          </v:shape>
          <o:OLEObject Type="Embed" ProgID="Equation.DSMT4" ShapeID="_x0000_i1770" DrawAspect="Content" ObjectID="_1460295850"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71" type="#_x0000_t75" style="width:64pt;height:18pt" o:ole="">
            <v:imagedata r:id="rId1524" o:title=""/>
          </v:shape>
          <o:OLEObject Type="Embed" ProgID="Equation.DSMT4" ShapeID="_x0000_i1771" DrawAspect="Content" ObjectID="_1460295851" r:id="rId1525"/>
        </w:object>
      </w:r>
      <w:r w:rsidRPr="00B27FE9">
        <w:t xml:space="preserve">, where </w:t>
      </w:r>
      <w:r w:rsidR="00AF2221" w:rsidRPr="00AF2221">
        <w:rPr>
          <w:position w:val="-6"/>
        </w:rPr>
        <w:object w:dxaOrig="300" w:dyaOrig="320" w14:anchorId="4C95A724">
          <v:shape id="_x0000_i1772" type="#_x0000_t75" style="width:14pt;height:16.5pt" o:ole="">
            <v:imagedata r:id="rId1526" o:title=""/>
          </v:shape>
          <o:OLEObject Type="Embed" ProgID="Equation.DSMT4" ShapeID="_x0000_i1772" DrawAspect="Content" ObjectID="_1460295852"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60295853" r:id="rId1529"/>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74" type="#_x0000_t75" style="width:40pt;height:13.5pt" o:ole="">
            <v:imagedata r:id="rId1530" o:title=""/>
          </v:shape>
          <o:OLEObject Type="Embed" ProgID="Equation.DSMT4" ShapeID="_x0000_i1774" DrawAspect="Content" ObjectID="_1460295854"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75" type="#_x0000_t75" style="width:26.5pt;height:14pt" o:ole="">
            <v:imagedata r:id="rId1532" o:title=""/>
          </v:shape>
          <o:OLEObject Type="Embed" ProgID="Equation.DSMT4" ShapeID="_x0000_i1775" DrawAspect="Content" ObjectID="_1460295855"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4" o:title=""/>
          </v:shape>
          <o:OLEObject Type="Embed" ProgID="Equation.DSMT4" ShapeID="_x0000_i1776" DrawAspect="Content" ObjectID="_1460295856" r:id="rId1535"/>
        </w:object>
      </w:r>
      <w:r w:rsidRPr="00B27FE9">
        <w:t xml:space="preserve"> and </w:t>
      </w:r>
      <w:r w:rsidR="00AF2221" w:rsidRPr="00AF2221">
        <w:rPr>
          <w:position w:val="-10"/>
        </w:rPr>
        <w:object w:dxaOrig="880" w:dyaOrig="360" w14:anchorId="11A2215C">
          <v:shape id="_x0000_i1777" type="#_x0000_t75" style="width:44pt;height:18pt" o:ole="">
            <v:imagedata r:id="rId1536" o:title=""/>
          </v:shape>
          <o:OLEObject Type="Embed" ProgID="Equation.DSMT4" ShapeID="_x0000_i1777" DrawAspect="Content" ObjectID="_1460295857" r:id="rId1537"/>
        </w:object>
      </w:r>
      <w:r w:rsidRPr="00B27FE9">
        <w:t xml:space="preserve">, where </w:t>
      </w:r>
      <w:r w:rsidR="00AF2221" w:rsidRPr="00AF2221">
        <w:rPr>
          <w:position w:val="-6"/>
        </w:rPr>
        <w:object w:dxaOrig="260" w:dyaOrig="220" w14:anchorId="27BFE084">
          <v:shape id="_x0000_i1778" type="#_x0000_t75" style="width:13.5pt;height:10.5pt" o:ole="">
            <v:imagedata r:id="rId1538" o:title=""/>
          </v:shape>
          <o:OLEObject Type="Embed" ProgID="Equation.DSMT4" ShapeID="_x0000_i1778" DrawAspect="Content" ObjectID="_1460295858"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0" o:title=""/>
          </v:shape>
          <o:OLEObject Type="Embed" ProgID="Equation.DSMT4" ShapeID="_x0000_i1779" DrawAspect="Content" ObjectID="_1460295859" r:id="rId1541"/>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2" o:title=""/>
          </v:shape>
          <o:OLEObject Type="Embed" ProgID="Equation.DSMT4" ShapeID="_x0000_i1780" DrawAspect="Content" ObjectID="_1460295860"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4" o:title=""/>
          </v:shape>
          <o:OLEObject Type="Embed" ProgID="Equation.DSMT4" ShapeID="_x0000_i1781" DrawAspect="Content" ObjectID="_1460295861" r:id="rId1545"/>
        </w:object>
      </w:r>
      <w:r w:rsidRPr="00B27FE9">
        <w:t xml:space="preserve"> and </w:t>
      </w:r>
      <w:r w:rsidR="00AF2221" w:rsidRPr="00AF2221">
        <w:rPr>
          <w:position w:val="-10"/>
        </w:rPr>
        <w:object w:dxaOrig="260" w:dyaOrig="360" w14:anchorId="37D0D741">
          <v:shape id="_x0000_i1782" type="#_x0000_t75" style="width:13.5pt;height:18pt" o:ole="">
            <v:imagedata r:id="rId1546" o:title=""/>
          </v:shape>
          <o:OLEObject Type="Embed" ProgID="Equation.DSMT4" ShapeID="_x0000_i1782" DrawAspect="Content" ObjectID="_1460295862"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8" o:title=""/>
          </v:shape>
          <o:OLEObject Type="Embed" ProgID="Equation.DSMT4" ShapeID="_x0000_i1783" DrawAspect="Content" ObjectID="_1460295863" r:id="rId1549"/>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0" o:title=""/>
          </v:shape>
          <o:OLEObject Type="Embed" ProgID="Equation.DSMT4" ShapeID="_x0000_i1784" DrawAspect="Content" ObjectID="_1460295864" r:id="rId1551"/>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2" o:title=""/>
          </v:shape>
          <o:OLEObject Type="Embed" ProgID="Equation.DSMT4" ShapeID="_x0000_i1785" DrawAspect="Content" ObjectID="_1460295865"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4" o:title=""/>
          </v:shape>
          <o:OLEObject Type="Embed" ProgID="Equation.DSMT4" ShapeID="_x0000_i1786" DrawAspect="Content" ObjectID="_1460295866"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6" o:title=""/>
          </v:shape>
          <o:OLEObject Type="Embed" ProgID="Equation.DSMT4" ShapeID="_x0000_i1787" DrawAspect="Content" ObjectID="_1460295867"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8" o:title=""/>
          </v:shape>
          <o:OLEObject Type="Embed" ProgID="Equation.DSMT4" ShapeID="_x0000_i1788" DrawAspect="Content" ObjectID="_1460295868"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0" o:title=""/>
          </v:shape>
          <o:OLEObject Type="Embed" ProgID="Equation.DSMT4" ShapeID="_x0000_i1789" DrawAspect="Content" ObjectID="_1460295869" r:id="rId1561"/>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3231" w:author="Steve Maas" w:date="2014-01-02T13:13:00Z"/>
        </w:rPr>
      </w:pPr>
      <w:ins w:id="3232" w:author="Steve Maas" w:date="2014-01-02T13:13:00Z">
        <w:r>
          <w:t xml:space="preserve">Also see section </w:t>
        </w:r>
        <w:r>
          <w:fldChar w:fldCharType="begin"/>
        </w:r>
        <w:r>
          <w:instrText xml:space="preserve"> REF _Ref376431879 \r \h </w:instrText>
        </w:r>
      </w:ins>
      <w:r>
        <w:fldChar w:fldCharType="separate"/>
      </w:r>
      <w:ins w:id="3233"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3234"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3235" w:name="_Ref188932651"/>
      <w:bookmarkStart w:id="3236" w:name="_Toc385498542"/>
      <w:r w:rsidRPr="0097532C">
        <w:t xml:space="preserve">General Specification of </w:t>
      </w:r>
      <w:r w:rsidR="007960DE">
        <w:t xml:space="preserve">Multiphasic </w:t>
      </w:r>
      <w:r w:rsidRPr="0097532C">
        <w:t>Materials</w:t>
      </w:r>
      <w:bookmarkEnd w:id="3235"/>
      <w:bookmarkEnd w:id="3236"/>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790" type="#_x0000_t75" style="width:10.5pt;height:13.5pt" o:ole="">
            <v:imagedata r:id="rId1562" o:title=""/>
          </v:shape>
          <o:OLEObject Type="Embed" ProgID="Equation.DSMT4" ShapeID="_x0000_i1790" DrawAspect="Content" ObjectID="_1460295870"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4" o:title=""/>
          </v:shape>
          <o:OLEObject Type="Embed" ProgID="Equation.DSMT4" ShapeID="_x0000_i1791" DrawAspect="Content" ObjectID="_1460295871"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6" o:title=""/>
          </v:shape>
          <o:OLEObject Type="Embed" ProgID="Equation.DSMT4" ShapeID="_x0000_i1792" DrawAspect="Content" ObjectID="_1460295872" r:id="rId1567"/>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8" o:title=""/>
          </v:shape>
          <o:OLEObject Type="Embed" ProgID="Equation.DSMT4" ShapeID="_x0000_i1793" DrawAspect="Content" ObjectID="_1460295873"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70" o:title=""/>
          </v:shape>
          <o:OLEObject Type="Embed" ProgID="Equation.DSMT4" ShapeID="_x0000_i1794" DrawAspect="Content" ObjectID="_1460295874" r:id="rId1571"/>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37" w:author="Gerard Ateshian" w:date="2014-04-17T21:19: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21"/>
        <w:gridCol w:w="5514"/>
        <w:gridCol w:w="817"/>
        <w:tblGridChange w:id="3238">
          <w:tblGrid>
            <w:gridCol w:w="3121"/>
            <w:gridCol w:w="6457"/>
            <w:gridCol w:w="6457"/>
          </w:tblGrid>
        </w:tblGridChange>
      </w:tblGrid>
      <w:tr w:rsidR="003A2EFE" w14:paraId="1B1E61B2" w14:textId="4CACC56E" w:rsidTr="003A2EFE">
        <w:tc>
          <w:tcPr>
            <w:tcW w:w="0" w:type="auto"/>
            <w:shd w:val="clear" w:color="auto" w:fill="auto"/>
            <w:tcPrChange w:id="3239" w:author="Gerard Ateshian" w:date="2014-04-17T21:19:00Z">
              <w:tcPr>
                <w:tcW w:w="3121" w:type="dxa"/>
                <w:shd w:val="clear" w:color="auto" w:fill="auto"/>
              </w:tcPr>
            </w:tcPrChange>
          </w:tcPr>
          <w:p w14:paraId="0BCF2A37" w14:textId="77777777" w:rsidR="003A2EFE" w:rsidRDefault="003A2EFE" w:rsidP="001F1A55">
            <w:pPr>
              <w:pStyle w:val="code"/>
            </w:pPr>
            <w:r>
              <w:t>&lt;solid&gt;</w:t>
            </w:r>
          </w:p>
        </w:tc>
        <w:tc>
          <w:tcPr>
            <w:tcW w:w="0" w:type="auto"/>
            <w:shd w:val="clear" w:color="auto" w:fill="auto"/>
            <w:tcPrChange w:id="3240" w:author="Gerard Ateshian" w:date="2014-04-17T21:19:00Z">
              <w:tcPr>
                <w:tcW w:w="6457" w:type="dxa"/>
                <w:shd w:val="clear" w:color="auto" w:fill="auto"/>
              </w:tcPr>
            </w:tcPrChange>
          </w:tcPr>
          <w:p w14:paraId="25933329" w14:textId="77777777" w:rsidR="003A2EFE" w:rsidRPr="000B272C" w:rsidRDefault="003A2EFE" w:rsidP="001F1A55">
            <w:pPr>
              <w:rPr>
                <w:i/>
              </w:rPr>
            </w:pPr>
            <w:r w:rsidRPr="000B272C">
              <w:t>specification of the solid matrix</w:t>
            </w:r>
          </w:p>
        </w:tc>
        <w:tc>
          <w:tcPr>
            <w:tcW w:w="0" w:type="auto"/>
            <w:tcPrChange w:id="3241" w:author="Gerard Ateshian" w:date="2014-04-17T21:19:00Z">
              <w:tcPr>
                <w:tcW w:w="6457" w:type="dxa"/>
              </w:tcPr>
            </w:tcPrChange>
          </w:tcPr>
          <w:p w14:paraId="1B1EE348" w14:textId="77777777" w:rsidR="003A2EFE" w:rsidRPr="000B272C" w:rsidRDefault="003A2EFE" w:rsidP="001F1A55">
            <w:pPr>
              <w:rPr>
                <w:ins w:id="3242" w:author="Gerard Ateshian" w:date="2014-04-17T21:19:00Z"/>
              </w:rPr>
            </w:pPr>
          </w:p>
        </w:tc>
      </w:tr>
      <w:tr w:rsidR="003A2EFE" w14:paraId="0DD206BF" w14:textId="0B01FE3A" w:rsidTr="003A2EFE">
        <w:tblPrEx>
          <w:tblLook w:val="0000" w:firstRow="0" w:lastRow="0" w:firstColumn="0" w:lastColumn="0" w:noHBand="0" w:noVBand="0"/>
          <w:tblPrExChange w:id="3243" w:author="Gerard Ateshian" w:date="2014-04-17T21:19:00Z">
            <w:tblPrEx>
              <w:tblLook w:val="0000" w:firstRow="0" w:lastRow="0" w:firstColumn="0" w:lastColumn="0" w:noHBand="0" w:noVBand="0"/>
            </w:tblPrEx>
          </w:tblPrExChange>
        </w:tblPrEx>
        <w:trPr>
          <w:trHeight w:val="270"/>
          <w:trPrChange w:id="3244" w:author="Gerard Ateshian" w:date="2014-04-17T21:19:00Z">
            <w:trPr>
              <w:trHeight w:val="270"/>
            </w:trPr>
          </w:trPrChange>
        </w:trPr>
        <w:tc>
          <w:tcPr>
            <w:tcW w:w="0" w:type="auto"/>
            <w:shd w:val="clear" w:color="auto" w:fill="auto"/>
            <w:tcPrChange w:id="3245" w:author="Gerard Ateshian" w:date="2014-04-17T21:19:00Z">
              <w:tcPr>
                <w:tcW w:w="3121" w:type="dxa"/>
                <w:shd w:val="clear" w:color="auto" w:fill="auto"/>
              </w:tcPr>
            </w:tcPrChange>
          </w:tcPr>
          <w:p w14:paraId="7796AD2C" w14:textId="77777777" w:rsidR="003A2EFE" w:rsidRDefault="003A2EFE" w:rsidP="001F1A55">
            <w:pPr>
              <w:pStyle w:val="code"/>
            </w:pPr>
            <w:r>
              <w:t>&lt;phi0&gt;</w:t>
            </w:r>
          </w:p>
        </w:tc>
        <w:tc>
          <w:tcPr>
            <w:tcW w:w="0" w:type="auto"/>
            <w:shd w:val="clear" w:color="auto" w:fill="auto"/>
            <w:tcPrChange w:id="3246" w:author="Gerard Ateshian" w:date="2014-04-17T21:19:00Z">
              <w:tcPr>
                <w:tcW w:w="6457" w:type="dxa"/>
                <w:shd w:val="clear" w:color="auto" w:fill="auto"/>
              </w:tcPr>
            </w:tcPrChange>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5" type="#_x0000_t75" style="width:14pt;height:19.5pt" o:ole="">
                  <v:imagedata r:id="rId1572" o:title=""/>
                </v:shape>
                <o:OLEObject Type="Embed" ProgID="Equation.DSMT4" ShapeID="_x0000_i1795" DrawAspect="Content" ObjectID="_1460295875" r:id="rId1573"/>
              </w:object>
            </w:r>
            <w:r w:rsidRPr="000B272C">
              <w:t xml:space="preserve"> in the reference configuration</w:t>
            </w:r>
          </w:p>
        </w:tc>
        <w:tc>
          <w:tcPr>
            <w:tcW w:w="0" w:type="auto"/>
            <w:tcPrChange w:id="3247" w:author="Gerard Ateshian" w:date="2014-04-17T21:19:00Z">
              <w:tcPr>
                <w:tcW w:w="6457" w:type="dxa"/>
              </w:tcPr>
            </w:tcPrChange>
          </w:tcPr>
          <w:p w14:paraId="6682ABF8" w14:textId="5BA8C7B8" w:rsidR="003A2EFE" w:rsidRPr="000B272C" w:rsidRDefault="003A2EFE" w:rsidP="00AF2221">
            <w:pPr>
              <w:rPr>
                <w:ins w:id="3248" w:author="Gerard Ateshian" w:date="2014-04-17T21:19:00Z"/>
              </w:rPr>
            </w:pPr>
            <w:ins w:id="3249" w:author="Gerard Ateshian" w:date="2014-04-17T21:19:00Z">
              <w:r>
                <w:t>[ ]</w:t>
              </w:r>
            </w:ins>
          </w:p>
        </w:tc>
      </w:tr>
      <w:tr w:rsidR="003A2EFE" w14:paraId="2725CD50" w14:textId="3E0C2C13" w:rsidTr="003A2EFE">
        <w:tblPrEx>
          <w:tblLook w:val="0000" w:firstRow="0" w:lastRow="0" w:firstColumn="0" w:lastColumn="0" w:noHBand="0" w:noVBand="0"/>
          <w:tblPrExChange w:id="3250" w:author="Gerard Ateshian" w:date="2014-04-17T21:19:00Z">
            <w:tblPrEx>
              <w:tblLook w:val="0000" w:firstRow="0" w:lastRow="0" w:firstColumn="0" w:lastColumn="0" w:noHBand="0" w:noVBand="0"/>
            </w:tblPrEx>
          </w:tblPrExChange>
        </w:tblPrEx>
        <w:trPr>
          <w:trHeight w:val="270"/>
          <w:trPrChange w:id="3251" w:author="Gerard Ateshian" w:date="2014-04-17T21:19:00Z">
            <w:trPr>
              <w:trHeight w:val="270"/>
            </w:trPr>
          </w:trPrChange>
        </w:trPr>
        <w:tc>
          <w:tcPr>
            <w:tcW w:w="0" w:type="auto"/>
            <w:shd w:val="clear" w:color="auto" w:fill="auto"/>
            <w:tcPrChange w:id="3252" w:author="Gerard Ateshian" w:date="2014-04-17T21:19:00Z">
              <w:tcPr>
                <w:tcW w:w="3121" w:type="dxa"/>
                <w:shd w:val="clear" w:color="auto" w:fill="auto"/>
              </w:tcPr>
            </w:tcPrChange>
          </w:tcPr>
          <w:p w14:paraId="4D5978B2" w14:textId="77777777" w:rsidR="003A2EFE" w:rsidRDefault="003A2EFE" w:rsidP="001F1A55">
            <w:pPr>
              <w:pStyle w:val="code"/>
            </w:pPr>
            <w:r>
              <w:t>&lt;fixed_charge_density&gt;</w:t>
            </w:r>
          </w:p>
        </w:tc>
        <w:tc>
          <w:tcPr>
            <w:tcW w:w="0" w:type="auto"/>
            <w:shd w:val="clear" w:color="auto" w:fill="auto"/>
            <w:tcPrChange w:id="3253" w:author="Gerard Ateshian" w:date="2014-04-17T21:19:00Z">
              <w:tcPr>
                <w:tcW w:w="6457" w:type="dxa"/>
                <w:shd w:val="clear" w:color="auto" w:fill="auto"/>
              </w:tcPr>
            </w:tcPrChange>
          </w:tcPr>
          <w:p w14:paraId="7C781E0D" w14:textId="61ED100A" w:rsidR="003A2EFE" w:rsidRDefault="003A2EFE" w:rsidP="00AF2221">
            <w:r>
              <w:t xml:space="preserve">fixed charge density </w:t>
            </w:r>
            <w:r w:rsidRPr="00AF2221">
              <w:rPr>
                <w:position w:val="-12"/>
              </w:rPr>
              <w:object w:dxaOrig="300" w:dyaOrig="380" w14:anchorId="3899412B">
                <v:shape id="_x0000_i1796" type="#_x0000_t75" style="width:14pt;height:19.5pt" o:ole="">
                  <v:imagedata r:id="rId1574" o:title=""/>
                </v:shape>
                <o:OLEObject Type="Embed" ProgID="Equation.DSMT4" ShapeID="_x0000_i1796" DrawAspect="Content" ObjectID="_1460295876" r:id="rId1575"/>
              </w:object>
            </w:r>
            <w:r>
              <w:t xml:space="preserve"> in the reference configuration</w:t>
            </w:r>
          </w:p>
        </w:tc>
        <w:tc>
          <w:tcPr>
            <w:tcW w:w="0" w:type="auto"/>
            <w:tcPrChange w:id="3254" w:author="Gerard Ateshian" w:date="2014-04-17T21:19:00Z">
              <w:tcPr>
                <w:tcW w:w="6457" w:type="dxa"/>
              </w:tcPr>
            </w:tcPrChange>
          </w:tcPr>
          <w:p w14:paraId="7403ACB7" w14:textId="074FE397" w:rsidR="003A2EFE" w:rsidRDefault="003A2EFE" w:rsidP="00AF2221">
            <w:pPr>
              <w:rPr>
                <w:ins w:id="3255" w:author="Gerard Ateshian" w:date="2014-04-17T21:19:00Z"/>
              </w:rPr>
            </w:pPr>
            <w:ins w:id="3256" w:author="Gerard Ateshian" w:date="2014-04-17T21:19:00Z">
              <w:r>
                <w:t>[</w:t>
              </w:r>
              <w:r w:rsidRPr="003A2EFE">
                <w:rPr>
                  <w:b/>
                  <w:rPrChange w:id="3257" w:author="Gerard Ateshian" w:date="2014-04-17T21:19:00Z">
                    <w:rPr/>
                  </w:rPrChange>
                </w:rPr>
                <w:t>n</w:t>
              </w:r>
              <w:r>
                <w:t>/</w:t>
              </w:r>
              <w:r w:rsidRPr="003A2EFE">
                <w:rPr>
                  <w:b/>
                  <w:rPrChange w:id="3258" w:author="Gerard Ateshian" w:date="2014-04-17T21:19:00Z">
                    <w:rPr/>
                  </w:rPrChange>
                </w:rPr>
                <w:t>L</w:t>
              </w:r>
              <w:r w:rsidRPr="003A2EFE">
                <w:rPr>
                  <w:vertAlign w:val="superscript"/>
                  <w:rPrChange w:id="3259" w:author="Gerard Ateshian" w:date="2014-04-17T21:19:00Z">
                    <w:rPr/>
                  </w:rPrChange>
                </w:rPr>
                <w:t>3</w:t>
              </w:r>
              <w:r>
                <w:t>]</w:t>
              </w:r>
            </w:ins>
          </w:p>
        </w:tc>
      </w:tr>
      <w:tr w:rsidR="003A2EFE" w14:paraId="138610F4" w14:textId="4C05E430" w:rsidTr="003A2EFE">
        <w:tblPrEx>
          <w:tblLook w:val="0000" w:firstRow="0" w:lastRow="0" w:firstColumn="0" w:lastColumn="0" w:noHBand="0" w:noVBand="0"/>
          <w:tblPrExChange w:id="3260" w:author="Gerard Ateshian" w:date="2014-04-17T21:19:00Z">
            <w:tblPrEx>
              <w:tblLook w:val="0000" w:firstRow="0" w:lastRow="0" w:firstColumn="0" w:lastColumn="0" w:noHBand="0" w:noVBand="0"/>
            </w:tblPrEx>
          </w:tblPrExChange>
        </w:tblPrEx>
        <w:trPr>
          <w:trHeight w:val="270"/>
          <w:trPrChange w:id="3261" w:author="Gerard Ateshian" w:date="2014-04-17T21:19:00Z">
            <w:trPr>
              <w:trHeight w:val="270"/>
            </w:trPr>
          </w:trPrChange>
        </w:trPr>
        <w:tc>
          <w:tcPr>
            <w:tcW w:w="0" w:type="auto"/>
            <w:shd w:val="clear" w:color="auto" w:fill="auto"/>
            <w:tcPrChange w:id="3262" w:author="Gerard Ateshian" w:date="2014-04-17T21:19:00Z">
              <w:tcPr>
                <w:tcW w:w="3121" w:type="dxa"/>
                <w:shd w:val="clear" w:color="auto" w:fill="auto"/>
              </w:tcPr>
            </w:tcPrChange>
          </w:tcPr>
          <w:p w14:paraId="704241D0" w14:textId="77777777" w:rsidR="003A2EFE" w:rsidRDefault="003A2EFE" w:rsidP="001F1A55">
            <w:pPr>
              <w:pStyle w:val="code"/>
            </w:pPr>
            <w:r>
              <w:t>&lt;permeability&gt;</w:t>
            </w:r>
          </w:p>
        </w:tc>
        <w:tc>
          <w:tcPr>
            <w:tcW w:w="0" w:type="auto"/>
            <w:shd w:val="clear" w:color="auto" w:fill="auto"/>
            <w:tcPrChange w:id="3263" w:author="Gerard Ateshian" w:date="2014-04-17T21:19:00Z">
              <w:tcPr>
                <w:tcW w:w="6457" w:type="dxa"/>
                <w:shd w:val="clear" w:color="auto" w:fill="auto"/>
              </w:tcPr>
            </w:tcPrChange>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7" type="#_x0000_t75" style="width:10.5pt;height:13.5pt" o:ole="">
                  <v:imagedata r:id="rId1576" o:title=""/>
                </v:shape>
                <o:OLEObject Type="Embed" ProgID="Equation.DSMT4" ShapeID="_x0000_i1797" DrawAspect="Content" ObjectID="_1460295877" r:id="rId1577"/>
              </w:object>
            </w:r>
          </w:p>
        </w:tc>
        <w:tc>
          <w:tcPr>
            <w:tcW w:w="0" w:type="auto"/>
            <w:tcPrChange w:id="3264" w:author="Gerard Ateshian" w:date="2014-04-17T21:19:00Z">
              <w:tcPr>
                <w:tcW w:w="6457" w:type="dxa"/>
              </w:tcPr>
            </w:tcPrChange>
          </w:tcPr>
          <w:p w14:paraId="190FDB15" w14:textId="77777777" w:rsidR="003A2EFE" w:rsidRDefault="003A2EFE" w:rsidP="00AF2221">
            <w:pPr>
              <w:rPr>
                <w:ins w:id="3265" w:author="Gerard Ateshian" w:date="2014-04-17T21:19:00Z"/>
              </w:rPr>
            </w:pPr>
          </w:p>
        </w:tc>
      </w:tr>
      <w:tr w:rsidR="003A2EFE" w14:paraId="1AE3DD68" w14:textId="10547FB6" w:rsidTr="003A2EFE">
        <w:tblPrEx>
          <w:tblLook w:val="0000" w:firstRow="0" w:lastRow="0" w:firstColumn="0" w:lastColumn="0" w:noHBand="0" w:noVBand="0"/>
          <w:tblPrExChange w:id="3266" w:author="Gerard Ateshian" w:date="2014-04-17T21:19:00Z">
            <w:tblPrEx>
              <w:tblLook w:val="0000" w:firstRow="0" w:lastRow="0" w:firstColumn="0" w:lastColumn="0" w:noHBand="0" w:noVBand="0"/>
            </w:tblPrEx>
          </w:tblPrExChange>
        </w:tblPrEx>
        <w:trPr>
          <w:trHeight w:val="270"/>
          <w:trPrChange w:id="3267" w:author="Gerard Ateshian" w:date="2014-04-17T21:19:00Z">
            <w:trPr>
              <w:trHeight w:val="270"/>
            </w:trPr>
          </w:trPrChange>
        </w:trPr>
        <w:tc>
          <w:tcPr>
            <w:tcW w:w="0" w:type="auto"/>
            <w:shd w:val="clear" w:color="auto" w:fill="auto"/>
            <w:tcPrChange w:id="3268" w:author="Gerard Ateshian" w:date="2014-04-17T21:19:00Z">
              <w:tcPr>
                <w:tcW w:w="3121" w:type="dxa"/>
                <w:shd w:val="clear" w:color="auto" w:fill="auto"/>
              </w:tcPr>
            </w:tcPrChange>
          </w:tcPr>
          <w:p w14:paraId="61D9EE9A" w14:textId="32B18CF0" w:rsidR="003A2EFE" w:rsidRDefault="003A2EFE" w:rsidP="001F1A55">
            <w:pPr>
              <w:pStyle w:val="code"/>
            </w:pPr>
            <w:r>
              <w:t>&lt;solvent_supply&gt;</w:t>
            </w:r>
          </w:p>
        </w:tc>
        <w:tc>
          <w:tcPr>
            <w:tcW w:w="0" w:type="auto"/>
            <w:shd w:val="clear" w:color="auto" w:fill="auto"/>
            <w:tcPrChange w:id="3269" w:author="Gerard Ateshian" w:date="2014-04-17T21:19:00Z">
              <w:tcPr>
                <w:tcW w:w="6457" w:type="dxa"/>
                <w:shd w:val="clear" w:color="auto" w:fill="auto"/>
              </w:tcPr>
            </w:tcPrChange>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8" type="#_x0000_t75" style="width:16.5pt;height:18pt" o:ole="">
                  <v:imagedata r:id="rId1578" o:title=""/>
                </v:shape>
                <o:OLEObject Type="Embed" ProgID="Equation.DSMT4" ShapeID="_x0000_i1798" DrawAspect="Content" ObjectID="_1460295878" r:id="rId1579"/>
              </w:object>
            </w:r>
          </w:p>
        </w:tc>
        <w:tc>
          <w:tcPr>
            <w:tcW w:w="0" w:type="auto"/>
            <w:tcPrChange w:id="3270" w:author="Gerard Ateshian" w:date="2014-04-17T21:19:00Z">
              <w:tcPr>
                <w:tcW w:w="6457" w:type="dxa"/>
              </w:tcPr>
            </w:tcPrChange>
          </w:tcPr>
          <w:p w14:paraId="14B41CBF" w14:textId="77777777" w:rsidR="003A2EFE" w:rsidRDefault="003A2EFE" w:rsidP="00AF2221">
            <w:pPr>
              <w:rPr>
                <w:ins w:id="3271" w:author="Gerard Ateshian" w:date="2014-04-17T21:19:00Z"/>
              </w:rPr>
            </w:pPr>
          </w:p>
        </w:tc>
      </w:tr>
      <w:tr w:rsidR="003A2EFE" w14:paraId="4EEF0FDB" w14:textId="5CBF84A1" w:rsidTr="003A2EFE">
        <w:tblPrEx>
          <w:tblLook w:val="0000" w:firstRow="0" w:lastRow="0" w:firstColumn="0" w:lastColumn="0" w:noHBand="0" w:noVBand="0"/>
          <w:tblPrExChange w:id="3272" w:author="Gerard Ateshian" w:date="2014-04-17T21:19:00Z">
            <w:tblPrEx>
              <w:tblLook w:val="0000" w:firstRow="0" w:lastRow="0" w:firstColumn="0" w:lastColumn="0" w:noHBand="0" w:noVBand="0"/>
            </w:tblPrEx>
          </w:tblPrExChange>
        </w:tblPrEx>
        <w:trPr>
          <w:trHeight w:val="270"/>
          <w:trPrChange w:id="3273" w:author="Gerard Ateshian" w:date="2014-04-17T21:19:00Z">
            <w:trPr>
              <w:trHeight w:val="270"/>
            </w:trPr>
          </w:trPrChange>
        </w:trPr>
        <w:tc>
          <w:tcPr>
            <w:tcW w:w="0" w:type="auto"/>
            <w:shd w:val="clear" w:color="auto" w:fill="auto"/>
            <w:tcPrChange w:id="3274" w:author="Gerard Ateshian" w:date="2014-04-17T21:19:00Z">
              <w:tcPr>
                <w:tcW w:w="3121" w:type="dxa"/>
                <w:shd w:val="clear" w:color="auto" w:fill="auto"/>
              </w:tcPr>
            </w:tcPrChange>
          </w:tcPr>
          <w:p w14:paraId="19451CBC" w14:textId="77777777" w:rsidR="003A2EFE" w:rsidRDefault="003A2EFE" w:rsidP="00B4198C">
            <w:pPr>
              <w:pStyle w:val="code"/>
            </w:pPr>
            <w:r>
              <w:t>&lt;osmotic_coefficient&gt;</w:t>
            </w:r>
          </w:p>
        </w:tc>
        <w:tc>
          <w:tcPr>
            <w:tcW w:w="0" w:type="auto"/>
            <w:shd w:val="clear" w:color="auto" w:fill="auto"/>
            <w:tcPrChange w:id="3275" w:author="Gerard Ateshian" w:date="2014-04-17T21:19:00Z">
              <w:tcPr>
                <w:tcW w:w="6457" w:type="dxa"/>
                <w:shd w:val="clear" w:color="auto" w:fill="auto"/>
              </w:tcPr>
            </w:tcPrChange>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9" type="#_x0000_t75" style="width:13.5pt;height:12pt" o:ole="">
                  <v:imagedata r:id="rId1580" o:title=""/>
                </v:shape>
                <o:OLEObject Type="Embed" ProgID="Equation.DSMT4" ShapeID="_x0000_i1799" DrawAspect="Content" ObjectID="_1460295879" r:id="rId1581"/>
              </w:object>
            </w:r>
          </w:p>
        </w:tc>
        <w:tc>
          <w:tcPr>
            <w:tcW w:w="0" w:type="auto"/>
            <w:tcPrChange w:id="3276" w:author="Gerard Ateshian" w:date="2014-04-17T21:19:00Z">
              <w:tcPr>
                <w:tcW w:w="6457" w:type="dxa"/>
              </w:tcPr>
            </w:tcPrChange>
          </w:tcPr>
          <w:p w14:paraId="3A500C00" w14:textId="77777777" w:rsidR="003A2EFE" w:rsidRDefault="003A2EFE" w:rsidP="00AF2221">
            <w:pPr>
              <w:rPr>
                <w:ins w:id="3277" w:author="Gerard Ateshian" w:date="2014-04-17T21:19:00Z"/>
              </w:rPr>
            </w:pPr>
          </w:p>
        </w:tc>
      </w:tr>
      <w:tr w:rsidR="003A2EFE" w14:paraId="4D69AB05" w14:textId="2BE92AFA" w:rsidTr="003A2EFE">
        <w:tblPrEx>
          <w:tblLook w:val="0000" w:firstRow="0" w:lastRow="0" w:firstColumn="0" w:lastColumn="0" w:noHBand="0" w:noVBand="0"/>
          <w:tblPrExChange w:id="3278" w:author="Gerard Ateshian" w:date="2014-04-17T21:19:00Z">
            <w:tblPrEx>
              <w:tblLook w:val="0000" w:firstRow="0" w:lastRow="0" w:firstColumn="0" w:lastColumn="0" w:noHBand="0" w:noVBand="0"/>
            </w:tblPrEx>
          </w:tblPrExChange>
        </w:tblPrEx>
        <w:trPr>
          <w:trHeight w:val="270"/>
          <w:trPrChange w:id="3279" w:author="Gerard Ateshian" w:date="2014-04-17T21:19:00Z">
            <w:trPr>
              <w:trHeight w:val="270"/>
            </w:trPr>
          </w:trPrChange>
        </w:trPr>
        <w:tc>
          <w:tcPr>
            <w:tcW w:w="0" w:type="auto"/>
            <w:shd w:val="clear" w:color="auto" w:fill="auto"/>
            <w:tcPrChange w:id="3280" w:author="Gerard Ateshian" w:date="2014-04-17T21:19:00Z">
              <w:tcPr>
                <w:tcW w:w="3121" w:type="dxa"/>
                <w:shd w:val="clear" w:color="auto" w:fill="auto"/>
              </w:tcPr>
            </w:tcPrChange>
          </w:tcPr>
          <w:p w14:paraId="44401781" w14:textId="77777777" w:rsidR="003A2EFE" w:rsidRDefault="003A2EFE" w:rsidP="001F1A55">
            <w:pPr>
              <w:pStyle w:val="code"/>
            </w:pPr>
            <w:r>
              <w:t>&lt;solute&gt;</w:t>
            </w:r>
          </w:p>
        </w:tc>
        <w:tc>
          <w:tcPr>
            <w:tcW w:w="0" w:type="auto"/>
            <w:shd w:val="clear" w:color="auto" w:fill="auto"/>
            <w:tcPrChange w:id="3281" w:author="Gerard Ateshian" w:date="2014-04-17T21:19:00Z">
              <w:tcPr>
                <w:tcW w:w="6457" w:type="dxa"/>
                <w:shd w:val="clear" w:color="auto" w:fill="auto"/>
              </w:tcPr>
            </w:tcPrChange>
          </w:tcPr>
          <w:p w14:paraId="69D28C9F" w14:textId="77777777" w:rsidR="003A2EFE" w:rsidRDefault="003A2EFE" w:rsidP="00350D5F">
            <w:r>
              <w:t>specification of the solute properties</w:t>
            </w:r>
          </w:p>
        </w:tc>
        <w:tc>
          <w:tcPr>
            <w:tcW w:w="0" w:type="auto"/>
            <w:tcPrChange w:id="3282" w:author="Gerard Ateshian" w:date="2014-04-17T21:19:00Z">
              <w:tcPr>
                <w:tcW w:w="6457" w:type="dxa"/>
              </w:tcPr>
            </w:tcPrChange>
          </w:tcPr>
          <w:p w14:paraId="2B227D88" w14:textId="77777777" w:rsidR="003A2EFE" w:rsidRDefault="003A2EFE" w:rsidP="00350D5F">
            <w:pPr>
              <w:rPr>
                <w:ins w:id="3283" w:author="Gerard Ateshian" w:date="2014-04-17T21:19:00Z"/>
              </w:rPr>
            </w:pPr>
          </w:p>
        </w:tc>
      </w:tr>
      <w:tr w:rsidR="003A2EFE" w14:paraId="22B51E16" w14:textId="65369389" w:rsidTr="003A2EFE">
        <w:tblPrEx>
          <w:tblLook w:val="0000" w:firstRow="0" w:lastRow="0" w:firstColumn="0" w:lastColumn="0" w:noHBand="0" w:noVBand="0"/>
          <w:tblPrExChange w:id="3284" w:author="Gerard Ateshian" w:date="2014-04-17T21:19:00Z">
            <w:tblPrEx>
              <w:tblLook w:val="0000" w:firstRow="0" w:lastRow="0" w:firstColumn="0" w:lastColumn="0" w:noHBand="0" w:noVBand="0"/>
            </w:tblPrEx>
          </w:tblPrExChange>
        </w:tblPrEx>
        <w:trPr>
          <w:trHeight w:val="270"/>
          <w:trPrChange w:id="3285" w:author="Gerard Ateshian" w:date="2014-04-17T21:19:00Z">
            <w:trPr>
              <w:trHeight w:val="270"/>
            </w:trPr>
          </w:trPrChange>
        </w:trPr>
        <w:tc>
          <w:tcPr>
            <w:tcW w:w="0" w:type="auto"/>
            <w:shd w:val="clear" w:color="auto" w:fill="auto"/>
            <w:tcPrChange w:id="3286" w:author="Gerard Ateshian" w:date="2014-04-17T21:19:00Z">
              <w:tcPr>
                <w:tcW w:w="3121" w:type="dxa"/>
                <w:shd w:val="clear" w:color="auto" w:fill="auto"/>
              </w:tcPr>
            </w:tcPrChange>
          </w:tcPr>
          <w:p w14:paraId="49FF4C5A" w14:textId="77777777" w:rsidR="003A2EFE" w:rsidRDefault="003A2EFE" w:rsidP="00C83DD5">
            <w:pPr>
              <w:pStyle w:val="code"/>
            </w:pPr>
            <w:r>
              <w:t>&lt;solid_bound&gt;</w:t>
            </w:r>
          </w:p>
        </w:tc>
        <w:tc>
          <w:tcPr>
            <w:tcW w:w="0" w:type="auto"/>
            <w:shd w:val="clear" w:color="auto" w:fill="auto"/>
            <w:tcPrChange w:id="3287" w:author="Gerard Ateshian" w:date="2014-04-17T21:19:00Z">
              <w:tcPr>
                <w:tcW w:w="6457" w:type="dxa"/>
                <w:shd w:val="clear" w:color="auto" w:fill="auto"/>
              </w:tcPr>
            </w:tcPrChange>
          </w:tcPr>
          <w:p w14:paraId="6220E319" w14:textId="77777777" w:rsidR="003A2EFE" w:rsidRDefault="003A2EFE" w:rsidP="00C83DD5">
            <w:r>
              <w:t>specification of solid-bound molecule</w:t>
            </w:r>
          </w:p>
        </w:tc>
        <w:tc>
          <w:tcPr>
            <w:tcW w:w="0" w:type="auto"/>
            <w:tcPrChange w:id="3288" w:author="Gerard Ateshian" w:date="2014-04-17T21:19:00Z">
              <w:tcPr>
                <w:tcW w:w="6457" w:type="dxa"/>
              </w:tcPr>
            </w:tcPrChange>
          </w:tcPr>
          <w:p w14:paraId="79C6D365" w14:textId="77777777" w:rsidR="003A2EFE" w:rsidRDefault="003A2EFE" w:rsidP="00C83DD5">
            <w:pPr>
              <w:rPr>
                <w:ins w:id="3289" w:author="Gerard Ateshian" w:date="2014-04-17T21:19:00Z"/>
              </w:rPr>
            </w:pP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800" type="#_x0000_t75" style="width:28pt;height:18pt" o:ole="">
            <v:imagedata r:id="rId1582" o:title=""/>
          </v:shape>
          <o:OLEObject Type="Embed" ProgID="Equation.DSMT4" ShapeID="_x0000_i1800" DrawAspect="Content" ObjectID="_1460295880"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290" w:author="Steve Maas" w:date="2014-01-02T13:04:00Z">
        <w:r w:rsidR="00873D59">
          <w:t>3.12.2</w:t>
        </w:r>
      </w:ins>
      <w:del w:id="3291"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4" o:title=""/>
                </v:shape>
                <o:OLEObject Type="Embed" ProgID="Equation.DSMT4" ShapeID="_x0000_i1801" DrawAspect="Content" ObjectID="_1460295881" r:id="rId1585"/>
              </w:object>
            </w:r>
            <w:r>
              <w:t xml:space="preserve"> and </w:t>
            </w:r>
            <w:r w:rsidR="00AF2221" w:rsidRPr="00AF2221">
              <w:rPr>
                <w:position w:val="-12"/>
              </w:rPr>
              <w:object w:dxaOrig="320" w:dyaOrig="380" w14:anchorId="2F461821">
                <v:shape id="_x0000_i1802" type="#_x0000_t75" style="width:16.5pt;height:19.5pt" o:ole="">
                  <v:imagedata r:id="rId1586" o:title=""/>
                </v:shape>
                <o:OLEObject Type="Embed" ProgID="Equation.DSMT4" ShapeID="_x0000_i1802" DrawAspect="Content" ObjectID="_1460295882"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8" o:title=""/>
                </v:shape>
                <o:OLEObject Type="Embed" ProgID="Equation.DSMT4" ShapeID="_x0000_i1803" DrawAspect="Content" ObjectID="_1460295883"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292" w:author="Steve Maas" w:date="2014-01-02T13:04:00Z">
        <w:r w:rsidR="00873D59">
          <w:t>3.12.2</w:t>
        </w:r>
      </w:ins>
      <w:del w:id="3293"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294" w:author="Gerard Ateshian" w:date="2014-04-17T21:4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273"/>
        <w:gridCol w:w="7393"/>
        <w:gridCol w:w="910"/>
        <w:tblGridChange w:id="3295">
          <w:tblGrid>
            <w:gridCol w:w="3168"/>
            <w:gridCol w:w="6408"/>
            <w:gridCol w:w="6408"/>
          </w:tblGrid>
        </w:tblGridChange>
      </w:tblGrid>
      <w:tr w:rsidR="00EE7403" w14:paraId="1ACA6AF0" w14:textId="5C2C7D80" w:rsidTr="00EE7403">
        <w:tc>
          <w:tcPr>
            <w:tcW w:w="0" w:type="auto"/>
            <w:shd w:val="clear" w:color="auto" w:fill="auto"/>
            <w:tcPrChange w:id="3296" w:author="Gerard Ateshian" w:date="2014-04-17T21:44:00Z">
              <w:tcPr>
                <w:tcW w:w="3168" w:type="dxa"/>
                <w:shd w:val="clear" w:color="auto" w:fill="auto"/>
              </w:tcPr>
            </w:tcPrChange>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Change w:id="3297" w:author="Gerard Ateshian" w:date="2014-04-17T21:44:00Z">
              <w:tcPr>
                <w:tcW w:w="6408" w:type="dxa"/>
                <w:shd w:val="clear" w:color="auto" w:fill="auto"/>
              </w:tcPr>
            </w:tcPrChange>
          </w:tcPr>
          <w:p w14:paraId="79610A05" w14:textId="0D0CBB17" w:rsidR="00EE7403" w:rsidRDefault="00EE7403" w:rsidP="00AF2221">
            <w:proofErr w:type="gramStart"/>
            <w:r>
              <w:t>initial</w:t>
            </w:r>
            <w:proofErr w:type="gramEnd"/>
            <w:r>
              <w:t xml:space="preserve"> value of the referential apparent density of the solid-bound molecule </w:t>
            </w:r>
            <w:r w:rsidRPr="00AF2221">
              <w:rPr>
                <w:position w:val="-12"/>
              </w:rPr>
              <w:object w:dxaOrig="340" w:dyaOrig="380" w14:anchorId="6694CC47">
                <v:shape id="_x0000_i1804" type="#_x0000_t75" style="width:16.5pt;height:19.5pt" o:ole="">
                  <v:imagedata r:id="rId1590" o:title=""/>
                </v:shape>
                <o:OLEObject Type="Embed" ProgID="Equation.DSMT4" ShapeID="_x0000_i1804" DrawAspect="Content" ObjectID="_1460295884" r:id="rId1591"/>
              </w:object>
            </w:r>
            <w:r>
              <w:t xml:space="preserve"> .</w:t>
            </w:r>
          </w:p>
        </w:tc>
        <w:tc>
          <w:tcPr>
            <w:tcW w:w="0" w:type="auto"/>
            <w:tcPrChange w:id="3298" w:author="Gerard Ateshian" w:date="2014-04-17T21:44:00Z">
              <w:tcPr>
                <w:tcW w:w="6408" w:type="dxa"/>
              </w:tcPr>
            </w:tcPrChange>
          </w:tcPr>
          <w:p w14:paraId="31D7845F" w14:textId="6ABD70F9" w:rsidR="00EE7403" w:rsidRDefault="00EE7403" w:rsidP="00AF2221">
            <w:pPr>
              <w:rPr>
                <w:ins w:id="3299" w:author="Gerard Ateshian" w:date="2014-04-17T21:43:00Z"/>
              </w:rPr>
            </w:pPr>
            <w:ins w:id="3300" w:author="Gerard Ateshian" w:date="2014-04-17T21:43:00Z">
              <w:r>
                <w:t>[</w:t>
              </w:r>
            </w:ins>
            <w:ins w:id="3301" w:author="Gerard Ateshian" w:date="2014-04-17T21:44:00Z">
              <w:r w:rsidRPr="00EE7403">
                <w:rPr>
                  <w:b/>
                  <w:rPrChange w:id="3302" w:author="Gerard Ateshian" w:date="2014-04-17T21:44:00Z">
                    <w:rPr/>
                  </w:rPrChange>
                </w:rPr>
                <w:t>M</w:t>
              </w:r>
              <w:r>
                <w:t>/</w:t>
              </w:r>
              <w:r w:rsidRPr="00EE7403">
                <w:rPr>
                  <w:b/>
                  <w:rPrChange w:id="3303" w:author="Gerard Ateshian" w:date="2014-04-17T21:44:00Z">
                    <w:rPr/>
                  </w:rPrChange>
                </w:rPr>
                <w:t>L</w:t>
              </w:r>
              <w:r w:rsidRPr="00EE7403">
                <w:rPr>
                  <w:vertAlign w:val="superscript"/>
                  <w:rPrChange w:id="3304" w:author="Gerard Ateshian" w:date="2014-04-17T21:44:00Z">
                    <w:rPr/>
                  </w:rPrChange>
                </w:rPr>
                <w:t>3</w:t>
              </w:r>
            </w:ins>
            <w:ins w:id="3305" w:author="Gerard Ateshian" w:date="2014-04-17T21:43:00Z">
              <w:r>
                <w:t>]</w:t>
              </w:r>
            </w:ins>
          </w:p>
        </w:tc>
      </w:tr>
      <w:tr w:rsidR="00EE7403" w14:paraId="783978E7" w14:textId="33FE076E" w:rsidTr="00EE7403">
        <w:tc>
          <w:tcPr>
            <w:tcW w:w="0" w:type="auto"/>
            <w:shd w:val="clear" w:color="auto" w:fill="auto"/>
            <w:tcPrChange w:id="3306" w:author="Gerard Ateshian" w:date="2014-04-17T21:44:00Z">
              <w:tcPr>
                <w:tcW w:w="3168" w:type="dxa"/>
                <w:shd w:val="clear" w:color="auto" w:fill="auto"/>
              </w:tcPr>
            </w:tcPrChange>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Change w:id="3307" w:author="Gerard Ateshian" w:date="2014-04-17T21:44:00Z">
              <w:tcPr>
                <w:tcW w:w="6408" w:type="dxa"/>
                <w:shd w:val="clear" w:color="auto" w:fill="auto"/>
              </w:tcPr>
            </w:tcPrChange>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5" type="#_x0000_t75" style="width:16.5pt;height:19.5pt" o:ole="">
                  <v:imagedata r:id="rId1592" o:title=""/>
                </v:shape>
                <o:OLEObject Type="Embed" ProgID="Equation.DSMT4" ShapeID="_x0000_i1805" DrawAspect="Content" ObjectID="_1460295885" r:id="rId1593"/>
              </w:object>
            </w:r>
            <w:r>
              <w:t xml:space="preserve"> (zero by default)</w:t>
            </w:r>
          </w:p>
        </w:tc>
        <w:tc>
          <w:tcPr>
            <w:tcW w:w="0" w:type="auto"/>
            <w:tcPrChange w:id="3308" w:author="Gerard Ateshian" w:date="2014-04-17T21:44:00Z">
              <w:tcPr>
                <w:tcW w:w="6408" w:type="dxa"/>
              </w:tcPr>
            </w:tcPrChange>
          </w:tcPr>
          <w:p w14:paraId="336FD569" w14:textId="42AE34E9" w:rsidR="00EE7403" w:rsidRDefault="00EE7403" w:rsidP="00AF2221">
            <w:pPr>
              <w:rPr>
                <w:ins w:id="3309" w:author="Gerard Ateshian" w:date="2014-04-17T21:43:00Z"/>
              </w:rPr>
            </w:pPr>
            <w:ins w:id="3310" w:author="Gerard Ateshian" w:date="2014-04-17T21:44:00Z">
              <w:r>
                <w:t>[</w:t>
              </w:r>
              <w:r w:rsidRPr="002A36CF">
                <w:rPr>
                  <w:b/>
                </w:rPr>
                <w:t>M</w:t>
              </w:r>
              <w:r>
                <w:t>/</w:t>
              </w:r>
              <w:r w:rsidRPr="002A36CF">
                <w:rPr>
                  <w:b/>
                </w:rPr>
                <w:t>L</w:t>
              </w:r>
              <w:r w:rsidRPr="002A36CF">
                <w:rPr>
                  <w:vertAlign w:val="superscript"/>
                </w:rPr>
                <w:t>3</w:t>
              </w:r>
              <w:r>
                <w:t>]</w:t>
              </w:r>
            </w:ins>
          </w:p>
        </w:tc>
      </w:tr>
      <w:tr w:rsidR="00EE7403" w14:paraId="147A2A0E" w14:textId="645AFDCD" w:rsidTr="00EE7403">
        <w:tc>
          <w:tcPr>
            <w:tcW w:w="0" w:type="auto"/>
            <w:shd w:val="clear" w:color="auto" w:fill="auto"/>
            <w:tcPrChange w:id="3311" w:author="Gerard Ateshian" w:date="2014-04-17T21:44:00Z">
              <w:tcPr>
                <w:tcW w:w="3168" w:type="dxa"/>
                <w:shd w:val="clear" w:color="auto" w:fill="auto"/>
              </w:tcPr>
            </w:tcPrChange>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Change w:id="3312" w:author="Gerard Ateshian" w:date="2014-04-17T21:44:00Z">
              <w:tcPr>
                <w:tcW w:w="6408" w:type="dxa"/>
                <w:shd w:val="clear" w:color="auto" w:fill="auto"/>
              </w:tcPr>
            </w:tcPrChange>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6" type="#_x0000_t75" style="width:16.5pt;height:19.5pt" o:ole="">
                  <v:imagedata r:id="rId1594" o:title=""/>
                </v:shape>
                <o:OLEObject Type="Embed" ProgID="Equation.DSMT4" ShapeID="_x0000_i1806" DrawAspect="Content" ObjectID="_1460295886" r:id="rId1595"/>
              </w:object>
            </w:r>
            <w:r>
              <w:t xml:space="preserve"> (none by default)</w:t>
            </w:r>
          </w:p>
        </w:tc>
        <w:tc>
          <w:tcPr>
            <w:tcW w:w="0" w:type="auto"/>
            <w:tcPrChange w:id="3313" w:author="Gerard Ateshian" w:date="2014-04-17T21:44:00Z">
              <w:tcPr>
                <w:tcW w:w="6408" w:type="dxa"/>
              </w:tcPr>
            </w:tcPrChange>
          </w:tcPr>
          <w:p w14:paraId="11C78774" w14:textId="3030B795" w:rsidR="00EE7403" w:rsidRDefault="00EE7403" w:rsidP="00AF2221">
            <w:pPr>
              <w:rPr>
                <w:ins w:id="3314" w:author="Gerard Ateshian" w:date="2014-04-17T21:43:00Z"/>
              </w:rPr>
            </w:pPr>
            <w:ins w:id="3315" w:author="Gerard Ateshian" w:date="2014-04-17T21:44:00Z">
              <w:r>
                <w:t>[</w:t>
              </w:r>
              <w:r w:rsidRPr="002A36CF">
                <w:rPr>
                  <w:b/>
                </w:rPr>
                <w:t>M</w:t>
              </w:r>
              <w:r>
                <w:t>/</w:t>
              </w:r>
              <w:r w:rsidRPr="002A36CF">
                <w:rPr>
                  <w:b/>
                </w:rPr>
                <w:t>L</w:t>
              </w:r>
              <w:r w:rsidRPr="002A36CF">
                <w:rPr>
                  <w:vertAlign w:val="superscript"/>
                </w:rPr>
                <w:t>3</w:t>
              </w:r>
              <w:r>
                <w:t>]</w:t>
              </w:r>
            </w:ins>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07" type="#_x0000_t75" style="width:16.5pt;height:19.5pt" o:ole="">
            <v:imagedata r:id="rId1596" o:title=""/>
          </v:shape>
          <o:OLEObject Type="Embed" ProgID="Equation.DSMT4" ShapeID="_x0000_i1807" DrawAspect="Content" ObjectID="_1460295887"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8" o:title=""/>
          </v:shape>
          <o:OLEObject Type="Embed" ProgID="Equation.DSMT4" ShapeID="_x0000_i1808" DrawAspect="Content" ObjectID="_1460295888" r:id="rId1599"/>
        </w:object>
      </w:r>
      <w:ins w:id="3316" w:author="Gerard Ateshian" w:date="2014-04-17T21:56:00Z">
        <w:r w:rsidR="003F0FB9" w:rsidRPr="003F0FB9">
          <w:rPr>
            <w:rPrChange w:id="3317" w:author="Gerard Ateshian" w:date="2014-04-17T21:56:00Z">
              <w:rPr>
                <w:position w:val="-4"/>
              </w:rPr>
            </w:rPrChange>
          </w:rPr>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ins>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0" o:title=""/>
          </v:shape>
          <o:OLEObject Type="Embed" ProgID="Equation.DSMT4" ShapeID="_x0000_i1809" DrawAspect="Content" ObjectID="_1460295889" r:id="rId1601"/>
        </w:object>
      </w:r>
      <w:ins w:id="3318" w:author="Gerard Ateshian" w:date="2014-04-17T21:56:00Z">
        <w:r w:rsidR="003F0FB9" w:rsidRPr="003F0FB9">
          <w:rPr>
            <w:rPrChange w:id="3319" w:author="Gerard Ateshian" w:date="2014-04-17T21:56:00Z">
              <w:rPr>
                <w:position w:val="-6"/>
              </w:rPr>
            </w:rPrChange>
          </w:rPr>
          <w:t xml:space="preserve"> [</w:t>
        </w:r>
        <w:r w:rsidR="003F0FB9">
          <w:rPr>
            <w:b/>
          </w:rPr>
          <w:t>T</w:t>
        </w:r>
        <w:r w:rsidR="003F0FB9" w:rsidRPr="003F0FB9">
          <w:rPr>
            <w:rPrChange w:id="3320" w:author="Gerard Ateshian" w:date="2014-04-17T21:56:00Z">
              <w:rPr>
                <w:position w:val="-6"/>
              </w:rPr>
            </w:rPrChange>
          </w:rPr>
          <w:t>]</w:t>
        </w:r>
      </w:ins>
      <w:r w:rsidR="00BD0B80">
        <w:t xml:space="preserve">, and Faraday’s constant </w:t>
      </w:r>
      <w:r w:rsidR="00AF2221" w:rsidRPr="00AF2221">
        <w:rPr>
          <w:position w:val="-14"/>
        </w:rPr>
        <w:object w:dxaOrig="260" w:dyaOrig="400" w14:anchorId="197FF2A4">
          <v:shape id="_x0000_i1810" type="#_x0000_t75" style="width:13.5pt;height:19.5pt" o:ole="">
            <v:imagedata r:id="rId1602" o:title=""/>
          </v:shape>
          <o:OLEObject Type="Embed" ProgID="Equation.DSMT4" ShapeID="_x0000_i1810" DrawAspect="Content" ObjectID="_1460295890" r:id="rId1603"/>
        </w:object>
      </w:r>
      <w:r w:rsidRPr="00B27FE9">
        <w:t xml:space="preserve"> </w:t>
      </w:r>
      <w:ins w:id="3321" w:author="Gerard Ateshian" w:date="2014-04-17T21:56:00Z">
        <w:r w:rsidR="003F0FB9">
          <w:t>[</w:t>
        </w:r>
        <w:r w:rsidR="003F0FB9" w:rsidRPr="003F0FB9">
          <w:rPr>
            <w:b/>
            <w:rPrChange w:id="3322" w:author="Gerard Ateshian" w:date="2014-04-17T21:56:00Z">
              <w:rPr/>
            </w:rPrChange>
          </w:rPr>
          <w:t>Q</w:t>
        </w:r>
        <w:r w:rsidR="003F0FB9">
          <w:t>/</w:t>
        </w:r>
        <w:r w:rsidR="003F0FB9" w:rsidRPr="003F0FB9">
          <w:rPr>
            <w:b/>
            <w:rPrChange w:id="3323" w:author="Gerard Ateshian" w:date="2014-04-17T21:56:00Z">
              <w:rPr/>
            </w:rPrChange>
          </w:rPr>
          <w:t>n</w:t>
        </w:r>
        <w:r w:rsidR="003F0FB9">
          <w:t xml:space="preserve">] </w:t>
        </w:r>
      </w:ins>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324" w:name="_Toc385498543"/>
      <w:r>
        <w:lastRenderedPageBreak/>
        <w:t>Solvent Supply Materials</w:t>
      </w:r>
      <w:bookmarkEnd w:id="3324"/>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11" type="#_x0000_t75" style="width:16.5pt;height:18pt" o:ole="">
            <v:imagedata r:id="rId1604" o:title=""/>
          </v:shape>
          <o:OLEObject Type="Embed" ProgID="Equation.DSMT4" ShapeID="_x0000_i1811" DrawAspect="Content" ObjectID="_1460295891"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6" o:title=""/>
          </v:shape>
          <o:OLEObject Type="Embed" ProgID="Equation.DSMT4" ShapeID="_x0000_i1812" DrawAspect="Content" ObjectID="_1460295892" r:id="rId1607"/>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5pt;height:18pt" o:ole="">
            <v:imagedata r:id="rId1608" o:title=""/>
          </v:shape>
          <o:OLEObject Type="Embed" ProgID="Equation.DSMT4" ShapeID="_x0000_i1813" DrawAspect="Content" ObjectID="_1460295893" r:id="rId1609"/>
        </w:object>
      </w:r>
      <w:r w:rsidR="007D189B">
        <w:t xml:space="preserve"> </w:t>
      </w:r>
      <w:proofErr w:type="gramStart"/>
      <w:r w:rsidR="007D189B">
        <w:t>has</w:t>
      </w:r>
      <w:proofErr w:type="gramEnd"/>
      <w:r w:rsidR="007D189B">
        <w:t xml:space="preserve"> units of reciprocal time</w:t>
      </w:r>
      <w:ins w:id="3325" w:author="Gerard Ateshian" w:date="2014-04-17T21:48:00Z">
        <w:r w:rsidR="00EE7403">
          <w:t xml:space="preserve"> [</w:t>
        </w:r>
        <w:r w:rsidR="00EE7403" w:rsidRPr="00EE7403">
          <w:rPr>
            <w:b/>
            <w:rPrChange w:id="3326" w:author="Gerard Ateshian" w:date="2014-04-17T21:48:00Z">
              <w:rPr/>
            </w:rPrChange>
          </w:rPr>
          <w:t>t</w:t>
        </w:r>
        <w:r w:rsidR="00EE7403" w:rsidRPr="00EE7403">
          <w:rPr>
            <w:vertAlign w:val="superscript"/>
            <w:rPrChange w:id="3327" w:author="Gerard Ateshian" w:date="2014-04-17T21:48:00Z">
              <w:rPr/>
            </w:rPrChange>
          </w:rPr>
          <w:t>-1</w:t>
        </w:r>
        <w:r w:rsidR="00EE7403">
          <w:t>]</w:t>
        </w:r>
      </w:ins>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328" w:name="_Toc385498544"/>
      <w:r>
        <w:lastRenderedPageBreak/>
        <w:t>Starling Equation</w:t>
      </w:r>
      <w:bookmarkEnd w:id="3328"/>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29" w:author="Gerard Ateshian" w:date="2014-04-17T21:2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58"/>
        <w:gridCol w:w="6255"/>
        <w:gridCol w:w="1163"/>
        <w:tblGridChange w:id="3330">
          <w:tblGrid>
            <w:gridCol w:w="1818"/>
            <w:gridCol w:w="7758"/>
            <w:gridCol w:w="7758"/>
          </w:tblGrid>
        </w:tblGridChange>
      </w:tblGrid>
      <w:tr w:rsidR="003A2EFE" w14:paraId="2CE7397B" w14:textId="173B0079" w:rsidTr="00152AB9">
        <w:tc>
          <w:tcPr>
            <w:tcW w:w="1127" w:type="pct"/>
            <w:shd w:val="clear" w:color="auto" w:fill="auto"/>
            <w:tcPrChange w:id="3331" w:author="Gerard Ateshian" w:date="2014-04-17T21:21:00Z">
              <w:tcPr>
                <w:tcW w:w="1818" w:type="dxa"/>
                <w:shd w:val="clear" w:color="auto" w:fill="auto"/>
              </w:tcPr>
            </w:tcPrChange>
          </w:tcPr>
          <w:p w14:paraId="4C21F14B" w14:textId="77777777" w:rsidR="003A2EFE" w:rsidRDefault="003A2EFE" w:rsidP="007D189B">
            <w:pPr>
              <w:pStyle w:val="code"/>
            </w:pPr>
            <w:r>
              <w:t>&lt;kp&gt;</w:t>
            </w:r>
          </w:p>
        </w:tc>
        <w:tc>
          <w:tcPr>
            <w:tcW w:w="3266" w:type="pct"/>
            <w:shd w:val="clear" w:color="auto" w:fill="auto"/>
            <w:tcPrChange w:id="3332" w:author="Gerard Ateshian" w:date="2014-04-17T21:21:00Z">
              <w:tcPr>
                <w:tcW w:w="7758" w:type="dxa"/>
                <w:shd w:val="clear" w:color="auto" w:fill="auto"/>
              </w:tcPr>
            </w:tcPrChange>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4" type="#_x0000_t75" style="width:14pt;height:19.5pt" o:ole="">
                  <v:imagedata r:id="rId1610" o:title=""/>
                </v:shape>
                <o:OLEObject Type="Embed" ProgID="Equation.DSMT4" ShapeID="_x0000_i1814" DrawAspect="Content" ObjectID="_1460295894" r:id="rId1611"/>
              </w:object>
            </w:r>
          </w:p>
        </w:tc>
        <w:tc>
          <w:tcPr>
            <w:tcW w:w="607" w:type="pct"/>
            <w:tcPrChange w:id="3333" w:author="Gerard Ateshian" w:date="2014-04-17T21:21:00Z">
              <w:tcPr>
                <w:tcW w:w="7758" w:type="dxa"/>
              </w:tcPr>
            </w:tcPrChange>
          </w:tcPr>
          <w:p w14:paraId="4D8DCCF7" w14:textId="651C1206" w:rsidR="003A2EFE" w:rsidRDefault="003A2EFE" w:rsidP="00AF2221">
            <w:pPr>
              <w:rPr>
                <w:ins w:id="3334" w:author="Gerard Ateshian" w:date="2014-04-17T21:19:00Z"/>
              </w:rPr>
            </w:pPr>
            <w:ins w:id="3335" w:author="Gerard Ateshian" w:date="2014-04-17T21:20:00Z">
              <w:r>
                <w:t>[</w:t>
              </w:r>
              <w:r w:rsidRPr="003A2EFE">
                <w:rPr>
                  <w:b/>
                  <w:rPrChange w:id="3336" w:author="Gerard Ateshian" w:date="2014-04-17T21:20:00Z">
                    <w:rPr/>
                  </w:rPrChange>
                </w:rPr>
                <w:t>L</w:t>
              </w:r>
              <w:r w:rsidRPr="003A2EFE">
                <w:rPr>
                  <w:vertAlign w:val="superscript"/>
                  <w:rPrChange w:id="3337" w:author="Gerard Ateshian" w:date="2014-04-17T21:20:00Z">
                    <w:rPr/>
                  </w:rPrChange>
                </w:rPr>
                <w:t>2</w:t>
              </w:r>
              <w:r>
                <w:t>/</w:t>
              </w:r>
              <w:r w:rsidRPr="003A2EFE">
                <w:rPr>
                  <w:b/>
                  <w:rPrChange w:id="3338" w:author="Gerard Ateshian" w:date="2014-04-17T21:20:00Z">
                    <w:rPr/>
                  </w:rPrChange>
                </w:rPr>
                <w:t>F</w:t>
              </w:r>
              <w:r>
                <w:sym w:font="Symbol" w:char="F0D7"/>
              </w:r>
              <w:r w:rsidRPr="003A2EFE">
                <w:rPr>
                  <w:b/>
                  <w:rPrChange w:id="3339" w:author="Gerard Ateshian" w:date="2014-04-17T21:20:00Z">
                    <w:rPr/>
                  </w:rPrChange>
                </w:rPr>
                <w:t>t</w:t>
              </w:r>
              <w:r>
                <w:t>]</w:t>
              </w:r>
            </w:ins>
          </w:p>
        </w:tc>
      </w:tr>
      <w:tr w:rsidR="003A2EFE" w14:paraId="7BEE70A8" w14:textId="53FD039C" w:rsidTr="00152AB9">
        <w:tc>
          <w:tcPr>
            <w:tcW w:w="1127" w:type="pct"/>
            <w:shd w:val="clear" w:color="auto" w:fill="auto"/>
            <w:tcPrChange w:id="3340" w:author="Gerard Ateshian" w:date="2014-04-17T21:21:00Z">
              <w:tcPr>
                <w:tcW w:w="1818" w:type="dxa"/>
                <w:shd w:val="clear" w:color="auto" w:fill="auto"/>
              </w:tcPr>
            </w:tcPrChange>
          </w:tcPr>
          <w:p w14:paraId="3D94F9B4" w14:textId="77777777" w:rsidR="003A2EFE" w:rsidRDefault="003A2EFE" w:rsidP="007D189B">
            <w:pPr>
              <w:pStyle w:val="code"/>
            </w:pPr>
            <w:r>
              <w:t>&lt;pv&gt;</w:t>
            </w:r>
          </w:p>
        </w:tc>
        <w:tc>
          <w:tcPr>
            <w:tcW w:w="3266" w:type="pct"/>
            <w:shd w:val="clear" w:color="auto" w:fill="auto"/>
            <w:tcPrChange w:id="3341" w:author="Gerard Ateshian" w:date="2014-04-17T21:21:00Z">
              <w:tcPr>
                <w:tcW w:w="7758" w:type="dxa"/>
                <w:shd w:val="clear" w:color="auto" w:fill="auto"/>
              </w:tcPr>
            </w:tcPrChange>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5" type="#_x0000_t75" style="width:14pt;height:18pt" o:ole="">
                  <v:imagedata r:id="rId1612" o:title=""/>
                </v:shape>
                <o:OLEObject Type="Embed" ProgID="Equation.DSMT4" ShapeID="_x0000_i1815" DrawAspect="Content" ObjectID="_1460295895" r:id="rId1613"/>
              </w:object>
            </w:r>
          </w:p>
        </w:tc>
        <w:tc>
          <w:tcPr>
            <w:tcW w:w="607" w:type="pct"/>
            <w:tcPrChange w:id="3342" w:author="Gerard Ateshian" w:date="2014-04-17T21:21:00Z">
              <w:tcPr>
                <w:tcW w:w="7758" w:type="dxa"/>
              </w:tcPr>
            </w:tcPrChange>
          </w:tcPr>
          <w:p w14:paraId="2C805662" w14:textId="052824C0" w:rsidR="003A2EFE" w:rsidRDefault="003A2EFE" w:rsidP="00AF2221">
            <w:pPr>
              <w:rPr>
                <w:ins w:id="3343" w:author="Gerard Ateshian" w:date="2014-04-17T21:19:00Z"/>
              </w:rPr>
            </w:pPr>
            <w:ins w:id="3344" w:author="Gerard Ateshian" w:date="2014-04-17T21:20:00Z">
              <w:r>
                <w:t>[</w:t>
              </w:r>
              <w:r>
                <w:rPr>
                  <w:b/>
                </w:rPr>
                <w:t>P</w:t>
              </w:r>
              <w:r>
                <w:t>]</w:t>
              </w:r>
            </w:ins>
          </w:p>
        </w:tc>
      </w:tr>
      <w:tr w:rsidR="003A2EFE" w14:paraId="35309DB4" w14:textId="527EB7DB" w:rsidTr="00152AB9">
        <w:tc>
          <w:tcPr>
            <w:tcW w:w="1127" w:type="pct"/>
            <w:shd w:val="clear" w:color="auto" w:fill="auto"/>
            <w:tcPrChange w:id="3345" w:author="Gerard Ateshian" w:date="2014-04-17T21:21:00Z">
              <w:tcPr>
                <w:tcW w:w="1818" w:type="dxa"/>
                <w:shd w:val="clear" w:color="auto" w:fill="auto"/>
              </w:tcPr>
            </w:tcPrChange>
          </w:tcPr>
          <w:p w14:paraId="0564E4E1" w14:textId="49908527" w:rsidR="003A2EFE" w:rsidRDefault="003A2EFE" w:rsidP="005E4916">
            <w:pPr>
              <w:pStyle w:val="code"/>
            </w:pPr>
            <w:r>
              <w:t>&lt;qc sol=”n”&gt;</w:t>
            </w:r>
          </w:p>
        </w:tc>
        <w:tc>
          <w:tcPr>
            <w:tcW w:w="3266" w:type="pct"/>
            <w:shd w:val="clear" w:color="auto" w:fill="auto"/>
            <w:tcPrChange w:id="3346" w:author="Gerard Ateshian" w:date="2014-04-17T21:21:00Z">
              <w:tcPr>
                <w:tcW w:w="7758" w:type="dxa"/>
                <w:shd w:val="clear" w:color="auto" w:fill="auto"/>
              </w:tcPr>
            </w:tcPrChange>
          </w:tcPr>
          <w:p w14:paraId="0AAD4B5B" w14:textId="6CE8077E" w:rsidR="003A2EFE" w:rsidRDefault="003A2EFE" w:rsidP="00AF2221">
            <w:r>
              <w:t xml:space="preserve">osmotic filtration coefficient, </w:t>
            </w:r>
            <w:r w:rsidRPr="005E4916">
              <w:rPr>
                <w:position w:val="-12"/>
              </w:rPr>
              <w:object w:dxaOrig="300" w:dyaOrig="400" w14:anchorId="512CF632">
                <v:shape id="_x0000_i1816" type="#_x0000_t75" style="width:14pt;height:20pt" o:ole="">
                  <v:imagedata r:id="rId1614" o:title=""/>
                </v:shape>
                <o:OLEObject Type="Embed" ProgID="Equation.DSMT4" ShapeID="_x0000_i1816" DrawAspect="Content" ObjectID="_1460295896" r:id="rId1615"/>
              </w:object>
            </w:r>
            <w:r>
              <w:t xml:space="preserve"> </w:t>
            </w:r>
          </w:p>
        </w:tc>
        <w:tc>
          <w:tcPr>
            <w:tcW w:w="607" w:type="pct"/>
            <w:tcPrChange w:id="3347" w:author="Gerard Ateshian" w:date="2014-04-17T21:21:00Z">
              <w:tcPr>
                <w:tcW w:w="7758" w:type="dxa"/>
              </w:tcPr>
            </w:tcPrChange>
          </w:tcPr>
          <w:p w14:paraId="6260269F" w14:textId="00295FED" w:rsidR="003A2EFE" w:rsidRDefault="00152AB9" w:rsidP="00AF2221">
            <w:pPr>
              <w:rPr>
                <w:ins w:id="3348" w:author="Gerard Ateshian" w:date="2014-04-17T21:19:00Z"/>
              </w:rPr>
            </w:pPr>
            <w:ins w:id="3349" w:author="Gerard Ateshian" w:date="2014-04-17T21:21:00Z">
              <w:r>
                <w:t>[</w:t>
              </w:r>
              <w:r w:rsidRPr="00152AB9">
                <w:rPr>
                  <w:b/>
                  <w:rPrChange w:id="3350" w:author="Gerard Ateshian" w:date="2014-04-17T21:21:00Z">
                    <w:rPr/>
                  </w:rPrChange>
                </w:rPr>
                <w:t>L</w:t>
              </w:r>
              <w:r w:rsidRPr="00152AB9">
                <w:rPr>
                  <w:vertAlign w:val="superscript"/>
                  <w:rPrChange w:id="3351" w:author="Gerard Ateshian" w:date="2014-04-17T21:21:00Z">
                    <w:rPr/>
                  </w:rPrChange>
                </w:rPr>
                <w:t>3</w:t>
              </w:r>
              <w:r>
                <w:t>/</w:t>
              </w:r>
              <w:r w:rsidRPr="00152AB9">
                <w:rPr>
                  <w:b/>
                  <w:rPrChange w:id="3352" w:author="Gerard Ateshian" w:date="2014-04-17T21:21:00Z">
                    <w:rPr/>
                  </w:rPrChange>
                </w:rPr>
                <w:t>n</w:t>
              </w:r>
              <w:r>
                <w:sym w:font="Symbol" w:char="F0D7"/>
              </w:r>
              <w:r w:rsidRPr="002A36CF">
                <w:rPr>
                  <w:b/>
                </w:rPr>
                <w:t>t</w:t>
              </w:r>
              <w:r>
                <w:t>]</w:t>
              </w:r>
            </w:ins>
          </w:p>
        </w:tc>
      </w:tr>
      <w:tr w:rsidR="003A2EFE" w14:paraId="685C5560" w14:textId="1DB68857" w:rsidTr="00152AB9">
        <w:tc>
          <w:tcPr>
            <w:tcW w:w="1127" w:type="pct"/>
            <w:shd w:val="clear" w:color="auto" w:fill="auto"/>
            <w:tcPrChange w:id="3353" w:author="Gerard Ateshian" w:date="2014-04-17T21:21:00Z">
              <w:tcPr>
                <w:tcW w:w="1818" w:type="dxa"/>
                <w:shd w:val="clear" w:color="auto" w:fill="auto"/>
              </w:tcPr>
            </w:tcPrChange>
          </w:tcPr>
          <w:p w14:paraId="251ECC59" w14:textId="4850FFC9" w:rsidR="003A2EFE" w:rsidRDefault="003A2EFE" w:rsidP="005E4916">
            <w:pPr>
              <w:pStyle w:val="code"/>
            </w:pPr>
            <w:r>
              <w:t>&lt;cv sol=”n”&gt;</w:t>
            </w:r>
          </w:p>
        </w:tc>
        <w:tc>
          <w:tcPr>
            <w:tcW w:w="3266" w:type="pct"/>
            <w:shd w:val="clear" w:color="auto" w:fill="auto"/>
            <w:tcPrChange w:id="3354" w:author="Gerard Ateshian" w:date="2014-04-17T21:21:00Z">
              <w:tcPr>
                <w:tcW w:w="7758" w:type="dxa"/>
                <w:shd w:val="clear" w:color="auto" w:fill="auto"/>
              </w:tcPr>
            </w:tcPrChange>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7" type="#_x0000_t75" style="width:14pt;height:19.5pt" o:ole="">
                  <v:imagedata r:id="rId1616" o:title=""/>
                </v:shape>
                <o:OLEObject Type="Embed" ProgID="Equation.DSMT4" ShapeID="_x0000_i1817" DrawAspect="Content" ObjectID="_1460295897" r:id="rId1617"/>
              </w:object>
            </w:r>
          </w:p>
        </w:tc>
        <w:tc>
          <w:tcPr>
            <w:tcW w:w="607" w:type="pct"/>
            <w:tcPrChange w:id="3355" w:author="Gerard Ateshian" w:date="2014-04-17T21:21:00Z">
              <w:tcPr>
                <w:tcW w:w="7758" w:type="dxa"/>
              </w:tcPr>
            </w:tcPrChange>
          </w:tcPr>
          <w:p w14:paraId="7E993EA1" w14:textId="4E51B986" w:rsidR="003A2EFE" w:rsidRDefault="00152AB9" w:rsidP="00AF2221">
            <w:pPr>
              <w:rPr>
                <w:ins w:id="3356" w:author="Gerard Ateshian" w:date="2014-04-17T21:19:00Z"/>
              </w:rPr>
            </w:pPr>
            <w:ins w:id="3357" w:author="Gerard Ateshian" w:date="2014-04-17T21:21:00Z">
              <w:r>
                <w:t>[</w:t>
              </w:r>
              <w:r w:rsidRPr="00152AB9">
                <w:rPr>
                  <w:b/>
                  <w:rPrChange w:id="3358" w:author="Gerard Ateshian" w:date="2014-04-17T21:21:00Z">
                    <w:rPr/>
                  </w:rPrChange>
                </w:rPr>
                <w:t>n</w:t>
              </w:r>
              <w:r>
                <w:t>/</w:t>
              </w:r>
              <w:r w:rsidRPr="00152AB9">
                <w:rPr>
                  <w:b/>
                  <w:rPrChange w:id="3359" w:author="Gerard Ateshian" w:date="2014-04-17T21:21:00Z">
                    <w:rPr/>
                  </w:rPrChange>
                </w:rPr>
                <w:t>L</w:t>
              </w:r>
              <w:r w:rsidRPr="00152AB9">
                <w:rPr>
                  <w:vertAlign w:val="superscript"/>
                  <w:rPrChange w:id="3360" w:author="Gerard Ateshian" w:date="2014-04-17T21:21:00Z">
                    <w:rPr/>
                  </w:rPrChange>
                </w:rPr>
                <w:t>3</w:t>
              </w:r>
              <w:r>
                <w:t>]</w:t>
              </w:r>
            </w:ins>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8" o:title=""/>
          </v:shape>
          <o:OLEObject Type="Embed" ProgID="Equation.DSMT4" ShapeID="_x0000_i1818" DrawAspect="Content" ObjectID="_1460295898" r:id="rId1619"/>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19" type="#_x0000_t75" style="width:12pt;height:16.5pt" o:ole="">
            <v:imagedata r:id="rId1620" o:title=""/>
          </v:shape>
          <o:OLEObject Type="Embed" ProgID="Equation.DSMT4" ShapeID="_x0000_i1819" DrawAspect="Content" ObjectID="_1460295899"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361" w:name="_Toc385498545"/>
      <w:r>
        <w:lastRenderedPageBreak/>
        <w:t>Chemical Reactions</w:t>
      </w:r>
      <w:bookmarkEnd w:id="3361"/>
    </w:p>
    <w:p w14:paraId="45114879" w14:textId="43162140" w:rsidR="00A61269" w:rsidRPr="00A61269" w:rsidRDefault="00A61269">
      <w:pPr>
        <w:pStyle w:val="Heading3"/>
      </w:pPr>
      <w:bookmarkStart w:id="3362" w:name="_Toc385498546"/>
      <w:r>
        <w:t>Guidelines for Chemical Reaction Analyses</w:t>
      </w:r>
      <w:bookmarkEnd w:id="3362"/>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2" o:title=""/>
          </v:shape>
          <o:OLEObject Type="Embed" ProgID="Equation.DSMT4" ShapeID="_x0000_i1820" DrawAspect="Content" ObjectID="_1460295900" r:id="rId1623"/>
        </w:object>
      </w:r>
      <w:r>
        <w:t>) and solid-bound molecules (</w:t>
      </w:r>
      <w:r w:rsidR="00AF2221" w:rsidRPr="00AF2221">
        <w:rPr>
          <w:position w:val="-6"/>
        </w:rPr>
        <w:object w:dxaOrig="639" w:dyaOrig="220" w14:anchorId="3559A0A4">
          <v:shape id="_x0000_i1821" type="#_x0000_t75" style="width:32pt;height:10.5pt" o:ole="">
            <v:imagedata r:id="rId1624" o:title=""/>
          </v:shape>
          <o:OLEObject Type="Embed" ProgID="Equation.DSMT4" ShapeID="_x0000_i1821" DrawAspect="Content" ObjectID="_1460295901" r:id="rId1625"/>
        </w:object>
      </w:r>
      <w:r>
        <w:t>) that move with the solid matrix (</w:t>
      </w:r>
      <w:r w:rsidR="00AF2221" w:rsidRPr="00AF2221">
        <w:rPr>
          <w:position w:val="-10"/>
        </w:rPr>
        <w:object w:dxaOrig="1240" w:dyaOrig="360" w14:anchorId="0DC957B8">
          <v:shape id="_x0000_i1822" type="#_x0000_t75" style="width:62pt;height:18pt" o:ole="">
            <v:imagedata r:id="rId1626" o:title=""/>
          </v:shape>
          <o:OLEObject Type="Embed" ProgID="Equation.DSMT4" ShapeID="_x0000_i1822" DrawAspect="Content" ObjectID="_1460295902"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8" o:title=""/>
          </v:shape>
          <o:OLEObject Type="Embed" ProgID="Equation.DSMT4" ShapeID="_x0000_i1823" DrawAspect="Content" ObjectID="_1460295903" r:id="rId1629"/>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24" type="#_x0000_t75" style="width:16.5pt;height:14pt" o:ole="">
            <v:imagedata r:id="rId1630" o:title=""/>
          </v:shape>
          <o:OLEObject Type="Embed" ProgID="Equation.DSMT4" ShapeID="_x0000_i1824" DrawAspect="Content" ObjectID="_1460295904"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2" o:title=""/>
          </v:shape>
          <o:OLEObject Type="Embed" ProgID="Equation.DSMT4" ShapeID="_x0000_i1825" DrawAspect="Content" ObjectID="_1460295905" r:id="rId1633"/>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4" o:title=""/>
          </v:shape>
          <o:OLEObject Type="Embed" ProgID="Equation.DSMT4" ShapeID="_x0000_i1826" DrawAspect="Content" ObjectID="_1460295906" r:id="rId1635"/>
        </w:object>
      </w:r>
      <w:r w:rsidRPr="00546A57">
        <w:t xml:space="preserve"> and </w:t>
      </w:r>
      <w:r w:rsidR="00AF2221" w:rsidRPr="00AF2221">
        <w:rPr>
          <w:position w:val="-12"/>
        </w:rPr>
        <w:object w:dxaOrig="300" w:dyaOrig="380" w14:anchorId="6B35166D">
          <v:shape id="_x0000_i1827" type="#_x0000_t75" style="width:14pt;height:19.5pt" o:ole="">
            <v:imagedata r:id="rId1636" o:title=""/>
          </v:shape>
          <o:OLEObject Type="Embed" ProgID="Equation.DSMT4" ShapeID="_x0000_i1827" DrawAspect="Content" ObjectID="_1460295907"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8" o:title=""/>
          </v:shape>
          <o:OLEObject Type="Embed" ProgID="Equation.DSMT4" ShapeID="_x0000_i1828" DrawAspect="Content" ObjectID="_1460295908" r:id="rId1639"/>
        </w:object>
      </w:r>
      <w:r>
        <w:t xml:space="preserve"> and molar supplies </w:t>
      </w:r>
      <w:r w:rsidR="00AF2221" w:rsidRPr="00AF2221">
        <w:rPr>
          <w:position w:val="-6"/>
        </w:rPr>
        <w:object w:dxaOrig="279" w:dyaOrig="320" w14:anchorId="4E5356E6">
          <v:shape id="_x0000_i1829" type="#_x0000_t75" style="width:14pt;height:16.5pt" o:ole="">
            <v:imagedata r:id="rId1640" o:title=""/>
          </v:shape>
          <o:OLEObject Type="Embed" ProgID="Equation.DSMT4" ShapeID="_x0000_i1829" DrawAspect="Content" ObjectID="_1460295909"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2" o:title=""/>
          </v:shape>
          <o:OLEObject Type="Embed" ProgID="Equation.DSMT4" ShapeID="_x0000_i1830" DrawAspect="Content" ObjectID="_1460295910"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4" o:title=""/>
          </v:shape>
          <o:OLEObject Type="Embed" ProgID="Equation.DSMT4" ShapeID="_x0000_i1831" DrawAspect="Content" ObjectID="_1460295911"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6" o:title=""/>
          </v:shape>
          <o:OLEObject Type="Embed" ProgID="Equation.DSMT4" ShapeID="_x0000_i1832" DrawAspect="Content" ObjectID="_1460295912" r:id="rId1647"/>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33" type="#_x0000_t75" style="width:14pt;height:16.5pt" o:ole="">
            <v:imagedata r:id="rId1648" o:title=""/>
          </v:shape>
          <o:OLEObject Type="Embed" ProgID="Equation.DSMT4" ShapeID="_x0000_i1833" DrawAspect="Content" ObjectID="_1460295913"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50" o:title=""/>
          </v:shape>
          <o:OLEObject Type="Embed" ProgID="Equation.DSMT4" ShapeID="_x0000_i1834" DrawAspect="Content" ObjectID="_1460295914"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2" o:title=""/>
          </v:shape>
          <o:OLEObject Type="Embed" ProgID="Equation.DSMT4" ShapeID="_x0000_i1835" DrawAspect="Content" ObjectID="_1460295915"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4" o:title=""/>
          </v:shape>
          <o:OLEObject Type="Embed" ProgID="Equation.DSMT4" ShapeID="_x0000_i1836" DrawAspect="Content" ObjectID="_1460295916" r:id="rId1655"/>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37" type="#_x0000_t75" style="width:58pt;height:22pt" o:ole="">
            <v:imagedata r:id="rId1656" o:title=""/>
          </v:shape>
          <o:OLEObject Type="Embed" ProgID="Equation.DSMT4" ShapeID="_x0000_i1837" DrawAspect="Content" ObjectID="_1460295917"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8" o:title=""/>
          </v:shape>
          <o:OLEObject Type="Embed" ProgID="Equation.DSMT4" ShapeID="_x0000_i1838" DrawAspect="Content" ObjectID="_1460295918" r:id="rId1659"/>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60" o:title=""/>
          </v:shape>
          <o:OLEObject Type="Embed" ProgID="Equation.DSMT4" ShapeID="_x0000_i1839" DrawAspect="Content" ObjectID="_1460295919"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2" o:title=""/>
          </v:shape>
          <o:OLEObject Type="Embed" ProgID="Equation.DSMT4" ShapeID="_x0000_i1840" DrawAspect="Content" ObjectID="_1460295920" r:id="rId1663"/>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41" type="#_x0000_t75" style="width:44.5pt;height:19.5pt" o:ole="">
            <v:imagedata r:id="rId1664" o:title=""/>
          </v:shape>
          <o:OLEObject Type="Embed" ProgID="Equation.DSMT4" ShapeID="_x0000_i1841" DrawAspect="Content" ObjectID="_1460295921" r:id="rId1665"/>
        </w:object>
      </w:r>
      <w:r>
        <w:t xml:space="preserve">, </w:t>
      </w:r>
      <w:r w:rsidR="00AF2221" w:rsidRPr="00AF2221">
        <w:rPr>
          <w:position w:val="-12"/>
        </w:rPr>
        <w:object w:dxaOrig="880" w:dyaOrig="420" w14:anchorId="75C06D04">
          <v:shape id="_x0000_i1842" type="#_x0000_t75" style="width:44pt;height:21.5pt" o:ole="">
            <v:imagedata r:id="rId1666" o:title=""/>
          </v:shape>
          <o:OLEObject Type="Embed" ProgID="Equation.DSMT4" ShapeID="_x0000_i1842" DrawAspect="Content" ObjectID="_1460295922" r:id="rId1667"/>
        </w:object>
      </w:r>
      <w:r>
        <w:t xml:space="preserve">, </w:t>
      </w:r>
      <w:r w:rsidR="00AF2221" w:rsidRPr="00AF2221">
        <w:rPr>
          <w:position w:val="-12"/>
        </w:rPr>
        <w:object w:dxaOrig="800" w:dyaOrig="420" w14:anchorId="793A5630">
          <v:shape id="_x0000_i1843" type="#_x0000_t75" style="width:40pt;height:21.5pt" o:ole="">
            <v:imagedata r:id="rId1668" o:title=""/>
          </v:shape>
          <o:OLEObject Type="Embed" ProgID="Equation.DSMT4" ShapeID="_x0000_i1843" DrawAspect="Content" ObjectID="_1460295923" r:id="rId1669"/>
        </w:object>
      </w:r>
      <w:r>
        <w:t xml:space="preserve">, and those of the products are </w:t>
      </w:r>
      <w:r w:rsidR="00AF2221" w:rsidRPr="00AF2221">
        <w:rPr>
          <w:position w:val="-12"/>
        </w:rPr>
        <w:object w:dxaOrig="940" w:dyaOrig="380" w14:anchorId="3419B495">
          <v:shape id="_x0000_i1844" type="#_x0000_t75" style="width:48pt;height:19.5pt" o:ole="">
            <v:imagedata r:id="rId1670" o:title=""/>
          </v:shape>
          <o:OLEObject Type="Embed" ProgID="Equation.DSMT4" ShapeID="_x0000_i1844" DrawAspect="Content" ObjectID="_1460295924" r:id="rId1671"/>
        </w:object>
      </w:r>
      <w:r>
        <w:t xml:space="preserve">, </w:t>
      </w:r>
      <w:r w:rsidR="00AF2221" w:rsidRPr="00AF2221">
        <w:rPr>
          <w:position w:val="-12"/>
        </w:rPr>
        <w:object w:dxaOrig="840" w:dyaOrig="420" w14:anchorId="31D0441D">
          <v:shape id="_x0000_i1845" type="#_x0000_t75" style="width:42pt;height:21.5pt" o:ole="">
            <v:imagedata r:id="rId1672" o:title=""/>
          </v:shape>
          <o:OLEObject Type="Embed" ProgID="Equation.DSMT4" ShapeID="_x0000_i1845" DrawAspect="Content" ObjectID="_1460295925" r:id="rId1673"/>
        </w:object>
      </w:r>
      <w:r>
        <w:t xml:space="preserve">, </w:t>
      </w:r>
      <w:r w:rsidR="00AF2221" w:rsidRPr="00AF2221">
        <w:rPr>
          <w:position w:val="-12"/>
        </w:rPr>
        <w:object w:dxaOrig="800" w:dyaOrig="420" w14:anchorId="3ADAA8E9">
          <v:shape id="_x0000_i1846" type="#_x0000_t75" style="width:40pt;height:21.5pt" o:ole="">
            <v:imagedata r:id="rId1674" o:title=""/>
          </v:shape>
          <o:OLEObject Type="Embed" ProgID="Equation.DSMT4" ShapeID="_x0000_i1846" DrawAspect="Content" ObjectID="_1460295926"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6" o:title=""/>
          </v:shape>
          <o:OLEObject Type="Embed" ProgID="Equation.DSMT4" ShapeID="_x0000_i1847" DrawAspect="Content" ObjectID="_1460295927"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8" o:title=""/>
          </v:shape>
          <o:OLEObject Type="Embed" ProgID="Equation.DSMT4" ShapeID="_x0000_i1848" DrawAspect="Content" ObjectID="_1460295928" r:id="rId1679"/>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0" o:title=""/>
          </v:shape>
          <o:OLEObject Type="Embed" ProgID="Equation.DSMT4" ShapeID="_x0000_i1849" DrawAspect="Content" ObjectID="_1460295929" r:id="rId1681"/>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50" type="#_x0000_t75" style="width:64pt;height:28pt" o:ole="">
            <v:imagedata r:id="rId1682" o:title=""/>
          </v:shape>
          <o:OLEObject Type="Embed" ProgID="Equation.DSMT4" ShapeID="_x0000_i1850" DrawAspect="Content" ObjectID="_1460295930" r:id="rId1683"/>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4" o:title=""/>
          </v:shape>
          <o:OLEObject Type="Embed" ProgID="Equation.DSMT4" ShapeID="_x0000_i1851" DrawAspect="Content" ObjectID="_1460295931"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6" o:title=""/>
          </v:shape>
          <o:OLEObject Type="Embed" ProgID="Equation.DSMT4" ShapeID="_x0000_i1852" DrawAspect="Content" ObjectID="_1460295932"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8" o:title=""/>
          </v:shape>
          <o:OLEObject Type="Embed" ProgID="Equation.DSMT4" ShapeID="_x0000_i1853" DrawAspect="Content" ObjectID="_1460295933" r:id="rId1689"/>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54" type="#_x0000_t75" style="width:16.5pt;height:19.5pt" o:ole="">
            <v:imagedata r:id="rId1690" o:title=""/>
          </v:shape>
          <o:OLEObject Type="Embed" ProgID="Equation.DSMT4" ShapeID="_x0000_i1854" DrawAspect="Content" ObjectID="_1460295934" r:id="rId1691"/>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2" o:title=""/>
          </v:shape>
          <o:OLEObject Type="Embed" ProgID="Equation.DSMT4" ShapeID="_x0000_i1855" DrawAspect="Content" ObjectID="_1460295935" r:id="rId1693"/>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4" o:title=""/>
          </v:shape>
          <o:OLEObject Type="Embed" ProgID="Equation.DSMT4" ShapeID="_x0000_i1856" DrawAspect="Content" ObjectID="_1460295936" r:id="rId1695"/>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6" o:title=""/>
          </v:shape>
          <o:OLEObject Type="Embed" ProgID="Equation.DSMT4" ShapeID="_x0000_i1857" DrawAspect="Content" ObjectID="_1460295937"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8" o:title=""/>
          </v:shape>
          <o:OLEObject Type="Embed" ProgID="Equation.DSMT4" ShapeID="_x0000_i1858" DrawAspect="Content" ObjectID="_1460295938" r:id="rId1699"/>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700" o:title=""/>
          </v:shape>
          <o:OLEObject Type="Embed" ProgID="Equation.DSMT4" ShapeID="_x0000_i1859" DrawAspect="Content" ObjectID="_1460295939" r:id="rId1701"/>
        </w:object>
      </w:r>
      <w:r>
        <w:t xml:space="preserve"> and (i) is used to evaluate </w:t>
      </w:r>
      <w:r w:rsidR="00AF2221" w:rsidRPr="00AF2221">
        <w:rPr>
          <w:position w:val="-6"/>
        </w:rPr>
        <w:object w:dxaOrig="279" w:dyaOrig="320" w14:anchorId="2934028A">
          <v:shape id="_x0000_i1860" type="#_x0000_t75" style="width:14pt;height:16.5pt" o:ole="">
            <v:imagedata r:id="rId1702" o:title=""/>
          </v:shape>
          <o:OLEObject Type="Embed" ProgID="Equation.DSMT4" ShapeID="_x0000_i1860" DrawAspect="Content" ObjectID="_1460295940" r:id="rId1703"/>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61" type="#_x0000_t75" style="width:12pt;height:19.5pt" o:ole="">
            <v:imagedata r:id="rId1704" o:title=""/>
          </v:shape>
          <o:OLEObject Type="Embed" ProgID="Equation.DSMT4" ShapeID="_x0000_i1861" DrawAspect="Content" ObjectID="_1460295941" r:id="rId1705"/>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62" type="#_x0000_t75" style="width:16.5pt;height:19.5pt" o:ole="">
            <v:imagedata r:id="rId1706" o:title=""/>
          </v:shape>
          <o:OLEObject Type="Embed" ProgID="Equation.DSMT4" ShapeID="_x0000_i1862" DrawAspect="Content" ObjectID="_1460295942" r:id="rId1707"/>
        </w:object>
      </w:r>
      <w:r>
        <w:t xml:space="preserve">, using </w:t>
      </w:r>
      <w:r w:rsidR="00AF2221" w:rsidRPr="00AF2221">
        <w:rPr>
          <w:position w:val="-16"/>
        </w:rPr>
        <w:object w:dxaOrig="2180" w:dyaOrig="440" w14:anchorId="1E1D7769">
          <v:shape id="_x0000_i1863" type="#_x0000_t75" style="width:108.5pt;height:22pt" o:ole="">
            <v:imagedata r:id="rId1708" o:title=""/>
          </v:shape>
          <o:OLEObject Type="Embed" ProgID="Equation.DSMT4" ShapeID="_x0000_i1863" DrawAspect="Content" ObjectID="_1460295943"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10" o:title=""/>
          </v:shape>
          <o:OLEObject Type="Embed" ProgID="Equation.DSMT4" ShapeID="_x0000_i1864" DrawAspect="Content" ObjectID="_1460295944"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2" o:title=""/>
          </v:shape>
          <o:OLEObject Type="Embed" ProgID="Equation.DSMT4" ShapeID="_x0000_i1865" DrawAspect="Content" ObjectID="_1460295945" r:id="rId1713"/>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66" type="#_x0000_t75" style="width:14pt;height:19.5pt" o:ole="">
            <v:imagedata r:id="rId1714" o:title=""/>
          </v:shape>
          <o:OLEObject Type="Embed" ProgID="Equation.DSMT4" ShapeID="_x0000_i1866" DrawAspect="Content" ObjectID="_1460295946"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6" o:title=""/>
          </v:shape>
          <o:OLEObject Type="Embed" ProgID="Equation.DSMT4" ShapeID="_x0000_i1867" DrawAspect="Content" ObjectID="_1460295947" r:id="rId1717"/>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868" type="#_x0000_t75" style="width:52.5pt;height:19.5pt" o:ole="">
            <v:imagedata r:id="rId1718" o:title=""/>
          </v:shape>
          <o:OLEObject Type="Embed" ProgID="Equation.DSMT4" ShapeID="_x0000_i1868" DrawAspect="Content" ObjectID="_1460295948" r:id="rId1719"/>
        </w:object>
      </w:r>
      <w:r>
        <w:t xml:space="preserve">.  Therefore, since </w:t>
      </w:r>
      <w:r w:rsidR="00AF2221" w:rsidRPr="00AF2221">
        <w:rPr>
          <w:position w:val="-10"/>
        </w:rPr>
        <w:object w:dxaOrig="980" w:dyaOrig="360" w14:anchorId="2EFE40E6">
          <v:shape id="_x0000_i1869" type="#_x0000_t75" style="width:49.5pt;height:18pt" o:ole="">
            <v:imagedata r:id="rId1720" o:title=""/>
          </v:shape>
          <o:OLEObject Type="Embed" ProgID="Equation.DSMT4" ShapeID="_x0000_i1869" DrawAspect="Content" ObjectID="_1460295949" r:id="rId1721"/>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870" type="#_x0000_t75" style="width:52.5pt;height:19.5pt" o:ole="">
            <v:imagedata r:id="rId1722" o:title=""/>
          </v:shape>
          <o:OLEObject Type="Embed" ProgID="Equation.DSMT4" ShapeID="_x0000_i1870" DrawAspect="Content" ObjectID="_1460295950"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4" o:title=""/>
          </v:shape>
          <o:OLEObject Type="Embed" ProgID="Equation.DSMT4" ShapeID="_x0000_i1871" DrawAspect="Content" ObjectID="_1460295951" r:id="rId1725"/>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72" type="#_x0000_t75" style="width:14pt;height:19.5pt" o:ole="">
            <v:imagedata r:id="rId1726" o:title=""/>
          </v:shape>
          <o:OLEObject Type="Embed" ProgID="Equation.DSMT4" ShapeID="_x0000_i1872" DrawAspect="Content" ObjectID="_1460295952"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8" o:title=""/>
          </v:shape>
          <o:OLEObject Type="Embed" ProgID="Equation.DSMT4" ShapeID="_x0000_i1873" DrawAspect="Content" ObjectID="_1460295953"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30" o:title=""/>
          </v:shape>
          <o:OLEObject Type="Embed" ProgID="Equation.DSMT4" ShapeID="_x0000_i1874" DrawAspect="Content" ObjectID="_1460295954" r:id="rId1731"/>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75" type="#_x0000_t75" style="width:21.5pt;height:14pt" o:ole="">
            <v:imagedata r:id="rId1732" o:title=""/>
          </v:shape>
          <o:OLEObject Type="Embed" ProgID="Equation.DSMT4" ShapeID="_x0000_i1875" DrawAspect="Content" ObjectID="_1460295955" r:id="rId1733"/>
        </w:object>
      </w:r>
      <w:r>
        <w:t xml:space="preserve"> is the molar mass of </w:t>
      </w:r>
      <w:r w:rsidR="00AF2221" w:rsidRPr="00AF2221">
        <w:rPr>
          <w:position w:val="-6"/>
        </w:rPr>
        <w:object w:dxaOrig="240" w:dyaOrig="220" w14:anchorId="23183549">
          <v:shape id="_x0000_i1876" type="#_x0000_t75" style="width:12pt;height:10.5pt" o:ole="">
            <v:imagedata r:id="rId1734" o:title=""/>
          </v:shape>
          <o:OLEObject Type="Embed" ProgID="Equation.DSMT4" ShapeID="_x0000_i1876" DrawAspect="Content" ObjectID="_1460295956"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6" o:title=""/>
          </v:shape>
          <o:OLEObject Type="Embed" ProgID="Equation.DSMT4" ShapeID="_x0000_i1877" DrawAspect="Content" ObjectID="_1460295957" r:id="rId1737"/>
        </w:object>
      </w:r>
      <w:r w:rsidR="000D2EC3">
        <w:t xml:space="preserve"> and </w:t>
      </w:r>
      <w:r w:rsidR="00AF2221" w:rsidRPr="00AF2221">
        <w:rPr>
          <w:position w:val="-4"/>
        </w:rPr>
        <w:object w:dxaOrig="420" w:dyaOrig="300" w14:anchorId="38F91AD8">
          <v:shape id="_x0000_i1878" type="#_x0000_t75" style="width:21.5pt;height:14pt" o:ole="">
            <v:imagedata r:id="rId1738" o:title=""/>
          </v:shape>
          <o:OLEObject Type="Embed" ProgID="Equation.DSMT4" ShapeID="_x0000_i1878" DrawAspect="Content" ObjectID="_1460295958"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40" o:title=""/>
          </v:shape>
          <o:OLEObject Type="Embed" ProgID="Equation.DSMT4" ShapeID="_x0000_i1879" DrawAspect="Content" ObjectID="_1460295959"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2" o:title=""/>
          </v:shape>
          <o:OLEObject Type="Embed" ProgID="Equation.DSMT4" ShapeID="_x0000_i1880" DrawAspect="Content" ObjectID="_1460295960"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4" o:title=""/>
          </v:shape>
          <o:OLEObject Type="Embed" ProgID="Equation.DSMT4" ShapeID="_x0000_i1881" DrawAspect="Content" ObjectID="_1460295961"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6" o:title=""/>
          </v:shape>
          <o:OLEObject Type="Embed" ProgID="Equation.DSMT4" ShapeID="_x0000_i1882" DrawAspect="Content" ObjectID="_1460295962"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8" o:title=""/>
          </v:shape>
          <o:OLEObject Type="Embed" ProgID="Equation.DSMT4" ShapeID="_x0000_i1883" DrawAspect="Content" ObjectID="_1460295963" r:id="rId1749"/>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884" type="#_x0000_t75" style="width:16.5pt;height:19.5pt" o:ole="">
            <v:imagedata r:id="rId1750" o:title=""/>
          </v:shape>
          <o:OLEObject Type="Embed" ProgID="Equation.DSMT4" ShapeID="_x0000_i1884" DrawAspect="Content" ObjectID="_1460295964"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2" o:title=""/>
          </v:shape>
          <o:OLEObject Type="Embed" ProgID="Equation.DSMT4" ShapeID="_x0000_i1885" DrawAspect="Content" ObjectID="_1460295965"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4" o:title=""/>
          </v:shape>
          <o:OLEObject Type="Embed" ProgID="Equation.DSMT4" ShapeID="_x0000_i1886" DrawAspect="Content" ObjectID="_1460295966"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363" w:name="_Toc385498547"/>
      <w:r>
        <w:t>General Specification for Chemical Reactions</w:t>
      </w:r>
      <w:bookmarkEnd w:id="3363"/>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887" type="#_x0000_t75" style="width:12pt;height:19.5pt" o:ole="">
            <v:imagedata r:id="rId1756" o:title=""/>
          </v:shape>
          <o:OLEObject Type="Embed" ProgID="Equation.DSMT4" ShapeID="_x0000_i1887" DrawAspect="Content" ObjectID="_1460295967"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8" o:title=""/>
          </v:shape>
          <o:OLEObject Type="Embed" ProgID="Equation.DSMT4" ShapeID="_x0000_i1888" DrawAspect="Content" ObjectID="_1460295968" r:id="rId1759"/>
        </w:object>
      </w:r>
      <w:r>
        <w:t xml:space="preserve"> of the reactants and </w:t>
      </w:r>
      <w:r w:rsidR="00AF2221" w:rsidRPr="00AF2221">
        <w:rPr>
          <w:position w:val="-12"/>
        </w:rPr>
        <w:object w:dxaOrig="300" w:dyaOrig="380" w14:anchorId="4A1F5CCC">
          <v:shape id="_x0000_i1889" type="#_x0000_t75" style="width:14pt;height:19.5pt" o:ole="">
            <v:imagedata r:id="rId1760" o:title=""/>
          </v:shape>
          <o:OLEObject Type="Embed" ProgID="Equation.DSMT4" ShapeID="_x0000_i1889" DrawAspect="Content" ObjectID="_1460295969"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2" o:title=""/>
          </v:shape>
          <o:OLEObject Type="Embed" ProgID="Equation.DSMT4" ShapeID="_x0000_i1890" DrawAspect="Content" ObjectID="_1460295970"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64" w:author="Gerard Ateshian" w:date="2014-04-17T21:2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06"/>
        <w:gridCol w:w="6487"/>
        <w:gridCol w:w="1383"/>
        <w:tblGridChange w:id="3365">
          <w:tblGrid>
            <w:gridCol w:w="3121"/>
            <w:gridCol w:w="6457"/>
            <w:gridCol w:w="6457"/>
          </w:tblGrid>
        </w:tblGridChange>
      </w:tblGrid>
      <w:tr w:rsidR="00152AB9" w14:paraId="46F6EF1F" w14:textId="0A982157" w:rsidTr="00152AB9">
        <w:tc>
          <w:tcPr>
            <w:tcW w:w="891" w:type="pct"/>
            <w:shd w:val="clear" w:color="auto" w:fill="auto"/>
            <w:tcPrChange w:id="3366" w:author="Gerard Ateshian" w:date="2014-04-17T21:22:00Z">
              <w:tcPr>
                <w:tcW w:w="3121" w:type="dxa"/>
                <w:shd w:val="clear" w:color="auto" w:fill="auto"/>
              </w:tcPr>
            </w:tcPrChange>
          </w:tcPr>
          <w:p w14:paraId="61FFBA12" w14:textId="77777777" w:rsidR="00152AB9" w:rsidRDefault="00152AB9" w:rsidP="00C83DD5">
            <w:pPr>
              <w:pStyle w:val="code"/>
            </w:pPr>
            <w:r>
              <w:t>&lt;vR&gt;</w:t>
            </w:r>
          </w:p>
        </w:tc>
        <w:tc>
          <w:tcPr>
            <w:tcW w:w="3387" w:type="pct"/>
            <w:shd w:val="clear" w:color="auto" w:fill="auto"/>
            <w:tcPrChange w:id="3367" w:author="Gerard Ateshian" w:date="2014-04-17T21:22:00Z">
              <w:tcPr>
                <w:tcW w:w="6457" w:type="dxa"/>
                <w:shd w:val="clear" w:color="auto" w:fill="auto"/>
              </w:tcPr>
            </w:tcPrChange>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1" type="#_x0000_t75" style="width:14pt;height:19.5pt" o:ole="">
                  <v:imagedata r:id="rId1764" o:title=""/>
                </v:shape>
                <o:OLEObject Type="Embed" ProgID="Equation.DSMT4" ShapeID="_x0000_i1891" DrawAspect="Content" ObjectID="_1460295971" r:id="rId1765"/>
              </w:object>
            </w:r>
            <w:r>
              <w:t xml:space="preserve"> </w:t>
            </w:r>
          </w:p>
        </w:tc>
        <w:tc>
          <w:tcPr>
            <w:tcW w:w="722" w:type="pct"/>
            <w:tcPrChange w:id="3368" w:author="Gerard Ateshian" w:date="2014-04-17T21:22:00Z">
              <w:tcPr>
                <w:tcW w:w="6457" w:type="dxa"/>
              </w:tcPr>
            </w:tcPrChange>
          </w:tcPr>
          <w:p w14:paraId="0943B54A" w14:textId="636BEC82" w:rsidR="00152AB9" w:rsidRDefault="00152AB9" w:rsidP="00AF2221">
            <w:pPr>
              <w:rPr>
                <w:ins w:id="3369" w:author="Gerard Ateshian" w:date="2014-04-17T21:22:00Z"/>
              </w:rPr>
            </w:pPr>
            <w:ins w:id="3370" w:author="Gerard Ateshian" w:date="2014-04-17T21:22:00Z">
              <w:r>
                <w:t>[ ]</w:t>
              </w:r>
            </w:ins>
          </w:p>
        </w:tc>
      </w:tr>
      <w:tr w:rsidR="00152AB9" w14:paraId="385C07F4" w14:textId="058E9195" w:rsidTr="00152AB9">
        <w:tblPrEx>
          <w:tblLook w:val="0000" w:firstRow="0" w:lastRow="0" w:firstColumn="0" w:lastColumn="0" w:noHBand="0" w:noVBand="0"/>
          <w:tblPrExChange w:id="3371" w:author="Gerard Ateshian" w:date="2014-04-17T21:22:00Z">
            <w:tblPrEx>
              <w:tblLook w:val="0000" w:firstRow="0" w:lastRow="0" w:firstColumn="0" w:lastColumn="0" w:noHBand="0" w:noVBand="0"/>
            </w:tblPrEx>
          </w:tblPrExChange>
        </w:tblPrEx>
        <w:trPr>
          <w:trHeight w:val="270"/>
          <w:trPrChange w:id="3372" w:author="Gerard Ateshian" w:date="2014-04-17T21:22:00Z">
            <w:trPr>
              <w:trHeight w:val="270"/>
            </w:trPr>
          </w:trPrChange>
        </w:trPr>
        <w:tc>
          <w:tcPr>
            <w:tcW w:w="891" w:type="pct"/>
            <w:shd w:val="clear" w:color="auto" w:fill="auto"/>
            <w:tcPrChange w:id="3373" w:author="Gerard Ateshian" w:date="2014-04-17T21:22:00Z">
              <w:tcPr>
                <w:tcW w:w="3121" w:type="dxa"/>
                <w:shd w:val="clear" w:color="auto" w:fill="auto"/>
              </w:tcPr>
            </w:tcPrChange>
          </w:tcPr>
          <w:p w14:paraId="0A4043F1" w14:textId="77777777" w:rsidR="00152AB9" w:rsidRDefault="00152AB9" w:rsidP="00C83DD5">
            <w:pPr>
              <w:pStyle w:val="code"/>
            </w:pPr>
            <w:r>
              <w:t>&lt;vP&gt;</w:t>
            </w:r>
          </w:p>
        </w:tc>
        <w:tc>
          <w:tcPr>
            <w:tcW w:w="3387" w:type="pct"/>
            <w:shd w:val="clear" w:color="auto" w:fill="auto"/>
            <w:tcPrChange w:id="3374" w:author="Gerard Ateshian" w:date="2014-04-17T21:22:00Z">
              <w:tcPr>
                <w:tcW w:w="6457" w:type="dxa"/>
                <w:shd w:val="clear" w:color="auto" w:fill="auto"/>
              </w:tcPr>
            </w:tcPrChange>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2" type="#_x0000_t75" style="width:14pt;height:19.5pt" o:ole="">
                  <v:imagedata r:id="rId1766" o:title=""/>
                </v:shape>
                <o:OLEObject Type="Embed" ProgID="Equation.DSMT4" ShapeID="_x0000_i1892" DrawAspect="Content" ObjectID="_1460295972" r:id="rId1767"/>
              </w:object>
            </w:r>
            <w:r>
              <w:t xml:space="preserve"> </w:t>
            </w:r>
          </w:p>
        </w:tc>
        <w:tc>
          <w:tcPr>
            <w:tcW w:w="722" w:type="pct"/>
            <w:tcPrChange w:id="3375" w:author="Gerard Ateshian" w:date="2014-04-17T21:22:00Z">
              <w:tcPr>
                <w:tcW w:w="6457" w:type="dxa"/>
              </w:tcPr>
            </w:tcPrChange>
          </w:tcPr>
          <w:p w14:paraId="4973AF5C" w14:textId="3E5D1A48" w:rsidR="00152AB9" w:rsidRDefault="00152AB9" w:rsidP="00AF2221">
            <w:pPr>
              <w:rPr>
                <w:ins w:id="3376" w:author="Gerard Ateshian" w:date="2014-04-17T21:22:00Z"/>
              </w:rPr>
            </w:pPr>
            <w:ins w:id="3377" w:author="Gerard Ateshian" w:date="2014-04-17T21:22:00Z">
              <w:r>
                <w:t>[ ]</w:t>
              </w:r>
            </w:ins>
          </w:p>
        </w:tc>
      </w:tr>
      <w:tr w:rsidR="00152AB9" w14:paraId="0B5FA9C3" w14:textId="761B3908" w:rsidTr="00152AB9">
        <w:tblPrEx>
          <w:tblLook w:val="0000" w:firstRow="0" w:lastRow="0" w:firstColumn="0" w:lastColumn="0" w:noHBand="0" w:noVBand="0"/>
          <w:tblPrExChange w:id="3378" w:author="Gerard Ateshian" w:date="2014-04-17T21:22:00Z">
            <w:tblPrEx>
              <w:tblLook w:val="0000" w:firstRow="0" w:lastRow="0" w:firstColumn="0" w:lastColumn="0" w:noHBand="0" w:noVBand="0"/>
            </w:tblPrEx>
          </w:tblPrExChange>
        </w:tblPrEx>
        <w:trPr>
          <w:trHeight w:val="270"/>
          <w:trPrChange w:id="3379" w:author="Gerard Ateshian" w:date="2014-04-17T21:22:00Z">
            <w:trPr>
              <w:trHeight w:val="270"/>
            </w:trPr>
          </w:trPrChange>
        </w:trPr>
        <w:tc>
          <w:tcPr>
            <w:tcW w:w="891" w:type="pct"/>
            <w:shd w:val="clear" w:color="auto" w:fill="auto"/>
            <w:tcPrChange w:id="3380" w:author="Gerard Ateshian" w:date="2014-04-17T21:22:00Z">
              <w:tcPr>
                <w:tcW w:w="3121" w:type="dxa"/>
                <w:shd w:val="clear" w:color="auto" w:fill="auto"/>
              </w:tcPr>
            </w:tcPrChange>
          </w:tcPr>
          <w:p w14:paraId="3DA9EFC9" w14:textId="77777777" w:rsidR="00152AB9" w:rsidRDefault="00152AB9" w:rsidP="00C83DD5">
            <w:pPr>
              <w:pStyle w:val="code"/>
            </w:pPr>
            <w:r>
              <w:t>&lt;Vbar&gt;</w:t>
            </w:r>
          </w:p>
        </w:tc>
        <w:tc>
          <w:tcPr>
            <w:tcW w:w="3387" w:type="pct"/>
            <w:shd w:val="clear" w:color="auto" w:fill="auto"/>
            <w:tcPrChange w:id="3381" w:author="Gerard Ateshian" w:date="2014-04-17T21:22:00Z">
              <w:tcPr>
                <w:tcW w:w="6457" w:type="dxa"/>
                <w:shd w:val="clear" w:color="auto" w:fill="auto"/>
              </w:tcPr>
            </w:tcPrChange>
          </w:tcPr>
          <w:p w14:paraId="3B60CB2F" w14:textId="34CDA3C4" w:rsidR="00152AB9" w:rsidRDefault="00152AB9" w:rsidP="00AF2221">
            <w:r>
              <w:t xml:space="preserve">optional override value for </w:t>
            </w:r>
            <w:r w:rsidRPr="00AF2221">
              <w:rPr>
                <w:position w:val="-6"/>
              </w:rPr>
              <w:object w:dxaOrig="240" w:dyaOrig="340" w14:anchorId="080C2316">
                <v:shape id="_x0000_i1893" type="#_x0000_t75" style="width:12pt;height:16.5pt" o:ole="">
                  <v:imagedata r:id="rId1768" o:title=""/>
                </v:shape>
                <o:OLEObject Type="Embed" ProgID="Equation.DSMT4" ShapeID="_x0000_i1893" DrawAspect="Content" ObjectID="_1460295973" r:id="rId1769"/>
              </w:object>
            </w:r>
          </w:p>
        </w:tc>
        <w:tc>
          <w:tcPr>
            <w:tcW w:w="722" w:type="pct"/>
            <w:tcPrChange w:id="3382" w:author="Gerard Ateshian" w:date="2014-04-17T21:22:00Z">
              <w:tcPr>
                <w:tcW w:w="6457" w:type="dxa"/>
              </w:tcPr>
            </w:tcPrChange>
          </w:tcPr>
          <w:p w14:paraId="0D67D53B" w14:textId="0F0460C7" w:rsidR="00152AB9" w:rsidRDefault="00152AB9" w:rsidP="00AF2221">
            <w:pPr>
              <w:rPr>
                <w:ins w:id="3383" w:author="Gerard Ateshian" w:date="2014-04-17T21:22:00Z"/>
              </w:rPr>
            </w:pPr>
            <w:ins w:id="3384" w:author="Gerard Ateshian" w:date="2014-04-17T21:22:00Z">
              <w:r>
                <w:t>[</w:t>
              </w:r>
              <w:r w:rsidRPr="00152AB9">
                <w:rPr>
                  <w:b/>
                  <w:rPrChange w:id="3385" w:author="Gerard Ateshian" w:date="2014-04-17T21:22:00Z">
                    <w:rPr/>
                  </w:rPrChange>
                </w:rPr>
                <w:t>L</w:t>
              </w:r>
              <w:r w:rsidRPr="00152AB9">
                <w:rPr>
                  <w:vertAlign w:val="superscript"/>
                  <w:rPrChange w:id="3386" w:author="Gerard Ateshian" w:date="2014-04-17T21:22:00Z">
                    <w:rPr/>
                  </w:rPrChange>
                </w:rPr>
                <w:t>3</w:t>
              </w:r>
              <w:r>
                <w:t>/</w:t>
              </w:r>
              <w:r w:rsidRPr="00152AB9">
                <w:rPr>
                  <w:b/>
                  <w:rPrChange w:id="3387" w:author="Gerard Ateshian" w:date="2014-04-17T21:22:00Z">
                    <w:rPr/>
                  </w:rPrChange>
                </w:rPr>
                <w:t>n</w:t>
              </w:r>
              <w:r>
                <w:t>]</w:t>
              </w:r>
            </w:ins>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388" w:author="Steve Maas" w:date="2014-01-02T13:04:00Z">
        <w:r w:rsidR="00873D59">
          <w:t>3.12.2</w:t>
        </w:r>
      </w:ins>
      <w:del w:id="3389"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390" w:name="_Toc385498548"/>
      <w:r>
        <w:t>Chemical Reaction Materials</w:t>
      </w:r>
      <w:bookmarkEnd w:id="3390"/>
    </w:p>
    <w:p w14:paraId="5FCB1FE4" w14:textId="77777777" w:rsidR="007B076C" w:rsidRPr="007B076C" w:rsidRDefault="007B076C"/>
    <w:p w14:paraId="29F01F67" w14:textId="7BF16C69" w:rsidR="00541FBD" w:rsidRDefault="00541FBD" w:rsidP="0016320C">
      <w:pPr>
        <w:pStyle w:val="Heading4"/>
      </w:pPr>
      <w:bookmarkStart w:id="3391" w:name="_Toc385498549"/>
      <w:r>
        <w:t>Law of Mass Action for Forward Reactions</w:t>
      </w:r>
      <w:bookmarkEnd w:id="3391"/>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392" w:author="Gerard Ateshian" w:date="2014-04-17T21:46: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945"/>
        <w:gridCol w:w="5631"/>
        <w:tblGridChange w:id="3393">
          <w:tblGrid>
            <w:gridCol w:w="2586"/>
            <w:gridCol w:w="3690"/>
          </w:tblGrid>
        </w:tblGridChange>
      </w:tblGrid>
      <w:tr w:rsidR="00EE7403" w14:paraId="7DF4F823" w14:textId="28410B09" w:rsidTr="00EE7403">
        <w:trPr>
          <w:trHeight w:val="270"/>
          <w:trPrChange w:id="3394" w:author="Gerard Ateshian" w:date="2014-04-17T21:46:00Z">
            <w:trPr>
              <w:trHeight w:val="270"/>
            </w:trPr>
          </w:trPrChange>
        </w:trPr>
        <w:tc>
          <w:tcPr>
            <w:tcW w:w="2060" w:type="pct"/>
            <w:shd w:val="clear" w:color="auto" w:fill="auto"/>
            <w:tcPrChange w:id="3395" w:author="Gerard Ateshian" w:date="2014-04-17T21:46:00Z">
              <w:tcPr>
                <w:tcW w:w="3121" w:type="dxa"/>
                <w:shd w:val="clear" w:color="auto" w:fill="auto"/>
              </w:tcPr>
            </w:tcPrChange>
          </w:tcPr>
          <w:p w14:paraId="72392A98" w14:textId="77777777" w:rsidR="00EE7403" w:rsidRDefault="00EE7403" w:rsidP="004953CF">
            <w:pPr>
              <w:pStyle w:val="code"/>
            </w:pPr>
            <w:r>
              <w:t>&lt;forward_rate&gt;</w:t>
            </w:r>
          </w:p>
        </w:tc>
        <w:tc>
          <w:tcPr>
            <w:tcW w:w="2940" w:type="pct"/>
            <w:shd w:val="clear" w:color="auto" w:fill="auto"/>
            <w:tcPrChange w:id="3396" w:author="Gerard Ateshian" w:date="2014-04-17T21:46:00Z">
              <w:tcPr>
                <w:tcW w:w="6457" w:type="dxa"/>
                <w:shd w:val="clear" w:color="auto" w:fill="auto"/>
              </w:tcPr>
            </w:tcPrChange>
          </w:tcPr>
          <w:p w14:paraId="1623FEDC" w14:textId="73181921" w:rsidR="00EE7403" w:rsidRDefault="00EE7403" w:rsidP="00AF2221">
            <w:r>
              <w:t xml:space="preserve">specific forward reaction rate </w:t>
            </w:r>
            <w:r w:rsidRPr="00AF2221">
              <w:rPr>
                <w:position w:val="-6"/>
              </w:rPr>
              <w:object w:dxaOrig="200" w:dyaOrig="279" w14:anchorId="43B5E25B">
                <v:shape id="_x0000_i1894" type="#_x0000_t75" style="width:10pt;height:14pt" o:ole="">
                  <v:imagedata r:id="rId1770" o:title=""/>
                </v:shape>
                <o:OLEObject Type="Embed" ProgID="Equation.DSMT4" ShapeID="_x0000_i1894" DrawAspect="Content" ObjectID="_1460295974"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2" o:title=""/>
          </v:shape>
          <o:OLEObject Type="Embed" ProgID="Equation.DSMT4" ShapeID="_x0000_i1895" DrawAspect="Content" ObjectID="_1460295975" r:id="rId1773"/>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ins w:id="3397" w:author="Gerard Ateshian" w:date="2014-04-17T21:27:00Z">
        <w:r w:rsidR="00152AB9">
          <w:t xml:space="preserve"> The units of </w:t>
        </w:r>
      </w:ins>
      <w:ins w:id="3398" w:author="Gerard Ateshian" w:date="2014-04-17T21:28:00Z">
        <w:r w:rsidR="00152AB9" w:rsidRPr="00152AB9">
          <w:rPr>
            <w:position w:val="-10"/>
            <w:rPrChange w:id="3399" w:author="Gerard Ateshian" w:date="2014-04-17T21:28:00Z">
              <w:rPr>
                <w:position w:val="-10"/>
              </w:rPr>
            </w:rPrChange>
          </w:rPr>
          <w:object w:dxaOrig="220" w:dyaOrig="400" w14:anchorId="66C41E14">
            <v:shape id="_x0000_i1896" type="#_x0000_t75" style="width:11.5pt;height:20pt" o:ole="">
              <v:imagedata r:id="rId1774" o:title=""/>
            </v:shape>
            <o:OLEObject Type="Embed" ProgID="Equation.DSMT4" ShapeID="_x0000_i1896" DrawAspect="Content" ObjectID="_1460295976" r:id="rId1775"/>
          </w:object>
        </w:r>
      </w:ins>
      <w:ins w:id="3400" w:author="Gerard Ateshian" w:date="2014-04-17T21:28:00Z">
        <w:r w:rsidR="00152AB9">
          <w:t xml:space="preserve"> are [</w:t>
        </w:r>
        <w:r w:rsidR="00152AB9" w:rsidRPr="00152AB9">
          <w:rPr>
            <w:b/>
            <w:rPrChange w:id="3401" w:author="Gerard Ateshian" w:date="2014-04-17T21:28:00Z">
              <w:rPr/>
            </w:rPrChange>
          </w:rPr>
          <w:t>n</w:t>
        </w:r>
        <w:r w:rsidR="00152AB9">
          <w:t>/</w:t>
        </w:r>
        <w:r w:rsidR="00152AB9" w:rsidRPr="00152AB9">
          <w:rPr>
            <w:b/>
            <w:rPrChange w:id="3402" w:author="Gerard Ateshian" w:date="2014-04-17T21:28:00Z">
              <w:rPr/>
            </w:rPrChange>
          </w:rPr>
          <w:t>L</w:t>
        </w:r>
        <w:r w:rsidR="00152AB9" w:rsidRPr="00152AB9">
          <w:rPr>
            <w:vertAlign w:val="superscript"/>
            <w:rPrChange w:id="3403" w:author="Gerard Ateshian" w:date="2014-04-17T21:28:00Z">
              <w:rPr/>
            </w:rPrChange>
          </w:rPr>
          <w:t>3</w:t>
        </w:r>
        <w:r w:rsidR="00152AB9">
          <w:sym w:font="Symbol" w:char="F0D7"/>
        </w:r>
        <w:r w:rsidR="00152AB9" w:rsidRPr="00152AB9">
          <w:rPr>
            <w:b/>
            <w:rPrChange w:id="3404" w:author="Gerard Ateshian" w:date="2014-04-17T21:28:00Z">
              <w:rPr/>
            </w:rPrChange>
          </w:rPr>
          <w:t>t</w:t>
        </w:r>
        <w:r w:rsidR="00152AB9">
          <w:t>]</w:t>
        </w:r>
      </w:ins>
      <w:ins w:id="3405" w:author="Gerard Ateshian" w:date="2014-04-17T21:29:00Z">
        <w:r w:rsidR="00152AB9">
          <w:t xml:space="preserve"> and those of </w:t>
        </w:r>
      </w:ins>
      <w:ins w:id="3406" w:author="Gerard Ateshian" w:date="2014-04-17T21:29:00Z">
        <w:r w:rsidR="00152AB9" w:rsidRPr="00152AB9">
          <w:rPr>
            <w:position w:val="-4"/>
          </w:rPr>
          <w:object w:dxaOrig="300" w:dyaOrig="320" w14:anchorId="091067A3">
            <v:shape id="_x0000_i1897" type="#_x0000_t75" style="width:15.5pt;height:16pt" o:ole="">
              <v:imagedata r:id="rId1776" o:title=""/>
            </v:shape>
            <o:OLEObject Type="Embed" ProgID="Equation.DSMT4" ShapeID="_x0000_i1897" DrawAspect="Content" ObjectID="_1460295977" r:id="rId1777"/>
          </w:object>
        </w:r>
      </w:ins>
      <w:ins w:id="3407" w:author="Gerard Ateshian" w:date="2014-04-17T21:29:00Z">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ins>
      <w:ins w:id="3408" w:author="Gerard Ateshian" w:date="2014-04-17T21:28:00Z">
        <w:r w:rsidR="00152AB9">
          <w:t>.</w:t>
        </w:r>
      </w:ins>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pt" o:ole="">
            <v:imagedata r:id="rId1778" o:title=""/>
          </v:shape>
          <o:OLEObject Type="Embed" ProgID="Equation.DSMT4" ShapeID="_x0000_i1898" DrawAspect="Content" ObjectID="_1460295978" r:id="rId1779"/>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409" w:name="_Toc385498550"/>
      <w:r>
        <w:t>Law of Mass Action for Reversible Reactions</w:t>
      </w:r>
      <w:bookmarkEnd w:id="3409"/>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10" w:author="Gerard Ateshian" w:date="2014-04-17T21:4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633"/>
        <w:gridCol w:w="5943"/>
        <w:tblGridChange w:id="3411">
          <w:tblGrid>
            <w:gridCol w:w="2920"/>
            <w:gridCol w:w="4775"/>
          </w:tblGrid>
        </w:tblGridChange>
      </w:tblGrid>
      <w:tr w:rsidR="00EE7403" w14:paraId="6718F53A" w14:textId="5AF72C82" w:rsidTr="00EE7403">
        <w:trPr>
          <w:trHeight w:val="270"/>
          <w:trPrChange w:id="3412" w:author="Gerard Ateshian" w:date="2014-04-17T21:46:00Z">
            <w:trPr>
              <w:trHeight w:val="270"/>
            </w:trPr>
          </w:trPrChange>
        </w:trPr>
        <w:tc>
          <w:tcPr>
            <w:tcW w:w="1897" w:type="pct"/>
            <w:shd w:val="clear" w:color="auto" w:fill="auto"/>
            <w:tcPrChange w:id="3413" w:author="Gerard Ateshian" w:date="2014-04-17T21:46:00Z">
              <w:tcPr>
                <w:tcW w:w="1525" w:type="pct"/>
                <w:shd w:val="clear" w:color="auto" w:fill="auto"/>
              </w:tcPr>
            </w:tcPrChange>
          </w:tcPr>
          <w:p w14:paraId="76E3D973" w14:textId="77777777" w:rsidR="00EE7403" w:rsidRDefault="00EE7403" w:rsidP="004953CF">
            <w:pPr>
              <w:pStyle w:val="code"/>
            </w:pPr>
            <w:r>
              <w:t>&lt;forward_rate&gt;</w:t>
            </w:r>
          </w:p>
        </w:tc>
        <w:tc>
          <w:tcPr>
            <w:tcW w:w="3103" w:type="pct"/>
            <w:shd w:val="clear" w:color="auto" w:fill="auto"/>
            <w:tcPrChange w:id="3414" w:author="Gerard Ateshian" w:date="2014-04-17T21:46:00Z">
              <w:tcPr>
                <w:tcW w:w="2493" w:type="pct"/>
                <w:shd w:val="clear" w:color="auto" w:fill="auto"/>
              </w:tcPr>
            </w:tcPrChange>
          </w:tcPr>
          <w:p w14:paraId="1E1A0405" w14:textId="06D03011" w:rsidR="00EE7403" w:rsidRDefault="00EE7403" w:rsidP="00AF2221">
            <w:r>
              <w:t xml:space="preserve">specific forward reaction rate </w:t>
            </w:r>
            <w:r w:rsidRPr="00AF2221">
              <w:rPr>
                <w:position w:val="-12"/>
              </w:rPr>
              <w:object w:dxaOrig="300" w:dyaOrig="360" w14:anchorId="2EA40A86">
                <v:shape id="_x0000_i1899" type="#_x0000_t75" style="width:14pt;height:18pt" o:ole="">
                  <v:imagedata r:id="rId1780" o:title=""/>
                </v:shape>
                <o:OLEObject Type="Embed" ProgID="Equation.DSMT4" ShapeID="_x0000_i1899" DrawAspect="Content" ObjectID="_1460295979" r:id="rId1781"/>
              </w:object>
            </w:r>
            <w:r>
              <w:t xml:space="preserve"> </w:t>
            </w:r>
          </w:p>
        </w:tc>
      </w:tr>
      <w:tr w:rsidR="00EE7403" w14:paraId="5A9F9DC7" w14:textId="7F24BD65" w:rsidTr="00EE7403">
        <w:trPr>
          <w:trHeight w:val="270"/>
          <w:trPrChange w:id="3415" w:author="Gerard Ateshian" w:date="2014-04-17T21:46:00Z">
            <w:trPr>
              <w:trHeight w:val="270"/>
            </w:trPr>
          </w:trPrChange>
        </w:trPr>
        <w:tc>
          <w:tcPr>
            <w:tcW w:w="1897" w:type="pct"/>
            <w:shd w:val="clear" w:color="auto" w:fill="auto"/>
            <w:tcPrChange w:id="3416" w:author="Gerard Ateshian" w:date="2014-04-17T21:46:00Z">
              <w:tcPr>
                <w:tcW w:w="1525" w:type="pct"/>
                <w:shd w:val="clear" w:color="auto" w:fill="auto"/>
              </w:tcPr>
            </w:tcPrChange>
          </w:tcPr>
          <w:p w14:paraId="4384A1DD" w14:textId="77777777" w:rsidR="00EE7403" w:rsidRDefault="00EE7403" w:rsidP="004953CF">
            <w:pPr>
              <w:pStyle w:val="code"/>
            </w:pPr>
            <w:r>
              <w:t>&lt;reverse_rate&gt;</w:t>
            </w:r>
          </w:p>
        </w:tc>
        <w:tc>
          <w:tcPr>
            <w:tcW w:w="3103" w:type="pct"/>
            <w:shd w:val="clear" w:color="auto" w:fill="auto"/>
            <w:tcPrChange w:id="3417" w:author="Gerard Ateshian" w:date="2014-04-17T21:46:00Z">
              <w:tcPr>
                <w:tcW w:w="2493" w:type="pct"/>
                <w:shd w:val="clear" w:color="auto" w:fill="auto"/>
              </w:tcPr>
            </w:tcPrChange>
          </w:tcPr>
          <w:p w14:paraId="5242756C" w14:textId="4A17576D" w:rsidR="00EE7403" w:rsidRDefault="00EE7403" w:rsidP="00AF2221">
            <w:r>
              <w:t xml:space="preserve">specific reverse reaction rate </w:t>
            </w:r>
            <w:r w:rsidRPr="00AF2221">
              <w:rPr>
                <w:position w:val="-12"/>
              </w:rPr>
              <w:object w:dxaOrig="279" w:dyaOrig="360" w14:anchorId="6D733128">
                <v:shape id="_x0000_i1900" type="#_x0000_t75" style="width:14pt;height:18pt" o:ole="">
                  <v:imagedata r:id="rId1782" o:title=""/>
                </v:shape>
                <o:OLEObject Type="Embed" ProgID="Equation.DSMT4" ShapeID="_x0000_i1900" DrawAspect="Content" ObjectID="_1460295980" r:id="rId1783"/>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5pt;height:19.5pt" o:ole="">
            <v:imagedata r:id="rId1784" o:title=""/>
          </v:shape>
          <o:OLEObject Type="Embed" ProgID="Equation.DSMT4" ShapeID="_x0000_i1901" DrawAspect="Content" ObjectID="_1460295981" r:id="rId1785"/>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5pt;height:65.5pt" o:ole="">
            <v:imagedata r:id="rId1786" o:title=""/>
          </v:shape>
          <o:OLEObject Type="Embed" ProgID="Equation.DSMT4" ShapeID="_x0000_i1902" DrawAspect="Content" ObjectID="_1460295982" r:id="rId1787"/>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ins w:id="3418" w:author="Gerard Ateshian" w:date="2014-04-17T21:30:00Z">
        <w:r w:rsidR="00363CC1">
          <w:t xml:space="preserve"> The units of </w:t>
        </w:r>
      </w:ins>
      <w:ins w:id="3419" w:author="Gerard Ateshian" w:date="2014-04-17T21:30:00Z">
        <w:r w:rsidR="00363CC1" w:rsidRPr="00363CC1">
          <w:rPr>
            <w:position w:val="-12"/>
            <w:rPrChange w:id="3420" w:author="Gerard Ateshian" w:date="2014-04-17T21:30:00Z">
              <w:rPr>
                <w:position w:val="-12"/>
              </w:rPr>
            </w:rPrChange>
          </w:rPr>
          <w:object w:dxaOrig="320" w:dyaOrig="420" w14:anchorId="734AACC0">
            <v:shape id="_x0000_i1903" type="#_x0000_t75" style="width:16pt;height:21.5pt" o:ole="">
              <v:imagedata r:id="rId1788" o:title=""/>
            </v:shape>
            <o:OLEObject Type="Embed" ProgID="Equation.DSMT4" ShapeID="_x0000_i1903" DrawAspect="Content" ObjectID="_1460295983" r:id="rId1789"/>
          </w:object>
        </w:r>
      </w:ins>
      <w:ins w:id="3421" w:author="Gerard Ateshian" w:date="2014-04-17T21:30:00Z">
        <w:r w:rsidR="00363CC1">
          <w:t xml:space="preserve"> and </w:t>
        </w:r>
      </w:ins>
      <w:ins w:id="3422" w:author="Gerard Ateshian" w:date="2014-04-17T21:30:00Z">
        <w:r w:rsidR="00363CC1" w:rsidRPr="00363CC1">
          <w:rPr>
            <w:position w:val="-12"/>
            <w:rPrChange w:id="3423" w:author="Gerard Ateshian" w:date="2014-04-17T21:30:00Z">
              <w:rPr>
                <w:position w:val="-12"/>
              </w:rPr>
            </w:rPrChange>
          </w:rPr>
          <w:object w:dxaOrig="300" w:dyaOrig="420" w14:anchorId="1757A369">
            <v:shape id="_x0000_i1904" type="#_x0000_t75" style="width:15.5pt;height:21.5pt" o:ole="">
              <v:imagedata r:id="rId1790" o:title=""/>
            </v:shape>
            <o:OLEObject Type="Embed" ProgID="Equation.DSMT4" ShapeID="_x0000_i1904" DrawAspect="Content" ObjectID="_1460295984" r:id="rId1791"/>
          </w:object>
        </w:r>
      </w:ins>
      <w:ins w:id="3424"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ins>
      <w:ins w:id="3425" w:author="Gerard Ateshian" w:date="2014-04-17T21:30:00Z">
        <w:r w:rsidR="00363CC1" w:rsidRPr="00152AB9">
          <w:rPr>
            <w:position w:val="-4"/>
          </w:rPr>
          <w:object w:dxaOrig="300" w:dyaOrig="320" w14:anchorId="12D22868">
            <v:shape id="_x0000_i1905" type="#_x0000_t75" style="width:15.5pt;height:16pt" o:ole="">
              <v:imagedata r:id="rId1776" o:title=""/>
            </v:shape>
            <o:OLEObject Type="Embed" ProgID="Equation.DSMT4" ShapeID="_x0000_i1905" DrawAspect="Content" ObjectID="_1460295985" r:id="rId1792"/>
          </w:object>
        </w:r>
      </w:ins>
      <w:ins w:id="3426"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ins>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5pt;height:19.5pt" o:ole="">
            <v:imagedata r:id="rId1793" o:title=""/>
          </v:shape>
          <o:OLEObject Type="Embed" ProgID="Equation.DSMT4" ShapeID="_x0000_i1906" DrawAspect="Content" ObjectID="_1460295986" r:id="rId1794"/>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427" w:name="_Toc385498551"/>
      <w:r>
        <w:t>Michaelis-Menten Reaction</w:t>
      </w:r>
      <w:bookmarkEnd w:id="3427"/>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28" w:author="Gerard Ateshian" w:date="2014-04-17T21:3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2180"/>
        <w:gridCol w:w="6389"/>
        <w:gridCol w:w="1007"/>
        <w:tblGridChange w:id="3429">
          <w:tblGrid>
            <w:gridCol w:w="3121"/>
            <w:gridCol w:w="6457"/>
            <w:gridCol w:w="6457"/>
          </w:tblGrid>
        </w:tblGridChange>
      </w:tblGrid>
      <w:tr w:rsidR="00C1289F" w14:paraId="68C7EE9F" w14:textId="35572428" w:rsidTr="00C1289F">
        <w:trPr>
          <w:trHeight w:val="270"/>
          <w:trPrChange w:id="3430" w:author="Gerard Ateshian" w:date="2014-04-17T21:32:00Z">
            <w:trPr>
              <w:trHeight w:val="270"/>
            </w:trPr>
          </w:trPrChange>
        </w:trPr>
        <w:tc>
          <w:tcPr>
            <w:tcW w:w="1138" w:type="pct"/>
            <w:shd w:val="clear" w:color="auto" w:fill="auto"/>
            <w:tcPrChange w:id="3431" w:author="Gerard Ateshian" w:date="2014-04-17T21:32:00Z">
              <w:tcPr>
                <w:tcW w:w="3121" w:type="dxa"/>
                <w:shd w:val="clear" w:color="auto" w:fill="auto"/>
              </w:tcPr>
            </w:tcPrChange>
          </w:tcPr>
          <w:p w14:paraId="35D18060" w14:textId="77777777" w:rsidR="00C1289F" w:rsidRDefault="00C1289F" w:rsidP="0061443E">
            <w:pPr>
              <w:pStyle w:val="code"/>
            </w:pPr>
            <w:r>
              <w:t>&lt;forward_rate&gt;</w:t>
            </w:r>
          </w:p>
        </w:tc>
        <w:tc>
          <w:tcPr>
            <w:tcW w:w="3336" w:type="pct"/>
            <w:shd w:val="clear" w:color="auto" w:fill="auto"/>
            <w:tcPrChange w:id="3432" w:author="Gerard Ateshian" w:date="2014-04-17T21:32:00Z">
              <w:tcPr>
                <w:tcW w:w="6457" w:type="dxa"/>
                <w:shd w:val="clear" w:color="auto" w:fill="auto"/>
              </w:tcPr>
            </w:tcPrChange>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7" type="#_x0000_t75" style="width:22pt;height:18pt" o:ole="">
                  <v:imagedata r:id="rId1795" o:title=""/>
                </v:shape>
                <o:OLEObject Type="Embed" ProgID="Equation.DSMT4" ShapeID="_x0000_i1907" DrawAspect="Content" ObjectID="_1460295987" r:id="rId1796"/>
              </w:object>
            </w:r>
            <w:r>
              <w:t xml:space="preserve"> </w:t>
            </w:r>
          </w:p>
        </w:tc>
        <w:tc>
          <w:tcPr>
            <w:tcW w:w="527" w:type="pct"/>
            <w:tcPrChange w:id="3433" w:author="Gerard Ateshian" w:date="2014-04-17T21:32:00Z">
              <w:tcPr>
                <w:tcW w:w="6457" w:type="dxa"/>
              </w:tcPr>
            </w:tcPrChange>
          </w:tcPr>
          <w:p w14:paraId="6B12F283" w14:textId="6AF445E4" w:rsidR="00C1289F" w:rsidRDefault="00C1289F" w:rsidP="00AF2221">
            <w:pPr>
              <w:rPr>
                <w:ins w:id="3434" w:author="Gerard Ateshian" w:date="2014-04-17T21:31:00Z"/>
              </w:rPr>
            </w:pPr>
            <w:ins w:id="3435" w:author="Gerard Ateshian" w:date="2014-04-17T21:32:00Z">
              <w:r>
                <w:t>[</w:t>
              </w:r>
              <w:r w:rsidRPr="002A36CF">
                <w:rPr>
                  <w:b/>
                </w:rPr>
                <w:t>n</w:t>
              </w:r>
              <w:r>
                <w:t>/</w:t>
              </w:r>
              <w:r w:rsidRPr="002A36CF">
                <w:rPr>
                  <w:b/>
                </w:rPr>
                <w:t>L</w:t>
              </w:r>
              <w:r w:rsidRPr="002A36CF">
                <w:rPr>
                  <w:vertAlign w:val="superscript"/>
                </w:rPr>
                <w:t>3</w:t>
              </w:r>
              <w:r>
                <w:sym w:font="Symbol" w:char="F0D7"/>
              </w:r>
              <w:r w:rsidRPr="002A36CF">
                <w:rPr>
                  <w:b/>
                </w:rPr>
                <w:t>t</w:t>
              </w:r>
              <w:r>
                <w:t>]</w:t>
              </w:r>
            </w:ins>
          </w:p>
        </w:tc>
      </w:tr>
      <w:tr w:rsidR="00C1289F" w14:paraId="3124C30B" w14:textId="50EE7F94" w:rsidTr="00C1289F">
        <w:trPr>
          <w:trHeight w:val="270"/>
          <w:trPrChange w:id="3436" w:author="Gerard Ateshian" w:date="2014-04-17T21:32:00Z">
            <w:trPr>
              <w:trHeight w:val="270"/>
            </w:trPr>
          </w:trPrChange>
        </w:trPr>
        <w:tc>
          <w:tcPr>
            <w:tcW w:w="1138" w:type="pct"/>
            <w:shd w:val="clear" w:color="auto" w:fill="auto"/>
            <w:tcPrChange w:id="3437" w:author="Gerard Ateshian" w:date="2014-04-17T21:32:00Z">
              <w:tcPr>
                <w:tcW w:w="3121" w:type="dxa"/>
                <w:shd w:val="clear" w:color="auto" w:fill="auto"/>
              </w:tcPr>
            </w:tcPrChange>
          </w:tcPr>
          <w:p w14:paraId="591A2E64" w14:textId="23725F3A" w:rsidR="00C1289F" w:rsidRDefault="00C1289F" w:rsidP="0061443E">
            <w:pPr>
              <w:pStyle w:val="code"/>
            </w:pPr>
            <w:r>
              <w:t>&lt;Km&gt;</w:t>
            </w:r>
          </w:p>
        </w:tc>
        <w:tc>
          <w:tcPr>
            <w:tcW w:w="3336" w:type="pct"/>
            <w:shd w:val="clear" w:color="auto" w:fill="auto"/>
            <w:tcPrChange w:id="3438" w:author="Gerard Ateshian" w:date="2014-04-17T21:32:00Z">
              <w:tcPr>
                <w:tcW w:w="6457" w:type="dxa"/>
                <w:shd w:val="clear" w:color="auto" w:fill="auto"/>
              </w:tcPr>
            </w:tcPrChange>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8" type="#_x0000_t75" style="width:22pt;height:18pt" o:ole="">
                  <v:imagedata r:id="rId1797" o:title=""/>
                </v:shape>
                <o:OLEObject Type="Embed" ProgID="Equation.DSMT4" ShapeID="_x0000_i1908" DrawAspect="Content" ObjectID="_1460295988" r:id="rId1798"/>
              </w:object>
            </w:r>
            <w:r>
              <w:t xml:space="preserve"> </w:t>
            </w:r>
          </w:p>
        </w:tc>
        <w:tc>
          <w:tcPr>
            <w:tcW w:w="527" w:type="pct"/>
            <w:tcPrChange w:id="3439" w:author="Gerard Ateshian" w:date="2014-04-17T21:32:00Z">
              <w:tcPr>
                <w:tcW w:w="6457" w:type="dxa"/>
              </w:tcPr>
            </w:tcPrChange>
          </w:tcPr>
          <w:p w14:paraId="68A1317F" w14:textId="6A2EA0F4" w:rsidR="00C1289F" w:rsidRDefault="00C1289F" w:rsidP="00C1289F">
            <w:pPr>
              <w:rPr>
                <w:ins w:id="3440" w:author="Gerard Ateshian" w:date="2014-04-17T21:31:00Z"/>
              </w:rPr>
            </w:pPr>
            <w:ins w:id="3441" w:author="Gerard Ateshian" w:date="2014-04-17T21:32:00Z">
              <w:r>
                <w:t>[</w:t>
              </w:r>
              <w:r w:rsidRPr="002A36CF">
                <w:rPr>
                  <w:b/>
                </w:rPr>
                <w:t>n</w:t>
              </w:r>
              <w:r>
                <w:t>/</w:t>
              </w:r>
              <w:r w:rsidRPr="002A36CF">
                <w:rPr>
                  <w:b/>
                </w:rPr>
                <w:t>L</w:t>
              </w:r>
              <w:r w:rsidRPr="002A36CF">
                <w:rPr>
                  <w:vertAlign w:val="superscript"/>
                </w:rPr>
                <w:t>3</w:t>
              </w:r>
              <w:r>
                <w:t>]</w:t>
              </w:r>
            </w:ins>
          </w:p>
        </w:tc>
      </w:tr>
      <w:tr w:rsidR="00C1289F" w14:paraId="329FC615" w14:textId="0AF4C216" w:rsidTr="00C1289F">
        <w:trPr>
          <w:trHeight w:val="270"/>
          <w:trPrChange w:id="3442" w:author="Gerard Ateshian" w:date="2014-04-17T21:32:00Z">
            <w:trPr>
              <w:trHeight w:val="270"/>
            </w:trPr>
          </w:trPrChange>
        </w:trPr>
        <w:tc>
          <w:tcPr>
            <w:tcW w:w="1138" w:type="pct"/>
            <w:shd w:val="clear" w:color="auto" w:fill="auto"/>
            <w:tcPrChange w:id="3443" w:author="Gerard Ateshian" w:date="2014-04-17T21:32:00Z">
              <w:tcPr>
                <w:tcW w:w="3121" w:type="dxa"/>
                <w:shd w:val="clear" w:color="auto" w:fill="auto"/>
              </w:tcPr>
            </w:tcPrChange>
          </w:tcPr>
          <w:p w14:paraId="3149440F" w14:textId="367EE3CE" w:rsidR="00C1289F" w:rsidRDefault="00C1289F" w:rsidP="0061443E">
            <w:pPr>
              <w:pStyle w:val="code"/>
            </w:pPr>
            <w:r>
              <w:t>&lt;c0&gt;</w:t>
            </w:r>
          </w:p>
        </w:tc>
        <w:tc>
          <w:tcPr>
            <w:tcW w:w="3336" w:type="pct"/>
            <w:shd w:val="clear" w:color="auto" w:fill="auto"/>
            <w:tcPrChange w:id="3444" w:author="Gerard Ateshian" w:date="2014-04-17T21:32:00Z">
              <w:tcPr>
                <w:tcW w:w="6457" w:type="dxa"/>
                <w:shd w:val="clear" w:color="auto" w:fill="auto"/>
              </w:tcPr>
            </w:tcPrChange>
          </w:tcPr>
          <w:p w14:paraId="62C4CAAA" w14:textId="53C48ADF" w:rsidR="00C1289F" w:rsidRDefault="00C1289F" w:rsidP="00BA44FB">
            <w:r>
              <w:t xml:space="preserve">optional minimum substrate concentration to trigger reaction </w:t>
            </w:r>
          </w:p>
        </w:tc>
        <w:tc>
          <w:tcPr>
            <w:tcW w:w="527" w:type="pct"/>
            <w:tcPrChange w:id="3445" w:author="Gerard Ateshian" w:date="2014-04-17T21:32:00Z">
              <w:tcPr>
                <w:tcW w:w="6457" w:type="dxa"/>
              </w:tcPr>
            </w:tcPrChange>
          </w:tcPr>
          <w:p w14:paraId="6AC67D83" w14:textId="5B19631F" w:rsidR="00C1289F" w:rsidRDefault="00C1289F" w:rsidP="00BA44FB">
            <w:pPr>
              <w:rPr>
                <w:ins w:id="3446" w:author="Gerard Ateshian" w:date="2014-04-17T21:31:00Z"/>
              </w:rPr>
            </w:pPr>
            <w:ins w:id="3447" w:author="Gerard Ateshian" w:date="2014-04-17T21:32:00Z">
              <w:r>
                <w:t>[</w:t>
              </w:r>
              <w:r w:rsidRPr="002A36CF">
                <w:rPr>
                  <w:b/>
                </w:rPr>
                <w:t>n</w:t>
              </w:r>
              <w:r>
                <w:t>/</w:t>
              </w:r>
              <w:r w:rsidRPr="002A36CF">
                <w:rPr>
                  <w:b/>
                </w:rPr>
                <w:t>L</w:t>
              </w:r>
              <w:r w:rsidRPr="002A36CF">
                <w:rPr>
                  <w:vertAlign w:val="superscript"/>
                </w:rPr>
                <w:t>3</w:t>
              </w:r>
              <w:r>
                <w:t>]</w:t>
              </w:r>
            </w:ins>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pt;height:14pt" o:ole="">
            <v:imagedata r:id="rId1799" o:title=""/>
          </v:shape>
          <o:OLEObject Type="Embed" ProgID="Equation.DSMT4" ShapeID="_x0000_i1909" DrawAspect="Content" ObjectID="_1460295989" r:id="rId1800"/>
        </w:object>
      </w:r>
      <w:r>
        <w:t xml:space="preserve"> triggers the conversion of the substrate </w:t>
      </w:r>
      <w:r w:rsidR="00AF2221" w:rsidRPr="00AF2221">
        <w:rPr>
          <w:position w:val="-4"/>
        </w:rPr>
        <w:object w:dxaOrig="279" w:dyaOrig="300" w14:anchorId="66BC52E7">
          <v:shape id="_x0000_i1910" type="#_x0000_t75" style="width:14pt;height:14pt" o:ole="">
            <v:imagedata r:id="rId1801" o:title=""/>
          </v:shape>
          <o:OLEObject Type="Embed" ProgID="Equation.DSMT4" ShapeID="_x0000_i1910" DrawAspect="Content" ObjectID="_1460295990" r:id="rId1802"/>
        </w:object>
      </w:r>
      <w:r>
        <w:t xml:space="preserve"> into the </w:t>
      </w:r>
      <w:proofErr w:type="gramStart"/>
      <w:r>
        <w:t xml:space="preserve">product </w:t>
      </w:r>
      <w:proofErr w:type="gramEnd"/>
      <w:r w:rsidR="00AF2221" w:rsidRPr="00AF2221">
        <w:rPr>
          <w:position w:val="-4"/>
        </w:rPr>
        <w:object w:dxaOrig="320" w:dyaOrig="300" w14:anchorId="0995B99F">
          <v:shape id="_x0000_i1911" type="#_x0000_t75" style="width:16.5pt;height:14pt" o:ole="">
            <v:imagedata r:id="rId1803" o:title=""/>
          </v:shape>
          <o:OLEObject Type="Embed" ProgID="Equation.DSMT4" ShapeID="_x0000_i1911" DrawAspect="Content" ObjectID="_1460295991" r:id="rId1804"/>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5pt;height:56.5pt" o:ole="">
            <v:imagedata r:id="rId1805" o:title=""/>
          </v:shape>
          <o:OLEObject Type="Embed" ProgID="Equation.DSMT4" ShapeID="_x0000_i1912" DrawAspect="Content" ObjectID="_1460295992" r:id="rId1806"/>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13" type="#_x0000_t75" style="width:13.5pt;height:16.5pt" o:ole="">
            <v:imagedata r:id="rId1807" o:title=""/>
          </v:shape>
          <o:OLEObject Type="Embed" ProgID="Equation.DSMT4" ShapeID="_x0000_i1913" DrawAspect="Content" ObjectID="_1460295993" r:id="rId1808"/>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pt;height:18pt" o:ole="">
            <v:imagedata r:id="rId1809" o:title=""/>
          </v:shape>
          <o:OLEObject Type="Embed" ProgID="Equation.DSMT4" ShapeID="_x0000_i1914" DrawAspect="Content" ObjectID="_1460295994" r:id="rId1810"/>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5pt;height:16.5pt" o:ole="">
            <v:imagedata r:id="rId1811" o:title=""/>
          </v:shape>
          <o:OLEObject Type="Embed" ProgID="Equation.DSMT4" ShapeID="_x0000_i1915" DrawAspect="Content" ObjectID="_1460295995" r:id="rId1812"/>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5pt;height:16.5pt" o:ole="">
            <v:imagedata r:id="rId1813" o:title=""/>
          </v:shape>
          <o:OLEObject Type="Embed" ProgID="Equation.DSMT4" ShapeID="_x0000_i1916" DrawAspect="Content" ObjectID="_1460295996" r:id="rId1814"/>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17" type="#_x0000_t75" style="width:56.5pt;height:19.5pt" o:ole="">
            <v:imagedata r:id="rId1815" o:title=""/>
          </v:shape>
          <o:OLEObject Type="Embed" ProgID="Equation.DSMT4" ShapeID="_x0000_i1917" DrawAspect="Content" ObjectID="_1460295997" r:id="rId1816"/>
        </w:object>
      </w:r>
      <w:r w:rsidR="00901BF1">
        <w:t xml:space="preserve">, so that </w:t>
      </w:r>
      <w:r w:rsidR="00AF2221" w:rsidRPr="00AF2221">
        <w:rPr>
          <w:position w:val="-10"/>
        </w:rPr>
        <w:object w:dxaOrig="700" w:dyaOrig="380" w14:anchorId="0528E5F0">
          <v:shape id="_x0000_i1918" type="#_x0000_t75" style="width:34.5pt;height:19.5pt" o:ole="">
            <v:imagedata r:id="rId1817" o:title=""/>
          </v:shape>
          <o:OLEObject Type="Embed" ProgID="Equation.DSMT4" ShapeID="_x0000_i1918" DrawAspect="Content" ObjectID="_1460295998" r:id="rId1818"/>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pt;height:18pt" o:ole="">
            <v:imagedata r:id="rId1819" o:title=""/>
          </v:shape>
          <o:OLEObject Type="Embed" ProgID="Equation.DSMT4" ShapeID="_x0000_i1919" DrawAspect="Content" ObjectID="_1460295999" r:id="rId1820"/>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448" w:name="_Ref366858813"/>
      <w:bookmarkStart w:id="3449" w:name="_Toc385498552"/>
      <w:r>
        <w:t>Specific Reaction Rate Materials</w:t>
      </w:r>
      <w:bookmarkEnd w:id="3448"/>
      <w:bookmarkEnd w:id="3449"/>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450" w:name="_Toc385498553"/>
      <w:r>
        <w:t>Constant Reaction Rate</w:t>
      </w:r>
      <w:bookmarkEnd w:id="3450"/>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51" w:author="Gerard Ateshian" w:date="2014-04-17T21:3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113"/>
        <w:gridCol w:w="6050"/>
        <w:gridCol w:w="2413"/>
        <w:tblGridChange w:id="3452">
          <w:tblGrid>
            <w:gridCol w:w="3121"/>
            <w:gridCol w:w="6457"/>
            <w:gridCol w:w="6457"/>
          </w:tblGrid>
        </w:tblGridChange>
      </w:tblGrid>
      <w:tr w:rsidR="00C1289F" w14:paraId="22D32E17" w14:textId="552C77FC" w:rsidTr="00C1289F">
        <w:trPr>
          <w:trHeight w:val="270"/>
          <w:trPrChange w:id="3453" w:author="Gerard Ateshian" w:date="2014-04-17T21:35:00Z">
            <w:trPr>
              <w:trHeight w:val="270"/>
            </w:trPr>
          </w:trPrChange>
        </w:trPr>
        <w:tc>
          <w:tcPr>
            <w:tcW w:w="581" w:type="pct"/>
            <w:shd w:val="clear" w:color="auto" w:fill="auto"/>
            <w:tcPrChange w:id="3454" w:author="Gerard Ateshian" w:date="2014-04-17T21:35:00Z">
              <w:tcPr>
                <w:tcW w:w="3121" w:type="dxa"/>
                <w:shd w:val="clear" w:color="auto" w:fill="auto"/>
              </w:tcPr>
            </w:tcPrChange>
          </w:tcPr>
          <w:p w14:paraId="109D3160" w14:textId="0756A334" w:rsidR="00C1289F" w:rsidRDefault="00C1289F" w:rsidP="004E1DDD">
            <w:pPr>
              <w:pStyle w:val="code"/>
            </w:pPr>
            <w:r>
              <w:t>&lt;k&gt;</w:t>
            </w:r>
          </w:p>
        </w:tc>
        <w:tc>
          <w:tcPr>
            <w:tcW w:w="3159" w:type="pct"/>
            <w:shd w:val="clear" w:color="auto" w:fill="auto"/>
            <w:tcPrChange w:id="3455" w:author="Gerard Ateshian" w:date="2014-04-17T21:35:00Z">
              <w:tcPr>
                <w:tcW w:w="6457" w:type="dxa"/>
                <w:shd w:val="clear" w:color="auto" w:fill="auto"/>
              </w:tcPr>
            </w:tcPrChange>
          </w:tcPr>
          <w:p w14:paraId="797BF0D6" w14:textId="3A610B5F" w:rsidR="00C1289F" w:rsidRDefault="00C1289F" w:rsidP="00AF2221">
            <w:r>
              <w:t xml:space="preserve">constant specific reaction rate </w:t>
            </w:r>
            <w:r w:rsidRPr="00AF2221">
              <w:rPr>
                <w:position w:val="-6"/>
              </w:rPr>
              <w:object w:dxaOrig="200" w:dyaOrig="279" w14:anchorId="114E34BF">
                <v:shape id="_x0000_i1920" type="#_x0000_t75" style="width:10pt;height:14pt" o:ole="">
                  <v:imagedata r:id="rId1821" o:title=""/>
                </v:shape>
                <o:OLEObject Type="Embed" ProgID="Equation.DSMT4" ShapeID="_x0000_i1920" DrawAspect="Content" ObjectID="_1460296000" r:id="rId1822"/>
              </w:object>
            </w:r>
            <w:r>
              <w:t xml:space="preserve"> </w:t>
            </w:r>
          </w:p>
        </w:tc>
        <w:tc>
          <w:tcPr>
            <w:tcW w:w="1260" w:type="pct"/>
            <w:tcPrChange w:id="3456" w:author="Gerard Ateshian" w:date="2014-04-17T21:35:00Z">
              <w:tcPr>
                <w:tcW w:w="6457" w:type="dxa"/>
              </w:tcPr>
            </w:tcPrChange>
          </w:tcPr>
          <w:p w14:paraId="2603DF95" w14:textId="4F84E113" w:rsidR="00C1289F" w:rsidRDefault="00C1289F" w:rsidP="00AF2221">
            <w:pPr>
              <w:rPr>
                <w:ins w:id="3457" w:author="Gerard Ateshian" w:date="2014-04-17T21:34:00Z"/>
              </w:rPr>
            </w:pPr>
            <w:ins w:id="3458" w:author="Gerard Ateshian" w:date="2014-04-17T21:35:00Z">
              <w:r>
                <w:t>[</w:t>
              </w:r>
              <w:r>
                <w:rPr>
                  <w:i/>
                </w:rPr>
                <w:t>units vary</w:t>
              </w:r>
              <w:r>
                <w:t>]</w:t>
              </w:r>
            </w:ins>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459" w:name="_Toc385498554"/>
      <w:r>
        <w:t>Huiskes Reaction Rate</w:t>
      </w:r>
      <w:bookmarkEnd w:id="3459"/>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60" w:author="Gerard Ateshian" w:date="2014-04-17T21:4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61"/>
        <w:gridCol w:w="6475"/>
        <w:gridCol w:w="1540"/>
        <w:tblGridChange w:id="3461">
          <w:tblGrid>
            <w:gridCol w:w="3121"/>
            <w:gridCol w:w="6457"/>
            <w:gridCol w:w="6457"/>
          </w:tblGrid>
        </w:tblGridChange>
      </w:tblGrid>
      <w:tr w:rsidR="00C1289F" w14:paraId="6B3477A9" w14:textId="37B0D242" w:rsidTr="00EE7403">
        <w:trPr>
          <w:trHeight w:val="270"/>
          <w:trPrChange w:id="3462" w:author="Gerard Ateshian" w:date="2014-04-17T21:41:00Z">
            <w:trPr>
              <w:trHeight w:val="270"/>
            </w:trPr>
          </w:trPrChange>
        </w:trPr>
        <w:tc>
          <w:tcPr>
            <w:tcW w:w="815" w:type="pct"/>
            <w:shd w:val="clear" w:color="auto" w:fill="auto"/>
            <w:tcPrChange w:id="3463" w:author="Gerard Ateshian" w:date="2014-04-17T21:41:00Z">
              <w:tcPr>
                <w:tcW w:w="3121" w:type="dxa"/>
                <w:shd w:val="clear" w:color="auto" w:fill="auto"/>
              </w:tcPr>
            </w:tcPrChange>
          </w:tcPr>
          <w:p w14:paraId="0FDA7503" w14:textId="2C431789" w:rsidR="00C1289F" w:rsidRDefault="00C1289F" w:rsidP="00901BF1">
            <w:pPr>
              <w:pStyle w:val="code"/>
            </w:pPr>
            <w:r>
              <w:t>&lt;B&gt;</w:t>
            </w:r>
          </w:p>
        </w:tc>
        <w:tc>
          <w:tcPr>
            <w:tcW w:w="3381" w:type="pct"/>
            <w:shd w:val="clear" w:color="auto" w:fill="auto"/>
            <w:tcPrChange w:id="3464" w:author="Gerard Ateshian" w:date="2014-04-17T21:41:00Z">
              <w:tcPr>
                <w:tcW w:w="6457" w:type="dxa"/>
                <w:shd w:val="clear" w:color="auto" w:fill="auto"/>
              </w:tcPr>
            </w:tcPrChange>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1" type="#_x0000_t75" style="width:12pt;height:13.5pt" o:ole="">
                  <v:imagedata r:id="rId1823" o:title=""/>
                </v:shape>
                <o:OLEObject Type="Embed" ProgID="Equation.DSMT4" ShapeID="_x0000_i1921" DrawAspect="Content" ObjectID="_1460296001" r:id="rId1824"/>
              </w:object>
            </w:r>
          </w:p>
        </w:tc>
        <w:tc>
          <w:tcPr>
            <w:tcW w:w="804" w:type="pct"/>
            <w:tcPrChange w:id="3465" w:author="Gerard Ateshian" w:date="2014-04-17T21:41:00Z">
              <w:tcPr>
                <w:tcW w:w="6457" w:type="dxa"/>
              </w:tcPr>
            </w:tcPrChange>
          </w:tcPr>
          <w:p w14:paraId="157F12AF" w14:textId="0CB1017D" w:rsidR="00C1289F" w:rsidRDefault="00EE7403" w:rsidP="00AF2221">
            <w:pPr>
              <w:rPr>
                <w:ins w:id="3466" w:author="Gerard Ateshian" w:date="2014-04-17T21:35:00Z"/>
              </w:rPr>
            </w:pPr>
            <w:ins w:id="3467" w:author="Gerard Ateshian" w:date="2014-04-17T21:41:00Z">
              <w:r>
                <w:t>[</w:t>
              </w:r>
              <w:r w:rsidRPr="00EE7403">
                <w:rPr>
                  <w:i/>
                  <w:rPrChange w:id="3468" w:author="Gerard Ateshian" w:date="2014-04-17T21:41:00Z">
                    <w:rPr/>
                  </w:rPrChange>
                </w:rPr>
                <w:t>units vary</w:t>
              </w:r>
              <w:r>
                <w:t>]</w:t>
              </w:r>
            </w:ins>
          </w:p>
        </w:tc>
      </w:tr>
      <w:tr w:rsidR="00C1289F" w14:paraId="2C4D907B" w14:textId="46FC7BD8" w:rsidTr="00EE7403">
        <w:trPr>
          <w:trHeight w:val="270"/>
          <w:trPrChange w:id="3469" w:author="Gerard Ateshian" w:date="2014-04-17T21:41:00Z">
            <w:trPr>
              <w:trHeight w:val="270"/>
            </w:trPr>
          </w:trPrChange>
        </w:trPr>
        <w:tc>
          <w:tcPr>
            <w:tcW w:w="815" w:type="pct"/>
            <w:shd w:val="clear" w:color="auto" w:fill="auto"/>
            <w:tcPrChange w:id="3470" w:author="Gerard Ateshian" w:date="2014-04-17T21:41:00Z">
              <w:tcPr>
                <w:tcW w:w="3121" w:type="dxa"/>
                <w:shd w:val="clear" w:color="auto" w:fill="auto"/>
              </w:tcPr>
            </w:tcPrChange>
          </w:tcPr>
          <w:p w14:paraId="56DF81EF" w14:textId="6C2AFD95" w:rsidR="00C1289F" w:rsidRDefault="00C1289F" w:rsidP="00901BF1">
            <w:pPr>
              <w:pStyle w:val="code"/>
            </w:pPr>
            <w:r>
              <w:t>&lt;psi0&gt;</w:t>
            </w:r>
          </w:p>
        </w:tc>
        <w:tc>
          <w:tcPr>
            <w:tcW w:w="3381" w:type="pct"/>
            <w:shd w:val="clear" w:color="auto" w:fill="auto"/>
            <w:tcPrChange w:id="3471" w:author="Gerard Ateshian" w:date="2014-04-17T21:41:00Z">
              <w:tcPr>
                <w:tcW w:w="6457" w:type="dxa"/>
                <w:shd w:val="clear" w:color="auto" w:fill="auto"/>
              </w:tcPr>
            </w:tcPrChange>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2" type="#_x0000_t75" style="width:14pt;height:18pt" o:ole="">
                  <v:imagedata r:id="rId1825" o:title=""/>
                </v:shape>
                <o:OLEObject Type="Embed" ProgID="Equation.DSMT4" ShapeID="_x0000_i1922" DrawAspect="Content" ObjectID="_1460296002" r:id="rId1826"/>
              </w:object>
            </w:r>
            <w:r>
              <w:t xml:space="preserve"> </w:t>
            </w:r>
          </w:p>
        </w:tc>
        <w:tc>
          <w:tcPr>
            <w:tcW w:w="804" w:type="pct"/>
            <w:tcPrChange w:id="3472" w:author="Gerard Ateshian" w:date="2014-04-17T21:41:00Z">
              <w:tcPr>
                <w:tcW w:w="6457" w:type="dxa"/>
              </w:tcPr>
            </w:tcPrChange>
          </w:tcPr>
          <w:p w14:paraId="5F27F71E" w14:textId="70AD92ED" w:rsidR="00C1289F" w:rsidRDefault="00C1289F" w:rsidP="00AF2221">
            <w:pPr>
              <w:rPr>
                <w:ins w:id="3473" w:author="Gerard Ateshian" w:date="2014-04-17T21:35:00Z"/>
              </w:rPr>
            </w:pPr>
            <w:ins w:id="3474" w:author="Gerard Ateshian" w:date="2014-04-17T21:38:00Z">
              <w:r>
                <w:t>[</w:t>
              </w:r>
              <w:r w:rsidRPr="00C1289F">
                <w:rPr>
                  <w:b/>
                  <w:rPrChange w:id="3475" w:author="Gerard Ateshian" w:date="2014-04-17T21:39:00Z">
                    <w:rPr/>
                  </w:rPrChange>
                </w:rPr>
                <w:t>F</w:t>
              </w:r>
              <w:r>
                <w:sym w:font="Symbol" w:char="F0D7"/>
              </w:r>
              <w:r w:rsidRPr="00C1289F">
                <w:rPr>
                  <w:b/>
                  <w:rPrChange w:id="3476" w:author="Gerard Ateshian" w:date="2014-04-17T21:39:00Z">
                    <w:rPr/>
                  </w:rPrChange>
                </w:rPr>
                <w:t>L</w:t>
              </w:r>
              <w:r>
                <w:t>/</w:t>
              </w:r>
              <w:r w:rsidRPr="00C1289F">
                <w:rPr>
                  <w:b/>
                  <w:rPrChange w:id="3477" w:author="Gerard Ateshian" w:date="2014-04-17T21:39:00Z">
                    <w:rPr/>
                  </w:rPrChange>
                </w:rPr>
                <w:t>M</w:t>
              </w:r>
              <w:r>
                <w:t>]</w:t>
              </w:r>
            </w:ins>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5pt;height:38pt" o:ole="">
            <v:imagedata r:id="rId1827" o:title=""/>
          </v:shape>
          <o:OLEObject Type="Embed" ProgID="Equation.DSMT4" ShapeID="_x0000_i1923" DrawAspect="Content" ObjectID="_1460296003" r:id="rId1828"/>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24" type="#_x0000_t75" style="width:18pt;height:18pt" o:ole="">
            <v:imagedata r:id="rId1829" o:title=""/>
          </v:shape>
          <o:OLEObject Type="Embed" ProgID="Equation.DSMT4" ShapeID="_x0000_i1924" DrawAspect="Content" ObjectID="_1460296004" r:id="rId1830"/>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5pt;height:21.5pt" o:ole="">
            <v:imagedata r:id="rId1831" o:title=""/>
          </v:shape>
          <o:OLEObject Type="Embed" ProgID="Equation.DSMT4" ShapeID="_x0000_i1925" DrawAspect="Content" ObjectID="_1460296005" r:id="rId1832"/>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5pt;height:19.5pt" o:ole="">
            <v:imagedata r:id="rId1833" o:title=""/>
          </v:shape>
          <o:OLEObject Type="Embed" ProgID="Equation.DSMT4" ShapeID="_x0000_i1926" DrawAspect="Content" ObjectID="_1460296006" r:id="rId1834"/>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27" type="#_x0000_t75" style="width:61.5pt;height:19.5pt" o:ole="">
            <v:imagedata r:id="rId1835" o:title=""/>
          </v:shape>
          <o:OLEObject Type="Embed" ProgID="Equation.DSMT4" ShapeID="_x0000_i1927" DrawAspect="Content" ObjectID="_1460296007" r:id="rId1836"/>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5pt;height:14pt" o:ole="">
            <v:imagedata r:id="rId1837" o:title=""/>
          </v:shape>
          <o:OLEObject Type="Embed" ProgID="Equation.DSMT4" ShapeID="_x0000_i1928" DrawAspect="Content" ObjectID="_1460296008" r:id="rId1838"/>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30pt;height:19.5pt" o:ole="">
            <v:imagedata r:id="rId1839" o:title=""/>
          </v:shape>
          <o:OLEObject Type="Embed" ProgID="Equation.DSMT4" ShapeID="_x0000_i1929" DrawAspect="Content" ObjectID="_1460296009" r:id="rId1840"/>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pt" o:ole="">
            <v:imagedata r:id="rId1841" o:title=""/>
          </v:shape>
          <o:OLEObject Type="Embed" ProgID="Equation.DSMT4" ShapeID="_x0000_i1930" DrawAspect="Content" ObjectID="_1460296010" r:id="rId1842"/>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478" w:name="_Toc385498555"/>
      <w:r>
        <w:lastRenderedPageBreak/>
        <w:t>Rigid Body</w:t>
      </w:r>
      <w:bookmarkEnd w:id="3478"/>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79" w:author="Gerard Ateshian" w:date="2014-04-17T21:42:00Z">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539"/>
        <w:gridCol w:w="4654"/>
        <w:gridCol w:w="1383"/>
        <w:tblGridChange w:id="3480">
          <w:tblGrid>
            <w:gridCol w:w="2329"/>
            <w:gridCol w:w="7248"/>
            <w:gridCol w:w="7248"/>
          </w:tblGrid>
        </w:tblGridChange>
      </w:tblGrid>
      <w:tr w:rsidR="00EE7403" w14:paraId="031E43D1" w14:textId="606D24AF" w:rsidTr="00EE7403">
        <w:trPr>
          <w:trHeight w:val="220"/>
          <w:trPrChange w:id="3481" w:author="Gerard Ateshian" w:date="2014-04-17T21:42:00Z">
            <w:trPr>
              <w:trHeight w:val="220"/>
            </w:trPr>
          </w:trPrChange>
        </w:trPr>
        <w:tc>
          <w:tcPr>
            <w:tcW w:w="1848" w:type="pct"/>
            <w:shd w:val="clear" w:color="auto" w:fill="auto"/>
            <w:tcPrChange w:id="3482" w:author="Gerard Ateshian" w:date="2014-04-17T21:42:00Z">
              <w:tcPr>
                <w:tcW w:w="2137" w:type="dxa"/>
                <w:shd w:val="clear" w:color="auto" w:fill="auto"/>
              </w:tcPr>
            </w:tcPrChange>
          </w:tcPr>
          <w:p w14:paraId="1C3F257C" w14:textId="77777777" w:rsidR="00EE7403" w:rsidRDefault="00EE7403" w:rsidP="006A0BC1">
            <w:pPr>
              <w:pStyle w:val="code"/>
            </w:pPr>
            <w:r>
              <w:t>&lt;density&gt;</w:t>
            </w:r>
          </w:p>
        </w:tc>
        <w:tc>
          <w:tcPr>
            <w:tcW w:w="2430" w:type="pct"/>
            <w:shd w:val="clear" w:color="auto" w:fill="auto"/>
            <w:tcPrChange w:id="3483" w:author="Gerard Ateshian" w:date="2014-04-17T21:42:00Z">
              <w:tcPr>
                <w:tcW w:w="7440" w:type="dxa"/>
                <w:shd w:val="clear" w:color="auto" w:fill="auto"/>
              </w:tcPr>
            </w:tcPrChange>
          </w:tcPr>
          <w:p w14:paraId="3D8DC729" w14:textId="77777777" w:rsidR="00EE7403" w:rsidRDefault="00EE7403">
            <w:r>
              <w:t>Density of rigid body</w:t>
            </w:r>
          </w:p>
        </w:tc>
        <w:tc>
          <w:tcPr>
            <w:tcW w:w="722" w:type="pct"/>
            <w:tcPrChange w:id="3484" w:author="Gerard Ateshian" w:date="2014-04-17T21:42:00Z">
              <w:tcPr>
                <w:tcW w:w="7248" w:type="dxa"/>
              </w:tcPr>
            </w:tcPrChange>
          </w:tcPr>
          <w:p w14:paraId="562525EA" w14:textId="73D1BDC8" w:rsidR="00EE7403" w:rsidRDefault="00EE7403">
            <w:pPr>
              <w:rPr>
                <w:ins w:id="3485" w:author="Gerard Ateshian" w:date="2014-04-17T21:42:00Z"/>
              </w:rPr>
            </w:pPr>
            <w:ins w:id="3486" w:author="Gerard Ateshian" w:date="2014-04-17T21:42:00Z">
              <w:r>
                <w:t>[</w:t>
              </w:r>
              <w:r w:rsidRPr="00EE7403">
                <w:rPr>
                  <w:b/>
                  <w:rPrChange w:id="3487" w:author="Gerard Ateshian" w:date="2014-04-17T21:42:00Z">
                    <w:rPr/>
                  </w:rPrChange>
                </w:rPr>
                <w:t>M</w:t>
              </w:r>
              <w:r>
                <w:t>/</w:t>
              </w:r>
              <w:r w:rsidRPr="00EE7403">
                <w:rPr>
                  <w:b/>
                  <w:rPrChange w:id="3488" w:author="Gerard Ateshian" w:date="2014-04-17T21:42:00Z">
                    <w:rPr/>
                  </w:rPrChange>
                </w:rPr>
                <w:t>L</w:t>
              </w:r>
              <w:r w:rsidRPr="00EE7403">
                <w:rPr>
                  <w:vertAlign w:val="superscript"/>
                  <w:rPrChange w:id="3489" w:author="Gerard Ateshian" w:date="2014-04-17T21:42:00Z">
                    <w:rPr/>
                  </w:rPrChange>
                </w:rPr>
                <w:t>3</w:t>
              </w:r>
              <w:r>
                <w:t>]</w:t>
              </w:r>
            </w:ins>
          </w:p>
        </w:tc>
      </w:tr>
      <w:tr w:rsidR="00EE7403" w14:paraId="20C6E342" w14:textId="6A2C61C4" w:rsidTr="00EE7403">
        <w:tblPrEx>
          <w:tblLook w:val="01E0" w:firstRow="1" w:lastRow="1" w:firstColumn="1" w:lastColumn="1" w:noHBand="0" w:noVBand="0"/>
          <w:tblPrExChange w:id="3490" w:author="Gerard Ateshian" w:date="2014-04-17T21:42:00Z">
            <w:tblPrEx>
              <w:tblLook w:val="01E0" w:firstRow="1" w:lastRow="1" w:firstColumn="1" w:lastColumn="1" w:noHBand="0" w:noVBand="0"/>
            </w:tblPrEx>
          </w:tblPrExChange>
        </w:tblPrEx>
        <w:tc>
          <w:tcPr>
            <w:tcW w:w="1848" w:type="pct"/>
            <w:shd w:val="clear" w:color="auto" w:fill="auto"/>
            <w:tcPrChange w:id="3491" w:author="Gerard Ateshian" w:date="2014-04-17T21:42:00Z">
              <w:tcPr>
                <w:tcW w:w="2137" w:type="dxa"/>
                <w:shd w:val="clear" w:color="auto" w:fill="auto"/>
              </w:tcPr>
            </w:tcPrChange>
          </w:tcPr>
          <w:p w14:paraId="3B1C6D30" w14:textId="77777777" w:rsidR="00EE7403" w:rsidRDefault="00EE7403" w:rsidP="006A0BC1">
            <w:pPr>
              <w:pStyle w:val="code"/>
            </w:pPr>
            <w:r>
              <w:t>&lt;center_of_mass&gt;</w:t>
            </w:r>
          </w:p>
        </w:tc>
        <w:tc>
          <w:tcPr>
            <w:tcW w:w="2430" w:type="pct"/>
            <w:shd w:val="clear" w:color="auto" w:fill="auto"/>
            <w:tcPrChange w:id="3492" w:author="Gerard Ateshian" w:date="2014-04-17T21:42:00Z">
              <w:tcPr>
                <w:tcW w:w="7440" w:type="dxa"/>
                <w:shd w:val="clear" w:color="auto" w:fill="auto"/>
              </w:tcPr>
            </w:tcPrChange>
          </w:tcPr>
          <w:p w14:paraId="4C95901F" w14:textId="77777777" w:rsidR="00EE7403" w:rsidRDefault="00EE7403" w:rsidP="006A0BC1">
            <w:r>
              <w:t>Position of the center of mass</w:t>
            </w:r>
          </w:p>
        </w:tc>
        <w:tc>
          <w:tcPr>
            <w:tcW w:w="722" w:type="pct"/>
            <w:tcPrChange w:id="3493" w:author="Gerard Ateshian" w:date="2014-04-17T21:42:00Z">
              <w:tcPr>
                <w:tcW w:w="7248" w:type="dxa"/>
              </w:tcPr>
            </w:tcPrChange>
          </w:tcPr>
          <w:p w14:paraId="43AF7B4A" w14:textId="506A9439" w:rsidR="00EE7403" w:rsidRDefault="00EE7403" w:rsidP="006A0BC1">
            <w:pPr>
              <w:rPr>
                <w:ins w:id="3494" w:author="Gerard Ateshian" w:date="2014-04-17T21:42:00Z"/>
              </w:rPr>
            </w:pPr>
            <w:ins w:id="3495" w:author="Gerard Ateshian" w:date="2014-04-17T21:42:00Z">
              <w:r>
                <w:t>[</w:t>
              </w:r>
              <w:r w:rsidRPr="00EE7403">
                <w:rPr>
                  <w:b/>
                  <w:rPrChange w:id="3496" w:author="Gerard Ateshian" w:date="2014-04-17T21:42:00Z">
                    <w:rPr/>
                  </w:rPrChange>
                </w:rPr>
                <w:t>L</w:t>
              </w:r>
              <w:r>
                <w:t>]</w:t>
              </w:r>
            </w:ins>
          </w:p>
        </w:tc>
      </w:tr>
      <w:tr w:rsidR="00EE7403" w14:paraId="2D79DDA7" w14:textId="3E198C9E" w:rsidTr="00EE7403">
        <w:tblPrEx>
          <w:tblLook w:val="01E0" w:firstRow="1" w:lastRow="1" w:firstColumn="1" w:lastColumn="1" w:noHBand="0" w:noVBand="0"/>
          <w:tblPrExChange w:id="3497" w:author="Gerard Ateshian" w:date="2014-04-17T21:42:00Z">
            <w:tblPrEx>
              <w:tblLook w:val="01E0" w:firstRow="1" w:lastRow="1" w:firstColumn="1" w:lastColumn="1" w:noHBand="0" w:noVBand="0"/>
            </w:tblPrEx>
          </w:tblPrExChange>
        </w:tblPrEx>
        <w:tc>
          <w:tcPr>
            <w:tcW w:w="1848" w:type="pct"/>
            <w:shd w:val="clear" w:color="auto" w:fill="auto"/>
            <w:tcPrChange w:id="3498" w:author="Gerard Ateshian" w:date="2014-04-17T21:42:00Z">
              <w:tcPr>
                <w:tcW w:w="2137" w:type="dxa"/>
                <w:shd w:val="clear" w:color="auto" w:fill="auto"/>
              </w:tcPr>
            </w:tcPrChange>
          </w:tcPr>
          <w:p w14:paraId="09092755" w14:textId="77777777" w:rsidR="00EE7403" w:rsidRDefault="00EE7403" w:rsidP="006A0BC1">
            <w:pPr>
              <w:pStyle w:val="code"/>
            </w:pPr>
            <w:r>
              <w:t>&lt;E&gt;</w:t>
            </w:r>
          </w:p>
        </w:tc>
        <w:tc>
          <w:tcPr>
            <w:tcW w:w="2430" w:type="pct"/>
            <w:shd w:val="clear" w:color="auto" w:fill="auto"/>
            <w:tcPrChange w:id="3499" w:author="Gerard Ateshian" w:date="2014-04-17T21:42:00Z">
              <w:tcPr>
                <w:tcW w:w="7440" w:type="dxa"/>
                <w:shd w:val="clear" w:color="auto" w:fill="auto"/>
              </w:tcPr>
            </w:tcPrChange>
          </w:tcPr>
          <w:p w14:paraId="3F369EE0" w14:textId="77777777" w:rsidR="00EE7403" w:rsidRDefault="00EE7403" w:rsidP="006A0BC1">
            <w:r>
              <w:t>Young’s modulus</w:t>
            </w:r>
          </w:p>
        </w:tc>
        <w:tc>
          <w:tcPr>
            <w:tcW w:w="722" w:type="pct"/>
            <w:tcPrChange w:id="3500" w:author="Gerard Ateshian" w:date="2014-04-17T21:42:00Z">
              <w:tcPr>
                <w:tcW w:w="7248" w:type="dxa"/>
              </w:tcPr>
            </w:tcPrChange>
          </w:tcPr>
          <w:p w14:paraId="75344EDB" w14:textId="5C24A660" w:rsidR="00EE7403" w:rsidRDefault="00EE7403" w:rsidP="006A0BC1">
            <w:pPr>
              <w:rPr>
                <w:ins w:id="3501" w:author="Gerard Ateshian" w:date="2014-04-17T21:42:00Z"/>
              </w:rPr>
            </w:pPr>
            <w:ins w:id="3502" w:author="Gerard Ateshian" w:date="2014-04-17T21:42:00Z">
              <w:r>
                <w:t>[</w:t>
              </w:r>
              <w:r>
                <w:rPr>
                  <w:b/>
                </w:rPr>
                <w:t>P</w:t>
              </w:r>
              <w:r>
                <w:t>]</w:t>
              </w:r>
            </w:ins>
          </w:p>
        </w:tc>
      </w:tr>
      <w:tr w:rsidR="00EE7403" w14:paraId="0CD24B56" w14:textId="72C21002" w:rsidTr="00EE7403">
        <w:tblPrEx>
          <w:tblLook w:val="01E0" w:firstRow="1" w:lastRow="1" w:firstColumn="1" w:lastColumn="1" w:noHBand="0" w:noVBand="0"/>
          <w:tblPrExChange w:id="3503" w:author="Gerard Ateshian" w:date="2014-04-17T21:42:00Z">
            <w:tblPrEx>
              <w:tblLook w:val="01E0" w:firstRow="1" w:lastRow="1" w:firstColumn="1" w:lastColumn="1" w:noHBand="0" w:noVBand="0"/>
            </w:tblPrEx>
          </w:tblPrExChange>
        </w:tblPrEx>
        <w:tc>
          <w:tcPr>
            <w:tcW w:w="1848" w:type="pct"/>
            <w:shd w:val="clear" w:color="auto" w:fill="auto"/>
            <w:tcPrChange w:id="3504" w:author="Gerard Ateshian" w:date="2014-04-17T21:42:00Z">
              <w:tcPr>
                <w:tcW w:w="2137" w:type="dxa"/>
                <w:shd w:val="clear" w:color="auto" w:fill="auto"/>
              </w:tcPr>
            </w:tcPrChange>
          </w:tcPr>
          <w:p w14:paraId="3739272F" w14:textId="77777777" w:rsidR="00EE7403" w:rsidRDefault="00EE7403" w:rsidP="006A0BC1">
            <w:pPr>
              <w:pStyle w:val="code"/>
            </w:pPr>
            <w:r>
              <w:t>&lt;v&gt;</w:t>
            </w:r>
          </w:p>
        </w:tc>
        <w:tc>
          <w:tcPr>
            <w:tcW w:w="2430" w:type="pct"/>
            <w:shd w:val="clear" w:color="auto" w:fill="auto"/>
            <w:tcPrChange w:id="3505" w:author="Gerard Ateshian" w:date="2014-04-17T21:42:00Z">
              <w:tcPr>
                <w:tcW w:w="7440" w:type="dxa"/>
                <w:shd w:val="clear" w:color="auto" w:fill="auto"/>
              </w:tcPr>
            </w:tcPrChange>
          </w:tcPr>
          <w:p w14:paraId="26A115E9" w14:textId="77777777" w:rsidR="00EE7403" w:rsidRDefault="00EE7403" w:rsidP="006A0BC1">
            <w:r>
              <w:t>Poisson’s ratio</w:t>
            </w:r>
          </w:p>
        </w:tc>
        <w:tc>
          <w:tcPr>
            <w:tcW w:w="722" w:type="pct"/>
            <w:tcPrChange w:id="3506" w:author="Gerard Ateshian" w:date="2014-04-17T21:42:00Z">
              <w:tcPr>
                <w:tcW w:w="7248" w:type="dxa"/>
              </w:tcPr>
            </w:tcPrChange>
          </w:tcPr>
          <w:p w14:paraId="19ECFEA9" w14:textId="050FA9E3" w:rsidR="00EE7403" w:rsidRDefault="00EE7403" w:rsidP="006A0BC1">
            <w:pPr>
              <w:rPr>
                <w:ins w:id="3507" w:author="Gerard Ateshian" w:date="2014-04-17T21:42:00Z"/>
              </w:rPr>
            </w:pPr>
            <w:ins w:id="3508" w:author="Gerard Ateshian" w:date="2014-04-17T21:42:00Z">
              <w:r>
                <w:t>[ ]</w:t>
              </w:r>
            </w:ins>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509" w:author="Steve Maas" w:date="2014-01-02T13:04:00Z">
        <w:r w:rsidR="00873D59">
          <w:t>3.11.1</w:t>
        </w:r>
      </w:ins>
      <w:del w:id="3510"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511" w:name="_Ref230581893"/>
      <w:bookmarkStart w:id="3512" w:name="_Ref230582111"/>
      <w:bookmarkStart w:id="3513" w:name="_Toc385498556"/>
      <w:r>
        <w:lastRenderedPageBreak/>
        <w:t>Restart Input file</w:t>
      </w:r>
      <w:bookmarkEnd w:id="3511"/>
      <w:bookmarkEnd w:id="3512"/>
      <w:bookmarkEnd w:id="3513"/>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514" w:name="_Toc385498557"/>
      <w:r>
        <w:t>The Archive Section</w:t>
      </w:r>
      <w:bookmarkEnd w:id="3514"/>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515" w:name="_Toc385498558"/>
      <w:r>
        <w:lastRenderedPageBreak/>
        <w:t>The Control Section</w:t>
      </w:r>
      <w:bookmarkEnd w:id="3515"/>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516" w:name="_Toc385498559"/>
      <w:r>
        <w:t>The LoadData Section</w:t>
      </w:r>
      <w:bookmarkEnd w:id="3516"/>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517" w:name="_Toc385498560"/>
      <w:r>
        <w:t>Example</w:t>
      </w:r>
      <w:bookmarkEnd w:id="3517"/>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518" w:name="_Ref293568242"/>
      <w:bookmarkStart w:id="3519" w:name="_Toc385498561"/>
      <w:r>
        <w:lastRenderedPageBreak/>
        <w:t>Multi-step Analysis</w:t>
      </w:r>
      <w:bookmarkEnd w:id="3518"/>
      <w:bookmarkEnd w:id="3519"/>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520" w:name="_Toc385498562"/>
      <w:r>
        <w:t xml:space="preserve">The Step </w:t>
      </w:r>
      <w:r w:rsidR="00D153DC">
        <w:t>S</w:t>
      </w:r>
      <w:r>
        <w:t>ection</w:t>
      </w:r>
      <w:bookmarkEnd w:id="3520"/>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3521" w:author="Steve Maas" w:date="2014-01-02T11:25:00Z">
        <w:r w:rsidDel="008B2763">
          <w:delText>1</w:delText>
        </w:r>
      </w:del>
      <w:ins w:id="3522"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523" w:name="_Toc385498563"/>
      <w:r>
        <w:t>Control Settings</w:t>
      </w:r>
      <w:bookmarkEnd w:id="3523"/>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bookmarkStart w:id="3524" w:name="_Toc385498564"/>
      <w:del w:id="3525" w:author="Steve Maas" w:date="2014-01-02T11:28:00Z">
        <w:r w:rsidDel="00B24DAD">
          <w:delText xml:space="preserve">Boundary </w:delText>
        </w:r>
        <w:r w:rsidR="00B37A5F" w:rsidDel="00B24DAD">
          <w:delText xml:space="preserve">and Loads </w:delText>
        </w:r>
        <w:r w:rsidDel="00B24DAD">
          <w:delText>Settings</w:delText>
        </w:r>
      </w:del>
      <w:ins w:id="3526" w:author="Steve Maas" w:date="2014-01-02T11:28:00Z">
        <w:r w:rsidR="00B24DAD">
          <w:t>Boundary Conditions</w:t>
        </w:r>
      </w:ins>
      <w:bookmarkEnd w:id="3524"/>
    </w:p>
    <w:p w14:paraId="4D273171" w14:textId="77777777" w:rsidR="00B24DAD" w:rsidRDefault="00B24DAD" w:rsidP="006A0BC1">
      <w:pPr>
        <w:rPr>
          <w:ins w:id="3527" w:author="Steve Maas" w:date="2014-01-02T11:32:00Z"/>
        </w:rPr>
      </w:pPr>
      <w:ins w:id="3528" w:author="Steve Maas" w:date="2014-01-02T11:29:00Z">
        <w:r>
          <w:t>In a multi-step analysis boundary conditions can be applied that are only active during the step.</w:t>
        </w:r>
      </w:ins>
      <w:ins w:id="3529"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3530" w:author="Steve Maas" w:date="2014-01-02T11:29:00Z">
        <w:r>
          <w:t xml:space="preserve"> </w:t>
        </w:r>
      </w:ins>
      <w:ins w:id="3531" w:author="Steve Maas" w:date="2014-01-02T11:30:00Z">
        <w:r>
          <w:t>of the FEBio input file. These section</w:t>
        </w:r>
      </w:ins>
      <w:ins w:id="3532" w:author="Steve Maas" w:date="2014-01-02T11:31:00Z">
        <w:r>
          <w:t>s</w:t>
        </w:r>
      </w:ins>
      <w:ins w:id="3533" w:author="Steve Maas" w:date="2014-01-02T11:30:00Z">
        <w:r>
          <w:t xml:space="preserve"> can thus be placed inside the </w:t>
        </w:r>
      </w:ins>
      <w:ins w:id="3534" w:author="Steve Maas" w:date="2014-01-02T11:31:00Z">
        <w:r>
          <w:rPr>
            <w:i/>
          </w:rPr>
          <w:t xml:space="preserve">Step </w:t>
        </w:r>
        <w:r>
          <w:t xml:space="preserve">section to define a boundary condition that is only active during the step. </w:t>
        </w:r>
      </w:ins>
      <w:del w:id="3535"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3536" w:author="Steve Maas" w:date="2014-01-02T11:31:00Z">
        <w:r w:rsidR="00B37A5F" w:rsidDel="00B24DAD">
          <w:delText>i</w:delText>
        </w:r>
        <w:r w:rsidR="006A0BC1" w:rsidDel="00B24DAD">
          <w:delText>t</w:delText>
        </w:r>
      </w:del>
      <w:ins w:id="3537"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3538" w:author="Steve Maas" w:date="2014-01-02T11:31:00Z">
        <w:r>
          <w:t xml:space="preserve">corresponding boundary </w:t>
        </w:r>
      </w:ins>
      <w:r w:rsidR="006A0BC1">
        <w:t xml:space="preserve">conditions remain enforced during </w:t>
      </w:r>
      <w:del w:id="3539" w:author="Steve Maas" w:date="2014-01-02T11:31:00Z">
        <w:r w:rsidR="006A0BC1" w:rsidDel="00B24DAD">
          <w:delText>the entire simulation</w:delText>
        </w:r>
      </w:del>
      <w:ins w:id="3540" w:author="Steve Maas" w:date="2014-01-02T11:31:00Z">
        <w:r>
          <w:t>all the steps</w:t>
        </w:r>
      </w:ins>
      <w:r w:rsidR="006A0BC1">
        <w:t>.</w:t>
      </w:r>
    </w:p>
    <w:p w14:paraId="760176B3" w14:textId="77777777" w:rsidR="00B24DAD" w:rsidRDefault="00B24DAD" w:rsidP="006A0BC1">
      <w:pPr>
        <w:rPr>
          <w:ins w:id="3541" w:author="Steve Maas" w:date="2014-01-02T11:32:00Z"/>
        </w:rPr>
      </w:pPr>
    </w:p>
    <w:p w14:paraId="6829D738" w14:textId="0C496C16" w:rsidR="00B24DAD" w:rsidRDefault="00B24DAD">
      <w:pPr>
        <w:pStyle w:val="Heading3"/>
        <w:rPr>
          <w:ins w:id="3542" w:author="Steve Maas" w:date="2014-01-02T11:32:00Z"/>
        </w:rPr>
        <w:pPrChange w:id="3543" w:author="Steve Maas" w:date="2014-01-02T11:32:00Z">
          <w:pPr/>
        </w:pPrChange>
      </w:pPr>
      <w:bookmarkStart w:id="3544" w:name="_Toc385498565"/>
      <w:ins w:id="3545" w:author="Steve Maas" w:date="2014-01-02T11:32:00Z">
        <w:r>
          <w:t>Relative Boundary Conditions</w:t>
        </w:r>
        <w:bookmarkEnd w:id="3544"/>
      </w:ins>
    </w:p>
    <w:p w14:paraId="7C519646" w14:textId="02BCCA6B" w:rsidR="006A0BC1" w:rsidRDefault="00B24DAD" w:rsidP="006A0BC1">
      <w:ins w:id="3546" w:author="Steve Maas" w:date="2014-01-02T11:32:00Z">
        <w:r>
          <w:t xml:space="preserve">Some boundary conditions </w:t>
        </w:r>
      </w:ins>
      <w:ins w:id="3547" w:author="Steve Maas" w:date="2014-01-02T11:33:00Z">
        <w:r>
          <w:t>can be defined as relative boundary conditions</w:t>
        </w:r>
      </w:ins>
      <w:ins w:id="3548" w:author="Steve Maas" w:date="2014-01-02T11:34:00Z">
        <w:r>
          <w:t>.</w:t>
        </w:r>
      </w:ins>
      <w:ins w:id="3549" w:author="Steve Maas" w:date="2014-01-02T11:33:00Z">
        <w:r>
          <w:t xml:space="preserve"> </w:t>
        </w:r>
      </w:ins>
      <w:ins w:id="3550" w:author="Steve Maas" w:date="2014-01-02T11:34:00Z">
        <w:r>
          <w:t xml:space="preserve">This </w:t>
        </w:r>
      </w:ins>
      <w:ins w:id="3551" w:author="Steve Maas" w:date="2014-01-02T11:33:00Z">
        <w:r>
          <w:t>means that the corresponding condition</w:t>
        </w:r>
      </w:ins>
      <w:ins w:id="3552" w:author="Steve Maas" w:date="2014-01-02T11:34:00Z">
        <w:r>
          <w:t>s</w:t>
        </w:r>
      </w:ins>
      <w:ins w:id="3553" w:author="Steve Maas" w:date="2014-01-02T11:33:00Z">
        <w:r>
          <w:t xml:space="preserve"> will be applied to the final configuration of the previous step</w:t>
        </w:r>
      </w:ins>
      <w:ins w:id="3554" w:author="Steve Maas" w:date="2014-01-02T11:34:00Z">
        <w:r>
          <w:t xml:space="preserve"> and not to the original reference configuration</w:t>
        </w:r>
      </w:ins>
      <w:ins w:id="3555" w:author="Steve Maas" w:date="2014-01-02T11:33:00Z">
        <w:r>
          <w:t xml:space="preserve">. </w:t>
        </w:r>
      </w:ins>
      <w:del w:id="3556"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3557" w:author="Steve Maas" w:date="2014-01-02T11:34:00Z">
        <w:r>
          <w:t>For example, if a prescribed displacement is defined as relative the displacement will be taken with respect of the positions of the f</w:t>
        </w:r>
      </w:ins>
      <w:ins w:id="3558"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3559" w:name="_Toc385498566"/>
      <w:r>
        <w:lastRenderedPageBreak/>
        <w:t>An Example</w:t>
      </w:r>
      <w:bookmarkEnd w:id="3559"/>
    </w:p>
    <w:p w14:paraId="18212248" w14:textId="77777777" w:rsidR="006A0BC1" w:rsidRDefault="006A0BC1" w:rsidP="006A0BC1">
      <w:r>
        <w:t>The following example illustrates the use of the multi-step feature of FEBio. This problem defines two steps. In the first step, a single element is stretched using a prescribed boundary condition. In the second step, the boundary condition is removed and the analysis type is 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lastRenderedPageBreak/>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560" w:name="_Ref292524274"/>
      <w:bookmarkStart w:id="3561" w:name="_Ref293568253"/>
      <w:bookmarkStart w:id="3562" w:name="_Ref293568696"/>
      <w:bookmarkStart w:id="3563" w:name="_Toc385498567"/>
      <w:r>
        <w:lastRenderedPageBreak/>
        <w:t>Parameter Optimization</w:t>
      </w:r>
      <w:bookmarkEnd w:id="3560"/>
      <w:bookmarkEnd w:id="3561"/>
      <w:bookmarkEnd w:id="3562"/>
      <w:bookmarkEnd w:id="3563"/>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564" w:name="_Toc385498568"/>
      <w:r>
        <w:t xml:space="preserve">Optimization </w:t>
      </w:r>
      <w:r w:rsidR="00D153DC">
        <w:t>I</w:t>
      </w:r>
      <w:r>
        <w:t xml:space="preserve">nput </w:t>
      </w:r>
      <w:r w:rsidR="00D153DC">
        <w:t>F</w:t>
      </w:r>
      <w:r>
        <w:t>ile</w:t>
      </w:r>
      <w:bookmarkEnd w:id="3564"/>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6F2A5759" w:rsidR="006A0BC1" w:rsidRDefault="006A0BC1" w:rsidP="006A0BC1">
      <w:pPr>
        <w:numPr>
          <w:ilvl w:val="0"/>
          <w:numId w:val="26"/>
        </w:numPr>
      </w:pPr>
      <w:r>
        <w:rPr>
          <w:i/>
        </w:rPr>
        <w:t>Model</w:t>
      </w:r>
      <w:r>
        <w:t xml:space="preserve">: </w:t>
      </w:r>
      <w:ins w:id="3565" w:author="rawlins" w:date="2014-04-23T14:38:00Z">
        <w:r w:rsidR="00FB7F18">
          <w:t xml:space="preserve">optional section </w:t>
        </w:r>
      </w:ins>
      <w:r>
        <w:t>defin</w:t>
      </w:r>
      <w:ins w:id="3566" w:author="rawlins" w:date="2014-04-23T14:38:00Z">
        <w:r w:rsidR="00FB7F18">
          <w:t>ing</w:t>
        </w:r>
      </w:ins>
      <w:del w:id="3567" w:author="rawlins" w:date="2014-04-23T14:38:00Z">
        <w:r w:rsidDel="00FB7F18">
          <w:delText>es</w:delText>
        </w:r>
      </w:del>
      <w:r>
        <w:t xml:space="preserve">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568" w:name="_Toc385498569"/>
      <w:r>
        <w:t xml:space="preserve">Model </w:t>
      </w:r>
      <w:r w:rsidR="00FD648A">
        <w:t>S</w:t>
      </w:r>
      <w:r>
        <w:t>ection</w:t>
      </w:r>
      <w:bookmarkEnd w:id="3568"/>
    </w:p>
    <w:p w14:paraId="501203C4" w14:textId="3C46B284" w:rsidR="006A0BC1" w:rsidRDefault="00654F68" w:rsidP="006A0BC1">
      <w:ins w:id="3569" w:author="rawlins" w:date="2014-04-23T15:18:00Z">
        <w:r>
          <w:t>This section is included for backwards compatibility</w:t>
        </w:r>
      </w:ins>
      <w:ins w:id="3570" w:author="rawlins" w:date="2014-04-23T15:19:00Z">
        <w:r>
          <w:t xml:space="preserve">, but the model is now specified on the command line as described in section </w:t>
        </w:r>
      </w:ins>
      <w:ins w:id="3571" w:author="rawlins" w:date="2014-04-23T15:21:00Z">
        <w:r>
          <w:fldChar w:fldCharType="begin"/>
        </w:r>
        <w:r>
          <w:instrText xml:space="preserve"> REF _Ref386029811 \r \h </w:instrText>
        </w:r>
      </w:ins>
      <w:r>
        <w:fldChar w:fldCharType="separate"/>
      </w:r>
      <w:ins w:id="3572" w:author="rawlins" w:date="2014-04-23T15:21:00Z">
        <w:r>
          <w:t>7.2</w:t>
        </w:r>
        <w:r>
          <w:fldChar w:fldCharType="end"/>
        </w:r>
        <w:r>
          <w:t xml:space="preserve">. </w:t>
        </w:r>
      </w:ins>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573" w:name="_Toc385498570"/>
      <w:r>
        <w:t xml:space="preserve">Options </w:t>
      </w:r>
      <w:r w:rsidR="00FD648A">
        <w:t>S</w:t>
      </w:r>
      <w:r>
        <w:t>ection</w:t>
      </w:r>
      <w:bookmarkEnd w:id="3573"/>
    </w:p>
    <w:p w14:paraId="597CBDD9" w14:textId="77777777" w:rsidR="00EC4DB5" w:rsidRDefault="006A0BC1" w:rsidP="006A0BC1">
      <w:pPr>
        <w:rPr>
          <w:ins w:id="3574" w:author="rawlins" w:date="2014-04-29T12:22:00Z"/>
        </w:rPr>
      </w:pPr>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ins w:id="3575" w:author="rawlins" w:date="2014-04-29T12:09:00Z">
        <w:r w:rsidR="00F271F8">
          <w:t xml:space="preserve">  Currently the two</w:t>
        </w:r>
      </w:ins>
      <w:ins w:id="3576" w:author="rawlins" w:date="2014-04-29T12:22:00Z">
        <w:r w:rsidR="00B368CC" w:rsidRPr="00B368CC">
          <w:t xml:space="preserve"> </w:t>
        </w:r>
        <w:r w:rsidR="00B368CC">
          <w:t>implemented</w:t>
        </w:r>
      </w:ins>
      <w:ins w:id="3577" w:author="rawlins" w:date="2014-04-29T12:09:00Z">
        <w:r w:rsidR="00F271F8">
          <w:t xml:space="preserve"> optimization methods</w:t>
        </w:r>
      </w:ins>
      <w:ins w:id="3578" w:author="rawlins" w:date="2014-04-29T12:13:00Z">
        <w:r w:rsidR="00B368CC">
          <w:t xml:space="preserve"> </w:t>
        </w:r>
      </w:ins>
      <w:ins w:id="3579" w:author="rawlins" w:date="2014-04-29T12:09:00Z">
        <w:r w:rsidR="00F271F8">
          <w:t xml:space="preserve">are the </w:t>
        </w:r>
      </w:ins>
      <w:ins w:id="3580" w:author="rawlins" w:date="2014-04-29T12:10:00Z">
        <w:r w:rsidR="00F271F8">
          <w:t>“Levenberg-Marquardt” method (type=</w:t>
        </w:r>
      </w:ins>
      <w:ins w:id="3581" w:author="rawlins" w:date="2014-04-29T12:11:00Z">
        <w:r w:rsidR="00F271F8">
          <w:t>“</w:t>
        </w:r>
      </w:ins>
      <w:ins w:id="3582" w:author="rawlins" w:date="2014-04-29T12:10:00Z">
        <w:r w:rsidR="00F271F8">
          <w:t>levmar</w:t>
        </w:r>
      </w:ins>
      <w:ins w:id="3583" w:author="rawlins" w:date="2014-04-29T12:11:00Z">
        <w:r w:rsidR="00F271F8">
          <w:t>”) and the “Constrained Levenberg-Marquardt”</w:t>
        </w:r>
      </w:ins>
      <w:ins w:id="3584" w:author="rawlins" w:date="2014-04-29T12:12:00Z">
        <w:r w:rsidR="00B368CC">
          <w:t xml:space="preserve"> method (type=</w:t>
        </w:r>
        <w:r w:rsidR="00B368CC">
          <w:t>“</w:t>
        </w:r>
        <w:r w:rsidR="00B368CC">
          <w:t>constrained levmar”).</w:t>
        </w:r>
      </w:ins>
      <w:ins w:id="3585" w:author="rawlins" w:date="2014-04-29T12:14:00Z">
        <w:r w:rsidR="00B368CC">
          <w:t xml:space="preserve"> Further documentation for these methods can be found </w:t>
        </w:r>
      </w:ins>
      <w:ins w:id="3586" w:author="rawlins" w:date="2014-04-29T12:18:00Z">
        <w:r w:rsidR="00B368CC">
          <w:t xml:space="preserve">in chapter 15 of Numerical Recipes </w:t>
        </w:r>
      </w:ins>
      <w:ins w:id="3587" w:author="rawlins" w:date="2014-04-29T12:19:00Z">
        <w:r w:rsidR="00B368CC">
          <w:t>(</w:t>
        </w:r>
        <w:r w:rsidR="00B368CC">
          <w:fldChar w:fldCharType="begin"/>
        </w:r>
        <w:r w:rsidR="00B368CC">
          <w:instrText xml:space="preserve"> HYPERLINK "</w:instrText>
        </w:r>
        <w:r w:rsidR="00B368CC" w:rsidRPr="00B368CC">
          <w:instrText>http://www.nr.com/</w:instrText>
        </w:r>
        <w:r w:rsidR="00B368CC">
          <w:instrText xml:space="preserve">" </w:instrText>
        </w:r>
        <w:r w:rsidR="00B368CC">
          <w:fldChar w:fldCharType="separate"/>
        </w:r>
        <w:r w:rsidR="00B368CC" w:rsidRPr="00173452">
          <w:rPr>
            <w:rStyle w:val="Hyperlink"/>
          </w:rPr>
          <w:t>http://www.nr.com/</w:t>
        </w:r>
        <w:r w:rsidR="00B368CC">
          <w:fldChar w:fldCharType="end"/>
        </w:r>
        <w:r w:rsidR="00B368CC">
          <w:t xml:space="preserve">) and </w:t>
        </w:r>
      </w:ins>
      <w:ins w:id="3588" w:author="rawlins" w:date="2014-04-29T12:21:00Z">
        <w:r w:rsidR="00B368CC">
          <w:fldChar w:fldCharType="begin"/>
        </w:r>
        <w:r w:rsidR="00B368CC">
          <w:instrText xml:space="preserve"> HYPERLINK "</w:instrText>
        </w:r>
        <w:r w:rsidR="00B368CC" w:rsidRPr="00B368CC">
          <w:instrText>http://users.ics.forth.gr/~lourakis/levmar/</w:instrText>
        </w:r>
        <w:r w:rsidR="00B368CC">
          <w:instrText xml:space="preserve">" </w:instrText>
        </w:r>
        <w:r w:rsidR="00B368CC">
          <w:fldChar w:fldCharType="separate"/>
        </w:r>
        <w:r w:rsidR="00B368CC" w:rsidRPr="00173452">
          <w:rPr>
            <w:rStyle w:val="Hyperlink"/>
          </w:rPr>
          <w:t>http://users.ics.forth.gr/~lourakis/levmar/</w:t>
        </w:r>
        <w:r w:rsidR="00B368CC">
          <w:fldChar w:fldCharType="end"/>
        </w:r>
        <w:r w:rsidR="00B368CC">
          <w:t>, respectively.</w:t>
        </w:r>
      </w:ins>
    </w:p>
    <w:p w14:paraId="17FA5606" w14:textId="77777777" w:rsidR="00EC4DB5" w:rsidRDefault="00EC4DB5" w:rsidP="006A0BC1">
      <w:pPr>
        <w:rPr>
          <w:ins w:id="3589" w:author="rawlins" w:date="2014-04-29T12:23:00Z"/>
        </w:rPr>
      </w:pPr>
    </w:p>
    <w:p w14:paraId="07748E15" w14:textId="218C21D3" w:rsidR="006A0BC1" w:rsidRDefault="006A0BC1" w:rsidP="006A0BC1">
      <w:del w:id="3590" w:author="rawlins" w:date="2014-04-29T12:22:00Z">
        <w:r w:rsidDel="00EC4DB5">
          <w:delText xml:space="preserve"> </w:delText>
        </w:r>
      </w:del>
      <w:del w:id="3591" w:author="rawlins" w:date="2014-04-23T15:25:00Z">
        <w:r w:rsidDel="00654F68">
          <w:delText xml:space="preserve">Since only one optimization method is currently available, the attribute can be omitted. </w:delText>
        </w:r>
      </w:del>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3592" w:author="rawlins" w:date="2014-04-29T11: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88"/>
        <w:gridCol w:w="5605"/>
        <w:gridCol w:w="1561"/>
        <w:tblGridChange w:id="3593">
          <w:tblGrid>
            <w:gridCol w:w="1801"/>
            <w:gridCol w:w="287"/>
            <w:gridCol w:w="5580"/>
            <w:gridCol w:w="25"/>
            <w:gridCol w:w="1536"/>
            <w:gridCol w:w="25"/>
          </w:tblGrid>
        </w:tblGridChange>
      </w:tblGrid>
      <w:tr w:rsidR="008E4FCF" w14:paraId="58CDE8B8" w14:textId="77777777" w:rsidTr="00B93935">
        <w:trPr>
          <w:trPrChange w:id="3594" w:author="rawlins" w:date="2014-04-29T11:59:00Z">
            <w:trPr>
              <w:gridAfter w:val="0"/>
            </w:trPr>
          </w:trPrChange>
        </w:trPr>
        <w:tc>
          <w:tcPr>
            <w:tcW w:w="2088" w:type="dxa"/>
            <w:shd w:val="clear" w:color="auto" w:fill="auto"/>
            <w:tcPrChange w:id="3595" w:author="rawlins" w:date="2014-04-29T11:59:00Z">
              <w:tcPr>
                <w:tcW w:w="1801" w:type="dxa"/>
                <w:shd w:val="clear" w:color="auto" w:fill="auto"/>
              </w:tcPr>
            </w:tcPrChange>
          </w:tcPr>
          <w:p w14:paraId="22F4F566" w14:textId="77777777" w:rsidR="006A0BC1" w:rsidRPr="000B272C" w:rsidRDefault="006A0BC1" w:rsidP="006A0BC1">
            <w:pPr>
              <w:rPr>
                <w:b/>
              </w:rPr>
            </w:pPr>
            <w:r w:rsidRPr="000B272C">
              <w:rPr>
                <w:b/>
              </w:rPr>
              <w:t>Parameter</w:t>
            </w:r>
          </w:p>
        </w:tc>
        <w:tc>
          <w:tcPr>
            <w:tcW w:w="5605" w:type="dxa"/>
            <w:shd w:val="clear" w:color="auto" w:fill="auto"/>
            <w:tcPrChange w:id="3596" w:author="rawlins" w:date="2014-04-29T11:59:00Z">
              <w:tcPr>
                <w:tcW w:w="5867" w:type="dxa"/>
                <w:gridSpan w:val="2"/>
                <w:shd w:val="clear" w:color="auto" w:fill="auto"/>
              </w:tcPr>
            </w:tcPrChange>
          </w:tcPr>
          <w:p w14:paraId="2A77003B" w14:textId="77777777" w:rsidR="006A0BC1" w:rsidRPr="000B272C" w:rsidRDefault="006A0BC1" w:rsidP="006A0BC1">
            <w:pPr>
              <w:rPr>
                <w:b/>
              </w:rPr>
            </w:pPr>
            <w:r w:rsidRPr="000B272C">
              <w:rPr>
                <w:b/>
              </w:rPr>
              <w:t>Description</w:t>
            </w:r>
          </w:p>
        </w:tc>
        <w:tc>
          <w:tcPr>
            <w:tcW w:w="1561" w:type="dxa"/>
            <w:shd w:val="clear" w:color="auto" w:fill="auto"/>
            <w:tcPrChange w:id="3597" w:author="rawlins" w:date="2014-04-29T11:59:00Z">
              <w:tcPr>
                <w:tcW w:w="1561" w:type="dxa"/>
                <w:gridSpan w:val="2"/>
                <w:shd w:val="clear" w:color="auto" w:fill="auto"/>
              </w:tcPr>
            </w:tcPrChange>
          </w:tcPr>
          <w:p w14:paraId="3250976C" w14:textId="77777777" w:rsidR="006A0BC1" w:rsidRPr="000B272C" w:rsidRDefault="006A0BC1" w:rsidP="006A0BC1">
            <w:pPr>
              <w:rPr>
                <w:b/>
              </w:rPr>
            </w:pPr>
            <w:r w:rsidRPr="000B272C">
              <w:rPr>
                <w:b/>
              </w:rPr>
              <w:t>Default</w:t>
            </w:r>
          </w:p>
        </w:tc>
      </w:tr>
      <w:tr w:rsidR="00B93935" w14:paraId="00986690" w14:textId="77777777" w:rsidTr="00B93935">
        <w:trPr>
          <w:ins w:id="3598" w:author="rawlins" w:date="2014-04-29T11:57:00Z"/>
          <w:trPrChange w:id="3599" w:author="rawlins" w:date="2014-04-29T11:59:00Z">
            <w:trPr>
              <w:gridAfter w:val="0"/>
            </w:trPr>
          </w:trPrChange>
        </w:trPr>
        <w:tc>
          <w:tcPr>
            <w:tcW w:w="2088" w:type="dxa"/>
            <w:shd w:val="clear" w:color="auto" w:fill="auto"/>
            <w:tcPrChange w:id="3600" w:author="rawlins" w:date="2014-04-29T11:59:00Z">
              <w:tcPr>
                <w:tcW w:w="1801" w:type="dxa"/>
                <w:shd w:val="clear" w:color="auto" w:fill="auto"/>
              </w:tcPr>
            </w:tcPrChange>
          </w:tcPr>
          <w:p w14:paraId="101C41BD" w14:textId="21101A1D" w:rsidR="00B93935" w:rsidRDefault="00B93935" w:rsidP="006A0BC1">
            <w:pPr>
              <w:pStyle w:val="code"/>
              <w:rPr>
                <w:ins w:id="3601" w:author="rawlins" w:date="2014-04-29T11:57:00Z"/>
              </w:rPr>
            </w:pPr>
            <w:ins w:id="3602" w:author="rawlins" w:date="2014-04-29T11:58:00Z">
              <w:r>
                <w:t>t</w:t>
              </w:r>
            </w:ins>
            <w:ins w:id="3603" w:author="rawlins" w:date="2014-04-29T11:57:00Z">
              <w:r>
                <w:t>ype</w:t>
              </w:r>
            </w:ins>
            <w:ins w:id="3604" w:author="rawlins" w:date="2014-04-29T11:59:00Z">
              <w:r>
                <w:t xml:space="preserve"> </w:t>
              </w:r>
            </w:ins>
            <w:ins w:id="3605" w:author="rawlins" w:date="2014-04-29T11:57:00Z">
              <w:r>
                <w:t>attribute</w:t>
              </w:r>
            </w:ins>
          </w:p>
        </w:tc>
        <w:tc>
          <w:tcPr>
            <w:tcW w:w="5605" w:type="dxa"/>
            <w:shd w:val="clear" w:color="auto" w:fill="auto"/>
            <w:tcPrChange w:id="3606" w:author="rawlins" w:date="2014-04-29T11:59:00Z">
              <w:tcPr>
                <w:tcW w:w="5867" w:type="dxa"/>
                <w:gridSpan w:val="2"/>
                <w:shd w:val="clear" w:color="auto" w:fill="auto"/>
              </w:tcPr>
            </w:tcPrChange>
          </w:tcPr>
          <w:p w14:paraId="2712A71C" w14:textId="01C67E04" w:rsidR="00B93935" w:rsidRDefault="00B93935" w:rsidP="006A0BC1">
            <w:pPr>
              <w:rPr>
                <w:ins w:id="3607" w:author="rawlins" w:date="2014-04-29T11:57:00Z"/>
              </w:rPr>
            </w:pPr>
            <w:ins w:id="3608" w:author="rawlins" w:date="2014-04-29T12:00:00Z">
              <w:r>
                <w:t>Optimization method</w:t>
              </w:r>
            </w:ins>
          </w:p>
        </w:tc>
        <w:tc>
          <w:tcPr>
            <w:tcW w:w="1561" w:type="dxa"/>
            <w:shd w:val="clear" w:color="auto" w:fill="auto"/>
            <w:tcPrChange w:id="3609" w:author="rawlins" w:date="2014-04-29T11:59:00Z">
              <w:tcPr>
                <w:tcW w:w="1561" w:type="dxa"/>
                <w:gridSpan w:val="2"/>
                <w:shd w:val="clear" w:color="auto" w:fill="auto"/>
              </w:tcPr>
            </w:tcPrChange>
          </w:tcPr>
          <w:p w14:paraId="11A1A089" w14:textId="36DD0AC3" w:rsidR="00B93935" w:rsidRDefault="00B93935" w:rsidP="006A0BC1">
            <w:pPr>
              <w:rPr>
                <w:ins w:id="3610" w:author="rawlins" w:date="2014-04-29T11:57:00Z"/>
              </w:rPr>
            </w:pPr>
            <w:ins w:id="3611" w:author="rawlins" w:date="2014-04-29T12:00:00Z">
              <w:r>
                <w:t>levmar</w:t>
              </w:r>
            </w:ins>
          </w:p>
        </w:tc>
      </w:tr>
      <w:tr w:rsidR="008E4FCF" w14:paraId="66062FF5" w14:textId="77777777" w:rsidTr="00B93935">
        <w:trPr>
          <w:trPrChange w:id="3612" w:author="rawlins" w:date="2014-04-29T11:59:00Z">
            <w:trPr>
              <w:gridAfter w:val="0"/>
            </w:trPr>
          </w:trPrChange>
        </w:trPr>
        <w:tc>
          <w:tcPr>
            <w:tcW w:w="2088" w:type="dxa"/>
            <w:shd w:val="clear" w:color="auto" w:fill="auto"/>
            <w:tcPrChange w:id="3613" w:author="rawlins" w:date="2014-04-29T11:59:00Z">
              <w:tcPr>
                <w:tcW w:w="1801" w:type="dxa"/>
                <w:shd w:val="clear" w:color="auto" w:fill="auto"/>
              </w:tcPr>
            </w:tcPrChange>
          </w:tcPr>
          <w:p w14:paraId="6E65B68E" w14:textId="77777777" w:rsidR="006A0BC1" w:rsidRDefault="006A0BC1" w:rsidP="006A0BC1">
            <w:pPr>
              <w:pStyle w:val="code"/>
            </w:pPr>
            <w:r>
              <w:t>obj_tol</w:t>
            </w:r>
          </w:p>
        </w:tc>
        <w:tc>
          <w:tcPr>
            <w:tcW w:w="5605" w:type="dxa"/>
            <w:shd w:val="clear" w:color="auto" w:fill="auto"/>
            <w:tcPrChange w:id="3614" w:author="rawlins" w:date="2014-04-29T11:59:00Z">
              <w:tcPr>
                <w:tcW w:w="5867" w:type="dxa"/>
                <w:gridSpan w:val="2"/>
                <w:shd w:val="clear" w:color="auto" w:fill="auto"/>
              </w:tcPr>
            </w:tcPrChange>
          </w:tcPr>
          <w:p w14:paraId="4F194C03" w14:textId="77777777" w:rsidR="006A0BC1" w:rsidRDefault="006A0BC1" w:rsidP="006A0BC1">
            <w:r>
              <w:t>Convergence tolerance for objective function. (1)</w:t>
            </w:r>
          </w:p>
        </w:tc>
        <w:tc>
          <w:tcPr>
            <w:tcW w:w="1561" w:type="dxa"/>
            <w:shd w:val="clear" w:color="auto" w:fill="auto"/>
            <w:tcPrChange w:id="3615" w:author="rawlins" w:date="2014-04-29T11:59:00Z">
              <w:tcPr>
                <w:tcW w:w="1561" w:type="dxa"/>
                <w:gridSpan w:val="2"/>
                <w:shd w:val="clear" w:color="auto" w:fill="auto"/>
              </w:tcPr>
            </w:tcPrChange>
          </w:tcPr>
          <w:p w14:paraId="1885F49F" w14:textId="77777777" w:rsidR="006A0BC1" w:rsidRDefault="006A0BC1" w:rsidP="006A0BC1">
            <w:r>
              <w:t>0.001</w:t>
            </w:r>
          </w:p>
        </w:tc>
      </w:tr>
      <w:tr w:rsidR="008E4FCF" w14:paraId="467826BF" w14:textId="77777777" w:rsidTr="00B93935">
        <w:trPr>
          <w:trPrChange w:id="3616" w:author="rawlins" w:date="2014-04-29T11:59:00Z">
            <w:trPr>
              <w:gridAfter w:val="0"/>
            </w:trPr>
          </w:trPrChange>
        </w:trPr>
        <w:tc>
          <w:tcPr>
            <w:tcW w:w="2088" w:type="dxa"/>
            <w:shd w:val="clear" w:color="auto" w:fill="auto"/>
            <w:tcPrChange w:id="3617" w:author="rawlins" w:date="2014-04-29T11:59:00Z">
              <w:tcPr>
                <w:tcW w:w="1801" w:type="dxa"/>
                <w:shd w:val="clear" w:color="auto" w:fill="auto"/>
              </w:tcPr>
            </w:tcPrChange>
          </w:tcPr>
          <w:p w14:paraId="166AACB0" w14:textId="77777777" w:rsidR="006A0BC1" w:rsidRDefault="006A0BC1" w:rsidP="006A0BC1">
            <w:pPr>
              <w:pStyle w:val="code"/>
            </w:pPr>
            <w:r>
              <w:t>f_diff_scale</w:t>
            </w:r>
          </w:p>
        </w:tc>
        <w:tc>
          <w:tcPr>
            <w:tcW w:w="5605" w:type="dxa"/>
            <w:shd w:val="clear" w:color="auto" w:fill="auto"/>
            <w:tcPrChange w:id="3618" w:author="rawlins" w:date="2014-04-29T11:59:00Z">
              <w:tcPr>
                <w:tcW w:w="5867" w:type="dxa"/>
                <w:gridSpan w:val="2"/>
                <w:shd w:val="clear" w:color="auto" w:fill="auto"/>
              </w:tcPr>
            </w:tcPrChange>
          </w:tcPr>
          <w:p w14:paraId="156F97E2" w14:textId="77777777" w:rsidR="006A0BC1" w:rsidRDefault="006A0BC1" w:rsidP="006A0BC1">
            <w:r>
              <w:t>Forward difference scale factor (2)</w:t>
            </w:r>
          </w:p>
        </w:tc>
        <w:tc>
          <w:tcPr>
            <w:tcW w:w="1561" w:type="dxa"/>
            <w:shd w:val="clear" w:color="auto" w:fill="auto"/>
            <w:tcPrChange w:id="3619" w:author="rawlins" w:date="2014-04-29T11:59:00Z">
              <w:tcPr>
                <w:tcW w:w="1561" w:type="dxa"/>
                <w:gridSpan w:val="2"/>
                <w:shd w:val="clear" w:color="auto" w:fill="auto"/>
              </w:tcPr>
            </w:tcPrChange>
          </w:tcPr>
          <w:p w14:paraId="75227890" w14:textId="77777777" w:rsidR="006A0BC1" w:rsidRDefault="006A0BC1" w:rsidP="006A0BC1">
            <w:r>
              <w:t>0.001</w:t>
            </w:r>
          </w:p>
        </w:tc>
      </w:tr>
      <w:tr w:rsidR="008E4FCF" w14:paraId="286B889C" w14:textId="77777777" w:rsidTr="00B93935">
        <w:trPr>
          <w:trPrChange w:id="3620" w:author="rawlins" w:date="2014-04-29T11:59:00Z">
            <w:trPr>
              <w:gridAfter w:val="0"/>
            </w:trPr>
          </w:trPrChange>
        </w:trPr>
        <w:tc>
          <w:tcPr>
            <w:tcW w:w="2088" w:type="dxa"/>
            <w:shd w:val="clear" w:color="auto" w:fill="auto"/>
            <w:tcPrChange w:id="3621" w:author="rawlins" w:date="2014-04-29T11:59:00Z">
              <w:tcPr>
                <w:tcW w:w="1801" w:type="dxa"/>
                <w:shd w:val="clear" w:color="auto" w:fill="auto"/>
              </w:tcPr>
            </w:tcPrChange>
          </w:tcPr>
          <w:p w14:paraId="4C67BF4E" w14:textId="5C54F78B" w:rsidR="008E4FCF" w:rsidRDefault="008E4FCF" w:rsidP="006A0BC1">
            <w:pPr>
              <w:pStyle w:val="code"/>
            </w:pPr>
            <w:r>
              <w:t>log_level</w:t>
            </w:r>
          </w:p>
        </w:tc>
        <w:tc>
          <w:tcPr>
            <w:tcW w:w="5605" w:type="dxa"/>
            <w:shd w:val="clear" w:color="auto" w:fill="auto"/>
            <w:tcPrChange w:id="3622" w:author="rawlins" w:date="2014-04-29T11:59:00Z">
              <w:tcPr>
                <w:tcW w:w="5867" w:type="dxa"/>
                <w:gridSpan w:val="2"/>
                <w:shd w:val="clear" w:color="auto" w:fill="auto"/>
              </w:tcPr>
            </w:tcPrChange>
          </w:tcPr>
          <w:p w14:paraId="432302D4" w14:textId="2242EF93" w:rsidR="008E4FCF" w:rsidRDefault="008E4FCF" w:rsidP="006A0BC1">
            <w:r>
              <w:t xml:space="preserve">Sets the amount of output that is generated on screen and </w:t>
            </w:r>
            <w:r>
              <w:lastRenderedPageBreak/>
              <w:t>in the logfile (3)</w:t>
            </w:r>
          </w:p>
        </w:tc>
        <w:tc>
          <w:tcPr>
            <w:tcW w:w="1561" w:type="dxa"/>
            <w:shd w:val="clear" w:color="auto" w:fill="auto"/>
            <w:tcPrChange w:id="3623" w:author="rawlins" w:date="2014-04-29T11:59:00Z">
              <w:tcPr>
                <w:tcW w:w="1561" w:type="dxa"/>
                <w:gridSpan w:val="2"/>
                <w:shd w:val="clear" w:color="auto" w:fill="auto"/>
              </w:tcPr>
            </w:tcPrChange>
          </w:tcPr>
          <w:p w14:paraId="313063A5" w14:textId="4987F98F" w:rsidR="008E4FCF" w:rsidRDefault="008E4FCF" w:rsidP="007D6F0D">
            <w:pPr>
              <w:pStyle w:val="code"/>
            </w:pPr>
            <w:r>
              <w:lastRenderedPageBreak/>
              <w:t>LOG_NEVER</w:t>
            </w:r>
          </w:p>
        </w:tc>
      </w:tr>
      <w:tr w:rsidR="006D10A3" w14:paraId="58E7C20C" w14:textId="77777777" w:rsidTr="00B93935">
        <w:trPr>
          <w:ins w:id="3624" w:author="rawlins" w:date="2014-04-29T15:58:00Z"/>
        </w:trPr>
        <w:tc>
          <w:tcPr>
            <w:tcW w:w="2088" w:type="dxa"/>
            <w:shd w:val="clear" w:color="auto" w:fill="auto"/>
          </w:tcPr>
          <w:p w14:paraId="07CD84F7" w14:textId="63EC4785" w:rsidR="006D10A3" w:rsidRDefault="006D10A3" w:rsidP="006A0BC1">
            <w:pPr>
              <w:pStyle w:val="code"/>
              <w:rPr>
                <w:ins w:id="3625" w:author="rawlins" w:date="2014-04-29T15:58:00Z"/>
              </w:rPr>
            </w:pPr>
            <w:ins w:id="3626" w:author="rawlins" w:date="2014-04-29T15:58:00Z">
              <w:r>
                <w:lastRenderedPageBreak/>
                <w:t>tau</w:t>
              </w:r>
            </w:ins>
          </w:p>
        </w:tc>
        <w:tc>
          <w:tcPr>
            <w:tcW w:w="5605" w:type="dxa"/>
            <w:shd w:val="clear" w:color="auto" w:fill="auto"/>
          </w:tcPr>
          <w:p w14:paraId="7272AB81" w14:textId="33800159" w:rsidR="006D10A3" w:rsidRDefault="006D10A3" w:rsidP="006A0BC1">
            <w:pPr>
              <w:rPr>
                <w:ins w:id="3627" w:author="rawlins" w:date="2014-04-29T15:58:00Z"/>
              </w:rPr>
            </w:pPr>
            <w:ins w:id="3628" w:author="rawlins" w:date="2014-04-29T16:06:00Z">
              <w:r>
                <w:t>Step size scale factor (4)</w:t>
              </w:r>
            </w:ins>
          </w:p>
        </w:tc>
        <w:tc>
          <w:tcPr>
            <w:tcW w:w="1561" w:type="dxa"/>
            <w:shd w:val="clear" w:color="auto" w:fill="auto"/>
          </w:tcPr>
          <w:p w14:paraId="342A6169" w14:textId="78890F93" w:rsidR="006D10A3" w:rsidRDefault="006D10A3" w:rsidP="007D6F0D">
            <w:pPr>
              <w:pStyle w:val="code"/>
              <w:rPr>
                <w:ins w:id="3629" w:author="rawlins" w:date="2014-04-29T15:58:00Z"/>
              </w:rPr>
            </w:pPr>
            <w:ins w:id="3630" w:author="rawlins" w:date="2014-04-29T15:58:00Z">
              <w:r>
                <w:t>1.0</w:t>
              </w:r>
            </w:ins>
            <w:ins w:id="3631" w:author="rawlins" w:date="2014-04-29T16:10:00Z">
              <w:r w:rsidR="000C7A06">
                <w:t>e-3</w:t>
              </w:r>
            </w:ins>
          </w:p>
        </w:tc>
      </w:tr>
    </w:tbl>
    <w:p w14:paraId="0A733FBD" w14:textId="77777777" w:rsidR="006A0BC1" w:rsidRDefault="006A0BC1" w:rsidP="006A0BC1"/>
    <w:p w14:paraId="0260DAAE" w14:textId="08B73585" w:rsidR="006A0BC1" w:rsidRDefault="00F271F8" w:rsidP="006A0BC1">
      <w:pPr>
        <w:rPr>
          <w:ins w:id="3632" w:author="rawlins" w:date="2014-04-29T12:02:00Z"/>
        </w:rPr>
      </w:pPr>
      <w:ins w:id="3633" w:author="rawlins" w:date="2014-04-29T12:02:00Z">
        <w:r>
          <w:t>For example,</w:t>
        </w:r>
      </w:ins>
    </w:p>
    <w:p w14:paraId="14793371" w14:textId="77777777" w:rsidR="00F271F8" w:rsidRDefault="00F271F8" w:rsidP="006A0BC1">
      <w:pPr>
        <w:rPr>
          <w:ins w:id="3634" w:author="rawlins" w:date="2014-04-29T12:03:00Z"/>
        </w:rPr>
      </w:pPr>
    </w:p>
    <w:p w14:paraId="72080160" w14:textId="711CDC39" w:rsidR="00F271F8" w:rsidRDefault="00F271F8" w:rsidP="00F271F8">
      <w:pPr>
        <w:pStyle w:val="code"/>
        <w:rPr>
          <w:ins w:id="3635" w:author="rawlins" w:date="2014-04-29T12:03:00Z"/>
        </w:rPr>
      </w:pPr>
      <w:ins w:id="3636" w:author="rawlins" w:date="2014-04-29T12:03:00Z">
        <w:r>
          <w:t>&lt;</w:t>
        </w:r>
      </w:ins>
      <w:ins w:id="3637" w:author="rawlins" w:date="2014-04-29T12:05:00Z">
        <w:r>
          <w:t>Options type=</w:t>
        </w:r>
      </w:ins>
      <w:ins w:id="3638" w:author="rawlins" w:date="2014-04-29T12:06:00Z">
        <w:r>
          <w:t>"</w:t>
        </w:r>
      </w:ins>
      <w:ins w:id="3639" w:author="rawlins" w:date="2014-04-29T12:05:00Z">
        <w:r>
          <w:t>constrained levmar</w:t>
        </w:r>
      </w:ins>
      <w:ins w:id="3640" w:author="rawlins" w:date="2014-04-29T12:06:00Z">
        <w:r>
          <w:t>"</w:t>
        </w:r>
      </w:ins>
      <w:ins w:id="3641" w:author="rawlins" w:date="2014-04-29T12:03:00Z">
        <w:r>
          <w:t>&gt;</w:t>
        </w:r>
      </w:ins>
    </w:p>
    <w:p w14:paraId="75D50CCD" w14:textId="4B4F8B35" w:rsidR="00F271F8" w:rsidRDefault="00F271F8" w:rsidP="00F271F8">
      <w:pPr>
        <w:pStyle w:val="code"/>
        <w:rPr>
          <w:ins w:id="3642" w:author="rawlins" w:date="2014-04-29T12:06:00Z"/>
        </w:rPr>
      </w:pPr>
      <w:ins w:id="3643" w:author="rawlins" w:date="2014-04-29T12:06:00Z">
        <w:r>
          <w:tab/>
          <w:t>&lt;o</w:t>
        </w:r>
      </w:ins>
      <w:ins w:id="3644" w:author="rawlins" w:date="2014-04-29T12:07:00Z">
        <w:r>
          <w:t>b</w:t>
        </w:r>
      </w:ins>
      <w:ins w:id="3645" w:author="rawlins" w:date="2014-04-29T12:06:00Z">
        <w:r>
          <w:t>j_tol</w:t>
        </w:r>
        <w:r>
          <w:t>&gt;</w:t>
        </w:r>
      </w:ins>
      <w:ins w:id="3646" w:author="rawlins" w:date="2014-04-29T12:07:00Z">
        <w:r>
          <w:t>0.001</w:t>
        </w:r>
      </w:ins>
      <w:ins w:id="3647" w:author="rawlins" w:date="2014-04-29T12:06:00Z">
        <w:r>
          <w:t>&lt;/</w:t>
        </w:r>
      </w:ins>
      <w:ins w:id="3648" w:author="rawlins" w:date="2014-04-29T12:07:00Z">
        <w:r>
          <w:t>obj_tol</w:t>
        </w:r>
      </w:ins>
      <w:ins w:id="3649" w:author="rawlins" w:date="2014-04-29T12:06:00Z">
        <w:r>
          <w:t>&gt;</w:t>
        </w:r>
      </w:ins>
    </w:p>
    <w:p w14:paraId="095909D0" w14:textId="2DD3C25C" w:rsidR="00F271F8" w:rsidRDefault="00F271F8" w:rsidP="00F271F8">
      <w:pPr>
        <w:pStyle w:val="code"/>
        <w:rPr>
          <w:ins w:id="3650" w:author="rawlins" w:date="2014-04-29T12:06:00Z"/>
        </w:rPr>
      </w:pPr>
      <w:ins w:id="3651" w:author="rawlins" w:date="2014-04-29T12:06:00Z">
        <w:r>
          <w:tab/>
          <w:t>&lt;f</w:t>
        </w:r>
      </w:ins>
      <w:ins w:id="3652" w:author="rawlins" w:date="2014-04-29T12:07:00Z">
        <w:r>
          <w:t>_diff_scale</w:t>
        </w:r>
      </w:ins>
      <w:ins w:id="3653" w:author="rawlins" w:date="2014-04-29T12:06:00Z">
        <w:r>
          <w:t>&gt;</w:t>
        </w:r>
      </w:ins>
      <w:ins w:id="3654" w:author="rawlins" w:date="2014-04-29T12:08:00Z">
        <w:r>
          <w:t>0.001</w:t>
        </w:r>
      </w:ins>
      <w:ins w:id="3655" w:author="rawlins" w:date="2014-04-29T12:06:00Z">
        <w:r>
          <w:t>&lt;/</w:t>
        </w:r>
      </w:ins>
      <w:ins w:id="3656" w:author="rawlins" w:date="2014-04-29T12:08:00Z">
        <w:r>
          <w:t>f_diff_scale</w:t>
        </w:r>
      </w:ins>
      <w:ins w:id="3657" w:author="rawlins" w:date="2014-04-29T12:06:00Z">
        <w:r>
          <w:t>&gt;</w:t>
        </w:r>
      </w:ins>
    </w:p>
    <w:p w14:paraId="307C01E6" w14:textId="05DA1029" w:rsidR="00F271F8" w:rsidRDefault="00F271F8" w:rsidP="00F271F8">
      <w:pPr>
        <w:pStyle w:val="code"/>
        <w:rPr>
          <w:ins w:id="3658" w:author="rawlins" w:date="2014-04-29T12:03:00Z"/>
        </w:rPr>
      </w:pPr>
      <w:ins w:id="3659" w:author="rawlins" w:date="2014-04-29T12:03:00Z">
        <w:r>
          <w:t>&lt;/</w:t>
        </w:r>
      </w:ins>
      <w:ins w:id="3660" w:author="rawlins" w:date="2014-04-29T12:08:00Z">
        <w:r>
          <w:t>Options</w:t>
        </w:r>
      </w:ins>
      <w:ins w:id="3661" w:author="rawlins" w:date="2014-04-29T12:03:00Z">
        <w:r>
          <w:t>&gt;</w:t>
        </w:r>
      </w:ins>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1A0BE572" w:rsidR="006A0BC1" w:rsidRDefault="006A0BC1" w:rsidP="006A0BC1">
      <w:pPr>
        <w:numPr>
          <w:ilvl w:val="0"/>
          <w:numId w:val="27"/>
        </w:numPr>
      </w:pPr>
      <w:r>
        <w:t xml:space="preserve">The objective function that is to be minimized is a </w:t>
      </w:r>
      <w:del w:id="3662" w:author="rawlins" w:date="2014-04-29T11:53:00Z">
        <w:r w:rsidDel="00B93935">
          <w:sym w:font="Symbol" w:char="F063"/>
        </w:r>
        <w:r w:rsidDel="00B93935">
          <w:rPr>
            <w:vertAlign w:val="superscript"/>
          </w:rPr>
          <w:delText>2</w:delText>
        </w:r>
      </w:del>
      <w:del w:id="3663" w:author="rawlins" w:date="2014-04-29T11:54:00Z">
        <w:r w:rsidDel="00B93935">
          <w:delText xml:space="preserve"> </w:delText>
        </w:r>
      </w:del>
      <w:r>
        <w:t>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75" type="#_x0000_t75" style="width:128.5pt;height:34pt" o:ole="">
            <v:imagedata r:id="rId1843" o:title=""/>
          </v:shape>
          <o:OLEObject Type="Embed" ProgID="Equation.DSMT4" ShapeID="_x0000_i1975" DrawAspect="Content" ObjectID="_1460296011" r:id="rId1844"/>
        </w:object>
      </w:r>
      <w:r w:rsidR="004A1056">
        <w:t>.</w:t>
      </w:r>
      <w:r>
        <w:tab/>
      </w:r>
    </w:p>
    <w:p w14:paraId="51C48D1A" w14:textId="6ABEE876" w:rsidR="006A0BC1" w:rsidRDefault="006A0BC1" w:rsidP="006A0BC1">
      <w:pPr>
        <w:ind w:left="720"/>
      </w:pPr>
      <w:r>
        <w:t xml:space="preserve">Here, </w:t>
      </w:r>
      <w:r w:rsidR="00AF2221" w:rsidRPr="00AF2221">
        <w:rPr>
          <w:position w:val="-14"/>
        </w:rPr>
        <w:object w:dxaOrig="760" w:dyaOrig="400" w14:anchorId="3B7C96F6">
          <v:shape id="_x0000_i1932" type="#_x0000_t75" style="width:38pt;height:19.5pt" o:ole="">
            <v:imagedata r:id="rId1845" o:title=""/>
          </v:shape>
          <o:OLEObject Type="Embed" ProgID="Equation.DSMT4" ShapeID="_x0000_i1932" DrawAspect="Content" ObjectID="_1460296012" r:id="rId1846"/>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33" type="#_x0000_t75" style="width:36.5pt;height:19.5pt" o:ole="">
            <v:imagedata r:id="rId1847" o:title=""/>
          </v:shape>
          <o:OLEObject Type="Embed" ProgID="Equation.DSMT4" ShapeID="_x0000_i1933" DrawAspect="Content" ObjectID="_1460296013" r:id="rId1848"/>
        </w:object>
      </w:r>
      <w:r>
        <w:t xml:space="preserve"> are the experimentally (or otherwise) obtained data </w:t>
      </w:r>
      <w:del w:id="3664" w:author="rawlins" w:date="2014-04-29T11:55:00Z">
        <w:r w:rsidDel="00B93935">
          <w:delText xml:space="preserve">with standard deviation </w:delText>
        </w:r>
        <w:r w:rsidR="00AF2221" w:rsidRPr="00AF2221" w:rsidDel="00B93935">
          <w:rPr>
            <w:position w:val="-12"/>
          </w:rPr>
          <w:object w:dxaOrig="279" w:dyaOrig="360" w14:anchorId="2534B539">
            <v:shape id="_x0000_i1934" type="#_x0000_t75" style="width:14pt;height:18pt" o:ole="">
              <v:imagedata r:id="rId1849" o:title=""/>
            </v:shape>
            <o:OLEObject Type="Embed" ProgID="Equation.DSMT4" ShapeID="_x0000_i1934" DrawAspect="Content" ObjectID="_1460296014" r:id="rId1850"/>
          </w:object>
        </w:r>
        <w:r w:rsidDel="00B93935">
          <w:delText xml:space="preserve"> </w:delText>
        </w:r>
      </w:del>
      <w:r>
        <w:t xml:space="preserve">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5" type="#_x0000_t75" style="width:287.5pt;height:34pt" o:ole="">
            <v:imagedata r:id="rId1851" o:title=""/>
          </v:shape>
          <o:OLEObject Type="Embed" ProgID="Equation.DSMT4" ShapeID="_x0000_i1935" DrawAspect="Content" ObjectID="_1460296015" r:id="rId1852"/>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6" type="#_x0000_t75" style="width:21.5pt;height:18pt" o:ole="">
            <v:imagedata r:id="rId1853" o:title=""/>
          </v:shape>
          <o:OLEObject Type="Embed" ProgID="Equation.DSMT4" ShapeID="_x0000_i1936" DrawAspect="Content" ObjectID="_1460296016" r:id="rId1854"/>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7" type="#_x0000_t75" style="width:76pt;height:19.5pt" o:ole="">
            <v:imagedata r:id="rId1855" o:title=""/>
          </v:shape>
          <o:OLEObject Type="Embed" ProgID="Equation.DSMT4" ShapeID="_x0000_i1937" DrawAspect="Content" ObjectID="_1460296017" r:id="rId1856"/>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38" type="#_x0000_t75" style="width:10pt;height:10.5pt" o:ole="">
            <v:imagedata r:id="rId1857" o:title=""/>
          </v:shape>
          <o:OLEObject Type="Embed" ProgID="Equation.DSMT4" ShapeID="_x0000_i1938" DrawAspect="Content" ObjectID="_1460296018" r:id="rId1858"/>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rPr>
          <w:ins w:id="3665" w:author="rawlins" w:date="2014-04-29T16:07:00Z"/>
        </w:rPr>
      </w:pPr>
    </w:p>
    <w:p w14:paraId="50C086E0" w14:textId="60AC2BC8" w:rsidR="006D10A3" w:rsidRDefault="00063045" w:rsidP="006D10A3">
      <w:pPr>
        <w:pStyle w:val="ListParagraph"/>
        <w:numPr>
          <w:ilvl w:val="0"/>
          <w:numId w:val="27"/>
        </w:numPr>
        <w:pPrChange w:id="3666" w:author="rawlins" w:date="2014-04-29T16:07:00Z">
          <w:pPr>
            <w:ind w:left="360"/>
          </w:pPr>
        </w:pPrChange>
      </w:pPr>
      <w:ins w:id="3667" w:author="rawlins" w:date="2014-04-29T16:28:00Z">
        <w:r>
          <w:t xml:space="preserve">The step size scale factor </w:t>
        </w:r>
        <w:r w:rsidRPr="00063045">
          <w:rPr>
            <w:i/>
            <w:rPrChange w:id="3668" w:author="rawlins" w:date="2014-04-29T16:29:00Z">
              <w:rPr/>
            </w:rPrChange>
          </w:rPr>
          <w:t>tau</w:t>
        </w:r>
        <w:r>
          <w:t xml:space="preserve"> can be se</w:t>
        </w:r>
        <w:bookmarkStart w:id="3669" w:name="_GoBack"/>
        <w:bookmarkEnd w:id="3669"/>
        <w:r>
          <w:t>t as an input</w:t>
        </w:r>
      </w:ins>
      <w:ins w:id="3670" w:author="rawlins" w:date="2014-04-29T16:29:00Z">
        <w:r>
          <w:t xml:space="preserve"> only</w:t>
        </w:r>
      </w:ins>
      <w:ins w:id="3671" w:author="rawlins" w:date="2014-04-29T16:28:00Z">
        <w:r>
          <w:t xml:space="preserve"> for the Constrained Levenberg-Marquardt method</w:t>
        </w:r>
      </w:ins>
      <w:ins w:id="3672" w:author="rawlins" w:date="2014-04-29T16:08:00Z">
        <w:r w:rsidR="000C7A06">
          <w:t xml:space="preserve">.  </w:t>
        </w:r>
      </w:ins>
    </w:p>
    <w:p w14:paraId="763889DC" w14:textId="77777777" w:rsidR="008E4FCF" w:rsidRDefault="008E4FCF" w:rsidP="006A0BC1"/>
    <w:p w14:paraId="7882B419" w14:textId="594B50B5" w:rsidR="006A0BC1" w:rsidRDefault="006A0BC1" w:rsidP="006A0BC1">
      <w:pPr>
        <w:pStyle w:val="Heading3"/>
      </w:pPr>
      <w:bookmarkStart w:id="3673" w:name="_Toc385498571"/>
      <w:r>
        <w:lastRenderedPageBreak/>
        <w:t xml:space="preserve">Function </w:t>
      </w:r>
      <w:r w:rsidR="00FD648A">
        <w:t>S</w:t>
      </w:r>
      <w:r>
        <w:t>ection</w:t>
      </w:r>
      <w:bookmarkEnd w:id="3673"/>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674" w:name="_Toc385498572"/>
      <w:r>
        <w:t>Parameters Section</w:t>
      </w:r>
      <w:bookmarkEnd w:id="3674"/>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3675"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3676" w:author="Steve Maas" w:date="2013-12-30T14:23:00Z"/>
        </w:rPr>
      </w:pPr>
    </w:p>
    <w:p w14:paraId="1FA9453A" w14:textId="60C18CB6" w:rsidR="00B50762" w:rsidRDefault="00B50762" w:rsidP="00422C54">
      <w:ins w:id="3677" w:author="Steve Maas" w:date="2013-12-30T14:23:00Z">
        <w:r>
          <w:t>For most materials, the following format is used to reference a parameter.</w:t>
        </w:r>
      </w:ins>
    </w:p>
    <w:p w14:paraId="4BD34C48" w14:textId="77777777" w:rsidR="00422C54" w:rsidRDefault="00422C54" w:rsidP="00422C54">
      <w:pPr>
        <w:pStyle w:val="code"/>
        <w:rPr>
          <w:ins w:id="3678" w:author="Steve Maas" w:date="2013-12-30T14:23:00Z"/>
        </w:rPr>
      </w:pPr>
    </w:p>
    <w:p w14:paraId="76431128" w14:textId="3F22C59F" w:rsidR="00B50762" w:rsidDel="00B50762" w:rsidRDefault="00B50762" w:rsidP="00422C54">
      <w:pPr>
        <w:pStyle w:val="code"/>
        <w:rPr>
          <w:del w:id="3679" w:author="Steve Maas" w:date="2013-12-30T14:23:00Z"/>
        </w:rPr>
      </w:pPr>
    </w:p>
    <w:p w14:paraId="04224698" w14:textId="06B97A89" w:rsidR="00422C54" w:rsidRDefault="00422C54" w:rsidP="00422C54">
      <w:pPr>
        <w:pStyle w:val="code"/>
        <w:rPr>
          <w:ins w:id="3680" w:author="Steve Maas" w:date="2013-12-30T14:23:00Z"/>
        </w:rPr>
      </w:pPr>
      <w:r>
        <w:tab/>
      </w:r>
      <w:r w:rsidRPr="00422C54">
        <w:t>material_name.parameter</w:t>
      </w:r>
      <w:del w:id="3681" w:author="Steve Maas" w:date="2013-12-30T14:29:00Z">
        <w:r w:rsidRPr="00422C54" w:rsidDel="00B50762">
          <w:delText>_name</w:delText>
        </w:r>
      </w:del>
      <w:del w:id="3682"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3683" w:author="Steve Maas" w:date="2013-12-30T14:23:00Z"/>
        </w:rPr>
      </w:pPr>
    </w:p>
    <w:p w14:paraId="18C9F712" w14:textId="701C8A0D" w:rsidR="00B50762" w:rsidRDefault="00B50762" w:rsidP="00422C54">
      <w:pPr>
        <w:pStyle w:val="code"/>
        <w:rPr>
          <w:ins w:id="3684" w:author="Steve Maas" w:date="2013-12-30T14:24:00Z"/>
          <w:rFonts w:ascii="Times New Roman" w:hAnsi="Times New Roman"/>
          <w:sz w:val="24"/>
        </w:rPr>
      </w:pPr>
      <w:ins w:id="3685" w:author="Steve Maas" w:date="2013-12-30T14:23:00Z">
        <w:r w:rsidRPr="00B50762">
          <w:rPr>
            <w:rFonts w:ascii="Times New Roman" w:hAnsi="Times New Roman"/>
            <w:sz w:val="24"/>
            <w:rPrChange w:id="3686" w:author="Steve Maas" w:date="2013-12-30T14:24:00Z">
              <w:rPr>
                <w:rFonts w:ascii="Times New Roman" w:hAnsi="Times New Roman"/>
              </w:rPr>
            </w:rPrChange>
          </w:rPr>
          <w:t>For</w:t>
        </w:r>
      </w:ins>
      <w:ins w:id="3687" w:author="Steve Maas" w:date="2013-12-30T14:24:00Z">
        <w:r>
          <w:rPr>
            <w:rFonts w:ascii="Times New Roman" w:hAnsi="Times New Roman"/>
            <w:sz w:val="24"/>
          </w:rPr>
          <w:t xml:space="preserve"> example</w:t>
        </w:r>
      </w:ins>
      <w:ins w:id="3688" w:author="Steve Maas" w:date="2013-12-30T14:29:00Z">
        <w:r>
          <w:rPr>
            <w:rFonts w:ascii="Times New Roman" w:hAnsi="Times New Roman"/>
            <w:sz w:val="24"/>
          </w:rPr>
          <w:t>, a</w:t>
        </w:r>
      </w:ins>
      <w:ins w:id="3689" w:author="Steve Maas" w:date="2013-12-30T14:24:00Z">
        <w:r>
          <w:rPr>
            <w:rFonts w:ascii="Times New Roman" w:hAnsi="Times New Roman"/>
            <w:sz w:val="24"/>
          </w:rPr>
          <w:t>ssume a material</w:t>
        </w:r>
      </w:ins>
      <w:ins w:id="3690"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3691" w:author="Steve Maas" w:date="2013-12-30T14:24:00Z">
        <w:r>
          <w:rPr>
            <w:rFonts w:ascii="Times New Roman" w:hAnsi="Times New Roman"/>
            <w:sz w:val="24"/>
          </w:rPr>
          <w:t>of type neo-Hookean is defined. Then we can reference the Young’s modulus (E)</w:t>
        </w:r>
      </w:ins>
      <w:ins w:id="3692"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3693" w:author="Steve Maas" w:date="2013-12-30T14:24:00Z"/>
          <w:rFonts w:ascii="Times New Roman" w:hAnsi="Times New Roman"/>
          <w:sz w:val="24"/>
        </w:rPr>
      </w:pPr>
    </w:p>
    <w:p w14:paraId="3F128693" w14:textId="21B0BB8A" w:rsidR="00B50762" w:rsidRPr="00B50762" w:rsidDel="00B50762" w:rsidRDefault="00B50762" w:rsidP="00422C54">
      <w:pPr>
        <w:pStyle w:val="code"/>
        <w:rPr>
          <w:del w:id="3694" w:author="Steve Maas" w:date="2013-12-30T14:24:00Z"/>
          <w:rFonts w:ascii="Times New Roman" w:hAnsi="Times New Roman"/>
          <w:sz w:val="24"/>
          <w:rPrChange w:id="3695" w:author="Steve Maas" w:date="2013-12-30T14:24:00Z">
            <w:rPr>
              <w:del w:id="3696" w:author="Steve Maas" w:date="2013-12-30T14:24:00Z"/>
            </w:rPr>
          </w:rPrChange>
        </w:rPr>
      </w:pPr>
    </w:p>
    <w:p w14:paraId="5C133653" w14:textId="77777777" w:rsidR="00B50762" w:rsidRDefault="00B50762" w:rsidP="00422C54">
      <w:pPr>
        <w:pStyle w:val="code"/>
        <w:rPr>
          <w:ins w:id="3697" w:author="Steve Maas" w:date="2013-12-30T14:25:00Z"/>
        </w:rPr>
      </w:pPr>
      <w:ins w:id="3698" w:author="Steve Maas" w:date="2013-12-30T14:25:00Z">
        <w:r>
          <w:t>name="Mat</w:t>
        </w:r>
      </w:ins>
      <w:ins w:id="3699" w:author="Steve Maas" w:date="2013-12-30T14:24:00Z">
        <w:r>
          <w:t>erial1.E</w:t>
        </w:r>
      </w:ins>
      <w:ins w:id="3700" w:author="Steve Maas" w:date="2013-12-30T14:25:00Z">
        <w:r>
          <w:t>"</w:t>
        </w:r>
      </w:ins>
    </w:p>
    <w:p w14:paraId="77E1104E" w14:textId="77777777" w:rsidR="00B50762" w:rsidRDefault="00B50762" w:rsidP="00422C54">
      <w:pPr>
        <w:pStyle w:val="code"/>
        <w:rPr>
          <w:ins w:id="3701" w:author="Steve Maas" w:date="2013-12-30T14:25:00Z"/>
        </w:rPr>
      </w:pPr>
    </w:p>
    <w:p w14:paraId="41942FE5" w14:textId="57721D3B" w:rsidR="00B50762" w:rsidRDefault="00B50762" w:rsidP="00422C54">
      <w:pPr>
        <w:pStyle w:val="code"/>
        <w:rPr>
          <w:ins w:id="3702" w:author="Steve Maas" w:date="2013-12-30T14:29:00Z"/>
          <w:rFonts w:ascii="Times New Roman" w:hAnsi="Times New Roman"/>
          <w:sz w:val="24"/>
        </w:rPr>
      </w:pPr>
      <w:ins w:id="3703" w:author="Steve Maas" w:date="2013-12-30T14:25:00Z">
        <w:r>
          <w:rPr>
            <w:rFonts w:ascii="Times New Roman" w:hAnsi="Times New Roman"/>
            <w:sz w:val="24"/>
          </w:rPr>
          <w:t xml:space="preserve">In FEBio many materials define nested parameters, meaning the material properties have parameters of their own. </w:t>
        </w:r>
      </w:ins>
      <w:ins w:id="3704"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3705"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3706" w:author="Steve Maas" w:date="2013-12-30T14:29:00Z"/>
        </w:rPr>
      </w:pPr>
      <w:ins w:id="3707"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3708" w:author="Steve Maas" w:date="2013-12-30T14:29:00Z"/>
          <w:rFonts w:ascii="Times New Roman" w:hAnsi="Times New Roman"/>
          <w:sz w:val="24"/>
        </w:rPr>
      </w:pPr>
    </w:p>
    <w:p w14:paraId="14F3566C" w14:textId="23730CC4" w:rsidR="00B50762" w:rsidRDefault="00B50762" w:rsidP="00422C54">
      <w:pPr>
        <w:pStyle w:val="code"/>
        <w:rPr>
          <w:ins w:id="3709" w:author="Steve Maas" w:date="2013-12-30T14:30:00Z"/>
          <w:rFonts w:ascii="Times New Roman" w:hAnsi="Times New Roman"/>
          <w:sz w:val="24"/>
        </w:rPr>
      </w:pPr>
      <w:ins w:id="3710" w:author="Steve Maas" w:date="2013-12-30T14:29:00Z">
        <w:r>
          <w:rPr>
            <w:rFonts w:ascii="Times New Roman" w:hAnsi="Times New Roman"/>
            <w:sz w:val="24"/>
          </w:rPr>
          <w:t xml:space="preserve">For instance, assume </w:t>
        </w:r>
      </w:ins>
      <w:ins w:id="3711" w:author="Steve Maas" w:date="2013-12-30T14:30:00Z">
        <w:r>
          <w:rPr>
            <w:rFonts w:ascii="Times New Roman" w:hAnsi="Times New Roman"/>
            <w:sz w:val="24"/>
          </w:rPr>
          <w:t xml:space="preserve">a biphasic material, named </w:t>
        </w:r>
        <w:r w:rsidRPr="00B50762">
          <w:rPr>
            <w:rFonts w:ascii="Times New Roman" w:hAnsi="Times New Roman"/>
            <w:i/>
            <w:sz w:val="24"/>
            <w:rPrChange w:id="3712" w:author="Steve Maas" w:date="2013-12-30T14:30:00Z">
              <w:rPr>
                <w:rFonts w:ascii="Times New Roman" w:hAnsi="Times New Roman"/>
                <w:sz w:val="24"/>
              </w:rPr>
            </w:rPrChange>
          </w:rPr>
          <w:t>Material</w:t>
        </w:r>
      </w:ins>
      <w:ins w:id="3713" w:author="Steve Maas" w:date="2013-12-30T14:41:00Z">
        <w:r w:rsidR="001A1F06">
          <w:rPr>
            <w:rFonts w:ascii="Times New Roman" w:hAnsi="Times New Roman"/>
            <w:i/>
            <w:sz w:val="24"/>
          </w:rPr>
          <w:t>1</w:t>
        </w:r>
      </w:ins>
      <w:ins w:id="3714" w:author="Steve Maas" w:date="2013-12-30T14:30:00Z">
        <w:r>
          <w:rPr>
            <w:rFonts w:ascii="Times New Roman" w:hAnsi="Times New Roman"/>
            <w:sz w:val="24"/>
          </w:rPr>
          <w:t xml:space="preserve"> is defined. To reference the </w:t>
        </w:r>
        <w:r w:rsidRPr="00B50762">
          <w:rPr>
            <w:rFonts w:ascii="Times New Roman" w:hAnsi="Times New Roman"/>
            <w:i/>
            <w:sz w:val="24"/>
            <w:rPrChange w:id="3715"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3716" w:author="Steve Maas" w:date="2013-12-30T14:30:00Z"/>
          <w:rFonts w:ascii="Times New Roman" w:hAnsi="Times New Roman"/>
          <w:sz w:val="24"/>
        </w:rPr>
      </w:pPr>
    </w:p>
    <w:p w14:paraId="3DC54F64" w14:textId="04BAD49E" w:rsidR="00B50762" w:rsidRPr="00422C54" w:rsidRDefault="00B50762" w:rsidP="00B50762">
      <w:pPr>
        <w:pStyle w:val="code"/>
        <w:rPr>
          <w:ins w:id="3717" w:author="Steve Maas" w:date="2013-12-30T14:30:00Z"/>
        </w:rPr>
      </w:pPr>
      <w:ins w:id="3718" w:author="Steve Maas" w:date="2013-12-30T14:31:00Z">
        <w:r>
          <w:t>n</w:t>
        </w:r>
      </w:ins>
      <w:ins w:id="3719" w:author="Steve Maas" w:date="2013-12-30T14:30:00Z">
        <w:r>
          <w:t>ame="M</w:t>
        </w:r>
        <w:r w:rsidRPr="00422C54">
          <w:t>aterial</w:t>
        </w:r>
        <w:r>
          <w:t>1</w:t>
        </w:r>
        <w:r w:rsidRPr="00422C54">
          <w:t>.</w:t>
        </w:r>
      </w:ins>
      <w:ins w:id="3720" w:author="Steve Maas" w:date="2013-12-30T14:31:00Z">
        <w:r>
          <w:t>permeability</w:t>
        </w:r>
      </w:ins>
      <w:ins w:id="3721" w:author="Steve Maas" w:date="2013-12-30T14:30:00Z">
        <w:r w:rsidRPr="00422C54">
          <w:t>.</w:t>
        </w:r>
      </w:ins>
      <w:ins w:id="3722" w:author="Steve Maas" w:date="2013-12-30T14:31:00Z">
        <w:r>
          <w:t>perm"</w:t>
        </w:r>
      </w:ins>
    </w:p>
    <w:p w14:paraId="0230E62D" w14:textId="77777777" w:rsidR="00B50762" w:rsidRDefault="00B50762" w:rsidP="00422C54">
      <w:pPr>
        <w:pStyle w:val="code"/>
        <w:rPr>
          <w:ins w:id="3723" w:author="Steve Maas" w:date="2013-12-30T14:32:00Z"/>
          <w:rFonts w:ascii="Times New Roman" w:hAnsi="Times New Roman"/>
          <w:sz w:val="24"/>
        </w:rPr>
      </w:pPr>
    </w:p>
    <w:p w14:paraId="0E7B7091" w14:textId="2BBDF3DD" w:rsidR="00B50762" w:rsidRDefault="00B50762" w:rsidP="00422C54">
      <w:pPr>
        <w:pStyle w:val="code"/>
        <w:rPr>
          <w:ins w:id="3724" w:author="Steve Maas" w:date="2013-12-30T14:32:00Z"/>
          <w:rFonts w:ascii="Times New Roman" w:hAnsi="Times New Roman"/>
          <w:sz w:val="24"/>
        </w:rPr>
      </w:pPr>
      <w:ins w:id="3725"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3726" w:author="Steve Maas" w:date="2013-12-30T14:32:00Z"/>
          <w:rFonts w:ascii="Times New Roman" w:hAnsi="Times New Roman"/>
          <w:sz w:val="24"/>
        </w:rPr>
      </w:pPr>
    </w:p>
    <w:p w14:paraId="5996D7DF" w14:textId="26692A5A" w:rsidR="00B50762" w:rsidRDefault="00B50762" w:rsidP="00422C54">
      <w:pPr>
        <w:pStyle w:val="code"/>
        <w:rPr>
          <w:ins w:id="3727" w:author="Steve Maas" w:date="2013-12-30T14:32:00Z"/>
          <w:rFonts w:ascii="Times New Roman" w:hAnsi="Times New Roman"/>
          <w:sz w:val="24"/>
        </w:rPr>
      </w:pPr>
      <w:ins w:id="3728"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3729" w:author="Steve Maas" w:date="2013-12-30T14:28:00Z"/>
          <w:rFonts w:ascii="Times New Roman" w:hAnsi="Times New Roman"/>
          <w:sz w:val="24"/>
        </w:rPr>
      </w:pPr>
    </w:p>
    <w:p w14:paraId="148BC604" w14:textId="46F58725" w:rsidR="00E340C1" w:rsidRDefault="00E340C1" w:rsidP="00422C54">
      <w:pPr>
        <w:pStyle w:val="code"/>
        <w:rPr>
          <w:ins w:id="3730" w:author="Steve Maas" w:date="2013-12-30T14:36:00Z"/>
          <w:rFonts w:ascii="Times New Roman" w:hAnsi="Times New Roman"/>
          <w:sz w:val="24"/>
        </w:rPr>
      </w:pPr>
      <w:ins w:id="3731" w:author="Steve Maas" w:date="2013-12-30T14:35:00Z">
        <w:r>
          <w:rPr>
            <w:rFonts w:ascii="Times New Roman" w:hAnsi="Times New Roman"/>
            <w:sz w:val="24"/>
          </w:rPr>
          <w:t>For multiply nested properties, the syntax extends naturally. For instance, assume a biphasic material wi</w:t>
        </w:r>
      </w:ins>
      <w:ins w:id="3732" w:author="Steve Maas" w:date="2013-12-30T14:37:00Z">
        <w:r>
          <w:rPr>
            <w:rFonts w:ascii="Times New Roman" w:hAnsi="Times New Roman"/>
            <w:sz w:val="24"/>
          </w:rPr>
          <w:t>t</w:t>
        </w:r>
      </w:ins>
      <w:ins w:id="3733" w:author="Steve Maas" w:date="2013-12-30T14:35:00Z">
        <w:r>
          <w:rPr>
            <w:rFonts w:ascii="Times New Roman" w:hAnsi="Times New Roman"/>
            <w:sz w:val="24"/>
          </w:rPr>
          <w:t>h a visco-elastic material, having a neo-Hookean material as a solid matrix. In th</w:t>
        </w:r>
      </w:ins>
      <w:ins w:id="3734" w:author="Steve Maas" w:date="2013-12-30T14:37:00Z">
        <w:r>
          <w:rPr>
            <w:rFonts w:ascii="Times New Roman" w:hAnsi="Times New Roman"/>
            <w:sz w:val="24"/>
          </w:rPr>
          <w:t>is</w:t>
        </w:r>
      </w:ins>
      <w:ins w:id="3735" w:author="Steve Maas" w:date="2013-12-30T14:35:00Z">
        <w:r>
          <w:rPr>
            <w:rFonts w:ascii="Times New Roman" w:hAnsi="Times New Roman"/>
            <w:sz w:val="24"/>
          </w:rPr>
          <w:t xml:space="preserve"> case, the Young</w:t>
        </w:r>
      </w:ins>
      <w:ins w:id="3736"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3737" w:author="Steve Maas" w:date="2013-12-30T14:36:00Z"/>
          <w:rFonts w:ascii="Times New Roman" w:hAnsi="Times New Roman"/>
          <w:sz w:val="24"/>
        </w:rPr>
      </w:pPr>
    </w:p>
    <w:p w14:paraId="022DC118" w14:textId="58388EC2" w:rsidR="00E340C1" w:rsidRDefault="00E340C1" w:rsidP="00422C54">
      <w:pPr>
        <w:pStyle w:val="code"/>
        <w:rPr>
          <w:ins w:id="3738" w:author="Steve Maas" w:date="2013-12-30T14:36:00Z"/>
          <w:rFonts w:ascii="Times New Roman" w:hAnsi="Times New Roman"/>
          <w:sz w:val="24"/>
        </w:rPr>
      </w:pPr>
      <w:ins w:id="3739"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3740" w:author="Steve Maas" w:date="2013-12-30T14:37:00Z"/>
          <w:rFonts w:ascii="Times New Roman" w:hAnsi="Times New Roman"/>
          <w:sz w:val="24"/>
        </w:rPr>
      </w:pPr>
    </w:p>
    <w:p w14:paraId="544E7BAB" w14:textId="3E00B2B8" w:rsidR="00E340C1" w:rsidRDefault="00E340C1" w:rsidP="00422C54">
      <w:pPr>
        <w:pStyle w:val="code"/>
        <w:rPr>
          <w:ins w:id="3741" w:author="Steve Maas" w:date="2013-12-30T14:39:00Z"/>
          <w:rFonts w:ascii="Times New Roman" w:hAnsi="Times New Roman"/>
          <w:sz w:val="24"/>
        </w:rPr>
      </w:pPr>
      <w:ins w:id="3742"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3743" w:author="Steve Maas" w:date="2013-12-30T14:39:00Z">
              <w:rPr>
                <w:rFonts w:ascii="Times New Roman" w:hAnsi="Times New Roman"/>
                <w:sz w:val="24"/>
              </w:rPr>
            </w:rPrChange>
          </w:rPr>
          <w:t>solid</w:t>
        </w:r>
        <w:r>
          <w:rPr>
            <w:rFonts w:ascii="Times New Roman" w:hAnsi="Times New Roman"/>
            <w:sz w:val="24"/>
          </w:rPr>
          <w:t xml:space="preserve"> is a solid </w:t>
        </w:r>
      </w:ins>
      <w:ins w:id="3744"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3745" w:author="Steve Maas" w:date="2013-12-30T14:39:00Z"/>
          <w:rFonts w:ascii="Times New Roman" w:hAnsi="Times New Roman"/>
          <w:sz w:val="24"/>
        </w:rPr>
      </w:pPr>
    </w:p>
    <w:p w14:paraId="3BD50586" w14:textId="49714BB5" w:rsidR="00E340C1" w:rsidRPr="002D1B6A" w:rsidRDefault="00E340C1" w:rsidP="00422C54">
      <w:pPr>
        <w:pStyle w:val="code"/>
        <w:rPr>
          <w:ins w:id="3746" w:author="Steve Maas" w:date="2013-12-30T14:36:00Z"/>
          <w:rFonts w:ascii="Times New Roman" w:hAnsi="Times New Roman"/>
          <w:sz w:val="24"/>
        </w:rPr>
      </w:pPr>
      <w:ins w:id="3747" w:author="Steve Maas" w:date="2013-12-30T14:39:00Z">
        <w:r>
          <w:t>name="M</w:t>
        </w:r>
        <w:r w:rsidRPr="00422C54">
          <w:t>aterial</w:t>
        </w:r>
        <w:r>
          <w:t>1</w:t>
        </w:r>
        <w:r w:rsidRPr="00422C54">
          <w:t>.</w:t>
        </w:r>
        <w:r>
          <w:t>solid</w:t>
        </w:r>
        <w:r w:rsidRPr="00422C54">
          <w:t>.</w:t>
        </w:r>
      </w:ins>
      <w:ins w:id="3748" w:author="Steve Maas" w:date="2013-12-30T14:40:00Z">
        <w:r>
          <w:t>solid1.</w:t>
        </w:r>
      </w:ins>
      <w:ins w:id="3749" w:author="Steve Maas" w:date="2013-12-30T14:39:00Z">
        <w:r>
          <w:t>E"</w:t>
        </w:r>
      </w:ins>
    </w:p>
    <w:p w14:paraId="3B5C1A84" w14:textId="513834A2" w:rsidR="00B50762" w:rsidRPr="002D1B6A" w:rsidRDefault="00B50762" w:rsidP="00422C54">
      <w:pPr>
        <w:pStyle w:val="code"/>
        <w:rPr>
          <w:ins w:id="3750" w:author="Steve Maas" w:date="2013-12-30T14:25:00Z"/>
        </w:rPr>
      </w:pPr>
      <w:ins w:id="3751" w:author="Steve Maas" w:date="2013-12-30T14:29:00Z">
        <w:r>
          <w:rPr>
            <w:rFonts w:ascii="Times New Roman" w:hAnsi="Times New Roman"/>
            <w:sz w:val="24"/>
          </w:rPr>
          <w:tab/>
        </w:r>
      </w:ins>
    </w:p>
    <w:p w14:paraId="430EC3F1" w14:textId="6817E60B" w:rsidR="00B50762" w:rsidRDefault="00422C54" w:rsidP="00422C54">
      <w:pPr>
        <w:pStyle w:val="code"/>
        <w:rPr>
          <w:ins w:id="3752" w:author="Steve Maas" w:date="2013-12-30T14:24:00Z"/>
        </w:rPr>
      </w:pPr>
      <w:r>
        <w:tab/>
      </w:r>
    </w:p>
    <w:p w14:paraId="31FADFEE" w14:textId="5B5E697A" w:rsidR="00422C54" w:rsidRPr="00422C54" w:rsidDel="00E340C1" w:rsidRDefault="00422C54" w:rsidP="00422C54">
      <w:pPr>
        <w:pStyle w:val="code"/>
        <w:rPr>
          <w:del w:id="3753" w:author="Steve Maas" w:date="2013-12-30T14:33:00Z"/>
        </w:rPr>
      </w:pPr>
      <w:del w:id="3754"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3755" w:author="Steve Maas" w:date="2013-12-30T14:40:00Z"/>
        </w:rPr>
      </w:pPr>
      <w:del w:id="3756"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3757" w:author="Steve Maas" w:date="2013-12-30T14:40:00Z"/>
        </w:rPr>
      </w:pPr>
      <w:del w:id="3758"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3759" w:author="Steve Maas" w:date="2013-12-30T14:40:00Z"/>
        </w:rPr>
      </w:pPr>
      <w:del w:id="3760"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3761" w:author="Steve Maas" w:date="2013-12-30T14:40:00Z"/>
        </w:rPr>
      </w:pPr>
      <w:del w:id="3762"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3763" w:author="Steve Maas" w:date="2013-12-30T14:40:00Z"/>
        </w:rPr>
      </w:pPr>
      <w:del w:id="3764"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3765" w:author="Steve Maas" w:date="2013-12-30T14:40:00Z"/>
        </w:rPr>
      </w:pPr>
      <w:del w:id="3766"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3767" w:author="Steve Maas" w:date="2013-12-30T14:40:00Z"/>
        </w:rPr>
      </w:pPr>
      <w:del w:id="3768"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3769" w:author="Steve Maas" w:date="2013-12-30T14:40:00Z"/>
        </w:rPr>
      </w:pPr>
      <w:del w:id="3770"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3771" w:author="Steve Maas" w:date="2013-12-30T14:40:00Z"/>
        </w:rPr>
      </w:pPr>
      <w:del w:id="3772"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3773" w:author="Steve Maas" w:date="2013-12-30T14:40:00Z"/>
        </w:rPr>
      </w:pPr>
      <w:del w:id="3774" w:author="Steve Maas" w:date="2013-12-30T14:40:00Z">
        <w:r w:rsidDel="00E340C1">
          <w:lastRenderedPageBreak/>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3775" w:author="Steve Maas" w:date="2013-12-30T14:40:00Z"/>
        </w:rPr>
      </w:pPr>
      <w:del w:id="3776"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3777"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3778"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3779"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3780" w:name="_Toc315443445"/>
      <w:bookmarkStart w:id="3781" w:name="_Toc315942963"/>
      <w:bookmarkStart w:id="3782" w:name="_Toc315943227"/>
      <w:bookmarkStart w:id="3783" w:name="_Toc315943491"/>
      <w:bookmarkStart w:id="3784" w:name="_Toc385498573"/>
      <w:bookmarkEnd w:id="3780"/>
      <w:bookmarkEnd w:id="3781"/>
      <w:bookmarkEnd w:id="3782"/>
      <w:bookmarkEnd w:id="3783"/>
      <w:r>
        <w:lastRenderedPageBreak/>
        <w:t>Load</w:t>
      </w:r>
      <w:r w:rsidR="00FD648A">
        <w:t xml:space="preserve"> </w:t>
      </w:r>
      <w:r>
        <w:t>Data Section</w:t>
      </w:r>
      <w:bookmarkEnd w:id="3784"/>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785" w:author="Steve Maas" w:date="2014-01-02T13:04:00Z">
        <w:r w:rsidR="00873D59">
          <w:t>3.13</w:t>
        </w:r>
      </w:ins>
      <w:del w:id="3786"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39" type="#_x0000_t75" style="width:36.5pt;height:19.5pt" o:ole="">
            <v:imagedata r:id="rId1859" o:title=""/>
          </v:shape>
          <o:OLEObject Type="Embed" ProgID="Equation.DSMT4" ShapeID="_x0000_i1939" DrawAspect="Content" ObjectID="_1460296019" r:id="rId1860"/>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787" w:name="_Toc385498574"/>
      <w:bookmarkStart w:id="3788" w:name="_Ref386029811"/>
      <w:r>
        <w:t xml:space="preserve">Running a </w:t>
      </w:r>
      <w:r w:rsidR="00FD648A">
        <w:t>P</w:t>
      </w:r>
      <w:r>
        <w:t xml:space="preserve">arameter </w:t>
      </w:r>
      <w:r w:rsidR="00FD648A">
        <w:t>O</w:t>
      </w:r>
      <w:r>
        <w:t>ptimization</w:t>
      </w:r>
      <w:bookmarkEnd w:id="3787"/>
      <w:bookmarkEnd w:id="3788"/>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789" w:name="_Toc385498575"/>
      <w:r>
        <w:t xml:space="preserve">An </w:t>
      </w:r>
      <w:r w:rsidR="00FD648A">
        <w:t>E</w:t>
      </w:r>
      <w:r>
        <w:t xml:space="preserve">xample </w:t>
      </w:r>
      <w:r w:rsidR="00FD648A">
        <w:t>I</w:t>
      </w:r>
      <w:r>
        <w:t xml:space="preserve">nput </w:t>
      </w:r>
      <w:r w:rsidR="00FD648A">
        <w:t>F</w:t>
      </w:r>
      <w:r>
        <w:t>ile</w:t>
      </w:r>
      <w:bookmarkEnd w:id="3789"/>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lastRenderedPageBreak/>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790" w:name="_Toc385498576"/>
      <w:r>
        <w:lastRenderedPageBreak/>
        <w:t>Troubleshooting</w:t>
      </w:r>
      <w:bookmarkEnd w:id="3790"/>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791" w:name="_Toc385498577"/>
      <w:r>
        <w:t xml:space="preserve">Before </w:t>
      </w:r>
      <w:r w:rsidR="00FD648A">
        <w:t>Y</w:t>
      </w:r>
      <w:r>
        <w:t xml:space="preserve">ou </w:t>
      </w:r>
      <w:r w:rsidR="00FD648A">
        <w:t>R</w:t>
      </w:r>
      <w:r>
        <w:t xml:space="preserve">un </w:t>
      </w:r>
      <w:r w:rsidR="00FD648A">
        <w:t>Y</w:t>
      </w:r>
      <w:r>
        <w:t xml:space="preserve">our </w:t>
      </w:r>
      <w:r w:rsidR="00FD648A">
        <w:t>M</w:t>
      </w:r>
      <w:r>
        <w:t>odel</w:t>
      </w:r>
      <w:bookmarkEnd w:id="3791"/>
    </w:p>
    <w:p w14:paraId="51F0D12C" w14:textId="2827E703" w:rsidR="00744FD9" w:rsidRDefault="00744FD9">
      <w:pPr>
        <w:rPr>
          <w:ins w:id="3792"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3793" w:author="Steve Maas" w:date="2014-01-02T14:03:00Z"/>
        </w:rPr>
      </w:pPr>
    </w:p>
    <w:p w14:paraId="4D8C656A" w14:textId="726FC599" w:rsidR="007B44DC" w:rsidRDefault="007B44DC">
      <w:pPr>
        <w:rPr>
          <w:ins w:id="3794" w:author="Steve Maas" w:date="2014-01-02T13:15:00Z"/>
        </w:rPr>
      </w:pPr>
      <w:ins w:id="3795" w:author="Steve Maas" w:date="2014-01-02T14:03:00Z">
        <w:r>
          <w:t xml:space="preserve">A well-defined finite element model contains a </w:t>
        </w:r>
      </w:ins>
      <w:ins w:id="3796" w:author="Steve Maas" w:date="2014-01-02T14:05:00Z">
        <w:r>
          <w:t>finite element</w:t>
        </w:r>
      </w:ins>
      <w:ins w:id="3797" w:author="Steve Maas" w:date="2014-01-02T14:03:00Z">
        <w:r>
          <w:t xml:space="preserve"> mesh, a valid material and properly defined boundary and contact conditions </w:t>
        </w:r>
      </w:ins>
      <w:ins w:id="3798" w:author="Steve Maas" w:date="2014-01-02T14:05:00Z">
        <w:r>
          <w:t xml:space="preserve">in order </w:t>
        </w:r>
      </w:ins>
      <w:ins w:id="3799" w:author="Steve Maas" w:date="2014-01-02T14:03:00Z">
        <w:r>
          <w:t>to define a unique solution to the problem under study. We will look at ea</w:t>
        </w:r>
      </w:ins>
      <w:ins w:id="3800" w:author="Steve Maas" w:date="2014-01-02T14:04:00Z">
        <w:r>
          <w:t>ch of these requirements in more detail in the following sections.</w:t>
        </w:r>
      </w:ins>
    </w:p>
    <w:p w14:paraId="7CA082A0" w14:textId="77777777" w:rsidR="004816A2" w:rsidRDefault="004816A2">
      <w:pPr>
        <w:rPr>
          <w:ins w:id="3801" w:author="Steve Maas" w:date="2014-01-02T13:15:00Z"/>
        </w:rPr>
      </w:pPr>
    </w:p>
    <w:p w14:paraId="34C01D1A" w14:textId="6ED7F4D9" w:rsidR="004816A2" w:rsidRDefault="004816A2">
      <w:pPr>
        <w:pStyle w:val="Heading3"/>
        <w:rPr>
          <w:ins w:id="3802" w:author="Steve Maas" w:date="2014-01-02T13:15:00Z"/>
        </w:rPr>
        <w:pPrChange w:id="3803" w:author="Steve Maas" w:date="2014-01-02T13:15:00Z">
          <w:pPr/>
        </w:pPrChange>
      </w:pPr>
      <w:bookmarkStart w:id="3804" w:name="_Toc385498578"/>
      <w:ins w:id="3805" w:author="Steve Maas" w:date="2014-01-02T13:15:00Z">
        <w:r>
          <w:t>The Finite Element Mesh</w:t>
        </w:r>
        <w:bookmarkEnd w:id="3804"/>
      </w:ins>
    </w:p>
    <w:p w14:paraId="31F3BE4A" w14:textId="5471810D" w:rsidR="004816A2" w:rsidRDefault="004816A2">
      <w:pPr>
        <w:rPr>
          <w:ins w:id="3806" w:author="Steve Maas" w:date="2014-01-02T13:20:00Z"/>
        </w:rPr>
      </w:pPr>
      <w:ins w:id="3807" w:author="Steve Maas" w:date="2014-01-02T13:15:00Z">
        <w:r>
          <w:t xml:space="preserve">A finite element mesh is required to solve a problem with FEBio. The mesh defines a discretization of the problem domain in </w:t>
        </w:r>
      </w:ins>
      <w:ins w:id="3808" w:author="Steve Maas" w:date="2014-01-02T13:16:00Z">
        <w:r>
          <w:t xml:space="preserve">nodes and </w:t>
        </w:r>
      </w:ins>
      <w:ins w:id="3809" w:author="Steve Maas" w:date="2014-01-02T13:15:00Z">
        <w:r>
          <w:t>connected e</w:t>
        </w:r>
      </w:ins>
      <w:ins w:id="3810" w:author="Steve Maas" w:date="2014-01-02T13:16:00Z">
        <w:r>
          <w:t xml:space="preserve">lements. </w:t>
        </w:r>
      </w:ins>
      <w:ins w:id="3811" w:author="Steve Maas" w:date="2014-01-02T13:17:00Z">
        <w:r>
          <w:t xml:space="preserve">FEBio only supports certain elements and thus the mesh must be composed of elements from this set. See section </w:t>
        </w:r>
      </w:ins>
      <w:ins w:id="3812" w:author="Steve Maas" w:date="2014-01-02T13:18:00Z">
        <w:r>
          <w:fldChar w:fldCharType="begin"/>
        </w:r>
        <w:r>
          <w:instrText xml:space="preserve"> REF _Ref376432008 \r \h </w:instrText>
        </w:r>
      </w:ins>
      <w:r>
        <w:fldChar w:fldCharType="separate"/>
      </w:r>
      <w:ins w:id="3813" w:author="Steve Maas" w:date="2014-01-02T13:18:00Z">
        <w:r>
          <w:t>3.6.2</w:t>
        </w:r>
        <w:r>
          <w:fldChar w:fldCharType="end"/>
        </w:r>
        <w:r w:rsidR="00CF3CDA">
          <w:t xml:space="preserve"> for a discussion of the supported elements. In addition, FEBio assumes a specific ordering of the nodes of an element. </w:t>
        </w:r>
      </w:ins>
      <w:ins w:id="3814"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3815" w:author="Steve Maas" w:date="2014-01-02T13:20:00Z">
        <w:r w:rsidR="00CF3CDA">
          <w:t>of the elements are not defined in the proper order.</w:t>
        </w:r>
      </w:ins>
    </w:p>
    <w:p w14:paraId="60771BC7" w14:textId="77777777" w:rsidR="00CF3CDA" w:rsidRDefault="00CF3CDA">
      <w:pPr>
        <w:rPr>
          <w:ins w:id="3816" w:author="Steve Maas" w:date="2014-01-02T13:21:00Z"/>
        </w:rPr>
      </w:pPr>
    </w:p>
    <w:p w14:paraId="6CC6912D" w14:textId="77777777" w:rsidR="00CF3CDA" w:rsidRDefault="00CF3CDA">
      <w:pPr>
        <w:rPr>
          <w:ins w:id="3817" w:author="Steve Maas" w:date="2014-01-02T13:24:00Z"/>
        </w:rPr>
      </w:pPr>
      <w:ins w:id="3818"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3819" w:author="Steve Maas" w:date="2014-01-02T13:22:00Z">
        <w:r>
          <w:t xml:space="preserve">of high curvature. </w:t>
        </w:r>
      </w:ins>
      <w:ins w:id="3820" w:author="Steve Maas" w:date="2014-01-02T13:24:00Z">
        <w:r>
          <w:t>The only solution around this issue might be to remesh the problematic area.</w:t>
        </w:r>
      </w:ins>
    </w:p>
    <w:p w14:paraId="0E5A3EB3" w14:textId="77777777" w:rsidR="00CF3CDA" w:rsidRDefault="00CF3CDA">
      <w:pPr>
        <w:rPr>
          <w:ins w:id="3821" w:author="Steve Maas" w:date="2014-01-02T13:24:00Z"/>
        </w:rPr>
      </w:pPr>
    </w:p>
    <w:p w14:paraId="2170AECF" w14:textId="216C84BE" w:rsidR="00CF3CDA" w:rsidRDefault="00CF3CDA">
      <w:pPr>
        <w:pStyle w:val="Heading3"/>
        <w:rPr>
          <w:ins w:id="3822" w:author="Steve Maas" w:date="2014-01-02T13:24:00Z"/>
        </w:rPr>
        <w:pPrChange w:id="3823" w:author="Steve Maas" w:date="2014-01-02T13:24:00Z">
          <w:pPr/>
        </w:pPrChange>
      </w:pPr>
      <w:ins w:id="3824" w:author="Steve Maas" w:date="2014-01-02T13:24:00Z">
        <w:r>
          <w:lastRenderedPageBreak/>
          <w:t xml:space="preserve"> </w:t>
        </w:r>
        <w:bookmarkStart w:id="3825" w:name="_Toc385498579"/>
        <w:r>
          <w:t>Materials</w:t>
        </w:r>
        <w:bookmarkEnd w:id="3825"/>
      </w:ins>
    </w:p>
    <w:p w14:paraId="6D2FA016" w14:textId="5A7BD4A2" w:rsidR="004816A2" w:rsidRDefault="00CF3CDA">
      <w:pPr>
        <w:rPr>
          <w:ins w:id="3826" w:author="Steve Maas" w:date="2014-01-02T13:32:00Z"/>
        </w:rPr>
      </w:pPr>
      <w:ins w:id="3827" w:author="Steve Maas" w:date="2014-01-02T13:25:00Z">
        <w:r>
          <w:t xml:space="preserve">A material in FEBio defines the constitutive response of the domain to which the </w:t>
        </w:r>
      </w:ins>
      <w:ins w:id="3828" w:author="Steve Maas" w:date="2014-01-02T13:41:00Z">
        <w:r w:rsidR="005A4B5E">
          <w:t>material</w:t>
        </w:r>
      </w:ins>
      <w:ins w:id="3829" w:author="Steve Maas" w:date="2014-01-02T13:25:00Z">
        <w:r>
          <w:t xml:space="preserve"> is </w:t>
        </w:r>
      </w:ins>
      <w:ins w:id="3830" w:author="Steve Maas" w:date="2014-01-02T13:40:00Z">
        <w:r w:rsidR="005A4B5E">
          <w:t>assigned</w:t>
        </w:r>
      </w:ins>
      <w:ins w:id="3831" w:author="Steve Maas" w:date="2014-01-02T13:25:00Z">
        <w:r>
          <w:t xml:space="preserve">. </w:t>
        </w:r>
      </w:ins>
      <w:ins w:id="3832" w:author="Steve Maas" w:date="2014-01-02T13:26:00Z">
        <w:r>
          <w:t xml:space="preserve">See </w:t>
        </w:r>
        <w:r>
          <w:fldChar w:fldCharType="begin"/>
        </w:r>
        <w:r>
          <w:instrText xml:space="preserve"> REF _Ref162410857 \r \h </w:instrText>
        </w:r>
      </w:ins>
      <w:r>
        <w:fldChar w:fldCharType="separate"/>
      </w:r>
      <w:ins w:id="3833" w:author="Steve Maas" w:date="2014-01-02T13:26:00Z">
        <w:r>
          <w:t>Chapter 4</w:t>
        </w:r>
        <w:r>
          <w:fldChar w:fldCharType="end"/>
        </w:r>
        <w:r>
          <w:t xml:space="preserve"> for a detailed list of all the available materials</w:t>
        </w:r>
      </w:ins>
      <w:ins w:id="3834" w:author="Steve Maas" w:date="2014-01-02T13:41:00Z">
        <w:r w:rsidR="005A4B5E">
          <w:t xml:space="preserve"> in FEBio</w:t>
        </w:r>
      </w:ins>
      <w:ins w:id="3835" w:author="Steve Maas" w:date="2014-01-02T13:26:00Z">
        <w:r>
          <w:t xml:space="preserve">. </w:t>
        </w:r>
      </w:ins>
      <w:ins w:id="3836" w:author="Steve Maas" w:date="2014-01-02T13:27:00Z">
        <w:r>
          <w:t xml:space="preserve">It is important to understand that the </w:t>
        </w:r>
      </w:ins>
      <w:ins w:id="3837"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3838" w:author="Steve Maas" w:date="2014-01-02T13:31:00Z">
        <w:r w:rsidR="00722043">
          <w:t xml:space="preserve">cases of invalid material use are caught, in many </w:t>
        </w:r>
      </w:ins>
      <w:ins w:id="3839" w:author="Steve Maas" w:date="2014-01-02T13:36:00Z">
        <w:r w:rsidR="00722043">
          <w:t>situations</w:t>
        </w:r>
      </w:ins>
      <w:ins w:id="3840" w:author="Steve Maas" w:date="2014-01-02T13:31:00Z">
        <w:r w:rsidR="00722043">
          <w:t xml:space="preserve"> the resulting behavior is undefined. The following </w:t>
        </w:r>
      </w:ins>
      <w:ins w:id="3841" w:author="Steve Maas" w:date="2014-01-02T13:32:00Z">
        <w:r w:rsidR="00722043">
          <w:t>table</w:t>
        </w:r>
      </w:ins>
      <w:ins w:id="3842" w:author="Steve Maas" w:date="2014-01-02T13:31:00Z">
        <w:r w:rsidR="00722043">
          <w:t xml:space="preserve"> shows </w:t>
        </w:r>
      </w:ins>
      <w:ins w:id="3843" w:author="Steve Maas" w:date="2014-01-02T13:32:00Z">
        <w:r w:rsidR="00722043">
          <w:t>a list of some of FEBio’s special materials and the modules in which they can be used.</w:t>
        </w:r>
      </w:ins>
    </w:p>
    <w:p w14:paraId="6BD7AFE2" w14:textId="77777777" w:rsidR="00722043" w:rsidRDefault="00722043">
      <w:pPr>
        <w:rPr>
          <w:ins w:id="3844" w:author="Steve Maas" w:date="2014-01-02T13:32:00Z"/>
        </w:rPr>
      </w:pPr>
    </w:p>
    <w:tbl>
      <w:tblPr>
        <w:tblStyle w:val="TableGrid"/>
        <w:tblW w:w="0" w:type="auto"/>
        <w:tblLook w:val="04A0" w:firstRow="1" w:lastRow="0" w:firstColumn="1" w:lastColumn="0" w:noHBand="0" w:noVBand="1"/>
        <w:tblPrChange w:id="3845"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3846">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3847" w:author="Steve Maas" w:date="2014-01-02T13:32:00Z"/>
        </w:trPr>
        <w:tc>
          <w:tcPr>
            <w:tcW w:w="4574" w:type="dxa"/>
            <w:tcPrChange w:id="3848" w:author="Steve Maas" w:date="2014-01-02T13:33:00Z">
              <w:tcPr>
                <w:tcW w:w="1596" w:type="dxa"/>
              </w:tcPr>
            </w:tcPrChange>
          </w:tcPr>
          <w:p w14:paraId="37D0BFF6" w14:textId="5DE44E1C" w:rsidR="00722043" w:rsidRPr="00722043" w:rsidRDefault="00722043" w:rsidP="004816A2">
            <w:pPr>
              <w:rPr>
                <w:ins w:id="3849" w:author="Steve Maas" w:date="2014-01-02T13:32:00Z"/>
                <w:b/>
                <w:rPrChange w:id="3850" w:author="Steve Maas" w:date="2014-01-02T13:32:00Z">
                  <w:rPr>
                    <w:ins w:id="3851" w:author="Steve Maas" w:date="2014-01-02T13:32:00Z"/>
                  </w:rPr>
                </w:rPrChange>
              </w:rPr>
            </w:pPr>
            <w:ins w:id="3852" w:author="Steve Maas" w:date="2014-01-02T13:32:00Z">
              <w:r>
                <w:rPr>
                  <w:b/>
                </w:rPr>
                <w:t>Material</w:t>
              </w:r>
            </w:ins>
          </w:p>
        </w:tc>
        <w:tc>
          <w:tcPr>
            <w:tcW w:w="737" w:type="dxa"/>
            <w:tcPrChange w:id="3853" w:author="Steve Maas" w:date="2014-01-02T13:33:00Z">
              <w:tcPr>
                <w:tcW w:w="1596" w:type="dxa"/>
              </w:tcPr>
            </w:tcPrChange>
          </w:tcPr>
          <w:p w14:paraId="5E612286" w14:textId="745FD673" w:rsidR="00722043" w:rsidRPr="00722043" w:rsidRDefault="00722043" w:rsidP="004816A2">
            <w:pPr>
              <w:rPr>
                <w:ins w:id="3854" w:author="Steve Maas" w:date="2014-01-02T13:32:00Z"/>
                <w:b/>
                <w:rPrChange w:id="3855" w:author="Steve Maas" w:date="2014-01-02T13:32:00Z">
                  <w:rPr>
                    <w:ins w:id="3856" w:author="Steve Maas" w:date="2014-01-02T13:32:00Z"/>
                  </w:rPr>
                </w:rPrChange>
              </w:rPr>
            </w:pPr>
            <w:ins w:id="3857" w:author="Steve Maas" w:date="2014-01-02T13:32:00Z">
              <w:r>
                <w:rPr>
                  <w:b/>
                </w:rPr>
                <w:t>Solid</w:t>
              </w:r>
            </w:ins>
          </w:p>
        </w:tc>
        <w:tc>
          <w:tcPr>
            <w:tcW w:w="1097" w:type="dxa"/>
            <w:tcPrChange w:id="3858" w:author="Steve Maas" w:date="2014-01-02T13:33:00Z">
              <w:tcPr>
                <w:tcW w:w="1596" w:type="dxa"/>
                <w:gridSpan w:val="2"/>
              </w:tcPr>
            </w:tcPrChange>
          </w:tcPr>
          <w:p w14:paraId="4F764692" w14:textId="1F4A1DC2" w:rsidR="00722043" w:rsidRPr="00722043" w:rsidRDefault="00722043" w:rsidP="004816A2">
            <w:pPr>
              <w:rPr>
                <w:ins w:id="3859" w:author="Steve Maas" w:date="2014-01-02T13:32:00Z"/>
                <w:b/>
                <w:rPrChange w:id="3860" w:author="Steve Maas" w:date="2014-01-02T13:33:00Z">
                  <w:rPr>
                    <w:ins w:id="3861" w:author="Steve Maas" w:date="2014-01-02T13:32:00Z"/>
                  </w:rPr>
                </w:rPrChange>
              </w:rPr>
            </w:pPr>
            <w:ins w:id="3862" w:author="Steve Maas" w:date="2014-01-02T13:33:00Z">
              <w:r>
                <w:rPr>
                  <w:b/>
                </w:rPr>
                <w:t>Biphasic</w:t>
              </w:r>
            </w:ins>
          </w:p>
        </w:tc>
        <w:tc>
          <w:tcPr>
            <w:tcW w:w="897" w:type="dxa"/>
            <w:tcPrChange w:id="3863" w:author="Steve Maas" w:date="2014-01-02T13:33:00Z">
              <w:tcPr>
                <w:tcW w:w="1596" w:type="dxa"/>
                <w:gridSpan w:val="2"/>
              </w:tcPr>
            </w:tcPrChange>
          </w:tcPr>
          <w:p w14:paraId="077E2B5B" w14:textId="6D7B251C" w:rsidR="00722043" w:rsidRPr="00722043" w:rsidRDefault="00722043" w:rsidP="004816A2">
            <w:pPr>
              <w:rPr>
                <w:ins w:id="3864" w:author="Steve Maas" w:date="2014-01-02T13:32:00Z"/>
                <w:b/>
                <w:rPrChange w:id="3865" w:author="Steve Maas" w:date="2014-01-02T13:33:00Z">
                  <w:rPr>
                    <w:ins w:id="3866" w:author="Steve Maas" w:date="2014-01-02T13:32:00Z"/>
                  </w:rPr>
                </w:rPrChange>
              </w:rPr>
            </w:pPr>
            <w:ins w:id="3867" w:author="Steve Maas" w:date="2014-01-02T13:33:00Z">
              <w:r>
                <w:rPr>
                  <w:b/>
                </w:rPr>
                <w:t>Solute</w:t>
              </w:r>
            </w:ins>
          </w:p>
        </w:tc>
        <w:tc>
          <w:tcPr>
            <w:tcW w:w="1443" w:type="dxa"/>
            <w:tcPrChange w:id="3868" w:author="Steve Maas" w:date="2014-01-02T13:33:00Z">
              <w:tcPr>
                <w:tcW w:w="1596" w:type="dxa"/>
                <w:gridSpan w:val="3"/>
              </w:tcPr>
            </w:tcPrChange>
          </w:tcPr>
          <w:p w14:paraId="0E51ED25" w14:textId="07CDDF3A" w:rsidR="00722043" w:rsidRPr="00722043" w:rsidRDefault="00722043" w:rsidP="004816A2">
            <w:pPr>
              <w:rPr>
                <w:ins w:id="3869" w:author="Steve Maas" w:date="2014-01-02T13:32:00Z"/>
                <w:b/>
                <w:rPrChange w:id="3870" w:author="Steve Maas" w:date="2014-01-02T13:33:00Z">
                  <w:rPr>
                    <w:ins w:id="3871" w:author="Steve Maas" w:date="2014-01-02T13:32:00Z"/>
                  </w:rPr>
                </w:rPrChange>
              </w:rPr>
            </w:pPr>
            <w:ins w:id="3872" w:author="Steve Maas" w:date="2014-01-02T13:33:00Z">
              <w:r w:rsidRPr="00722043">
                <w:rPr>
                  <w:b/>
                  <w:rPrChange w:id="3873" w:author="Steve Maas" w:date="2014-01-02T13:33:00Z">
                    <w:rPr/>
                  </w:rPrChange>
                </w:rPr>
                <w:t>Multiphasic</w:t>
              </w:r>
            </w:ins>
          </w:p>
        </w:tc>
        <w:tc>
          <w:tcPr>
            <w:tcW w:w="720" w:type="dxa"/>
            <w:tcPrChange w:id="3874" w:author="Steve Maas" w:date="2014-01-02T13:33:00Z">
              <w:tcPr>
                <w:tcW w:w="1596" w:type="dxa"/>
                <w:gridSpan w:val="3"/>
              </w:tcPr>
            </w:tcPrChange>
          </w:tcPr>
          <w:p w14:paraId="780368EC" w14:textId="7FF964D8" w:rsidR="00722043" w:rsidRPr="00722043" w:rsidRDefault="00722043" w:rsidP="004816A2">
            <w:pPr>
              <w:rPr>
                <w:ins w:id="3875" w:author="Steve Maas" w:date="2014-01-02T13:32:00Z"/>
                <w:b/>
                <w:rPrChange w:id="3876" w:author="Steve Maas" w:date="2014-01-02T13:33:00Z">
                  <w:rPr>
                    <w:ins w:id="3877" w:author="Steve Maas" w:date="2014-01-02T13:32:00Z"/>
                  </w:rPr>
                </w:rPrChange>
              </w:rPr>
            </w:pPr>
            <w:ins w:id="3878" w:author="Steve Maas" w:date="2014-01-02T13:33:00Z">
              <w:r>
                <w:rPr>
                  <w:b/>
                </w:rPr>
                <w:t>Heat</w:t>
              </w:r>
            </w:ins>
          </w:p>
        </w:tc>
      </w:tr>
      <w:tr w:rsidR="00722043" w14:paraId="4EB70269" w14:textId="77777777" w:rsidTr="00722043">
        <w:trPr>
          <w:ins w:id="3879" w:author="Steve Maas" w:date="2014-01-02T13:32:00Z"/>
        </w:trPr>
        <w:tc>
          <w:tcPr>
            <w:tcW w:w="4574" w:type="dxa"/>
            <w:tcPrChange w:id="3880" w:author="Steve Maas" w:date="2014-01-02T13:33:00Z">
              <w:tcPr>
                <w:tcW w:w="1596" w:type="dxa"/>
              </w:tcPr>
            </w:tcPrChange>
          </w:tcPr>
          <w:p w14:paraId="0021F8A5" w14:textId="1D9EBC30" w:rsidR="00722043" w:rsidRPr="00722043" w:rsidRDefault="00722043" w:rsidP="004816A2">
            <w:pPr>
              <w:rPr>
                <w:ins w:id="3881" w:author="Steve Maas" w:date="2014-01-02T13:32:00Z"/>
                <w:i/>
                <w:rPrChange w:id="3882" w:author="Steve Maas" w:date="2014-01-02T13:34:00Z">
                  <w:rPr>
                    <w:ins w:id="3883" w:author="Steve Maas" w:date="2014-01-02T13:32:00Z"/>
                  </w:rPr>
                </w:rPrChange>
              </w:rPr>
            </w:pPr>
            <w:ins w:id="3884" w:author="Steve Maas" w:date="2014-01-02T13:33:00Z">
              <w:r w:rsidRPr="00722043">
                <w:rPr>
                  <w:i/>
                  <w:rPrChange w:id="3885" w:author="Steve Maas" w:date="2014-01-02T13:34:00Z">
                    <w:rPr/>
                  </w:rPrChange>
                </w:rPr>
                <w:t>biphasic</w:t>
              </w:r>
            </w:ins>
          </w:p>
        </w:tc>
        <w:tc>
          <w:tcPr>
            <w:tcW w:w="737" w:type="dxa"/>
            <w:tcPrChange w:id="3886" w:author="Steve Maas" w:date="2014-01-02T13:33:00Z">
              <w:tcPr>
                <w:tcW w:w="1596" w:type="dxa"/>
              </w:tcPr>
            </w:tcPrChange>
          </w:tcPr>
          <w:p w14:paraId="324C8917" w14:textId="77777777" w:rsidR="00722043" w:rsidRDefault="00722043" w:rsidP="004816A2">
            <w:pPr>
              <w:rPr>
                <w:ins w:id="3887" w:author="Steve Maas" w:date="2014-01-02T13:32:00Z"/>
              </w:rPr>
            </w:pPr>
          </w:p>
        </w:tc>
        <w:tc>
          <w:tcPr>
            <w:tcW w:w="1097" w:type="dxa"/>
            <w:tcPrChange w:id="3888" w:author="Steve Maas" w:date="2014-01-02T13:33:00Z">
              <w:tcPr>
                <w:tcW w:w="1596" w:type="dxa"/>
                <w:gridSpan w:val="2"/>
              </w:tcPr>
            </w:tcPrChange>
          </w:tcPr>
          <w:p w14:paraId="3D340535" w14:textId="24682295" w:rsidR="00722043" w:rsidRPr="00722043" w:rsidRDefault="00722043">
            <w:pPr>
              <w:jc w:val="center"/>
              <w:rPr>
                <w:ins w:id="3889" w:author="Steve Maas" w:date="2014-01-02T13:32:00Z"/>
                <w:b/>
                <w:rPrChange w:id="3890" w:author="Steve Maas" w:date="2014-01-02T13:35:00Z">
                  <w:rPr>
                    <w:ins w:id="3891" w:author="Steve Maas" w:date="2014-01-02T13:32:00Z"/>
                  </w:rPr>
                </w:rPrChange>
              </w:rPr>
              <w:pPrChange w:id="3892" w:author="Steve Maas" w:date="2014-01-02T13:35:00Z">
                <w:pPr/>
              </w:pPrChange>
            </w:pPr>
            <w:ins w:id="3893" w:author="Steve Maas" w:date="2014-01-02T13:35:00Z">
              <w:r w:rsidRPr="00722043">
                <w:rPr>
                  <w:b/>
                  <w:rPrChange w:id="3894" w:author="Steve Maas" w:date="2014-01-02T13:35:00Z">
                    <w:rPr/>
                  </w:rPrChange>
                </w:rPr>
                <w:t>YES</w:t>
              </w:r>
            </w:ins>
          </w:p>
        </w:tc>
        <w:tc>
          <w:tcPr>
            <w:tcW w:w="897" w:type="dxa"/>
            <w:tcPrChange w:id="3895" w:author="Steve Maas" w:date="2014-01-02T13:33:00Z">
              <w:tcPr>
                <w:tcW w:w="1596" w:type="dxa"/>
                <w:gridSpan w:val="2"/>
              </w:tcPr>
            </w:tcPrChange>
          </w:tcPr>
          <w:p w14:paraId="0FB89FEB" w14:textId="00C3F1F7" w:rsidR="00722043" w:rsidRDefault="00722043">
            <w:pPr>
              <w:jc w:val="center"/>
              <w:rPr>
                <w:ins w:id="3896" w:author="Steve Maas" w:date="2014-01-02T13:32:00Z"/>
                <w:b/>
                <w:bCs/>
                <w:i/>
                <w:iCs/>
                <w:caps/>
              </w:rPr>
              <w:pPrChange w:id="3897" w:author="Steve Maas" w:date="2014-01-02T13:35:00Z">
                <w:pPr>
                  <w:spacing w:before="120" w:after="120"/>
                  <w:outlineLvl w:val="4"/>
                </w:pPr>
              </w:pPrChange>
            </w:pPr>
            <w:ins w:id="3898" w:author="Steve Maas" w:date="2014-01-02T13:35:00Z">
              <w:r w:rsidRPr="00B04003">
                <w:rPr>
                  <w:b/>
                </w:rPr>
                <w:t>YES</w:t>
              </w:r>
            </w:ins>
          </w:p>
        </w:tc>
        <w:tc>
          <w:tcPr>
            <w:tcW w:w="1443" w:type="dxa"/>
            <w:tcPrChange w:id="3899" w:author="Steve Maas" w:date="2014-01-02T13:33:00Z">
              <w:tcPr>
                <w:tcW w:w="1596" w:type="dxa"/>
                <w:gridSpan w:val="3"/>
              </w:tcPr>
            </w:tcPrChange>
          </w:tcPr>
          <w:p w14:paraId="38DBAFCC" w14:textId="78263F1C" w:rsidR="00722043" w:rsidRPr="00722043" w:rsidRDefault="00722043">
            <w:pPr>
              <w:jc w:val="center"/>
              <w:rPr>
                <w:ins w:id="3900" w:author="Steve Maas" w:date="2014-01-02T13:32:00Z"/>
                <w:b/>
                <w:rPrChange w:id="3901" w:author="Steve Maas" w:date="2014-01-02T13:35:00Z">
                  <w:rPr>
                    <w:ins w:id="3902" w:author="Steve Maas" w:date="2014-01-02T13:32:00Z"/>
                  </w:rPr>
                </w:rPrChange>
              </w:rPr>
              <w:pPrChange w:id="3903" w:author="Steve Maas" w:date="2014-01-02T13:35:00Z">
                <w:pPr/>
              </w:pPrChange>
            </w:pPr>
            <w:ins w:id="3904" w:author="Steve Maas" w:date="2014-01-02T13:35:00Z">
              <w:r w:rsidRPr="00B04003">
                <w:rPr>
                  <w:b/>
                </w:rPr>
                <w:t>YES</w:t>
              </w:r>
            </w:ins>
          </w:p>
        </w:tc>
        <w:tc>
          <w:tcPr>
            <w:tcW w:w="720" w:type="dxa"/>
            <w:tcPrChange w:id="3905" w:author="Steve Maas" w:date="2014-01-02T13:33:00Z">
              <w:tcPr>
                <w:tcW w:w="1596" w:type="dxa"/>
                <w:gridSpan w:val="3"/>
              </w:tcPr>
            </w:tcPrChange>
          </w:tcPr>
          <w:p w14:paraId="5EF3EC24" w14:textId="77777777" w:rsidR="00722043" w:rsidRDefault="00722043" w:rsidP="004816A2">
            <w:pPr>
              <w:rPr>
                <w:ins w:id="3906" w:author="Steve Maas" w:date="2014-01-02T13:32:00Z"/>
              </w:rPr>
            </w:pPr>
          </w:p>
        </w:tc>
      </w:tr>
      <w:tr w:rsidR="00722043" w14:paraId="16AA5102" w14:textId="77777777" w:rsidTr="00722043">
        <w:trPr>
          <w:ins w:id="3907" w:author="Steve Maas" w:date="2014-01-02T13:35:00Z"/>
        </w:trPr>
        <w:tc>
          <w:tcPr>
            <w:tcW w:w="4574" w:type="dxa"/>
          </w:tcPr>
          <w:p w14:paraId="3F9B48F2" w14:textId="166D900E" w:rsidR="00722043" w:rsidRPr="00FE00A6" w:rsidRDefault="00722043" w:rsidP="004816A2">
            <w:pPr>
              <w:rPr>
                <w:ins w:id="3908" w:author="Steve Maas" w:date="2014-01-02T13:35:00Z"/>
                <w:i/>
              </w:rPr>
            </w:pPr>
            <w:ins w:id="3909" w:author="Steve Maas" w:date="2014-01-02T13:35:00Z">
              <w:r>
                <w:rPr>
                  <w:i/>
                </w:rPr>
                <w:t>biphasic-solute</w:t>
              </w:r>
            </w:ins>
          </w:p>
        </w:tc>
        <w:tc>
          <w:tcPr>
            <w:tcW w:w="737" w:type="dxa"/>
          </w:tcPr>
          <w:p w14:paraId="434A3246" w14:textId="77777777" w:rsidR="00722043" w:rsidRDefault="00722043" w:rsidP="004816A2">
            <w:pPr>
              <w:rPr>
                <w:ins w:id="3910" w:author="Steve Maas" w:date="2014-01-02T13:35:00Z"/>
              </w:rPr>
            </w:pPr>
          </w:p>
        </w:tc>
        <w:tc>
          <w:tcPr>
            <w:tcW w:w="1097" w:type="dxa"/>
          </w:tcPr>
          <w:p w14:paraId="1077706A" w14:textId="77777777" w:rsidR="00722043" w:rsidRPr="00FE00A6" w:rsidRDefault="00722043" w:rsidP="00722043">
            <w:pPr>
              <w:jc w:val="center"/>
              <w:rPr>
                <w:ins w:id="3911" w:author="Steve Maas" w:date="2014-01-02T13:35:00Z"/>
                <w:b/>
              </w:rPr>
            </w:pPr>
          </w:p>
        </w:tc>
        <w:tc>
          <w:tcPr>
            <w:tcW w:w="897" w:type="dxa"/>
          </w:tcPr>
          <w:p w14:paraId="512042D6" w14:textId="043C35AB" w:rsidR="00722043" w:rsidRPr="00B04003" w:rsidRDefault="00722043" w:rsidP="00FE00A6">
            <w:pPr>
              <w:jc w:val="center"/>
              <w:rPr>
                <w:ins w:id="3912" w:author="Steve Maas" w:date="2014-01-02T13:35:00Z"/>
                <w:b/>
              </w:rPr>
            </w:pPr>
            <w:ins w:id="3913" w:author="Steve Maas" w:date="2014-01-02T13:35:00Z">
              <w:r w:rsidRPr="00B04003">
                <w:rPr>
                  <w:b/>
                </w:rPr>
                <w:t>YES</w:t>
              </w:r>
            </w:ins>
          </w:p>
        </w:tc>
        <w:tc>
          <w:tcPr>
            <w:tcW w:w="1443" w:type="dxa"/>
          </w:tcPr>
          <w:p w14:paraId="5DB0EBA6" w14:textId="14E386AA" w:rsidR="00722043" w:rsidRPr="00B04003" w:rsidRDefault="00722043" w:rsidP="00722043">
            <w:pPr>
              <w:jc w:val="center"/>
              <w:rPr>
                <w:ins w:id="3914" w:author="Steve Maas" w:date="2014-01-02T13:35:00Z"/>
                <w:b/>
              </w:rPr>
            </w:pPr>
            <w:ins w:id="3915" w:author="Steve Maas" w:date="2014-01-02T13:35:00Z">
              <w:r w:rsidRPr="00B04003">
                <w:rPr>
                  <w:b/>
                </w:rPr>
                <w:t>YES</w:t>
              </w:r>
            </w:ins>
          </w:p>
        </w:tc>
        <w:tc>
          <w:tcPr>
            <w:tcW w:w="720" w:type="dxa"/>
          </w:tcPr>
          <w:p w14:paraId="674D2C53" w14:textId="77777777" w:rsidR="00722043" w:rsidRDefault="00722043" w:rsidP="004816A2">
            <w:pPr>
              <w:rPr>
                <w:ins w:id="3916" w:author="Steve Maas" w:date="2014-01-02T13:35:00Z"/>
              </w:rPr>
            </w:pPr>
          </w:p>
        </w:tc>
      </w:tr>
      <w:tr w:rsidR="00722043" w14:paraId="3801ECFB" w14:textId="77777777" w:rsidTr="00722043">
        <w:trPr>
          <w:ins w:id="3917" w:author="Steve Maas" w:date="2014-01-02T13:35:00Z"/>
        </w:trPr>
        <w:tc>
          <w:tcPr>
            <w:tcW w:w="4574" w:type="dxa"/>
          </w:tcPr>
          <w:p w14:paraId="198018D6" w14:textId="0FB81BB9" w:rsidR="00722043" w:rsidRDefault="00722043" w:rsidP="004816A2">
            <w:pPr>
              <w:rPr>
                <w:ins w:id="3918" w:author="Steve Maas" w:date="2014-01-02T13:35:00Z"/>
                <w:i/>
              </w:rPr>
            </w:pPr>
            <w:ins w:id="3919" w:author="Steve Maas" w:date="2014-01-02T13:35:00Z">
              <w:r>
                <w:rPr>
                  <w:i/>
                </w:rPr>
                <w:t>triphasic</w:t>
              </w:r>
            </w:ins>
          </w:p>
        </w:tc>
        <w:tc>
          <w:tcPr>
            <w:tcW w:w="737" w:type="dxa"/>
          </w:tcPr>
          <w:p w14:paraId="62458B87" w14:textId="77777777" w:rsidR="00722043" w:rsidRDefault="00722043" w:rsidP="004816A2">
            <w:pPr>
              <w:rPr>
                <w:ins w:id="3920" w:author="Steve Maas" w:date="2014-01-02T13:35:00Z"/>
              </w:rPr>
            </w:pPr>
          </w:p>
        </w:tc>
        <w:tc>
          <w:tcPr>
            <w:tcW w:w="1097" w:type="dxa"/>
          </w:tcPr>
          <w:p w14:paraId="2106A651" w14:textId="77777777" w:rsidR="00722043" w:rsidRPr="00FE00A6" w:rsidRDefault="00722043" w:rsidP="00722043">
            <w:pPr>
              <w:jc w:val="center"/>
              <w:rPr>
                <w:ins w:id="3921" w:author="Steve Maas" w:date="2014-01-02T13:35:00Z"/>
                <w:b/>
              </w:rPr>
            </w:pPr>
          </w:p>
        </w:tc>
        <w:tc>
          <w:tcPr>
            <w:tcW w:w="897" w:type="dxa"/>
          </w:tcPr>
          <w:p w14:paraId="172736F6" w14:textId="70CB47F8" w:rsidR="00722043" w:rsidRPr="00B04003" w:rsidRDefault="00722043" w:rsidP="00722043">
            <w:pPr>
              <w:jc w:val="center"/>
              <w:rPr>
                <w:ins w:id="3922" w:author="Steve Maas" w:date="2014-01-02T13:35:00Z"/>
                <w:b/>
              </w:rPr>
            </w:pPr>
            <w:ins w:id="3923" w:author="Steve Maas" w:date="2014-01-02T13:35:00Z">
              <w:r w:rsidRPr="00B04003">
                <w:rPr>
                  <w:b/>
                </w:rPr>
                <w:t>YES</w:t>
              </w:r>
            </w:ins>
          </w:p>
        </w:tc>
        <w:tc>
          <w:tcPr>
            <w:tcW w:w="1443" w:type="dxa"/>
          </w:tcPr>
          <w:p w14:paraId="5674446C" w14:textId="4194F6B8" w:rsidR="00722043" w:rsidRPr="00B04003" w:rsidRDefault="00722043" w:rsidP="00722043">
            <w:pPr>
              <w:jc w:val="center"/>
              <w:rPr>
                <w:ins w:id="3924" w:author="Steve Maas" w:date="2014-01-02T13:35:00Z"/>
                <w:b/>
              </w:rPr>
            </w:pPr>
            <w:ins w:id="3925" w:author="Steve Maas" w:date="2014-01-02T13:35:00Z">
              <w:r w:rsidRPr="00B04003">
                <w:rPr>
                  <w:b/>
                </w:rPr>
                <w:t>YES</w:t>
              </w:r>
            </w:ins>
          </w:p>
        </w:tc>
        <w:tc>
          <w:tcPr>
            <w:tcW w:w="720" w:type="dxa"/>
          </w:tcPr>
          <w:p w14:paraId="4571C0E5" w14:textId="77777777" w:rsidR="00722043" w:rsidRDefault="00722043" w:rsidP="004816A2">
            <w:pPr>
              <w:rPr>
                <w:ins w:id="3926" w:author="Steve Maas" w:date="2014-01-02T13:35:00Z"/>
              </w:rPr>
            </w:pPr>
          </w:p>
        </w:tc>
      </w:tr>
      <w:tr w:rsidR="00722043" w14:paraId="023BC56A" w14:textId="77777777" w:rsidTr="00722043">
        <w:trPr>
          <w:ins w:id="3927" w:author="Steve Maas" w:date="2014-01-02T13:35:00Z"/>
        </w:trPr>
        <w:tc>
          <w:tcPr>
            <w:tcW w:w="4574" w:type="dxa"/>
          </w:tcPr>
          <w:p w14:paraId="107A66C5" w14:textId="23DB0267" w:rsidR="00722043" w:rsidRDefault="00722043" w:rsidP="004816A2">
            <w:pPr>
              <w:rPr>
                <w:ins w:id="3928" w:author="Steve Maas" w:date="2014-01-02T13:35:00Z"/>
                <w:i/>
              </w:rPr>
            </w:pPr>
            <w:ins w:id="3929" w:author="Steve Maas" w:date="2014-01-02T13:36:00Z">
              <w:r>
                <w:rPr>
                  <w:i/>
                </w:rPr>
                <w:t>m</w:t>
              </w:r>
            </w:ins>
            <w:ins w:id="3930" w:author="Steve Maas" w:date="2014-01-02T13:35:00Z">
              <w:r>
                <w:rPr>
                  <w:i/>
                </w:rPr>
                <w:t>ultiphasic</w:t>
              </w:r>
            </w:ins>
          </w:p>
        </w:tc>
        <w:tc>
          <w:tcPr>
            <w:tcW w:w="737" w:type="dxa"/>
          </w:tcPr>
          <w:p w14:paraId="42C54877" w14:textId="77777777" w:rsidR="00722043" w:rsidRDefault="00722043" w:rsidP="004816A2">
            <w:pPr>
              <w:rPr>
                <w:ins w:id="3931" w:author="Steve Maas" w:date="2014-01-02T13:35:00Z"/>
              </w:rPr>
            </w:pPr>
          </w:p>
        </w:tc>
        <w:tc>
          <w:tcPr>
            <w:tcW w:w="1097" w:type="dxa"/>
          </w:tcPr>
          <w:p w14:paraId="2579E036" w14:textId="77777777" w:rsidR="00722043" w:rsidRPr="00FE00A6" w:rsidRDefault="00722043" w:rsidP="00722043">
            <w:pPr>
              <w:jc w:val="center"/>
              <w:rPr>
                <w:ins w:id="3932" w:author="Steve Maas" w:date="2014-01-02T13:35:00Z"/>
                <w:b/>
              </w:rPr>
            </w:pPr>
          </w:p>
        </w:tc>
        <w:tc>
          <w:tcPr>
            <w:tcW w:w="897" w:type="dxa"/>
          </w:tcPr>
          <w:p w14:paraId="4F9B4F6F" w14:textId="77777777" w:rsidR="00722043" w:rsidRPr="00B04003" w:rsidRDefault="00722043" w:rsidP="00722043">
            <w:pPr>
              <w:jc w:val="center"/>
              <w:rPr>
                <w:ins w:id="3933" w:author="Steve Maas" w:date="2014-01-02T13:35:00Z"/>
                <w:b/>
              </w:rPr>
            </w:pPr>
          </w:p>
        </w:tc>
        <w:tc>
          <w:tcPr>
            <w:tcW w:w="1443" w:type="dxa"/>
          </w:tcPr>
          <w:p w14:paraId="14432AAC" w14:textId="5ED5731F" w:rsidR="00722043" w:rsidRPr="00B04003" w:rsidRDefault="00722043" w:rsidP="00722043">
            <w:pPr>
              <w:jc w:val="center"/>
              <w:rPr>
                <w:ins w:id="3934" w:author="Steve Maas" w:date="2014-01-02T13:35:00Z"/>
                <w:b/>
              </w:rPr>
            </w:pPr>
            <w:ins w:id="3935" w:author="Steve Maas" w:date="2014-01-02T13:36:00Z">
              <w:r w:rsidRPr="00B04003">
                <w:rPr>
                  <w:b/>
                </w:rPr>
                <w:t>YES</w:t>
              </w:r>
            </w:ins>
          </w:p>
        </w:tc>
        <w:tc>
          <w:tcPr>
            <w:tcW w:w="720" w:type="dxa"/>
          </w:tcPr>
          <w:p w14:paraId="6FC8B7B0" w14:textId="77777777" w:rsidR="00722043" w:rsidRDefault="00722043" w:rsidP="004816A2">
            <w:pPr>
              <w:rPr>
                <w:ins w:id="3936" w:author="Steve Maas" w:date="2014-01-02T13:35:00Z"/>
              </w:rPr>
            </w:pPr>
          </w:p>
        </w:tc>
      </w:tr>
      <w:tr w:rsidR="00722043" w14:paraId="5E806941" w14:textId="77777777" w:rsidTr="00722043">
        <w:trPr>
          <w:ins w:id="3937" w:author="Steve Maas" w:date="2014-01-02T13:36:00Z"/>
        </w:trPr>
        <w:tc>
          <w:tcPr>
            <w:tcW w:w="4574" w:type="dxa"/>
          </w:tcPr>
          <w:p w14:paraId="39EB82BD" w14:textId="0CF97107" w:rsidR="00722043" w:rsidRDefault="00722043" w:rsidP="00FE00A6">
            <w:pPr>
              <w:rPr>
                <w:ins w:id="3938" w:author="Steve Maas" w:date="2014-01-02T13:36:00Z"/>
                <w:i/>
              </w:rPr>
            </w:pPr>
            <w:ins w:id="3939" w:author="Steve Maas" w:date="2014-01-02T13:36:00Z">
              <w:r>
                <w:rPr>
                  <w:i/>
                </w:rPr>
                <w:t>isotropic Fourier</w:t>
              </w:r>
            </w:ins>
          </w:p>
        </w:tc>
        <w:tc>
          <w:tcPr>
            <w:tcW w:w="737" w:type="dxa"/>
          </w:tcPr>
          <w:p w14:paraId="1B0361B5" w14:textId="77777777" w:rsidR="00722043" w:rsidRDefault="00722043" w:rsidP="004816A2">
            <w:pPr>
              <w:rPr>
                <w:ins w:id="3940" w:author="Steve Maas" w:date="2014-01-02T13:36:00Z"/>
              </w:rPr>
            </w:pPr>
          </w:p>
        </w:tc>
        <w:tc>
          <w:tcPr>
            <w:tcW w:w="1097" w:type="dxa"/>
          </w:tcPr>
          <w:p w14:paraId="6BC81672" w14:textId="77777777" w:rsidR="00722043" w:rsidRPr="00FE00A6" w:rsidRDefault="00722043" w:rsidP="00722043">
            <w:pPr>
              <w:jc w:val="center"/>
              <w:rPr>
                <w:ins w:id="3941" w:author="Steve Maas" w:date="2014-01-02T13:36:00Z"/>
                <w:b/>
              </w:rPr>
            </w:pPr>
          </w:p>
        </w:tc>
        <w:tc>
          <w:tcPr>
            <w:tcW w:w="897" w:type="dxa"/>
          </w:tcPr>
          <w:p w14:paraId="76120E5E" w14:textId="77777777" w:rsidR="00722043" w:rsidRPr="00B04003" w:rsidRDefault="00722043" w:rsidP="00722043">
            <w:pPr>
              <w:jc w:val="center"/>
              <w:rPr>
                <w:ins w:id="3942" w:author="Steve Maas" w:date="2014-01-02T13:36:00Z"/>
                <w:b/>
              </w:rPr>
            </w:pPr>
          </w:p>
        </w:tc>
        <w:tc>
          <w:tcPr>
            <w:tcW w:w="1443" w:type="dxa"/>
          </w:tcPr>
          <w:p w14:paraId="2DBE2F33" w14:textId="77777777" w:rsidR="00722043" w:rsidRPr="00B04003" w:rsidRDefault="00722043" w:rsidP="00722043">
            <w:pPr>
              <w:jc w:val="center"/>
              <w:rPr>
                <w:ins w:id="3943" w:author="Steve Maas" w:date="2014-01-02T13:36:00Z"/>
                <w:b/>
              </w:rPr>
            </w:pPr>
          </w:p>
        </w:tc>
        <w:tc>
          <w:tcPr>
            <w:tcW w:w="720" w:type="dxa"/>
          </w:tcPr>
          <w:p w14:paraId="74258586" w14:textId="5871CCDE" w:rsidR="00722043" w:rsidRDefault="00722043">
            <w:pPr>
              <w:jc w:val="center"/>
              <w:rPr>
                <w:ins w:id="3944" w:author="Steve Maas" w:date="2014-01-02T13:36:00Z"/>
              </w:rPr>
              <w:pPrChange w:id="3945" w:author="Steve Maas" w:date="2014-01-02T13:36:00Z">
                <w:pPr/>
              </w:pPrChange>
            </w:pPr>
            <w:ins w:id="3946" w:author="Steve Maas" w:date="2014-01-02T13:36:00Z">
              <w:r w:rsidRPr="00B04003">
                <w:rPr>
                  <w:b/>
                </w:rPr>
                <w:t>YES</w:t>
              </w:r>
            </w:ins>
          </w:p>
        </w:tc>
      </w:tr>
    </w:tbl>
    <w:p w14:paraId="64C4C6F3" w14:textId="77777777" w:rsidR="00722043" w:rsidRDefault="00722043" w:rsidP="00FE00A6">
      <w:pPr>
        <w:rPr>
          <w:ins w:id="3947" w:author="Steve Maas" w:date="2014-01-02T13:36:00Z"/>
        </w:rPr>
      </w:pPr>
    </w:p>
    <w:p w14:paraId="2C980431" w14:textId="4FCD7236" w:rsidR="00722043" w:rsidRDefault="00722043">
      <w:pPr>
        <w:rPr>
          <w:ins w:id="3948" w:author="Steve Maas" w:date="2014-01-02T13:38:00Z"/>
        </w:rPr>
      </w:pPr>
      <w:ins w:id="3949" w:author="Steve Maas" w:date="2014-01-02T13:36:00Z">
        <w:r>
          <w:t xml:space="preserve">In addition to using the proper materials for a given module, it is also important to understand that most material </w:t>
        </w:r>
      </w:ins>
      <w:ins w:id="3950" w:author="Steve Maas" w:date="2014-01-02T13:37:00Z">
        <w:r>
          <w:t xml:space="preserve">parameters </w:t>
        </w:r>
      </w:ins>
      <w:ins w:id="3951" w:author="Steve Maas" w:date="2014-01-02T13:36:00Z">
        <w:r>
          <w:t xml:space="preserve">have a limited range in which </w:t>
        </w:r>
      </w:ins>
      <w:ins w:id="3952" w:author="Steve Maas" w:date="2014-01-02T13:37:00Z">
        <w:r>
          <w:t xml:space="preserve">they define valid constitutive behavior. For example, in a neo-Hookean material the </w:t>
        </w:r>
      </w:ins>
      <w:ins w:id="3953" w:author="Steve Maas" w:date="2014-01-02T13:38:00Z">
        <w:r>
          <w:t>Young’s modulus must be positive and the Poisson’s ratio must larger th</w:t>
        </w:r>
      </w:ins>
      <w:ins w:id="3954" w:author="Steve Maas" w:date="2014-01-02T13:42:00Z">
        <w:r w:rsidR="005A4B5E">
          <w:t>a</w:t>
        </w:r>
      </w:ins>
      <w:ins w:id="3955"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3956" w:author="Steve Maas" w:date="2014-01-02T13:39:00Z"/>
        </w:rPr>
      </w:pPr>
    </w:p>
    <w:p w14:paraId="16E25F8C" w14:textId="52099854" w:rsidR="00722043" w:rsidRDefault="00722043">
      <w:pPr>
        <w:rPr>
          <w:ins w:id="3957" w:author="Steve Maas" w:date="2014-01-02T13:42:00Z"/>
        </w:rPr>
      </w:pPr>
      <w:ins w:id="3958" w:author="Steve Maas" w:date="2014-01-02T13:39:00Z">
        <w:r>
          <w:t xml:space="preserve">Since material parameters can be defined as functions of time </w:t>
        </w:r>
      </w:ins>
      <w:ins w:id="3959" w:author="Steve Maas" w:date="2014-01-02T13:40:00Z">
        <w:r w:rsidR="005A4B5E">
          <w:t xml:space="preserve">through </w:t>
        </w:r>
      </w:ins>
      <w:ins w:id="3960" w:author="Steve Maas" w:date="2014-01-02T13:39:00Z">
        <w:r>
          <w:t xml:space="preserve">a loadcurve, FEBio will check all parameters at the beginning of each time step. </w:t>
        </w:r>
      </w:ins>
      <w:ins w:id="3961"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3962" w:author="Steve Maas" w:date="2014-01-02T13:42:00Z"/>
        </w:rPr>
      </w:pPr>
    </w:p>
    <w:p w14:paraId="6F09FF6B" w14:textId="387EAF83" w:rsidR="005A4B5E" w:rsidRDefault="005A4B5E">
      <w:pPr>
        <w:rPr>
          <w:ins w:id="3963" w:author="Steve Maas" w:date="2014-01-02T13:51:00Z"/>
        </w:rPr>
      </w:pPr>
      <w:ins w:id="3964" w:author="Steve Maas" w:date="2014-01-02T13:49:00Z">
        <w:r>
          <w:t>S</w:t>
        </w:r>
      </w:ins>
      <w:ins w:id="3965" w:author="Steve Maas" w:date="2014-01-02T13:42:00Z">
        <w:r>
          <w:t>ome constitutive models are only valid for a limited amount of deformation. All materials in FEBio are designed for large deformation</w:t>
        </w:r>
      </w:ins>
      <w:ins w:id="3966" w:author="Steve Maas" w:date="2014-01-02T13:50:00Z">
        <w:r>
          <w:t xml:space="preserve"> (in the sense that they are objective under arbitrary deformation)</w:t>
        </w:r>
      </w:ins>
      <w:ins w:id="3967" w:author="Steve Maas" w:date="2014-01-02T13:42:00Z">
        <w:r>
          <w:t xml:space="preserve">, but that does not imply unlimited deformation. When the deformation becomes too large, the material response may become unphysical and although FEBio </w:t>
        </w:r>
      </w:ins>
      <w:ins w:id="3968" w:author="Steve Maas" w:date="2014-01-02T13:44:00Z">
        <w:r>
          <w:t xml:space="preserve">gives an answer, the result may be meaningless (see section </w:t>
        </w:r>
        <w:r>
          <w:fldChar w:fldCharType="begin"/>
        </w:r>
        <w:r>
          <w:instrText xml:space="preserve"> REF _Ref376433627 \r \h </w:instrText>
        </w:r>
      </w:ins>
      <w:r>
        <w:fldChar w:fldCharType="separate"/>
      </w:r>
      <w:ins w:id="3969" w:author="Steve Maas" w:date="2014-01-02T13:44:00Z">
        <w:r>
          <w:t>8.6</w:t>
        </w:r>
        <w:r>
          <w:fldChar w:fldCharType="end"/>
        </w:r>
      </w:ins>
      <w:ins w:id="3970" w:author="Steve Maas" w:date="2014-01-02T13:45:00Z">
        <w:r>
          <w:t xml:space="preserve"> for a discussion on interpreting the result). Some materials also become unstable at extremely large deformations. A classical example is the Mooney-Rivlin material. For a certain range of values</w:t>
        </w:r>
      </w:ins>
      <w:ins w:id="3971" w:author="Steve Maas" w:date="2014-01-02T13:47:00Z">
        <w:r>
          <w:t xml:space="preserve"> of the material parameters</w:t>
        </w:r>
      </w:ins>
      <w:ins w:id="3972" w:author="Steve Maas" w:date="2014-01-02T13:45:00Z">
        <w:r>
          <w:t xml:space="preserve">, </w:t>
        </w:r>
      </w:ins>
      <w:ins w:id="3973" w:author="Steve Maas" w:date="2014-01-02T13:46:00Z">
        <w:r>
          <w:t xml:space="preserve">and under certain loading conditions, </w:t>
        </w:r>
      </w:ins>
      <w:ins w:id="3974" w:author="Steve Maas" w:date="2014-01-02T13:45:00Z">
        <w:r>
          <w:t xml:space="preserve">the stress-strain </w:t>
        </w:r>
      </w:ins>
      <w:ins w:id="3975" w:author="Steve Maas" w:date="2014-01-02T13:46:00Z">
        <w:r>
          <w:t xml:space="preserve">response </w:t>
        </w:r>
      </w:ins>
      <w:ins w:id="3976" w:author="Steve Maas" w:date="2014-01-02T13:47:00Z">
        <w:r>
          <w:t>can have</w:t>
        </w:r>
      </w:ins>
      <w:ins w:id="3977" w:author="Steve Maas" w:date="2014-01-02T13:46:00Z">
        <w:r>
          <w:t xml:space="preserve"> a zero slope at large deformations. In th</w:t>
        </w:r>
      </w:ins>
      <w:ins w:id="3978"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3979" w:author="Steve Maas" w:date="2014-01-02T13:51:00Z"/>
        </w:rPr>
      </w:pPr>
    </w:p>
    <w:p w14:paraId="1AA29B3F" w14:textId="33E74F05" w:rsidR="00F4139F" w:rsidRDefault="00F4139F">
      <w:pPr>
        <w:pStyle w:val="Heading3"/>
        <w:rPr>
          <w:ins w:id="3980" w:author="Steve Maas" w:date="2014-01-02T13:51:00Z"/>
        </w:rPr>
        <w:pPrChange w:id="3981" w:author="Steve Maas" w:date="2014-01-02T13:51:00Z">
          <w:pPr/>
        </w:pPrChange>
      </w:pPr>
      <w:bookmarkStart w:id="3982" w:name="_Toc385498580"/>
      <w:ins w:id="3983" w:author="Steve Maas" w:date="2014-01-02T13:51:00Z">
        <w:r>
          <w:t>Boundary Conditions</w:t>
        </w:r>
        <w:bookmarkEnd w:id="3982"/>
      </w:ins>
    </w:p>
    <w:p w14:paraId="7A5C82DA" w14:textId="77777777" w:rsidR="00F4139F" w:rsidRDefault="00F4139F">
      <w:pPr>
        <w:rPr>
          <w:ins w:id="3984" w:author="Steve Maas" w:date="2014-01-02T13:57:00Z"/>
        </w:rPr>
      </w:pPr>
      <w:ins w:id="3985" w:author="Steve Maas" w:date="2014-01-02T13:52:00Z">
        <w:r>
          <w:t>Boundary conditions are necessary to uniquely define the solution of the problem under study. Improperly defined boundary conditions can lead to underconstrained</w:t>
        </w:r>
      </w:ins>
      <w:ins w:id="3986" w:author="Steve Maas" w:date="2014-01-02T13:53:00Z">
        <w:r>
          <w:t xml:space="preserve"> or</w:t>
        </w:r>
      </w:ins>
      <w:ins w:id="3987" w:author="Steve Maas" w:date="2014-01-02T13:52:00Z">
        <w:r>
          <w:t xml:space="preserve"> overconstra</w:t>
        </w:r>
      </w:ins>
      <w:ins w:id="3988" w:author="Steve Maas" w:date="2014-01-02T13:53:00Z">
        <w:r>
          <w:t>ined problems.</w:t>
        </w:r>
      </w:ins>
    </w:p>
    <w:p w14:paraId="1B2853F7" w14:textId="77777777" w:rsidR="00F4139F" w:rsidRDefault="00F4139F">
      <w:pPr>
        <w:rPr>
          <w:ins w:id="3989" w:author="Steve Maas" w:date="2014-01-02T13:57:00Z"/>
        </w:rPr>
      </w:pPr>
    </w:p>
    <w:p w14:paraId="73AF480D" w14:textId="46F0A36C" w:rsidR="00F4139F" w:rsidRPr="00FE00A6" w:rsidRDefault="00F4139F">
      <w:pPr>
        <w:rPr>
          <w:ins w:id="3990" w:author="Steve Maas" w:date="2014-01-02T13:26:00Z"/>
        </w:rPr>
      </w:pPr>
      <w:ins w:id="3991" w:author="Steve Maas" w:date="2014-01-02T13:53:00Z">
        <w:r>
          <w:t xml:space="preserve">If the problem is underconstrained the solution is not uniquely defined and FEBio will not be able to find a solution. The most common </w:t>
        </w:r>
      </w:ins>
      <w:ins w:id="3992" w:author="Steve Maas" w:date="2014-01-02T13:54:00Z">
        <w:r>
          <w:t xml:space="preserve">example of an undercontrained problem is one where </w:t>
        </w:r>
        <w:r>
          <w:lastRenderedPageBreak/>
          <w:t xml:space="preserve">the rigid body modes are not constrained. A rigid body mode is a mode </w:t>
        </w:r>
      </w:ins>
      <w:ins w:id="3993" w:author="Steve Maas" w:date="2014-01-02T13:58:00Z">
        <w:r>
          <w:t xml:space="preserve">of </w:t>
        </w:r>
      </w:ins>
      <w:ins w:id="3994" w:author="Steve Maas" w:date="2014-01-02T13:54:00Z">
        <w:r>
          <w:t xml:space="preserve">deformation that does alter the stress in the body. </w:t>
        </w:r>
      </w:ins>
      <w:ins w:id="3995" w:author="Steve Maas" w:date="2014-01-02T13:55:00Z">
        <w:r>
          <w:t>Affine t</w:t>
        </w:r>
      </w:ins>
      <w:ins w:id="3996" w:author="Steve Maas" w:date="2014-01-02T13:54:00Z">
        <w:r>
          <w:t xml:space="preserve">ranslation and rotation </w:t>
        </w:r>
      </w:ins>
      <w:ins w:id="3997"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3998" w:author="Steve Maas" w:date="2014-01-02T13:59:00Z"/>
        </w:rPr>
      </w:pPr>
    </w:p>
    <w:p w14:paraId="18BA453F" w14:textId="7C885477" w:rsidR="00F4139F" w:rsidRPr="00FE00A6" w:rsidRDefault="00F4139F">
      <w:ins w:id="3999" w:author="Steve Maas" w:date="2014-01-02T13:59:00Z">
        <w:r>
          <w:t>If the problem is over-constrained, FEBio will usually find an answer but it is probably not the solution that was sought. The most common ca</w:t>
        </w:r>
      </w:ins>
      <w:ins w:id="4000" w:author="Steve Maas" w:date="2014-01-02T14:02:00Z">
        <w:r w:rsidR="00D34721">
          <w:t>u</w:t>
        </w:r>
      </w:ins>
      <w:ins w:id="4001" w:author="Steve Maas" w:date="2014-01-02T13:59:00Z">
        <w:r>
          <w:t xml:space="preserve">se of an over-constrained model is one that has conflicting boundary conditions. </w:t>
        </w:r>
      </w:ins>
      <w:ins w:id="4002"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4003" w:author="Steve Maas" w:date="2014-01-02T13:51:00Z"/>
        </w:rPr>
      </w:pPr>
      <w:del w:id="4004"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4005" w:author="Steve Maas" w:date="2014-01-02T14:01:00Z"/>
        </w:rPr>
      </w:pPr>
      <w:del w:id="4006"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4007" w:author="Steve Maas" w:date="2014-01-02T14:01:00Z"/>
        </w:rPr>
      </w:pPr>
      <w:del w:id="4008"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4009" w:author="Steve Maas" w:date="2014-01-02T14:01:00Z"/>
        </w:rPr>
      </w:pPr>
      <w:del w:id="4010"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4011" w:author="Steve Maas" w:date="2014-01-02T14:01:00Z"/>
        </w:rPr>
      </w:pPr>
      <w:del w:id="4012"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4013" w:author="Steve Maas" w:date="2014-01-02T13:23:00Z"/>
        </w:rPr>
      </w:pPr>
      <w:del w:id="4014"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4015" w:name="_Toc385498581"/>
      <w:r>
        <w:t xml:space="preserve">Debugging a </w:t>
      </w:r>
      <w:r w:rsidR="00FD648A">
        <w:t>M</w:t>
      </w:r>
      <w:r>
        <w:t>odel</w:t>
      </w:r>
      <w:bookmarkEnd w:id="4015"/>
    </w:p>
    <w:p w14:paraId="21507319" w14:textId="006FEBF1" w:rsidR="00744FD9" w:rsidRDefault="00744FD9">
      <w:pPr>
        <w:rPr>
          <w:ins w:id="4016" w:author="Steve Maas" w:date="2014-01-02T14:06:00Z"/>
        </w:rPr>
      </w:pPr>
      <w:del w:id="4017" w:author="Steve Maas" w:date="2014-01-02T14:05:00Z">
        <w:r w:rsidDel="007B44DC">
          <w:delText xml:space="preserve">Discuss the debugging capabilities in FEBio (debug mode). </w:delText>
        </w:r>
        <w:r w:rsidR="00847E07" w:rsidDel="007B44DC">
          <w:delText>Look at the convergence norms</w:delText>
        </w:r>
      </w:del>
      <w:ins w:id="4018" w:author="Steve Maas" w:date="2014-01-02T14:05:00Z">
        <w:r w:rsidR="007B44DC">
          <w:t xml:space="preserve">When a model is not running as expected, the first thing to </w:t>
        </w:r>
      </w:ins>
      <w:ins w:id="4019" w:author="Steve Maas" w:date="2014-01-02T14:34:00Z">
        <w:r w:rsidR="00F47A31">
          <w:t>try</w:t>
        </w:r>
      </w:ins>
      <w:ins w:id="4020" w:author="Steve Maas" w:date="2014-01-02T14:05:00Z">
        <w:r w:rsidR="007B44DC">
          <w:t xml:space="preserve"> is rerun the problem using FEBio</w:t>
        </w:r>
      </w:ins>
      <w:ins w:id="4021" w:author="Steve Maas" w:date="2014-01-02T14:06:00Z">
        <w:r w:rsidR="007B44DC">
          <w:t>’s debug mode</w:t>
        </w:r>
      </w:ins>
      <w:r w:rsidR="00847E07">
        <w:t>.</w:t>
      </w:r>
      <w:ins w:id="4022" w:author="Steve Maas" w:date="2014-01-02T14:06:00Z">
        <w:r w:rsidR="007B44DC">
          <w:t xml:space="preserve"> Debug mode can be activated by adding a –g on the command line. For example,</w:t>
        </w:r>
      </w:ins>
    </w:p>
    <w:p w14:paraId="4D50FE67" w14:textId="77777777" w:rsidR="007B44DC" w:rsidRDefault="007B44DC">
      <w:pPr>
        <w:rPr>
          <w:ins w:id="4023" w:author="Steve Maas" w:date="2014-01-02T14:06:00Z"/>
        </w:rPr>
      </w:pPr>
    </w:p>
    <w:p w14:paraId="373C928E" w14:textId="67108C06" w:rsidR="007B44DC" w:rsidRDefault="007B44DC">
      <w:pPr>
        <w:pStyle w:val="Code0"/>
        <w:rPr>
          <w:ins w:id="4024" w:author="Steve Maas" w:date="2014-01-02T14:06:00Z"/>
        </w:rPr>
        <w:pPrChange w:id="4025" w:author="Steve Maas" w:date="2014-01-02T14:06:00Z">
          <w:pPr/>
        </w:pPrChange>
      </w:pPr>
      <w:ins w:id="4026" w:author="Steve Maas" w:date="2014-01-02T14:07:00Z">
        <w:r>
          <w:t>&gt;</w:t>
        </w:r>
      </w:ins>
      <w:ins w:id="4027" w:author="Steve Maas" w:date="2014-01-02T14:06:00Z">
        <w:r>
          <w:t xml:space="preserve">febio </w:t>
        </w:r>
      </w:ins>
      <w:ins w:id="4028" w:author="Steve Maas" w:date="2014-01-02T14:07:00Z">
        <w:r>
          <w:t>–i file.feb -g</w:t>
        </w:r>
      </w:ins>
    </w:p>
    <w:p w14:paraId="62059144" w14:textId="77777777" w:rsidR="007B44DC" w:rsidRDefault="007B44DC">
      <w:pPr>
        <w:rPr>
          <w:ins w:id="4029" w:author="Steve Maas" w:date="2014-01-02T14:06:00Z"/>
        </w:rPr>
      </w:pPr>
    </w:p>
    <w:p w14:paraId="209313B8" w14:textId="1D883B7D" w:rsidR="007B44DC" w:rsidRDefault="007B44DC">
      <w:pPr>
        <w:rPr>
          <w:ins w:id="4030" w:author="Steve Maas" w:date="2014-01-02T14:08:00Z"/>
        </w:rPr>
      </w:pPr>
      <w:ins w:id="4031"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4032" w:author="Steve Maas" w:date="2014-01-02T14:08:00Z">
        <w:r>
          <w:t>disappear</w:t>
        </w:r>
      </w:ins>
      <w:ins w:id="4033" w:author="Steve Maas" w:date="2014-01-02T14:07:00Z">
        <w:r>
          <w:t xml:space="preserve"> </w:t>
        </w:r>
      </w:ins>
      <w:ins w:id="4034" w:author="Steve Maas" w:date="2014-01-02T14:08:00Z">
        <w:r>
          <w:t>at some point might indicate a rigid body mode.)</w:t>
        </w:r>
      </w:ins>
    </w:p>
    <w:p w14:paraId="69A29703" w14:textId="77777777" w:rsidR="007B44DC" w:rsidRDefault="007B44DC">
      <w:pPr>
        <w:rPr>
          <w:ins w:id="4035" w:author="Steve Maas" w:date="2014-01-02T14:09:00Z"/>
        </w:rPr>
      </w:pPr>
    </w:p>
    <w:p w14:paraId="0E5EE562" w14:textId="336D2819" w:rsidR="007B44DC" w:rsidRPr="00FE00A6" w:rsidRDefault="007B44DC">
      <w:ins w:id="4036" w:author="Steve Maas" w:date="2014-01-02T14:09:00Z">
        <w:r>
          <w:t>Since storing all non-converged states may make the plot-file too large for post-processing, debug mode can also be turned on during the analy</w:t>
        </w:r>
      </w:ins>
      <w:ins w:id="4037" w:author="Steve Maas" w:date="2014-01-02T14:12:00Z">
        <w:r w:rsidR="000839BA">
          <w:t>si</w:t>
        </w:r>
      </w:ins>
      <w:ins w:id="4038" w:author="Steve Maas" w:date="2014-01-02T14:09:00Z">
        <w:r>
          <w:t xml:space="preserve">s. </w:t>
        </w:r>
      </w:ins>
      <w:ins w:id="4039" w:author="Steve Maas" w:date="2014-01-02T14:10:00Z">
        <w:r>
          <w:t>To do this, start the problem normally (without the debug flag –g). Then, right before the problem starts to fail, interrupt the run (using ctrl+c)</w:t>
        </w:r>
      </w:ins>
      <w:ins w:id="4040" w:author="Steve Maas" w:date="2014-01-02T14:11:00Z">
        <w:r w:rsidR="000839BA">
          <w:t xml:space="preserve"> and wait for </w:t>
        </w:r>
      </w:ins>
      <w:ins w:id="4041" w:author="Steve Maas" w:date="2014-01-02T14:12:00Z">
        <w:r w:rsidR="000839BA">
          <w:t xml:space="preserve">the </w:t>
        </w:r>
      </w:ins>
      <w:ins w:id="4042" w:author="Steve Maas" w:date="2014-01-02T14:11:00Z">
        <w:r w:rsidR="000839BA">
          <w:t>FEBio prompt to appear.</w:t>
        </w:r>
      </w:ins>
      <w:ins w:id="4043" w:author="Steve Maas" w:date="2014-01-02T14:10:00Z">
        <w:r>
          <w:t xml:space="preserve"> </w:t>
        </w:r>
      </w:ins>
      <w:ins w:id="4044" w:author="Steve Maas" w:date="2014-01-02T14:11:00Z">
        <w:r w:rsidR="000839BA">
          <w:t xml:space="preserve">Once it appears, </w:t>
        </w:r>
      </w:ins>
      <w:ins w:id="4045" w:author="Steve Maas" w:date="2014-01-02T14:10:00Z">
        <w:r>
          <w:t xml:space="preserve">enter </w:t>
        </w:r>
        <w:r>
          <w:rPr>
            <w:i/>
          </w:rPr>
          <w:t xml:space="preserve">debug </w:t>
        </w:r>
      </w:ins>
      <w:ins w:id="4046"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4047" w:author="Steve Maas" w:date="2014-01-02T14:35:00Z"/>
        </w:rPr>
      </w:pPr>
      <w:bookmarkStart w:id="4048" w:name="_Toc385498582"/>
      <w:r>
        <w:t xml:space="preserve">Common </w:t>
      </w:r>
      <w:r w:rsidR="00FD648A">
        <w:t>I</w:t>
      </w:r>
      <w:r>
        <w:t>ssues</w:t>
      </w:r>
      <w:bookmarkEnd w:id="4048"/>
    </w:p>
    <w:p w14:paraId="4C6E6D2F" w14:textId="718B77C6" w:rsidR="00F47A31" w:rsidRPr="00FE00A6" w:rsidRDefault="00F47A31">
      <w:pPr>
        <w:pPrChange w:id="4049" w:author="Steve Maas" w:date="2014-01-02T14:35:00Z">
          <w:pPr>
            <w:pStyle w:val="Heading2"/>
          </w:pPr>
        </w:pPrChange>
      </w:pPr>
      <w:ins w:id="4050" w:author="Steve Maas" w:date="2014-01-02T14:35:00Z">
        <w:r>
          <w:t>In this section we take a look a</w:t>
        </w:r>
      </w:ins>
      <w:ins w:id="4051" w:author="Steve Maas" w:date="2014-01-02T14:36:00Z">
        <w:r>
          <w:t>t</w:t>
        </w:r>
      </w:ins>
      <w:ins w:id="4052" w:author="Steve Maas" w:date="2014-01-02T14:35:00Z">
        <w:r>
          <w:t xml:space="preserve"> some of the most common problems you may run into when solving a finite </w:t>
        </w:r>
      </w:ins>
      <w:ins w:id="4053" w:author="Steve Maas" w:date="2014-01-02T14:36:00Z">
        <w:r>
          <w:t>element</w:t>
        </w:r>
      </w:ins>
      <w:ins w:id="4054" w:author="Steve Maas" w:date="2014-01-02T14:35:00Z">
        <w:r>
          <w:t xml:space="preserve"> </w:t>
        </w:r>
      </w:ins>
      <w:ins w:id="4055" w:author="Steve Maas" w:date="2014-01-02T14:36:00Z">
        <w:r>
          <w:t xml:space="preserve">problem with FEBio. We’ll discuss possible causes </w:t>
        </w:r>
      </w:ins>
      <w:ins w:id="4056" w:author="Steve Maas" w:date="2014-01-02T14:56:00Z">
        <w:r w:rsidR="00A21D16">
          <w:t xml:space="preserve">of </w:t>
        </w:r>
      </w:ins>
      <w:ins w:id="4057" w:author="Steve Maas" w:date="2014-01-02T14:36:00Z">
        <w:r>
          <w:t xml:space="preserve">and </w:t>
        </w:r>
      </w:ins>
      <w:ins w:id="4058" w:author="Steve Maas" w:date="2014-01-02T14:37:00Z">
        <w:r>
          <w:t>solutions to these issues.</w:t>
        </w:r>
      </w:ins>
    </w:p>
    <w:p w14:paraId="60BB3832" w14:textId="1D4C2788" w:rsidR="00F47A31" w:rsidRDefault="00F47A31">
      <w:pPr>
        <w:pStyle w:val="Heading3"/>
        <w:rPr>
          <w:ins w:id="4059" w:author="Steve Maas" w:date="2014-01-02T14:35:00Z"/>
        </w:rPr>
        <w:pPrChange w:id="4060" w:author="Steve Maas" w:date="2014-01-02T14:35:00Z">
          <w:pPr/>
        </w:pPrChange>
      </w:pPr>
      <w:bookmarkStart w:id="4061" w:name="_Toc385498583"/>
      <w:ins w:id="4062" w:author="Steve Maas" w:date="2014-01-02T14:35:00Z">
        <w:r>
          <w:t>Invert</w:t>
        </w:r>
      </w:ins>
      <w:ins w:id="4063" w:author="Steve Maas" w:date="2014-01-02T14:39:00Z">
        <w:r w:rsidR="00360647">
          <w:t>ed</w:t>
        </w:r>
      </w:ins>
      <w:ins w:id="4064" w:author="Steve Maas" w:date="2014-01-02T14:35:00Z">
        <w:r>
          <w:t xml:space="preserve"> elements</w:t>
        </w:r>
        <w:bookmarkEnd w:id="4061"/>
      </w:ins>
    </w:p>
    <w:p w14:paraId="03B76A14" w14:textId="33147084" w:rsidR="00360647" w:rsidRDefault="00360647">
      <w:pPr>
        <w:rPr>
          <w:ins w:id="4065" w:author="Steve Maas" w:date="2014-01-02T14:43:00Z"/>
        </w:rPr>
      </w:pPr>
      <w:ins w:id="4066" w:author="Steve Maas" w:date="2014-01-02T14:37:00Z">
        <w:r>
          <w:t>When a</w:t>
        </w:r>
      </w:ins>
      <w:ins w:id="4067" w:author="Steve Maas" w:date="2014-01-02T14:38:00Z">
        <w:r>
          <w:t>n</w:t>
        </w:r>
      </w:ins>
      <w:ins w:id="4068" w:author="Steve Maas" w:date="2014-01-02T14:37:00Z">
        <w:r>
          <w:t xml:space="preserve"> element inverts, the element becomes so distorted that in certain areas of the element the Jacobian becomes zero or negative. </w:t>
        </w:r>
      </w:ins>
      <w:ins w:id="4069" w:author="Steve Maas" w:date="2014-01-02T14:38:00Z">
        <w:r>
          <w:t xml:space="preserve">In order to obtain a physically realistic solution, the </w:t>
        </w:r>
        <w:r>
          <w:lastRenderedPageBreak/>
          <w:t xml:space="preserve">Jacobian of the deformation must be positive at all points of the domain. Thus, when a negative </w:t>
        </w:r>
      </w:ins>
      <w:ins w:id="4070" w:author="Steve Maas" w:date="2014-01-02T14:56:00Z">
        <w:r w:rsidR="00A21D16">
          <w:t>J</w:t>
        </w:r>
      </w:ins>
      <w:ins w:id="4071" w:author="Steve Maas" w:date="2014-01-02T14:38:00Z">
        <w:r>
          <w:t xml:space="preserve">acobian is found in an element, FEBio cannot continue. </w:t>
        </w:r>
      </w:ins>
      <w:ins w:id="4072"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4073" w:author="Steve Maas" w:date="2014-01-02T14:41:00Z">
        <w:r w:rsidR="00CC61FF">
          <w:t>. T</w:t>
        </w:r>
      </w:ins>
      <w:ins w:id="4074" w:author="Steve Maas" w:date="2014-01-02T14:40:00Z">
        <w:r>
          <w:t xml:space="preserve">he </w:t>
        </w:r>
      </w:ins>
      <w:ins w:id="4075" w:author="Steve Maas" w:date="2014-01-02T14:41:00Z">
        <w:r>
          <w:t>combination</w:t>
        </w:r>
      </w:ins>
      <w:ins w:id="4076" w:author="Steve Maas" w:date="2014-01-02T14:40:00Z">
        <w:r>
          <w:t xml:space="preserve"> of a reduced time step and a refactored stiffness matrix</w:t>
        </w:r>
      </w:ins>
      <w:ins w:id="4077" w:author="Steve Maas" w:date="2014-01-02T14:41:00Z">
        <w:r w:rsidR="00CC61FF">
          <w:t xml:space="preserve"> will often be sufficient to overcome the negative Jacobian. </w:t>
        </w:r>
      </w:ins>
      <w:ins w:id="4078" w:author="Steve Maas" w:date="2014-01-02T14:42:00Z">
        <w:r w:rsidR="00CC61FF">
          <w:t xml:space="preserve">However, when it is not, you may have run into a more serious problem. </w:t>
        </w:r>
      </w:ins>
      <w:ins w:id="4079" w:author="Steve Maas" w:date="2014-01-02T14:43:00Z">
        <w:r w:rsidR="00CC61FF">
          <w:t xml:space="preserve">These are some of the common causes that may require additional user intervention. </w:t>
        </w:r>
      </w:ins>
    </w:p>
    <w:p w14:paraId="4896F3B2" w14:textId="77777777" w:rsidR="00CC61FF" w:rsidRDefault="00CC61FF">
      <w:pPr>
        <w:rPr>
          <w:ins w:id="4080" w:author="Steve Maas" w:date="2014-01-02T14:43:00Z"/>
        </w:rPr>
      </w:pPr>
    </w:p>
    <w:p w14:paraId="620FE268" w14:textId="1708DC55" w:rsidR="00CC61FF" w:rsidRDefault="00CC61FF">
      <w:pPr>
        <w:pStyle w:val="Heading4"/>
        <w:rPr>
          <w:ins w:id="4081" w:author="Steve Maas" w:date="2014-01-02T14:43:00Z"/>
        </w:rPr>
        <w:pPrChange w:id="4082" w:author="Steve Maas" w:date="2014-01-02T14:55:00Z">
          <w:pPr/>
        </w:pPrChange>
      </w:pPr>
      <w:bookmarkStart w:id="4083" w:name="_Toc385498584"/>
      <w:ins w:id="4084" w:author="Steve Maas" w:date="2014-01-02T14:43:00Z">
        <w:r>
          <w:t>Material instability</w:t>
        </w:r>
        <w:bookmarkEnd w:id="4083"/>
      </w:ins>
    </w:p>
    <w:p w14:paraId="4CD4B3F7" w14:textId="0F544E2C" w:rsidR="00CC61FF" w:rsidRDefault="00CC61FF">
      <w:pPr>
        <w:rPr>
          <w:ins w:id="4085" w:author="Steve Maas" w:date="2014-01-02T14:45:00Z"/>
        </w:rPr>
      </w:pPr>
      <w:ins w:id="4086" w:author="Steve Maas" w:date="2014-01-02T14:44:00Z">
        <w:r>
          <w:t xml:space="preserve">At large deformations, some materials can become unstable. This is usually caused by a softening of the material at large deformations. When the material softens too much the </w:t>
        </w:r>
      </w:ins>
      <w:ins w:id="4087" w:author="Steve Maas" w:date="2014-01-02T14:45:00Z">
        <w:r>
          <w:t>global</w:t>
        </w:r>
      </w:ins>
      <w:ins w:id="4088" w:author="Steve Maas" w:date="2014-01-02T14:44:00Z">
        <w:r>
          <w:t xml:space="preserve"> </w:t>
        </w:r>
      </w:ins>
      <w:ins w:id="4089" w:author="Steve Maas" w:date="2014-01-02T14:45:00Z">
        <w:r>
          <w:t xml:space="preserve">stiffness matrix can become ill-conditioned and FEBio will not be able to find the correct solution. Unfortunately, there is no easy solution around this issue and you may </w:t>
        </w:r>
      </w:ins>
      <w:ins w:id="4090" w:author="Steve Maas" w:date="2014-01-02T14:57:00Z">
        <w:r w:rsidR="00A21D16">
          <w:t>need</w:t>
        </w:r>
      </w:ins>
      <w:ins w:id="4091" w:author="Steve Maas" w:date="2014-01-02T14:45:00Z">
        <w:r>
          <w:t xml:space="preserve"> to consider using a different constitutive model. </w:t>
        </w:r>
      </w:ins>
    </w:p>
    <w:p w14:paraId="730BC238" w14:textId="77777777" w:rsidR="00CC61FF" w:rsidRDefault="00CC61FF">
      <w:pPr>
        <w:rPr>
          <w:ins w:id="4092" w:author="Steve Maas" w:date="2014-01-02T14:46:00Z"/>
        </w:rPr>
      </w:pPr>
    </w:p>
    <w:p w14:paraId="603726F7" w14:textId="17832991" w:rsidR="00CC61FF" w:rsidRDefault="00CC61FF">
      <w:pPr>
        <w:pStyle w:val="Heading4"/>
        <w:rPr>
          <w:ins w:id="4093" w:author="Steve Maas" w:date="2014-01-02T14:46:00Z"/>
        </w:rPr>
        <w:pPrChange w:id="4094" w:author="Steve Maas" w:date="2014-01-02T14:55:00Z">
          <w:pPr/>
        </w:pPrChange>
      </w:pPr>
      <w:bookmarkStart w:id="4095" w:name="_Toc385498585"/>
      <w:ins w:id="4096" w:author="Steve Maas" w:date="2014-01-02T14:46:00Z">
        <w:r>
          <w:t>Time step too large</w:t>
        </w:r>
        <w:bookmarkEnd w:id="4095"/>
      </w:ins>
    </w:p>
    <w:p w14:paraId="27F25A69" w14:textId="35D23097" w:rsidR="00CC61FF" w:rsidRDefault="00CC61FF">
      <w:pPr>
        <w:rPr>
          <w:ins w:id="4097" w:author="Steve Maas" w:date="2014-01-02T14:48:00Z"/>
        </w:rPr>
      </w:pPr>
      <w:ins w:id="4098" w:author="Steve Maas" w:date="2014-01-02T14:46:00Z">
        <w:r>
          <w:t xml:space="preserve">Altough the auto-time stepper will automatically adjust the time step in case of trouble, it is designed to work within user defined </w:t>
        </w:r>
      </w:ins>
      <w:ins w:id="4099" w:author="Steve Maas" w:date="2014-01-02T14:57:00Z">
        <w:r w:rsidR="00A21D16">
          <w:t>limits</w:t>
        </w:r>
      </w:ins>
      <w:ins w:id="4100" w:author="Steve Maas" w:date="2014-01-02T14:46:00Z">
        <w:r>
          <w:t xml:space="preserve"> and sometimes they are not set properly to solve the problem. The most common issue is that the minimum time step is set too large. Cutting back the </w:t>
        </w:r>
      </w:ins>
      <w:ins w:id="4101" w:author="Steve Maas" w:date="2014-01-02T14:47:00Z">
        <w:r>
          <w:t xml:space="preserve">minimum </w:t>
        </w:r>
      </w:ins>
      <w:ins w:id="4102" w:author="Steve Maas" w:date="2014-01-02T14:57:00Z">
        <w:r w:rsidR="00A21D16">
          <w:t>in addition to</w:t>
        </w:r>
      </w:ins>
      <w:ins w:id="4103" w:author="Steve Maas" w:date="2014-01-02T14:47:00Z">
        <w:r>
          <w:t xml:space="preserve"> the </w:t>
        </w:r>
      </w:ins>
      <w:ins w:id="4104" w:author="Steve Maas" w:date="2014-01-02T14:46:00Z">
        <w:r>
          <w:t xml:space="preserve">initial </w:t>
        </w:r>
      </w:ins>
      <w:ins w:id="4105" w:author="Steve Maas" w:date="2014-01-02T14:48:00Z">
        <w:r>
          <w:t>time step can often help in preventing negative Jacobians.</w:t>
        </w:r>
      </w:ins>
    </w:p>
    <w:p w14:paraId="660DB750" w14:textId="77777777" w:rsidR="00CC61FF" w:rsidRDefault="00CC61FF">
      <w:pPr>
        <w:rPr>
          <w:ins w:id="4106" w:author="Steve Maas" w:date="2014-01-02T14:48:00Z"/>
        </w:rPr>
      </w:pPr>
    </w:p>
    <w:p w14:paraId="373E59EB" w14:textId="6AC321D8" w:rsidR="00CC61FF" w:rsidRDefault="00CC61FF">
      <w:pPr>
        <w:pStyle w:val="Heading4"/>
        <w:rPr>
          <w:ins w:id="4107" w:author="Steve Maas" w:date="2014-01-02T14:48:00Z"/>
        </w:rPr>
        <w:pPrChange w:id="4108" w:author="Steve Maas" w:date="2014-01-02T14:56:00Z">
          <w:pPr/>
        </w:pPrChange>
      </w:pPr>
      <w:bookmarkStart w:id="4109" w:name="_Toc385498586"/>
      <w:ins w:id="4110" w:author="Steve Maas" w:date="2014-01-02T14:48:00Z">
        <w:r>
          <w:t>Elements too distorted</w:t>
        </w:r>
        <w:bookmarkEnd w:id="4109"/>
      </w:ins>
    </w:p>
    <w:p w14:paraId="6E0C6EC0" w14:textId="4E9F3452" w:rsidR="00CC61FF" w:rsidRDefault="00CC61FF">
      <w:pPr>
        <w:rPr>
          <w:ins w:id="4111" w:author="Steve Maas" w:date="2014-01-02T14:49:00Z"/>
        </w:rPr>
      </w:pPr>
      <w:ins w:id="4112"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4113" w:author="Steve Maas" w:date="2014-01-02T14:49:00Z"/>
        </w:rPr>
      </w:pPr>
    </w:p>
    <w:p w14:paraId="3D023280" w14:textId="08E9784B" w:rsidR="00CC61FF" w:rsidRDefault="00CC61FF">
      <w:pPr>
        <w:pStyle w:val="Heading4"/>
        <w:rPr>
          <w:ins w:id="4114" w:author="Steve Maas" w:date="2014-01-02T14:49:00Z"/>
        </w:rPr>
        <w:pPrChange w:id="4115" w:author="Steve Maas" w:date="2014-01-02T14:56:00Z">
          <w:pPr/>
        </w:pPrChange>
      </w:pPr>
      <w:bookmarkStart w:id="4116" w:name="_Toc385498587"/>
      <w:ins w:id="4117" w:author="Steve Maas" w:date="2014-01-02T14:49:00Z">
        <w:r>
          <w:t>Shells are too thick</w:t>
        </w:r>
        <w:bookmarkEnd w:id="4116"/>
      </w:ins>
    </w:p>
    <w:p w14:paraId="51F0AC74" w14:textId="15E2A303" w:rsidR="000C24E2" w:rsidRDefault="00CC61FF">
      <w:pPr>
        <w:rPr>
          <w:ins w:id="4118" w:author="Steve Maas" w:date="2014-01-02T14:53:00Z"/>
        </w:rPr>
      </w:pPr>
      <w:ins w:id="4119" w:author="Steve Maas" w:date="2014-01-02T14:50:00Z">
        <w:r>
          <w:t xml:space="preserve">A shell is an element where it is assumed </w:t>
        </w:r>
      </w:ins>
      <w:ins w:id="4120" w:author="Steve Maas" w:date="2014-01-02T14:52:00Z">
        <w:r w:rsidR="000C24E2">
          <w:t xml:space="preserve">that </w:t>
        </w:r>
      </w:ins>
      <w:ins w:id="4121" w:author="Steve Maas" w:date="2014-01-02T14:58:00Z">
        <w:r w:rsidR="00A21D16">
          <w:t>one</w:t>
        </w:r>
      </w:ins>
      <w:ins w:id="4122" w:author="Steve Maas" w:date="2014-01-02T14:50:00Z">
        <w:r>
          <w:t xml:space="preserve"> dimension is much smaller compared to the other two directions. When the mesh is really fine, this assumption may no longer be valid and it could happen that the </w:t>
        </w:r>
      </w:ins>
      <w:ins w:id="4123" w:author="Steve Maas" w:date="2014-01-02T14:52:00Z">
        <w:r w:rsidR="000C24E2">
          <w:t xml:space="preserve">shell </w:t>
        </w:r>
      </w:ins>
      <w:ins w:id="4124" w:author="Steve Maas" w:date="2014-01-02T14:50:00Z">
        <w:r>
          <w:t xml:space="preserve">becomes too thick. When a shell gets too thick it can create negative Jacobians in the </w:t>
        </w:r>
      </w:ins>
      <w:ins w:id="4125" w:author="Steve Maas" w:date="2014-01-02T14:51:00Z">
        <w:r w:rsidR="000C24E2">
          <w:t xml:space="preserve">out-of-plane </w:t>
        </w:r>
      </w:ins>
      <w:ins w:id="4126" w:author="Steve Maas" w:date="2014-01-02T14:50:00Z">
        <w:r>
          <w:t>integration points</w:t>
        </w:r>
      </w:ins>
      <w:ins w:id="4127" w:author="Steve Maas" w:date="2014-01-02T14:51:00Z">
        <w:r w:rsidR="000C24E2">
          <w:t>, especially in area</w:t>
        </w:r>
      </w:ins>
      <w:ins w:id="4128" w:author="Steve Maas" w:date="2014-01-02T14:52:00Z">
        <w:r w:rsidR="000C24E2">
          <w:t>s</w:t>
        </w:r>
      </w:ins>
      <w:ins w:id="4129" w:author="Steve Maas" w:date="2014-01-02T14:51:00Z">
        <w:r w:rsidR="000C24E2">
          <w:t xml:space="preserve"> of high curvature. </w:t>
        </w:r>
      </w:ins>
      <w:ins w:id="4130"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4131" w:author="Steve Maas" w:date="2014-01-02T14:53:00Z"/>
        </w:rPr>
      </w:pPr>
    </w:p>
    <w:p w14:paraId="4E5CE27E" w14:textId="77777777" w:rsidR="000C24E2" w:rsidRDefault="000C24E2">
      <w:pPr>
        <w:pStyle w:val="Heading4"/>
        <w:rPr>
          <w:ins w:id="4132" w:author="Steve Maas" w:date="2014-01-02T14:53:00Z"/>
        </w:rPr>
        <w:pPrChange w:id="4133" w:author="Steve Maas" w:date="2014-01-02T14:56:00Z">
          <w:pPr/>
        </w:pPrChange>
      </w:pPr>
      <w:bookmarkStart w:id="4134" w:name="_Toc385498588"/>
      <w:ins w:id="4135" w:author="Steve Maas" w:date="2014-01-02T14:53:00Z">
        <w:r>
          <w:t>Rigid body modes</w:t>
        </w:r>
        <w:bookmarkEnd w:id="4134"/>
      </w:ins>
    </w:p>
    <w:p w14:paraId="18582754" w14:textId="4CFF0EB6" w:rsidR="00CC61FF" w:rsidRPr="00FE00A6" w:rsidRDefault="000C24E2">
      <w:pPr>
        <w:rPr>
          <w:ins w:id="4136" w:author="Steve Maas" w:date="2014-01-02T14:39:00Z"/>
        </w:rPr>
      </w:pPr>
      <w:ins w:id="4137" w:author="Steve Maas" w:date="2014-01-02T14:53:00Z">
        <w:r>
          <w:t xml:space="preserve">A rigid body mode is a mode of deformation that does not alter the stress in the body. Uniform translation or rotation </w:t>
        </w:r>
      </w:ins>
      <w:ins w:id="4138" w:author="Steve Maas" w:date="2014-01-02T14:54:00Z">
        <w:r>
          <w:t xml:space="preserve">of the entire model are two possible rigid body modes. In the presence of a rigid body mode, the solution is not uniquely defined and FEBio will most likely throw negative </w:t>
        </w:r>
        <w:r>
          <w:lastRenderedPageBreak/>
          <w:t xml:space="preserve">Jacobians. </w:t>
        </w:r>
      </w:ins>
      <w:ins w:id="4139" w:author="Steve Maas" w:date="2014-01-02T14:55:00Z">
        <w:r>
          <w:t xml:space="preserve">The solution is to identify the rigid body mode and to eliminate it by applying additional constraints to the model. </w:t>
        </w:r>
      </w:ins>
      <w:ins w:id="4140" w:author="Steve Maas" w:date="2014-01-02T14:53:00Z">
        <w:r>
          <w:t xml:space="preserve"> </w:t>
        </w:r>
      </w:ins>
    </w:p>
    <w:p w14:paraId="518235D8" w14:textId="7CC603B3" w:rsidR="00744FD9" w:rsidRPr="00CC61FF" w:rsidDel="00CC61FF" w:rsidRDefault="00744FD9">
      <w:pPr>
        <w:rPr>
          <w:del w:id="4141" w:author="Steve Maas" w:date="2014-01-02T14:43:00Z"/>
          <w:i/>
          <w:rPrChange w:id="4142" w:author="Steve Maas" w:date="2014-01-02T14:43:00Z">
            <w:rPr>
              <w:del w:id="4143" w:author="Steve Maas" w:date="2014-01-02T14:43:00Z"/>
            </w:rPr>
          </w:rPrChange>
        </w:rPr>
      </w:pPr>
      <w:del w:id="4144" w:author="Steve Maas" w:date="2014-01-02T14:43:00Z">
        <w:r w:rsidRPr="00CC61FF" w:rsidDel="00CC61FF">
          <w:rPr>
            <w:i/>
            <w:rPrChange w:id="4145"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4146" w:author="Steve Maas" w:date="2014-01-02T14:55:00Z"/>
          <w:i/>
          <w:rPrChange w:id="4147" w:author="Steve Maas" w:date="2014-01-02T14:43:00Z">
            <w:rPr>
              <w:del w:id="4148" w:author="Steve Maas" w:date="2014-01-02T14:55:00Z"/>
            </w:rPr>
          </w:rPrChange>
        </w:rPr>
      </w:pPr>
      <w:del w:id="4149" w:author="Steve Maas" w:date="2014-01-02T14:55:00Z">
        <w:r w:rsidRPr="00CC61FF" w:rsidDel="000C24E2">
          <w:rPr>
            <w:i/>
            <w:rPrChange w:id="4150"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4151" w:author="Steve Maas" w:date="2014-01-02T14:55:00Z"/>
        </w:rPr>
      </w:pPr>
      <w:del w:id="4152"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4153" w:author="Steve Maas" w:date="2014-01-02T14:55:00Z"/>
        </w:rPr>
      </w:pPr>
      <w:del w:id="4154" w:author="Steve Maas" w:date="2014-01-02T14:55:00Z">
        <w:r w:rsidDel="000C24E2">
          <w:delText xml:space="preserve">elements getting too distorted. </w:delText>
        </w:r>
      </w:del>
    </w:p>
    <w:p w14:paraId="77E1F4D1" w14:textId="400AF593" w:rsidR="00F47A31" w:rsidRDefault="00340BE6">
      <w:pPr>
        <w:rPr>
          <w:ins w:id="4155" w:author="Steve Maas" w:date="2014-01-02T14:35:00Z"/>
        </w:rPr>
        <w:pPrChange w:id="4156" w:author="Steve Maas" w:date="2014-01-02T14:35:00Z">
          <w:pPr>
            <w:pStyle w:val="ListParagraph"/>
            <w:numPr>
              <w:numId w:val="55"/>
            </w:numPr>
            <w:ind w:hanging="360"/>
          </w:pPr>
        </w:pPrChange>
      </w:pPr>
      <w:del w:id="4157" w:author="Steve Maas" w:date="2014-01-02T14:55:00Z">
        <w:r w:rsidDel="000C24E2">
          <w:delText>Rigid bodies underconstrained</w:delText>
        </w:r>
      </w:del>
    </w:p>
    <w:p w14:paraId="3A6319D3" w14:textId="3563B047" w:rsidR="00F47A31" w:rsidRDefault="00F47A31">
      <w:pPr>
        <w:pStyle w:val="Heading3"/>
        <w:pPrChange w:id="4158" w:author="Steve Maas" w:date="2014-01-02T14:35:00Z">
          <w:pPr>
            <w:pStyle w:val="ListParagraph"/>
            <w:numPr>
              <w:numId w:val="55"/>
            </w:numPr>
            <w:ind w:hanging="360"/>
          </w:pPr>
        </w:pPrChange>
      </w:pPr>
      <w:bookmarkStart w:id="4159" w:name="_Toc385498589"/>
      <w:ins w:id="4160" w:author="Steve Maas" w:date="2014-01-02T14:35:00Z">
        <w:r>
          <w:t>Failure to converge</w:t>
        </w:r>
      </w:ins>
      <w:bookmarkEnd w:id="4159"/>
    </w:p>
    <w:p w14:paraId="3FAC7A49" w14:textId="686C1618" w:rsidR="00744FD9" w:rsidRDefault="00744FD9" w:rsidP="00744FD9">
      <w:pPr>
        <w:rPr>
          <w:ins w:id="4161" w:author="Steve Maas" w:date="2014-01-02T15:19:00Z"/>
        </w:rPr>
      </w:pPr>
      <w:del w:id="4162" w:author="Steve Maas" w:date="2014-01-02T15:10:00Z">
        <w:r w:rsidDel="00973685">
          <w:delText>Non-convergence</w:delText>
        </w:r>
      </w:del>
      <w:ins w:id="4163" w:author="Steve Maas" w:date="2014-01-02T15:11:00Z">
        <w:r w:rsidR="00973685">
          <w:t xml:space="preserve">FEBio uses an iterative method to solve the nonlinear finite element equations. </w:t>
        </w:r>
      </w:ins>
      <w:ins w:id="4164" w:author="Steve Maas" w:date="2014-01-02T15:13:00Z">
        <w:r w:rsidR="00973685">
          <w:t xml:space="preserve">This means that for each time step the solution for that step is obtained by a succession of iterations, where each iteration brings the model (hopefully) closer to the solution for that step. </w:t>
        </w:r>
      </w:ins>
      <w:ins w:id="4165"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4166"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4167" w:author="Steve Maas" w:date="2014-01-02T15:19:00Z"/>
        </w:rPr>
      </w:pPr>
    </w:p>
    <w:p w14:paraId="18311C05" w14:textId="307D7126" w:rsidR="00235934" w:rsidRDefault="00235934" w:rsidP="00744FD9">
      <w:pPr>
        <w:rPr>
          <w:ins w:id="4168" w:author="Steve Maas" w:date="2014-01-02T15:20:00Z"/>
        </w:rPr>
      </w:pPr>
      <w:ins w:id="4169" w:author="Steve Maas" w:date="2014-01-02T15:19:00Z">
        <w:r>
          <w:t xml:space="preserve">Sometimes it happens that FEBio cannot converge </w:t>
        </w:r>
      </w:ins>
      <w:ins w:id="4170"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4171" w:author="Steve Maas" w:date="2014-01-02T15:43:00Z">
        <w:r w:rsidR="001875BA">
          <w:t>manifest themselves in convergence problems before the element actually inverts</w:t>
        </w:r>
      </w:ins>
      <w:ins w:id="4172" w:author="Steve Maas" w:date="2014-01-02T15:20:00Z">
        <w:r w:rsidR="001875BA">
          <w:t>.</w:t>
        </w:r>
      </w:ins>
    </w:p>
    <w:p w14:paraId="2FE44F59" w14:textId="77777777" w:rsidR="00235934" w:rsidRDefault="00235934" w:rsidP="00744FD9">
      <w:pPr>
        <w:rPr>
          <w:ins w:id="4173" w:author="Steve Maas" w:date="2014-01-02T15:20:00Z"/>
        </w:rPr>
      </w:pPr>
    </w:p>
    <w:p w14:paraId="64C4CC04" w14:textId="0EAA014A" w:rsidR="00235934" w:rsidRDefault="00B908BB">
      <w:pPr>
        <w:pStyle w:val="Heading4"/>
        <w:rPr>
          <w:ins w:id="4174" w:author="Steve Maas" w:date="2014-01-02T15:21:00Z"/>
        </w:rPr>
        <w:pPrChange w:id="4175" w:author="Steve Maas" w:date="2014-01-02T15:29:00Z">
          <w:pPr/>
        </w:pPrChange>
      </w:pPr>
      <w:bookmarkStart w:id="4176" w:name="_Ref376440249"/>
      <w:bookmarkStart w:id="4177" w:name="_Toc385498590"/>
      <w:ins w:id="4178" w:author="Steve Maas" w:date="2014-01-02T15:21:00Z">
        <w:r>
          <w:t>No loads applied</w:t>
        </w:r>
        <w:bookmarkEnd w:id="4176"/>
        <w:bookmarkEnd w:id="4177"/>
      </w:ins>
    </w:p>
    <w:p w14:paraId="608FFB56" w14:textId="6EB1A19A" w:rsidR="00B908BB" w:rsidRDefault="00B908BB">
      <w:pPr>
        <w:rPr>
          <w:ins w:id="4179" w:author="Steve Maas" w:date="2014-01-02T15:24:00Z"/>
        </w:rPr>
      </w:pPr>
      <w:ins w:id="4180" w:author="Steve Maas" w:date="2014-01-02T15:21:00Z">
        <w:r>
          <w:t xml:space="preserve">Ironically, when no loads are applied, FEBio will often struggle to find a solution. The reason (and solution!) is simple. </w:t>
        </w:r>
      </w:ins>
      <w:ins w:id="4181"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4182" w:author="Steve Maas" w:date="2014-01-02T15:37:00Z">
        <w:r w:rsidR="001F1DE6">
          <w:t xml:space="preserve">be </w:t>
        </w:r>
      </w:ins>
      <w:ins w:id="4183" w:author="Steve Maas" w:date="2014-01-02T15:22:00Z">
        <w:r>
          <w:t xml:space="preserve">able to satisfy the convergence criteria. </w:t>
        </w:r>
      </w:ins>
    </w:p>
    <w:p w14:paraId="0E5CE6F9" w14:textId="77777777" w:rsidR="00B908BB" w:rsidRDefault="00B908BB">
      <w:pPr>
        <w:rPr>
          <w:ins w:id="4184" w:author="Steve Maas" w:date="2014-01-02T15:24:00Z"/>
        </w:rPr>
      </w:pPr>
    </w:p>
    <w:p w14:paraId="1D159203" w14:textId="7A2D4201" w:rsidR="00B908BB" w:rsidRDefault="00B908BB">
      <w:pPr>
        <w:rPr>
          <w:ins w:id="4185" w:author="Steve Maas" w:date="2014-01-02T15:26:00Z"/>
        </w:rPr>
      </w:pPr>
      <w:ins w:id="4186" w:author="Steve Maas" w:date="2014-01-02T15:24:00Z">
        <w:r>
          <w:t xml:space="preserve">FEBio can actually detect this situation. It looks at the residual norm and when </w:t>
        </w:r>
      </w:ins>
      <w:ins w:id="4187" w:author="Steve Maas" w:date="2014-01-02T15:25:00Z">
        <w:r>
          <w:t xml:space="preserve">this is smaller than a user-defined limit it assumes that no loads are present and moves on </w:t>
        </w:r>
      </w:ins>
      <w:ins w:id="4188" w:author="Steve Maas" w:date="2014-01-02T15:37:00Z">
        <w:r w:rsidR="001F1DE6">
          <w:t xml:space="preserve">to </w:t>
        </w:r>
      </w:ins>
      <w:ins w:id="4189" w:author="Steve Maas" w:date="2014-01-02T15:25:00Z">
        <w:r>
          <w:t xml:space="preserve">the next time step. However, this limit is actually problem dependent and it can happen that for your particular problem the limit is </w:t>
        </w:r>
      </w:ins>
      <w:ins w:id="4190" w:author="Steve Maas" w:date="2014-01-02T15:37:00Z">
        <w:r w:rsidR="001F1DE6">
          <w:t xml:space="preserve">set </w:t>
        </w:r>
      </w:ins>
      <w:ins w:id="4191" w:author="Steve Maas" w:date="2014-01-02T15:25:00Z">
        <w:r>
          <w:t xml:space="preserve">too small. In that case, the solution is to increase the limit. This can be done by setting the </w:t>
        </w:r>
      </w:ins>
      <w:ins w:id="4192"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4193" w:author="Steve Maas" w:date="2014-01-02T15:26:00Z"/>
        </w:rPr>
      </w:pPr>
    </w:p>
    <w:p w14:paraId="23A28149" w14:textId="2B0EEBC1" w:rsidR="00B908BB" w:rsidRDefault="00B908BB">
      <w:pPr>
        <w:pStyle w:val="Code0"/>
        <w:rPr>
          <w:ins w:id="4194" w:author="Steve Maas" w:date="2014-01-02T15:26:00Z"/>
        </w:rPr>
        <w:pPrChange w:id="4195" w:author="Steve Maas" w:date="2014-01-02T15:26:00Z">
          <w:pPr/>
        </w:pPrChange>
      </w:pPr>
      <w:ins w:id="4196" w:author="Steve Maas" w:date="2014-01-02T15:26:00Z">
        <w:r>
          <w:t>&lt;min_residual&gt;1e-15&lt;/min_residual&gt;</w:t>
        </w:r>
      </w:ins>
    </w:p>
    <w:p w14:paraId="22CDD31A" w14:textId="77777777" w:rsidR="00B908BB" w:rsidRDefault="00B908BB">
      <w:pPr>
        <w:rPr>
          <w:ins w:id="4197" w:author="Steve Maas" w:date="2014-01-02T15:26:00Z"/>
        </w:rPr>
      </w:pPr>
    </w:p>
    <w:p w14:paraId="0B1040BA" w14:textId="77777777" w:rsidR="00B908BB" w:rsidRDefault="00B908BB">
      <w:pPr>
        <w:rPr>
          <w:ins w:id="4198" w:author="Steve Maas" w:date="2014-01-02T15:28:00Z"/>
        </w:rPr>
      </w:pPr>
      <w:ins w:id="4199" w:author="Steve Maas" w:date="2014-01-02T15:26:00Z">
        <w:r>
          <w:t xml:space="preserve">If </w:t>
        </w:r>
      </w:ins>
      <w:ins w:id="4200" w:author="Steve Maas" w:date="2014-01-02T15:27:00Z">
        <w:r>
          <w:t>the residual norm now drops below this value, FEBio will consider the time step converged and move on to the next time step.</w:t>
        </w:r>
      </w:ins>
    </w:p>
    <w:p w14:paraId="6E3B7E0C" w14:textId="77777777" w:rsidR="00B908BB" w:rsidRDefault="00B908BB">
      <w:pPr>
        <w:rPr>
          <w:ins w:id="4201" w:author="Steve Maas" w:date="2014-01-02T15:28:00Z"/>
        </w:rPr>
      </w:pPr>
    </w:p>
    <w:p w14:paraId="4D284970" w14:textId="631A52A4" w:rsidR="00B908BB" w:rsidRDefault="00B908BB">
      <w:pPr>
        <w:pStyle w:val="Heading4"/>
        <w:rPr>
          <w:ins w:id="4202" w:author="Steve Maas" w:date="2014-01-02T15:28:00Z"/>
        </w:rPr>
        <w:pPrChange w:id="4203" w:author="Steve Maas" w:date="2014-01-02T15:29:00Z">
          <w:pPr/>
        </w:pPrChange>
      </w:pPr>
      <w:bookmarkStart w:id="4204" w:name="_Toc385498591"/>
      <w:ins w:id="4205" w:author="Steve Maas" w:date="2014-01-02T15:28:00Z">
        <w:r>
          <w:t>Convergence Tolerance Too Tight</w:t>
        </w:r>
      </w:ins>
      <w:bookmarkEnd w:id="4204"/>
      <w:ins w:id="4206" w:author="Steve Maas" w:date="2014-01-02T15:27:00Z">
        <w:r>
          <w:t xml:space="preserve"> </w:t>
        </w:r>
      </w:ins>
    </w:p>
    <w:p w14:paraId="5A50E7F9" w14:textId="5154F3A8" w:rsidR="00B908BB" w:rsidRDefault="00B908BB">
      <w:pPr>
        <w:rPr>
          <w:ins w:id="4207" w:author="Steve Maas" w:date="2014-01-02T15:31:00Z"/>
        </w:rPr>
      </w:pPr>
      <w:ins w:id="4208" w:author="Steve Maas" w:date="2014-01-02T15:28:00Z">
        <w:r>
          <w:t xml:space="preserve">In some cases, the default convergence tolerances are too tight and FEBio will not be able to converge. In that case, adjusting the affected </w:t>
        </w:r>
      </w:ins>
      <w:ins w:id="4209" w:author="Steve Maas" w:date="2014-01-02T15:29:00Z">
        <w:r>
          <w:t>convergence</w:t>
        </w:r>
      </w:ins>
      <w:ins w:id="4210" w:author="Steve Maas" w:date="2014-01-02T15:28:00Z">
        <w:r>
          <w:t xml:space="preserve"> </w:t>
        </w:r>
      </w:ins>
      <w:ins w:id="4211" w:author="Steve Maas" w:date="2014-01-02T15:29:00Z">
        <w:r>
          <w:t xml:space="preserve">norms is a possible solution. </w:t>
        </w:r>
      </w:ins>
      <w:ins w:id="4212" w:author="Steve Maas" w:date="2014-01-02T15:30:00Z">
        <w:r>
          <w:t xml:space="preserve">This is </w:t>
        </w:r>
        <w:r>
          <w:lastRenderedPageBreak/>
          <w:t xml:space="preserve">done by editing the corresponding norms in the Control section of the input file. However, </w:t>
        </w:r>
      </w:ins>
      <w:ins w:id="4213" w:author="Steve Maas" w:date="2014-01-02T15:31:00Z">
        <w:r w:rsidR="001F1DE6">
          <w:t xml:space="preserve">this should only be done when no other cause can be identified for the convergence problems. </w:t>
        </w:r>
      </w:ins>
    </w:p>
    <w:p w14:paraId="4BF000A1" w14:textId="77777777" w:rsidR="001F1DE6" w:rsidRDefault="001F1DE6">
      <w:pPr>
        <w:rPr>
          <w:ins w:id="4214" w:author="Steve Maas" w:date="2014-01-02T15:31:00Z"/>
        </w:rPr>
      </w:pPr>
    </w:p>
    <w:p w14:paraId="431465B3" w14:textId="1B11374E" w:rsidR="001F1DE6" w:rsidRDefault="001F1DE6">
      <w:pPr>
        <w:pStyle w:val="Heading4"/>
        <w:rPr>
          <w:ins w:id="4215" w:author="Steve Maas" w:date="2014-01-02T15:32:00Z"/>
        </w:rPr>
        <w:pPrChange w:id="4216" w:author="Steve Maas" w:date="2014-01-02T15:31:00Z">
          <w:pPr/>
        </w:pPrChange>
      </w:pPr>
      <w:bookmarkStart w:id="4217" w:name="_Toc385498592"/>
      <w:ins w:id="4218" w:author="Steve Maas" w:date="2014-01-02T15:32:00Z">
        <w:r>
          <w:t>Forcing convergence</w:t>
        </w:r>
        <w:bookmarkEnd w:id="4217"/>
      </w:ins>
    </w:p>
    <w:p w14:paraId="4D1F6AB8" w14:textId="77777777" w:rsidR="001F1DE6" w:rsidRDefault="001F1DE6" w:rsidP="00847E07">
      <w:pPr>
        <w:rPr>
          <w:ins w:id="4219" w:author="Steve Maas" w:date="2014-01-02T15:40:00Z"/>
        </w:rPr>
      </w:pPr>
      <w:ins w:id="4220" w:author="Steve Maas" w:date="2014-01-02T15:32:00Z">
        <w:r>
          <w:t xml:space="preserve">It is possible to force a time step to converge. This can be done by interrupting the run (using ctrl+c) </w:t>
        </w:r>
      </w:ins>
      <w:ins w:id="4221"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4222" w:author="Steve Maas" w:date="2014-01-02T15:35:00Z">
        <w:r>
          <w:fldChar w:fldCharType="begin"/>
        </w:r>
        <w:r>
          <w:instrText xml:space="preserve"> REF _Ref376440249 \r \h </w:instrText>
        </w:r>
      </w:ins>
      <w:r>
        <w:fldChar w:fldCharType="separate"/>
      </w:r>
      <w:ins w:id="4223" w:author="Steve Maas" w:date="2014-01-02T15:35:00Z">
        <w:r>
          <w:t xml:space="preserve">8.3.2.1. </w:t>
        </w:r>
        <w:r>
          <w:fldChar w:fldCharType="end"/>
        </w:r>
        <w:r>
          <w:t xml:space="preserve">) or when you want to store the current state to the plot </w:t>
        </w:r>
      </w:ins>
      <w:ins w:id="4224" w:author="Steve Maas" w:date="2014-01-02T15:39:00Z">
        <w:r>
          <w:t xml:space="preserve">file </w:t>
        </w:r>
      </w:ins>
      <w:ins w:id="4225" w:author="Steve Maas" w:date="2014-01-02T15:36:00Z">
        <w:r>
          <w:t xml:space="preserve">without having 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4226" w:author="Steve Maas" w:date="2014-01-02T15:40:00Z"/>
        </w:rPr>
        <w:pPrChange w:id="4227" w:author="Steve Maas" w:date="2014-01-02T15:40:00Z">
          <w:pPr/>
        </w:pPrChange>
      </w:pPr>
      <w:bookmarkStart w:id="4228" w:name="_Toc385498593"/>
      <w:ins w:id="4229" w:author="Steve Maas" w:date="2014-01-02T15:40:00Z">
        <w:r>
          <w:t>Problems due to Contact</w:t>
        </w:r>
        <w:bookmarkEnd w:id="4228"/>
      </w:ins>
    </w:p>
    <w:p w14:paraId="736DD6E8" w14:textId="21472401" w:rsidR="001F1DE6" w:rsidRPr="00FE00A6" w:rsidRDefault="001F1DE6">
      <w:pPr>
        <w:rPr>
          <w:ins w:id="4230" w:author="Steve Maas" w:date="2014-01-02T15:40:00Z"/>
        </w:rPr>
      </w:pPr>
      <w:ins w:id="4231" w:author="Steve Maas" w:date="2014-01-02T15:40:00Z">
        <w:r>
          <w:t>When contact interfaces are defined</w:t>
        </w:r>
      </w:ins>
      <w:ins w:id="4232" w:author="Steve Maas" w:date="2014-01-02T15:43:00Z">
        <w:r w:rsidR="001875BA">
          <w:t>,</w:t>
        </w:r>
      </w:ins>
      <w:ins w:id="4233" w:author="Steve Maas" w:date="2014-01-02T15:40:00Z">
        <w:r>
          <w:t xml:space="preserve"> convergence problems </w:t>
        </w:r>
      </w:ins>
      <w:ins w:id="4234" w:author="Steve Maas" w:date="2014-01-02T15:41:00Z">
        <w:r>
          <w:t xml:space="preserve">can often be traced back to problems with the contact interfaces. </w:t>
        </w:r>
      </w:ins>
      <w:ins w:id="4235" w:author="Steve Maas" w:date="2014-01-02T15:43:00Z">
        <w:r w:rsidR="001875BA">
          <w:t xml:space="preserve">See section </w:t>
        </w:r>
      </w:ins>
      <w:ins w:id="4236" w:author="Steve Maas" w:date="2014-01-02T15:44:00Z">
        <w:r w:rsidR="001875BA">
          <w:fldChar w:fldCharType="begin"/>
        </w:r>
        <w:r w:rsidR="001875BA">
          <w:instrText xml:space="preserve"> REF _Ref376440776 \r \h </w:instrText>
        </w:r>
      </w:ins>
      <w:r w:rsidR="001875BA">
        <w:fldChar w:fldCharType="separate"/>
      </w:r>
      <w:ins w:id="4237"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4238" w:author="Steve Maas" w:date="2014-01-02T15:39:00Z"/>
        </w:rPr>
      </w:pPr>
      <w:ins w:id="4239" w:author="Steve Maas" w:date="2014-01-02T15:36:00Z">
        <w:r>
          <w:t xml:space="preserve"> </w:t>
        </w:r>
      </w:ins>
    </w:p>
    <w:p w14:paraId="6CE4BA8C" w14:textId="64B5A223" w:rsidR="00744FD9" w:rsidDel="001F1DE6" w:rsidRDefault="00744FD9" w:rsidP="007D6F0D">
      <w:pPr>
        <w:pStyle w:val="ListParagraph"/>
        <w:numPr>
          <w:ilvl w:val="0"/>
          <w:numId w:val="56"/>
        </w:numPr>
        <w:rPr>
          <w:del w:id="4240" w:author="Steve Maas" w:date="2014-01-02T15:39:00Z"/>
        </w:rPr>
      </w:pPr>
      <w:del w:id="4241"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4242" w:author="Steve Maas" w:date="2014-01-02T15:39:00Z"/>
        </w:rPr>
      </w:pPr>
      <w:del w:id="4243"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4244" w:author="Steve Maas" w:date="2014-01-02T15:39:00Z"/>
        </w:rPr>
      </w:pPr>
      <w:del w:id="4245"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4246" w:author="Steve Maas" w:date="2014-01-02T15:39:00Z"/>
        </w:rPr>
      </w:pPr>
    </w:p>
    <w:p w14:paraId="23D6B954" w14:textId="43170932" w:rsidR="000140F2" w:rsidDel="001F1DE6" w:rsidRDefault="000140F2" w:rsidP="000140F2">
      <w:pPr>
        <w:rPr>
          <w:del w:id="4247"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4248" w:name="_Ref376440776"/>
      <w:bookmarkStart w:id="4249" w:name="_Toc385498594"/>
      <w:ins w:id="4250" w:author="Steve Maas" w:date="2014-01-02T15:18:00Z">
        <w:r>
          <w:t>G</w:t>
        </w:r>
      </w:ins>
      <w:del w:id="4251" w:author="Steve Maas" w:date="2014-01-02T15:18:00Z">
        <w:r w:rsidR="00847E07" w:rsidDel="00973685">
          <w:delText xml:space="preserve">Debugging </w:delText>
        </w:r>
      </w:del>
      <w:ins w:id="4252" w:author="Steve Maas" w:date="2014-01-02T15:18:00Z">
        <w:r w:rsidR="00973685">
          <w:t xml:space="preserve">uidelines for </w:t>
        </w:r>
      </w:ins>
      <w:r w:rsidR="00847E07">
        <w:t>Contact</w:t>
      </w:r>
      <w:ins w:id="4253" w:author="Steve Maas" w:date="2014-01-02T15:18:00Z">
        <w:r w:rsidR="00973685">
          <w:t xml:space="preserve"> Problems</w:t>
        </w:r>
      </w:ins>
      <w:bookmarkEnd w:id="4248"/>
      <w:bookmarkEnd w:id="4249"/>
    </w:p>
    <w:p w14:paraId="06AE9710" w14:textId="716A9ED0" w:rsidR="00AF4453" w:rsidRDefault="00AF4453">
      <w:pPr>
        <w:rPr>
          <w:ins w:id="4254" w:author="Steve Maas" w:date="2014-01-02T15:47:00Z"/>
        </w:rPr>
      </w:pPr>
      <w:ins w:id="4255"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4256" w:author="Steve Maas" w:date="2014-01-02T15:47:00Z">
        <w:r>
          <w:t>It is hoped that the guidelines presented in this section may prevent many of the most common problems with contact.</w:t>
        </w:r>
      </w:ins>
    </w:p>
    <w:p w14:paraId="7A0D75BC" w14:textId="77777777" w:rsidR="00AF4453" w:rsidRDefault="00AF4453">
      <w:pPr>
        <w:rPr>
          <w:ins w:id="4257" w:author="Steve Maas" w:date="2014-01-02T15:48:00Z"/>
        </w:rPr>
      </w:pPr>
    </w:p>
    <w:p w14:paraId="294813C0" w14:textId="0A48032F" w:rsidR="00AF4453" w:rsidRDefault="00AF4453">
      <w:pPr>
        <w:rPr>
          <w:ins w:id="4258" w:author="Steve Maas" w:date="2014-01-02T15:48:00Z"/>
        </w:rPr>
      </w:pPr>
      <w:ins w:id="4259" w:author="Steve Maas" w:date="2014-01-02T15:48:00Z">
        <w:r>
          <w:t xml:space="preserve">Most of the contact algorithms implemented in FEBio </w:t>
        </w:r>
      </w:ins>
      <w:ins w:id="4260" w:author="Steve Maas" w:date="2014-01-02T15:49:00Z">
        <w:r>
          <w:t>offer two contact enforcement methods</w:t>
        </w:r>
      </w:ins>
      <w:ins w:id="4261" w:author="Steve Maas" w:date="2014-01-02T15:48:00Z">
        <w:r>
          <w:t xml:space="preserve">: </w:t>
        </w:r>
      </w:ins>
      <w:ins w:id="4262" w:author="Steve Maas" w:date="2014-01-02T15:49:00Z">
        <w:r>
          <w:t xml:space="preserve">a </w:t>
        </w:r>
      </w:ins>
      <w:ins w:id="4263" w:author="Steve Maas" w:date="2014-01-02T15:48:00Z">
        <w:r>
          <w:t xml:space="preserve">penalty method and </w:t>
        </w:r>
      </w:ins>
      <w:ins w:id="4264" w:author="Steve Maas" w:date="2014-01-02T15:49:00Z">
        <w:r>
          <w:t>an augmented Lagrangian method. Since the strategies fo</w:t>
        </w:r>
        <w:r w:rsidR="0045012B">
          <w:t>r these two methods are slightl</w:t>
        </w:r>
      </w:ins>
      <w:ins w:id="4265" w:author="Steve Maas" w:date="2014-01-02T15:51:00Z">
        <w:r w:rsidR="0045012B">
          <w:t>y</w:t>
        </w:r>
      </w:ins>
      <w:ins w:id="4266" w:author="Steve Maas" w:date="2014-01-02T15:49:00Z">
        <w:r>
          <w:t xml:space="preserve"> different, we will look at them separately.</w:t>
        </w:r>
      </w:ins>
      <w:ins w:id="4267" w:author="Steve Maas" w:date="2014-01-02T15:50:00Z">
        <w:r>
          <w:t xml:space="preserve"> These algorithms are discussed in much more detail in the FEBio Theory Manual.</w:t>
        </w:r>
      </w:ins>
    </w:p>
    <w:p w14:paraId="225B7299" w14:textId="77777777" w:rsidR="00AF4453" w:rsidRDefault="00AF4453">
      <w:pPr>
        <w:rPr>
          <w:ins w:id="4268" w:author="Steve Maas" w:date="2014-01-02T15:50:00Z"/>
        </w:rPr>
      </w:pPr>
    </w:p>
    <w:p w14:paraId="0DD97266" w14:textId="0F9E31AB" w:rsidR="00AF4453" w:rsidRDefault="00AF4453">
      <w:pPr>
        <w:pStyle w:val="Heading3"/>
        <w:rPr>
          <w:ins w:id="4269" w:author="Steve Maas" w:date="2014-01-02T15:50:00Z"/>
        </w:rPr>
        <w:pPrChange w:id="4270" w:author="Steve Maas" w:date="2014-01-02T15:50:00Z">
          <w:pPr/>
        </w:pPrChange>
      </w:pPr>
      <w:bookmarkStart w:id="4271" w:name="_Toc385498595"/>
      <w:ins w:id="4272" w:author="Steve Maas" w:date="2014-01-02T15:50:00Z">
        <w:r>
          <w:t>The penalty method</w:t>
        </w:r>
        <w:bookmarkEnd w:id="4271"/>
      </w:ins>
    </w:p>
    <w:p w14:paraId="4A192C2F" w14:textId="7503A811" w:rsidR="0045012B" w:rsidRDefault="0045012B">
      <w:pPr>
        <w:rPr>
          <w:ins w:id="4273" w:author="Steve Maas" w:date="2014-01-02T15:54:00Z"/>
        </w:rPr>
      </w:pPr>
      <w:ins w:id="4274" w:author="Steve Maas" w:date="2014-01-02T15:51:00Z">
        <w:r>
          <w:t xml:space="preserve">The penalty method enforces contact by </w:t>
        </w:r>
      </w:ins>
      <w:ins w:id="4275" w:author="Steve Maas" w:date="2014-01-02T15:52:00Z">
        <w:r>
          <w:t>“</w:t>
        </w:r>
      </w:ins>
      <w:ins w:id="4276" w:author="Steve Maas" w:date="2014-01-02T15:51:00Z">
        <w:r>
          <w:t>penalizing</w:t>
        </w:r>
      </w:ins>
      <w:ins w:id="4277" w:author="Steve Maas" w:date="2014-01-02T15:52:00Z">
        <w:r>
          <w:t xml:space="preserve">” </w:t>
        </w:r>
      </w:ins>
      <w:ins w:id="4278" w:author="Steve Maas" w:date="2014-01-02T15:58:00Z">
        <w:r>
          <w:t xml:space="preserve">(in an energy sense) any </w:t>
        </w:r>
      </w:ins>
      <w:ins w:id="4279" w:author="Steve Maas" w:date="2014-01-02T15:52:00Z">
        <w:r>
          <w:t>deviation from the contact constraint. In other words, when the two contacting surfaces penetrate</w:t>
        </w:r>
      </w:ins>
      <w:ins w:id="4280" w:author="Steve Maas" w:date="2014-01-02T15:54:00Z">
        <w:r>
          <w:t>,</w:t>
        </w:r>
      </w:ins>
      <w:ins w:id="4281" w:author="Steve Maas" w:date="2014-01-02T15:52:00Z">
        <w:r>
          <w:t xml:space="preserve"> a force is generated proportional to the distance of </w:t>
        </w:r>
      </w:ins>
      <w:ins w:id="4282" w:author="Steve Maas" w:date="2014-01-02T15:54:00Z">
        <w:r>
          <w:t>penetration</w:t>
        </w:r>
      </w:ins>
      <w:ins w:id="4283" w:author="Steve Maas" w:date="2014-01-02T15:52:00Z">
        <w:r>
          <w:t xml:space="preserve">, </w:t>
        </w:r>
      </w:ins>
      <w:ins w:id="4284" w:author="Steve Maas" w:date="2014-01-02T15:54:00Z">
        <w:r>
          <w:t>which</w:t>
        </w:r>
      </w:ins>
      <w:ins w:id="4285" w:author="Steve Maas" w:date="2014-01-02T15:52:00Z">
        <w:r>
          <w:t xml:space="preserve"> has the effect that the surfaces will </w:t>
        </w:r>
      </w:ins>
      <w:ins w:id="4286" w:author="Steve Maas" w:date="2014-01-02T15:59:00Z">
        <w:r>
          <w:t xml:space="preserve">now </w:t>
        </w:r>
      </w:ins>
      <w:ins w:id="4287" w:author="Steve Maas" w:date="2014-01-02T15:52:00Z">
        <w:r>
          <w:t xml:space="preserve">repell each other. The </w:t>
        </w:r>
      </w:ins>
      <w:ins w:id="4288" w:author="Steve Maas" w:date="2014-01-02T15:53:00Z">
        <w:r>
          <w:t>strength</w:t>
        </w:r>
      </w:ins>
      <w:ins w:id="4289" w:author="Steve Maas" w:date="2014-01-02T15:52:00Z">
        <w:r>
          <w:t xml:space="preserve"> </w:t>
        </w:r>
      </w:ins>
      <w:ins w:id="4290"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4291" w:author="Steve Maas" w:date="2014-01-02T15:54:00Z"/>
        </w:rPr>
      </w:pPr>
    </w:p>
    <w:p w14:paraId="4627CF38" w14:textId="6FE23FC9" w:rsidR="00AF4453" w:rsidRDefault="0045012B">
      <w:pPr>
        <w:rPr>
          <w:ins w:id="4292" w:author="Steve Maas" w:date="2014-01-02T16:02:00Z"/>
        </w:rPr>
      </w:pPr>
      <w:ins w:id="4293"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4294" w:author="Steve Maas" w:date="2014-01-02T15:56:00Z">
        <w:r>
          <w:t xml:space="preserve">cause the problem to become unstable since the contact force (and corresponding stiffness) will </w:t>
        </w:r>
      </w:ins>
      <w:ins w:id="4295" w:author="Steve Maas" w:date="2014-01-02T15:57:00Z">
        <w:r>
          <w:t xml:space="preserve">dominate the other forces in the model. </w:t>
        </w:r>
      </w:ins>
      <w:ins w:id="4296" w:author="Steve Maas" w:date="2014-01-02T15:59:00Z">
        <w:r>
          <w:t xml:space="preserve">Choosing a good penalty factor can thus be often difficult and </w:t>
        </w:r>
      </w:ins>
      <w:ins w:id="4297" w:author="Steve Maas" w:date="2014-01-02T16:00:00Z">
        <w:r>
          <w:t xml:space="preserve">may require several attempts before getting it “right”. To help with choosing a penalty factor, FEBio offers the </w:t>
        </w:r>
      </w:ins>
      <w:ins w:id="4298" w:author="Steve Maas" w:date="2014-01-02T16:01:00Z">
        <w:r>
          <w:rPr>
            <w:i/>
          </w:rPr>
          <w:t xml:space="preserve">auto_penalty </w:t>
        </w:r>
        <w:r>
          <w:t xml:space="preserve">option for many of its contact interfaces which will </w:t>
        </w:r>
        <w:r w:rsidR="00ED646C">
          <w:t>estimate a good penalty factor based on element size</w:t>
        </w:r>
      </w:ins>
      <w:ins w:id="4299" w:author="Steve Maas" w:date="2014-01-02T16:02:00Z">
        <w:r w:rsidR="00ED646C">
          <w:t xml:space="preserve"> and initial</w:t>
        </w:r>
      </w:ins>
      <w:ins w:id="4300" w:author="Steve Maas" w:date="2014-01-02T16:01:00Z">
        <w:r w:rsidR="00ED646C">
          <w:t xml:space="preserve"> material stiffness</w:t>
        </w:r>
      </w:ins>
      <w:ins w:id="4301"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4302" w:author="Steve Maas" w:date="2014-01-02T16:02:00Z"/>
        </w:rPr>
      </w:pPr>
    </w:p>
    <w:p w14:paraId="55B6048B" w14:textId="2173F2FB" w:rsidR="00ED646C" w:rsidRDefault="00ED646C">
      <w:pPr>
        <w:pStyle w:val="Heading3"/>
        <w:rPr>
          <w:ins w:id="4303" w:author="Steve Maas" w:date="2014-01-02T16:02:00Z"/>
        </w:rPr>
        <w:pPrChange w:id="4304" w:author="Steve Maas" w:date="2014-01-02T16:02:00Z">
          <w:pPr/>
        </w:pPrChange>
      </w:pPr>
      <w:bookmarkStart w:id="4305" w:name="_Toc385498596"/>
      <w:ins w:id="4306" w:author="Steve Maas" w:date="2014-01-02T16:02:00Z">
        <w:r>
          <w:t>Augmented Lagrangian Method</w:t>
        </w:r>
        <w:bookmarkEnd w:id="4305"/>
      </w:ins>
    </w:p>
    <w:p w14:paraId="42D93285" w14:textId="487B8B07" w:rsidR="00ED646C" w:rsidRDefault="00ED646C">
      <w:pPr>
        <w:rPr>
          <w:ins w:id="4307" w:author="Steve Maas" w:date="2014-01-02T16:06:00Z"/>
        </w:rPr>
      </w:pPr>
      <w:ins w:id="4308" w:author="Steve Maas" w:date="2014-01-02T16:03:00Z">
        <w:r>
          <w:t>In theory, in the presence of constraints, the corresponding Lagrange multipliers must be calculated which</w:t>
        </w:r>
      </w:ins>
      <w:ins w:id="4309" w:author="Steve Maas" w:date="2014-01-02T16:04:00Z">
        <w:r>
          <w:t>,</w:t>
        </w:r>
      </w:ins>
      <w:ins w:id="4310" w:author="Steve Maas" w:date="2014-01-02T16:03:00Z">
        <w:r>
          <w:t xml:space="preserve"> in the case of contact</w:t>
        </w:r>
      </w:ins>
      <w:ins w:id="4311" w:author="Steve Maas" w:date="2014-01-02T16:04:00Z">
        <w:r>
          <w:t>,</w:t>
        </w:r>
      </w:ins>
      <w:ins w:id="4312" w:author="Steve Maas" w:date="2014-01-02T16:03:00Z">
        <w:r>
          <w:t xml:space="preserve"> correspond to the contact forces that enforce the contact constraint exactly. </w:t>
        </w:r>
      </w:ins>
      <w:ins w:id="4313" w:author="Steve Maas" w:date="2014-01-02T16:04:00Z">
        <w:r>
          <w:t xml:space="preserve">Unfortunately, the exact evaluation of these Lagrange multiplies is numerically very challenging and therefore in FEBio it was </w:t>
        </w:r>
      </w:ins>
      <w:ins w:id="4314" w:author="Steve Maas" w:date="2014-01-02T16:06:00Z">
        <w:r>
          <w:t>decided</w:t>
        </w:r>
      </w:ins>
      <w:ins w:id="4315" w:author="Steve Maas" w:date="2014-01-02T16:04:00Z">
        <w:r>
          <w:t xml:space="preserve"> to evaluate these Lagrange multipliers in an iterative method, named the </w:t>
        </w:r>
      </w:ins>
      <w:ins w:id="4316" w:author="Steve Maas" w:date="2014-01-02T16:05:00Z">
        <w:r>
          <w:rPr>
            <w:i/>
          </w:rPr>
          <w:t xml:space="preserve">Augmented Lagrangian </w:t>
        </w:r>
        <w:r>
          <w:t xml:space="preserve">method. </w:t>
        </w:r>
      </w:ins>
      <w:ins w:id="4317" w:author="Steve Maas" w:date="2014-01-02T16:06:00Z">
        <w:r>
          <w:t>Using this method, FEBio will solve a time step several times</w:t>
        </w:r>
      </w:ins>
      <w:ins w:id="4318" w:author="Steve Maas" w:date="2014-01-02T16:11:00Z">
        <w:r>
          <w:t xml:space="preserve"> (these iterations are termed </w:t>
        </w:r>
        <w:r>
          <w:rPr>
            <w:i/>
          </w:rPr>
          <w:t>augmentations</w:t>
        </w:r>
        <w:r>
          <w:t>)</w:t>
        </w:r>
      </w:ins>
      <w:ins w:id="4319" w:author="Steve Maas" w:date="2014-01-02T16:06:00Z">
        <w:r>
          <w:t>, where each time the approximate Lagrange mutlipliers are updated</w:t>
        </w:r>
      </w:ins>
      <w:ins w:id="4320" w:author="Steve Maas" w:date="2014-01-02T16:11:00Z">
        <w:r>
          <w:t xml:space="preserve"> (or </w:t>
        </w:r>
        <w:r>
          <w:rPr>
            <w:i/>
          </w:rPr>
          <w:t>augmented</w:t>
        </w:r>
        <w:r>
          <w:t>)</w:t>
        </w:r>
      </w:ins>
      <w:ins w:id="4321" w:author="Steve Maas" w:date="2014-01-02T16:06:00Z">
        <w:r>
          <w:t xml:space="preserve">. </w:t>
        </w:r>
      </w:ins>
    </w:p>
    <w:p w14:paraId="458409C5" w14:textId="77777777" w:rsidR="00ED646C" w:rsidRDefault="00ED646C">
      <w:pPr>
        <w:rPr>
          <w:ins w:id="4322" w:author="Steve Maas" w:date="2014-01-02T16:07:00Z"/>
        </w:rPr>
      </w:pPr>
    </w:p>
    <w:p w14:paraId="0B6F09FF" w14:textId="09600A38" w:rsidR="00ED646C" w:rsidRDefault="00ED646C">
      <w:pPr>
        <w:rPr>
          <w:ins w:id="4323" w:author="Steve Maas" w:date="2014-01-02T16:11:00Z"/>
        </w:rPr>
      </w:pPr>
      <w:ins w:id="4324" w:author="Steve Maas" w:date="2014-01-02T16:07:00Z">
        <w:r>
          <w:t>The obvious drawback of this method is that now each time step has to be solved several times. However, the advantage of avoiding the numerical problems of obtain</w:t>
        </w:r>
      </w:ins>
      <w:ins w:id="4325" w:author="Steve Maas" w:date="2014-01-02T16:08:00Z">
        <w:r>
          <w:t>ing</w:t>
        </w:r>
      </w:ins>
      <w:ins w:id="4326" w:author="Steve Maas" w:date="2014-01-02T16:07:00Z">
        <w:r>
          <w:t xml:space="preserve"> the exact Lagrange multipliers </w:t>
        </w:r>
      </w:ins>
      <w:ins w:id="4327" w:author="Steve Maas" w:date="2014-01-02T16:08:00Z">
        <w:r>
          <w:t xml:space="preserve">and </w:t>
        </w:r>
      </w:ins>
      <w:ins w:id="4328" w:author="Steve Maas" w:date="2014-01-02T16:09:00Z">
        <w:r>
          <w:t>the</w:t>
        </w:r>
      </w:ins>
      <w:ins w:id="4329" w:author="Steve Maas" w:date="2014-01-02T16:08:00Z">
        <w:r>
          <w:t xml:space="preserve"> </w:t>
        </w:r>
      </w:ins>
      <w:ins w:id="4330"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4331" w:author="Steve Maas" w:date="2014-01-02T16:10:00Z">
        <w:r>
          <w:t>to</w:t>
        </w:r>
      </w:ins>
      <w:ins w:id="4332" w:author="Steve Maas" w:date="2014-01-02T16:09:00Z">
        <w:r>
          <w:t xml:space="preserve"> the penalty </w:t>
        </w:r>
      </w:ins>
      <w:ins w:id="4333" w:author="Steve Maas" w:date="2014-01-02T16:10:00Z">
        <w:r>
          <w:t xml:space="preserve">method. </w:t>
        </w:r>
      </w:ins>
    </w:p>
    <w:p w14:paraId="43097893" w14:textId="77777777" w:rsidR="002357E5" w:rsidRDefault="002357E5">
      <w:pPr>
        <w:rPr>
          <w:ins w:id="4334" w:author="Steve Maas" w:date="2014-01-02T16:11:00Z"/>
        </w:rPr>
      </w:pPr>
    </w:p>
    <w:p w14:paraId="5D637D5C" w14:textId="6200D18E" w:rsidR="002357E5" w:rsidRDefault="002357E5">
      <w:pPr>
        <w:rPr>
          <w:ins w:id="4335" w:author="Steve Maas" w:date="2014-01-02T16:13:00Z"/>
        </w:rPr>
      </w:pPr>
      <w:ins w:id="4336" w:author="Steve Maas" w:date="2014-01-02T16:11:00Z">
        <w:r>
          <w:t xml:space="preserve">So why not just use the augmented Lagrangian method? Well, often the penalty method will give good results and since the penalty method is much faster, it is often the </w:t>
        </w:r>
      </w:ins>
      <w:ins w:id="4337" w:author="Steve Maas" w:date="2014-01-02T16:13:00Z">
        <w:r>
          <w:t>preferred</w:t>
        </w:r>
      </w:ins>
      <w:ins w:id="4338" w:author="Steve Maas" w:date="2014-01-02T16:11:00Z">
        <w:r>
          <w:t xml:space="preserve"> choice</w:t>
        </w:r>
      </w:ins>
      <w:ins w:id="4339" w:author="Steve Maas" w:date="2014-01-02T16:13:00Z">
        <w:r>
          <w:t xml:space="preserve"> of many analysists</w:t>
        </w:r>
      </w:ins>
      <w:ins w:id="4340" w:author="Steve Maas" w:date="2014-01-02T16:11:00Z">
        <w:r>
          <w:t xml:space="preserve">. </w:t>
        </w:r>
      </w:ins>
    </w:p>
    <w:p w14:paraId="5474225B" w14:textId="77777777" w:rsidR="002357E5" w:rsidRDefault="002357E5">
      <w:pPr>
        <w:rPr>
          <w:ins w:id="4341" w:author="Steve Maas" w:date="2014-01-02T16:13:00Z"/>
        </w:rPr>
      </w:pPr>
    </w:p>
    <w:p w14:paraId="0656DADF" w14:textId="4E644F15" w:rsidR="002357E5" w:rsidRDefault="002357E5">
      <w:pPr>
        <w:rPr>
          <w:ins w:id="4342" w:author="Steve Maas" w:date="2014-01-02T16:18:00Z"/>
        </w:rPr>
      </w:pPr>
      <w:ins w:id="4343" w:author="Steve Maas" w:date="2014-01-02T16:13:00Z">
        <w:r>
          <w:t xml:space="preserve">In many cases, users are only interested in the final time step. For these users it </w:t>
        </w:r>
      </w:ins>
      <w:ins w:id="4344" w:author="Steve Maas" w:date="2014-01-02T16:14:00Z">
        <w:r>
          <w:t xml:space="preserve">may be </w:t>
        </w:r>
      </w:ins>
      <w:ins w:id="4345" w:author="Steve Maas" w:date="2014-01-02T16:13:00Z">
        <w:r>
          <w:t xml:space="preserve">of interest that it </w:t>
        </w:r>
      </w:ins>
      <w:ins w:id="4346" w:author="Steve Maas" w:date="2014-01-02T16:14:00Z">
        <w:r>
          <w:t xml:space="preserve">is </w:t>
        </w:r>
      </w:ins>
      <w:ins w:id="4347" w:author="Steve Maas" w:date="2014-01-02T16:13:00Z">
        <w:r>
          <w:t xml:space="preserve">possible to </w:t>
        </w:r>
      </w:ins>
      <w:ins w:id="4348" w:author="Steve Maas" w:date="2014-01-02T16:14:00Z">
        <w:r>
          <w:t xml:space="preserve">use the augmented Lagrange method only in the final time step. </w:t>
        </w:r>
      </w:ins>
      <w:ins w:id="4349" w:author="Steve Maas" w:date="2014-01-02T16:15:00Z">
        <w:r>
          <w:t xml:space="preserve">This can be done by defining a loadcurve for the </w:t>
        </w:r>
        <w:r>
          <w:rPr>
            <w:i/>
          </w:rPr>
          <w:t xml:space="preserve">laugon </w:t>
        </w:r>
        <w:r>
          <w:t xml:space="preserve">contact parameter. Then, define </w:t>
        </w:r>
      </w:ins>
      <w:ins w:id="4350" w:author="Steve Maas" w:date="2014-01-02T16:16:00Z">
        <w:r>
          <w:t>the corresponding</w:t>
        </w:r>
      </w:ins>
      <w:ins w:id="4351" w:author="Steve Maas" w:date="2014-01-02T16:15:00Z">
        <w:r>
          <w:t xml:space="preserve"> loadcurve </w:t>
        </w:r>
      </w:ins>
      <w:ins w:id="4352"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4353" w:author="Steve Maas" w:date="2014-01-02T16:18:00Z"/>
        </w:rPr>
      </w:pPr>
    </w:p>
    <w:p w14:paraId="3E99E3C8" w14:textId="76809094" w:rsidR="002357E5" w:rsidRDefault="002357E5">
      <w:pPr>
        <w:pStyle w:val="Heading3"/>
        <w:rPr>
          <w:ins w:id="4354" w:author="Steve Maas" w:date="2014-01-02T16:18:00Z"/>
        </w:rPr>
        <w:pPrChange w:id="4355" w:author="Steve Maas" w:date="2014-01-02T16:18:00Z">
          <w:pPr/>
        </w:pPrChange>
      </w:pPr>
      <w:bookmarkStart w:id="4356" w:name="_Toc385498597"/>
      <w:ins w:id="4357" w:author="Steve Maas" w:date="2014-01-02T16:18:00Z">
        <w:r>
          <w:t>Initial Separation</w:t>
        </w:r>
        <w:bookmarkEnd w:id="4356"/>
      </w:ins>
    </w:p>
    <w:p w14:paraId="30C451BD" w14:textId="50FA4B03" w:rsidR="002357E5" w:rsidRPr="00FE00A6" w:rsidRDefault="002357E5">
      <w:pPr>
        <w:rPr>
          <w:ins w:id="4358" w:author="Steve Maas" w:date="2014-01-02T16:14:00Z"/>
        </w:rPr>
      </w:pPr>
      <w:ins w:id="4359"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4360" w:author="Steve Maas" w:date="2014-01-02T16:21:00Z">
        <w:r w:rsidR="00997C6C">
          <w:t xml:space="preserve">Another way around this issue is to first use a displacement to bring the </w:t>
        </w:r>
      </w:ins>
      <w:ins w:id="4361" w:author="Steve Maas" w:date="2014-01-02T16:22:00Z">
        <w:r w:rsidR="00997C6C">
          <w:t>surfaces in contact and then replace the displacement with a force.</w:t>
        </w:r>
      </w:ins>
    </w:p>
    <w:p w14:paraId="02DAECC9" w14:textId="5B2E1F27" w:rsidR="00847E07" w:rsidDel="002357E5" w:rsidRDefault="00847E07">
      <w:pPr>
        <w:rPr>
          <w:del w:id="4362" w:author="Steve Maas" w:date="2014-01-02T16:18:00Z"/>
        </w:rPr>
      </w:pPr>
      <w:del w:id="4363" w:author="Steve Maas" w:date="2014-01-02T16:18:00Z">
        <w:r w:rsidDel="002357E5">
          <w:lastRenderedPageBreak/>
          <w:delText>Disccuss some common problems with contact</w:delText>
        </w:r>
      </w:del>
    </w:p>
    <w:p w14:paraId="5C8A16AA" w14:textId="136E09D7" w:rsidR="00847E07" w:rsidDel="002357E5" w:rsidRDefault="00847E07" w:rsidP="007D6F0D">
      <w:pPr>
        <w:pStyle w:val="ListParagraph"/>
        <w:numPr>
          <w:ilvl w:val="0"/>
          <w:numId w:val="26"/>
        </w:numPr>
        <w:rPr>
          <w:del w:id="4364" w:author="Steve Maas" w:date="2014-01-02T16:18:00Z"/>
        </w:rPr>
      </w:pPr>
      <w:del w:id="4365"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4366" w:author="Steve Maas" w:date="2014-01-02T16:18:00Z"/>
        </w:rPr>
      </w:pPr>
      <w:del w:id="4367"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4368" w:author="Steve Maas" w:date="2014-01-02T16:18:00Z"/>
        </w:rPr>
      </w:pPr>
      <w:del w:id="4369"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4370" w:name="_Ref376431879"/>
      <w:bookmarkStart w:id="4371" w:name="_Toc385498598"/>
      <w:r>
        <w:t>Guidelines for Multiphasic Analyses</w:t>
      </w:r>
      <w:bookmarkEnd w:id="4370"/>
      <w:bookmarkEnd w:id="4371"/>
    </w:p>
    <w:p w14:paraId="3A4C47FE" w14:textId="77777777" w:rsidR="009339D1" w:rsidRPr="00AB593C" w:rsidRDefault="009339D1" w:rsidP="009339D1">
      <w:pPr>
        <w:pStyle w:val="Heading3"/>
      </w:pPr>
      <w:bookmarkStart w:id="4372" w:name="_Toc385498599"/>
      <w:r>
        <w:t>Initial State of Swelling</w:t>
      </w:r>
      <w:bookmarkEnd w:id="4372"/>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4373" w:author="Steve Maas" w:date="2014-01-02T13:04:00Z">
        <w:r>
          <w:t>3.4.1</w:t>
        </w:r>
      </w:ins>
      <w:del w:id="4374"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4375" w:author="Steve Maas" w:date="2014-01-02T13:04:00Z">
        <w:r>
          <w:t>3.8.1</w:t>
        </w:r>
      </w:ins>
      <w:del w:id="4376"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lastRenderedPageBreak/>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4377" w:name="_Ref188326917"/>
      <w:bookmarkStart w:id="4378" w:name="_Toc385498600"/>
      <w:r>
        <w:t>Prescribed Boundary Conditions</w:t>
      </w:r>
      <w:bookmarkEnd w:id="4377"/>
      <w:bookmarkEnd w:id="4378"/>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0" type="#_x0000_t75" style="width:36.5pt;height:19.5pt" o:ole="">
            <v:imagedata r:id="rId1861" o:title=""/>
          </v:shape>
          <o:OLEObject Type="Embed" ProgID="Equation.DSMT4" ShapeID="_x0000_i1940" DrawAspect="Content" ObjectID="_1460296020" r:id="rId1862"/>
        </w:object>
      </w:r>
      <w:r>
        <w:t xml:space="preserve"> </w:t>
      </w:r>
      <w:proofErr w:type="gramStart"/>
      <w:r>
        <w:t xml:space="preserve">and </w:t>
      </w:r>
      <w:proofErr w:type="gramEnd"/>
      <w:r w:rsidRPr="00AF2221">
        <w:rPr>
          <w:position w:val="-14"/>
        </w:rPr>
        <w:object w:dxaOrig="740" w:dyaOrig="400" w14:anchorId="496482BC">
          <v:shape id="_x0000_i1941" type="#_x0000_t75" style="width:37.5pt;height:19.5pt" o:ole="">
            <v:imagedata r:id="rId1863" o:title=""/>
          </v:shape>
          <o:OLEObject Type="Embed" ProgID="Equation.DSMT4" ShapeID="_x0000_i1941" DrawAspect="Content" ObjectID="_1460296021" r:id="rId1864"/>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2" type="#_x0000_t75" style="width:67.5pt;height:21.5pt" o:ole="">
            <v:imagedata r:id="rId1865" o:title=""/>
          </v:shape>
          <o:OLEObject Type="Embed" ProgID="Equation.DSMT4" ShapeID="_x0000_i1942" DrawAspect="Content" ObjectID="_1460296022" r:id="rId1866"/>
        </w:object>
      </w:r>
      <w:r>
        <w:t xml:space="preserve">It follows that the effective fluid pressure in the external environment is </w:t>
      </w:r>
      <w:r w:rsidRPr="00AF2221">
        <w:rPr>
          <w:position w:val="-16"/>
        </w:rPr>
        <w:object w:dxaOrig="2000" w:dyaOrig="440" w14:anchorId="609C1D94">
          <v:shape id="_x0000_i1943" type="#_x0000_t75" style="width:100pt;height:22pt" o:ole="">
            <v:imagedata r:id="rId1867" o:title=""/>
          </v:shape>
          <o:OLEObject Type="Embed" ProgID="Equation.DSMT4" ShapeID="_x0000_i1943" DrawAspect="Content" ObjectID="_1460296023" r:id="rId1868"/>
        </w:object>
      </w:r>
      <w:r>
        <w:t xml:space="preserve"> and the effective concentrations </w:t>
      </w:r>
      <w:proofErr w:type="gramStart"/>
      <w:r>
        <w:t xml:space="preserve">are </w:t>
      </w:r>
      <w:proofErr w:type="gramEnd"/>
      <w:r w:rsidRPr="00AF2221">
        <w:rPr>
          <w:position w:val="-18"/>
        </w:rPr>
        <w:object w:dxaOrig="1240" w:dyaOrig="460" w14:anchorId="60278E81">
          <v:shape id="_x0000_i1944" type="#_x0000_t75" style="width:62pt;height:22.5pt" o:ole="">
            <v:imagedata r:id="rId1869" o:title=""/>
          </v:shape>
          <o:OLEObject Type="Embed" ProgID="Equation.DSMT4" ShapeID="_x0000_i1944" DrawAspect="Content" ObjectID="_1460296024" r:id="rId1870"/>
        </w:object>
      </w:r>
      <w:r w:rsidRPr="00AF2221">
        <w:rPr>
          <w:position w:val="-18"/>
        </w:rPr>
        <w:object w:dxaOrig="1219" w:dyaOrig="460" w14:anchorId="6892DF99">
          <v:shape id="_x0000_i1945" type="#_x0000_t75" style="width:61.5pt;height:22.5pt" o:ole="">
            <v:imagedata r:id="rId1871" o:title=""/>
          </v:shape>
          <o:OLEObject Type="Embed" ProgID="Equation.DSMT4" ShapeID="_x0000_i1945" DrawAspect="Content" ObjectID="_1460296025" r:id="rId1872"/>
        </w:object>
      </w:r>
      <w:r>
        <w:t>.  Therefore, in multiphasic analyses, whenever the external environment contains solutes</w:t>
      </w:r>
      <w:r w:rsidRPr="00AF2221">
        <w:rPr>
          <w:position w:val="-14"/>
        </w:rPr>
        <w:object w:dxaOrig="240" w:dyaOrig="400" w14:anchorId="6598F0A2">
          <v:shape id="_x0000_i1946" type="#_x0000_t75" style="width:12pt;height:19.5pt" o:ole="">
            <v:imagedata r:id="rId1873" o:title=""/>
          </v:shape>
          <o:OLEObject Type="Embed" ProgID="Equation.DSMT4" ShapeID="_x0000_i1946" DrawAspect="Content" ObjectID="_1460296026" r:id="rId1874"/>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t xml:space="preserve">Letting </w:t>
      </w:r>
      <w:r w:rsidRPr="00AF2221">
        <w:rPr>
          <w:position w:val="-14"/>
        </w:rPr>
        <w:object w:dxaOrig="720" w:dyaOrig="400" w14:anchorId="375460F3">
          <v:shape id="_x0000_i1947" type="#_x0000_t75" style="width:36.5pt;height:19.5pt" o:ole="">
            <v:imagedata r:id="rId1875" o:title=""/>
          </v:shape>
          <o:OLEObject Type="Embed" ProgID="Equation.DSMT4" ShapeID="_x0000_i1947" DrawAspect="Content" ObjectID="_1460296027" r:id="rId1876"/>
        </w:object>
      </w:r>
      <w:r>
        <w:t xml:space="preserve"> also implies that prescribed mixture normal tractions (Section </w:t>
      </w:r>
      <w:r>
        <w:fldChar w:fldCharType="begin"/>
      </w:r>
      <w:r>
        <w:instrText xml:space="preserve"> REF _Ref194576545 \r \h </w:instrText>
      </w:r>
      <w:r>
        <w:fldChar w:fldCharType="separate"/>
      </w:r>
      <w:ins w:id="4379" w:author="Steve Maas" w:date="2014-01-02T13:04:00Z">
        <w:r>
          <w:t>3.9.3</w:t>
        </w:r>
      </w:ins>
      <w:del w:id="4380" w:author="Steve Maas" w:date="2014-01-02T13:04:00Z">
        <w:r w:rsidDel="00873D59">
          <w:delText>3.8.3</w:delText>
        </w:r>
      </w:del>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48" type="#_x0000_t75" style="width:36.5pt;height:19.5pt" o:ole="">
            <v:imagedata r:id="rId1877" o:title=""/>
          </v:shape>
          <o:OLEObject Type="Embed" ProgID="Equation.DSMT4" ShapeID="_x0000_i1948" DrawAspect="Content" ObjectID="_1460296028" r:id="rId1878"/>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9" type="#_x0000_t75" style="width:37.5pt;height:19.5pt" o:ole="">
            <v:imagedata r:id="rId1879" o:title=""/>
          </v:shape>
          <o:OLEObject Type="Embed" ProgID="Equation.DSMT4" ShapeID="_x0000_i1949" DrawAspect="Content" ObjectID="_1460296029" r:id="rId1880"/>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0" type="#_x0000_t75" style="width:62pt;height:22.5pt" o:ole="">
            <v:imagedata r:id="rId1881" o:title=""/>
          </v:shape>
          <o:OLEObject Type="Embed" ProgID="Equation.DSMT4" ShapeID="_x0000_i1950" DrawAspect="Content" ObjectID="_1460296030" r:id="rId1882"/>
        </w:object>
      </w:r>
      <w:r w:rsidRPr="00AF2221">
        <w:rPr>
          <w:position w:val="-18"/>
        </w:rPr>
        <w:object w:dxaOrig="1219" w:dyaOrig="460" w14:anchorId="5D97F546">
          <v:shape id="_x0000_i1951" type="#_x0000_t75" style="width:61.5pt;height:22.5pt" o:ole="">
            <v:imagedata r:id="rId1883" o:title=""/>
          </v:shape>
          <o:OLEObject Type="Embed" ProgID="Equation.DSMT4" ShapeID="_x0000_i1951" DrawAspect="Content" ObjectID="_1460296031" r:id="rId1884"/>
        </w:object>
      </w:r>
      <w:r>
        <w:t>.</w:t>
      </w:r>
    </w:p>
    <w:p w14:paraId="0EBCE4D3" w14:textId="77777777" w:rsidR="009339D1" w:rsidRDefault="009339D1" w:rsidP="009339D1">
      <w:pPr>
        <w:pStyle w:val="Heading3"/>
      </w:pPr>
      <w:bookmarkStart w:id="4381" w:name="_Toc385498601"/>
      <w:r>
        <w:t>Prescribed Initial Conditions</w:t>
      </w:r>
      <w:bookmarkEnd w:id="4381"/>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2" type="#_x0000_t75" style="width:13.5pt;height:19.5pt" o:ole="">
            <v:imagedata r:id="rId1885" o:title=""/>
          </v:shape>
          <o:OLEObject Type="Embed" ProgID="Equation.DSMT4" ShapeID="_x0000_i1952" DrawAspect="Content" ObjectID="_1460296032" r:id="rId1886"/>
        </w:object>
      </w:r>
      <w:r>
        <w:t xml:space="preserve"> and effective concentrations </w:t>
      </w:r>
      <w:r w:rsidRPr="00AF2221">
        <w:rPr>
          <w:position w:val="-14"/>
        </w:rPr>
        <w:object w:dxaOrig="279" w:dyaOrig="420" w14:anchorId="612A9B0C">
          <v:shape id="_x0000_i1953" type="#_x0000_t75" style="width:14pt;height:21.5pt" o:ole="">
            <v:imagedata r:id="rId1887" o:title=""/>
          </v:shape>
          <o:OLEObject Type="Embed" ProgID="Equation.DSMT4" ShapeID="_x0000_i1953" DrawAspect="Content" ObjectID="_1460296033" r:id="rId1888"/>
        </w:object>
      </w:r>
      <w:r w:rsidRPr="00AF2221">
        <w:rPr>
          <w:position w:val="-10"/>
        </w:rPr>
        <w:object w:dxaOrig="980" w:dyaOrig="300" w14:anchorId="3A8AFF3D">
          <v:shape id="_x0000_i1954" type="#_x0000_t75" style="width:49.5pt;height:14pt" o:ole="">
            <v:imagedata r:id="rId1889" o:title=""/>
          </v:shape>
          <o:OLEObject Type="Embed" ProgID="Equation.DSMT4" ShapeID="_x0000_i1954" DrawAspect="Content" ObjectID="_1460296034" r:id="rId1890"/>
        </w:object>
      </w:r>
      <w:r>
        <w:t xml:space="preserve">, the initial conditions inside the material should be set to </w:t>
      </w:r>
      <w:r w:rsidRPr="00AF2221">
        <w:rPr>
          <w:position w:val="-14"/>
        </w:rPr>
        <w:object w:dxaOrig="720" w:dyaOrig="400" w14:anchorId="016EA5E0">
          <v:shape id="_x0000_i1955" type="#_x0000_t75" style="width:36.5pt;height:19.5pt" o:ole="">
            <v:imagedata r:id="rId1891" o:title=""/>
          </v:shape>
          <o:OLEObject Type="Embed" ProgID="Equation.DSMT4" ShapeID="_x0000_i1955" DrawAspect="Content" ObjectID="_1460296035" r:id="rId1892"/>
        </w:object>
      </w:r>
      <w:r>
        <w:t xml:space="preserve"> and </w:t>
      </w:r>
      <w:r w:rsidRPr="00AF2221">
        <w:rPr>
          <w:position w:val="-14"/>
        </w:rPr>
        <w:object w:dxaOrig="840" w:dyaOrig="420" w14:anchorId="0CDE2645">
          <v:shape id="_x0000_i1956" type="#_x0000_t75" style="width:42pt;height:21.5pt" o:ole="">
            <v:imagedata r:id="rId1893" o:title=""/>
          </v:shape>
          <o:OLEObject Type="Embed" ProgID="Equation.DSMT4" ShapeID="_x0000_i1956" DrawAspect="Content" ObjectID="_1460296036" r:id="rId1894"/>
        </w:object>
      </w:r>
      <w:r>
        <w:t xml:space="preserve"> in order to expedite the evaluation of the initial state of swelling.  The values of </w:t>
      </w:r>
      <w:r w:rsidRPr="00AF2221">
        <w:rPr>
          <w:position w:val="-14"/>
        </w:rPr>
        <w:object w:dxaOrig="260" w:dyaOrig="400" w14:anchorId="416ED8C5">
          <v:shape id="_x0000_i1957" type="#_x0000_t75" style="width:13.5pt;height:19.5pt" o:ole="">
            <v:imagedata r:id="rId1895" o:title=""/>
          </v:shape>
          <o:OLEObject Type="Embed" ProgID="Equation.DSMT4" ShapeID="_x0000_i1957" DrawAspect="Content" ObjectID="_1460296037" r:id="rId1896"/>
        </w:object>
      </w:r>
      <w:r>
        <w:t xml:space="preserve"> and </w:t>
      </w:r>
      <w:r w:rsidRPr="00AF2221">
        <w:rPr>
          <w:position w:val="-14"/>
        </w:rPr>
        <w:object w:dxaOrig="279" w:dyaOrig="420" w14:anchorId="547EC948">
          <v:shape id="_x0000_i1958" type="#_x0000_t75" style="width:14pt;height:21.5pt" o:ole="">
            <v:imagedata r:id="rId1897" o:title=""/>
          </v:shape>
          <o:OLEObject Type="Embed" ProgID="Equation.DSMT4" ShapeID="_x0000_i1958" DrawAspect="Content" ObjectID="_1460296038" r:id="rId1898"/>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4382" w:name="_Toc385498602"/>
      <w:r>
        <w:t>Prescribed Effective Solute Flux</w:t>
      </w:r>
      <w:bookmarkEnd w:id="4382"/>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9" type="#_x0000_t75" style="width:12pt;height:10.5pt" o:ole="">
            <v:imagedata r:id="rId1899" o:title=""/>
          </v:shape>
          <o:OLEObject Type="Embed" ProgID="Equation.DSMT4" ShapeID="_x0000_i1959" DrawAspect="Content" ObjectID="_1460296039" r:id="rId1900"/>
        </w:object>
      </w:r>
      <w:r>
        <w:t xml:space="preserve"> be prescribed </w:t>
      </w:r>
      <w:proofErr w:type="gramStart"/>
      <w:r>
        <w:t xml:space="preserve">as </w:t>
      </w:r>
      <w:proofErr w:type="gramEnd"/>
      <w:r w:rsidRPr="00AF2221">
        <w:rPr>
          <w:position w:val="-18"/>
        </w:rPr>
        <w:object w:dxaOrig="1920" w:dyaOrig="440" w14:anchorId="5E33ED13">
          <v:shape id="_x0000_i1960" type="#_x0000_t75" style="width:96pt;height:22pt" o:ole="">
            <v:imagedata r:id="rId1901" o:title=""/>
          </v:shape>
          <o:OLEObject Type="Embed" ProgID="Equation.DSMT4" ShapeID="_x0000_i1960" DrawAspect="Content" ObjectID="_1460296040" r:id="rId1902"/>
        </w:object>
      </w:r>
      <w:r>
        <w:t xml:space="preserve">, where </w:t>
      </w:r>
      <w:r w:rsidRPr="00AF2221">
        <w:rPr>
          <w:position w:val="-12"/>
        </w:rPr>
        <w:object w:dxaOrig="300" w:dyaOrig="380" w14:anchorId="091AD75C">
          <v:shape id="_x0000_i1961" type="#_x0000_t75" style="width:14pt;height:19.5pt" o:ole="">
            <v:imagedata r:id="rId1903" o:title=""/>
          </v:shape>
          <o:OLEObject Type="Embed" ProgID="Equation.DSMT4" ShapeID="_x0000_i1961" DrawAspect="Content" ObjectID="_1460296041" r:id="rId1904"/>
        </w:object>
      </w:r>
      <w:r>
        <w:t xml:space="preserve"> is the effective solute flux. For a mixture containing only neutral solutes (</w:t>
      </w:r>
      <w:r w:rsidRPr="00AF2221">
        <w:rPr>
          <w:position w:val="-10"/>
        </w:rPr>
        <w:object w:dxaOrig="1080" w:dyaOrig="360" w14:anchorId="65C495A6">
          <v:shape id="_x0000_i1962" type="#_x0000_t75" style="width:54pt;height:18pt" o:ole="">
            <v:imagedata r:id="rId1905" o:title=""/>
          </v:shape>
          <o:OLEObject Type="Embed" ProgID="Equation.DSMT4" ShapeID="_x0000_i1962" DrawAspect="Content" ObjectID="_1460296042" r:id="rId1906"/>
        </w:object>
      </w:r>
      <w:r>
        <w:t xml:space="preserve"> ), it follows </w:t>
      </w:r>
      <w:proofErr w:type="gramStart"/>
      <w:r>
        <w:t xml:space="preserve">that </w:t>
      </w:r>
      <w:proofErr w:type="gramEnd"/>
      <w:r w:rsidRPr="00AF2221">
        <w:rPr>
          <w:position w:val="-12"/>
        </w:rPr>
        <w:object w:dxaOrig="800" w:dyaOrig="380" w14:anchorId="41ADE81B">
          <v:shape id="_x0000_i1963" type="#_x0000_t75" style="width:40pt;height:19.5pt" o:ole="">
            <v:imagedata r:id="rId1907" o:title=""/>
          </v:shape>
          <o:OLEObject Type="Embed" ProgID="Equation.DSMT4" ShapeID="_x0000_i1963" DrawAspect="Content" ObjectID="_1460296043" r:id="rId1908"/>
        </w:object>
      </w:r>
      <w:r>
        <w:t>.</w:t>
      </w:r>
    </w:p>
    <w:p w14:paraId="305E3179" w14:textId="77777777" w:rsidR="009339D1" w:rsidRDefault="009339D1" w:rsidP="009339D1">
      <w:pPr>
        <w:pStyle w:val="Heading3"/>
      </w:pPr>
      <w:bookmarkStart w:id="4383" w:name="_Toc385498603"/>
      <w:r>
        <w:lastRenderedPageBreak/>
        <w:t>Prescribed Electric Current Density</w:t>
      </w:r>
      <w:bookmarkEnd w:id="4383"/>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4" type="#_x0000_t75" style="width:79.5pt;height:28pt" o:ole="">
            <v:imagedata r:id="rId1909" o:title=""/>
          </v:shape>
          <o:OLEObject Type="Embed" ProgID="Equation.DSMT4" ShapeID="_x0000_i1964" DrawAspect="Content" ObjectID="_1460296044" r:id="rId1910"/>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5" type="#_x0000_t75" style="width:58pt;height:21.5pt" o:ole="">
            <v:imagedata r:id="rId1911" o:title=""/>
          </v:shape>
          <o:OLEObject Type="Embed" ProgID="Equation.DSMT4" ShapeID="_x0000_i1965" DrawAspect="Content" ObjectID="_1460296045" r:id="rId1912"/>
        </w:object>
      </w:r>
      <w:r>
        <w:t xml:space="preserve"> of ion fluxes may be prescribed at a boundary, it follows that only the normal component </w:t>
      </w:r>
      <w:r w:rsidRPr="00AF2221">
        <w:rPr>
          <w:position w:val="-14"/>
        </w:rPr>
        <w:object w:dxaOrig="1080" w:dyaOrig="400" w14:anchorId="07D89E68">
          <v:shape id="_x0000_i1966" type="#_x0000_t75" style="width:54pt;height:19.5pt" o:ole="">
            <v:imagedata r:id="rId1913" o:title=""/>
          </v:shape>
          <o:OLEObject Type="Embed" ProgID="Equation.DSMT4" ShapeID="_x0000_i1966" DrawAspect="Content" ObjectID="_1460296046" r:id="rId1914"/>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1967" type="#_x0000_t75" style="width:13.5pt;height:19.5pt" o:ole="">
            <v:imagedata r:id="rId1915" o:title=""/>
          </v:shape>
          <o:OLEObject Type="Embed" ProgID="Equation.DSMT4" ShapeID="_x0000_i1967" DrawAspect="Content" ObjectID="_1460296047" r:id="rId1916"/>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8" type="#_x0000_t75" style="width:38pt;height:21.5pt" o:ole="">
            <v:imagedata r:id="rId1917" o:title=""/>
          </v:shape>
          <o:OLEObject Type="Embed" ProgID="Equation.DSMT4" ShapeID="_x0000_i1968" DrawAspect="Content" ObjectID="_1460296048" r:id="rId1918"/>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1969" type="#_x0000_t75" style="width:70pt;height:22.5pt" o:ole="">
            <v:imagedata r:id="rId1919" o:title=""/>
          </v:shape>
          <o:OLEObject Type="Embed" ProgID="Equation.DSMT4" ShapeID="_x0000_i1969" DrawAspect="Content" ObjectID="_1460296049" r:id="rId1920"/>
        </w:object>
      </w:r>
      <w:r>
        <w:t xml:space="preserve">. Since </w:t>
      </w:r>
      <w:r w:rsidRPr="00AF2221">
        <w:rPr>
          <w:position w:val="-4"/>
        </w:rPr>
        <w:object w:dxaOrig="780" w:dyaOrig="300" w14:anchorId="3C23EC5B">
          <v:shape id="_x0000_i1970" type="#_x0000_t75" style="width:39.5pt;height:14pt" o:ole="">
            <v:imagedata r:id="rId1921" o:title=""/>
          </v:shape>
          <o:OLEObject Type="Embed" ProgID="Equation.DSMT4" ShapeID="_x0000_i1970" DrawAspect="Content" ObjectID="_1460296050" r:id="rId1922"/>
        </w:object>
      </w:r>
      <w:r>
        <w:t xml:space="preserve"> and </w:t>
      </w:r>
      <w:r w:rsidRPr="00AF2221">
        <w:rPr>
          <w:position w:val="-4"/>
        </w:rPr>
        <w:object w:dxaOrig="780" w:dyaOrig="300" w14:anchorId="492F30E1">
          <v:shape id="_x0000_i1971" type="#_x0000_t75" style="width:39.5pt;height:14pt" o:ole="">
            <v:imagedata r:id="rId1923" o:title=""/>
          </v:shape>
          <o:OLEObject Type="Embed" ProgID="Equation.DSMT4" ShapeID="_x0000_i1971" DrawAspect="Content" ObjectID="_1460296051" r:id="rId1924"/>
        </w:object>
      </w:r>
      <w:r>
        <w:t xml:space="preserve"> in a triphasic mixture, the corresponding effective fluxes are given by </w:t>
      </w:r>
      <w:r w:rsidRPr="00AF2221">
        <w:rPr>
          <w:position w:val="-12"/>
        </w:rPr>
        <w:object w:dxaOrig="2140" w:dyaOrig="380" w14:anchorId="32730F11">
          <v:shape id="_x0000_i1972" type="#_x0000_t75" style="width:107.5pt;height:19.5pt" o:ole="">
            <v:imagedata r:id="rId1925" o:title=""/>
          </v:shape>
          <o:OLEObject Type="Embed" ProgID="Equation.DSMT4" ShapeID="_x0000_i1972" DrawAspect="Content" ObjectID="_1460296052" r:id="rId1926"/>
        </w:object>
      </w:r>
      <w:r>
        <w:t xml:space="preserve"> </w:t>
      </w:r>
      <w:proofErr w:type="gramStart"/>
      <w:r>
        <w:t xml:space="preserve">and </w:t>
      </w:r>
      <w:proofErr w:type="gramEnd"/>
      <w:r w:rsidRPr="00AF2221">
        <w:rPr>
          <w:position w:val="-12"/>
        </w:rPr>
        <w:object w:dxaOrig="1140" w:dyaOrig="380" w14:anchorId="0315C52A">
          <v:shape id="_x0000_i1973" type="#_x0000_t75" style="width:58pt;height:19.5pt" o:ole="">
            <v:imagedata r:id="rId1927" o:title=""/>
          </v:shape>
          <o:OLEObject Type="Embed" ProgID="Equation.DSMT4" ShapeID="_x0000_i1973" DrawAspect="Content" ObjectID="_1460296053" r:id="rId1928"/>
        </w:object>
      </w:r>
      <w:r>
        <w:t>.</w:t>
      </w:r>
    </w:p>
    <w:p w14:paraId="1820FF67" w14:textId="77777777" w:rsidR="009339D1" w:rsidRDefault="009339D1" w:rsidP="009339D1">
      <w:pPr>
        <w:pStyle w:val="Heading3"/>
      </w:pPr>
      <w:bookmarkStart w:id="4384" w:name="_Toc385498604"/>
      <w:r>
        <w:t>Electrical Grounding</w:t>
      </w:r>
      <w:bookmarkEnd w:id="4384"/>
    </w:p>
    <w:p w14:paraId="5EA64E76" w14:textId="44F2D1E2" w:rsidR="009339D1" w:rsidRDefault="009339D1" w:rsidP="009339D1">
      <w:pPr>
        <w:rPr>
          <w:ins w:id="4385"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4386" w:author="Steve Maas" w:date="2014-01-02T13:22:00Z"/>
        </w:rPr>
      </w:pPr>
    </w:p>
    <w:p w14:paraId="194B64A9" w14:textId="2924A96B" w:rsidR="00CF3CDA" w:rsidRDefault="00CF3CDA">
      <w:pPr>
        <w:pStyle w:val="Heading2"/>
        <w:rPr>
          <w:ins w:id="4387" w:author="Steve Maas" w:date="2014-01-02T13:22:00Z"/>
        </w:rPr>
        <w:pPrChange w:id="4388" w:author="Steve Maas" w:date="2014-01-02T13:22:00Z">
          <w:pPr/>
        </w:pPrChange>
      </w:pPr>
      <w:bookmarkStart w:id="4389" w:name="_Ref376433627"/>
      <w:bookmarkStart w:id="4390" w:name="_Toc385498605"/>
      <w:ins w:id="4391" w:author="Steve Maas" w:date="2014-01-02T13:22:00Z">
        <w:r>
          <w:t>Understanding the Solution</w:t>
        </w:r>
        <w:bookmarkEnd w:id="4389"/>
        <w:bookmarkEnd w:id="4390"/>
      </w:ins>
    </w:p>
    <w:p w14:paraId="553BB2B8" w14:textId="6F2D88A3" w:rsidR="00061F56" w:rsidRDefault="00061F56">
      <w:pPr>
        <w:rPr>
          <w:ins w:id="4392" w:author="Steve Maas" w:date="2014-01-02T16:44:00Z"/>
        </w:rPr>
      </w:pPr>
      <w:ins w:id="4393" w:author="Steve Maas" w:date="2014-01-02T16:44:00Z">
        <w:r>
          <w:t xml:space="preserve">Okay, FEBio found a solution. </w:t>
        </w:r>
      </w:ins>
      <w:ins w:id="4394" w:author="Steve Maas" w:date="2014-01-02T16:45:00Z">
        <w:r>
          <w:t>Great</w:t>
        </w:r>
      </w:ins>
      <w:ins w:id="4395" w:author="Steve Maas" w:date="2014-01-02T16:44:00Z">
        <w:r>
          <w:t xml:space="preserve">, </w:t>
        </w:r>
      </w:ins>
      <w:ins w:id="4396" w:author="Steve Maas" w:date="2014-01-02T16:45:00Z">
        <w:r>
          <w:t xml:space="preserve">but </w:t>
        </w:r>
      </w:ins>
      <w:ins w:id="4397" w:author="Steve Maas" w:date="2014-01-02T16:44:00Z">
        <w:r>
          <w:t xml:space="preserve">how do you know it is the right one? Well, </w:t>
        </w:r>
      </w:ins>
      <w:ins w:id="4398" w:author="Steve Maas" w:date="2014-01-02T16:45:00Z">
        <w:r>
          <w:t xml:space="preserve">it turns out </w:t>
        </w:r>
      </w:ins>
      <w:ins w:id="4399" w:author="Steve Maas" w:date="2014-01-02T16:44:00Z">
        <w:r>
          <w:t xml:space="preserve">this is in fact a harder question than it may seem. </w:t>
        </w:r>
      </w:ins>
      <w:ins w:id="4400" w:author="Steve Maas" w:date="2014-01-02T16:45:00Z">
        <w:r>
          <w:t xml:space="preserve">In any </w:t>
        </w:r>
      </w:ins>
      <w:ins w:id="4401" w:author="Steve Maas" w:date="2014-01-02T16:46:00Z">
        <w:r>
          <w:t>finite element model there are numerous assumptions and approximation</w:t>
        </w:r>
      </w:ins>
      <w:ins w:id="4402" w:author="Steve Maas" w:date="2014-01-02T16:47:00Z">
        <w:r>
          <w:t>s</w:t>
        </w:r>
      </w:ins>
      <w:ins w:id="4403" w:author="Steve Maas" w:date="2014-01-02T16:46:00Z">
        <w:r>
          <w:t xml:space="preserve"> and trying to discuss all of these </w:t>
        </w:r>
      </w:ins>
      <w:ins w:id="4404" w:author="Steve Maas" w:date="2014-01-02T16:47:00Z">
        <w:r>
          <w:t>is outside the scope of this section</w:t>
        </w:r>
      </w:ins>
      <w:ins w:id="4405" w:author="Steve Maas" w:date="2014-01-02T16:46:00Z">
        <w:r>
          <w:t xml:space="preserve">. </w:t>
        </w:r>
      </w:ins>
      <w:ins w:id="4406" w:author="Steve Maas" w:date="2014-01-02T16:47:00Z">
        <w:r>
          <w:t xml:space="preserve">Instead, we’ll look at some of the most typical problems that </w:t>
        </w:r>
      </w:ins>
      <w:ins w:id="4407" w:author="Steve Maas" w:date="2014-01-02T16:48:00Z">
        <w:r>
          <w:t xml:space="preserve">FEBio users </w:t>
        </w:r>
      </w:ins>
      <w:ins w:id="4408" w:author="Steve Maas" w:date="2014-01-02T16:47:00Z">
        <w:r>
          <w:t>have run into</w:t>
        </w:r>
      </w:ins>
      <w:ins w:id="4409" w:author="Steve Maas" w:date="2014-01-02T16:48:00Z">
        <w:r>
          <w:t>.</w:t>
        </w:r>
      </w:ins>
      <w:ins w:id="4410" w:author="Steve Maas" w:date="2014-01-02T16:47:00Z">
        <w:r>
          <w:t xml:space="preserve"> </w:t>
        </w:r>
      </w:ins>
    </w:p>
    <w:p w14:paraId="44A88EF0" w14:textId="77777777" w:rsidR="00061F56" w:rsidRDefault="00061F56">
      <w:pPr>
        <w:rPr>
          <w:ins w:id="4411" w:author="Steve Maas" w:date="2014-01-02T16:48:00Z"/>
        </w:rPr>
      </w:pPr>
    </w:p>
    <w:p w14:paraId="40DFC7EE" w14:textId="4D756A22" w:rsidR="00061F56" w:rsidRDefault="00061F56">
      <w:pPr>
        <w:pStyle w:val="Heading3"/>
        <w:rPr>
          <w:ins w:id="4412" w:author="Steve Maas" w:date="2014-01-02T16:44:00Z"/>
        </w:rPr>
        <w:pPrChange w:id="4413" w:author="Steve Maas" w:date="2014-01-02T16:48:00Z">
          <w:pPr/>
        </w:pPrChange>
      </w:pPr>
      <w:bookmarkStart w:id="4414" w:name="_Toc385498606"/>
      <w:ins w:id="4415" w:author="Steve Maas" w:date="2014-01-02T16:48:00Z">
        <w:r>
          <w:t>Mesh convergence</w:t>
        </w:r>
      </w:ins>
      <w:bookmarkEnd w:id="4414"/>
    </w:p>
    <w:p w14:paraId="31FFC193" w14:textId="124822BB" w:rsidR="00061F56" w:rsidRDefault="00061F56">
      <w:pPr>
        <w:rPr>
          <w:ins w:id="4416" w:author="Steve Maas" w:date="2014-01-02T16:53:00Z"/>
        </w:rPr>
      </w:pPr>
      <w:ins w:id="4417" w:author="Steve Maas" w:date="2014-01-02T16:50:00Z">
        <w:r>
          <w:t>The</w:t>
        </w:r>
      </w:ins>
      <w:ins w:id="4418" w:author="Steve Maas" w:date="2014-01-02T16:49:00Z">
        <w:r>
          <w:t xml:space="preserve"> solution </w:t>
        </w:r>
      </w:ins>
      <w:ins w:id="4419" w:author="Steve Maas" w:date="2014-01-02T16:50:00Z">
        <w:r>
          <w:t xml:space="preserve">calculated by FEBio </w:t>
        </w:r>
      </w:ins>
      <w:ins w:id="4420" w:author="Steve Maas" w:date="2014-01-02T16:49:00Z">
        <w:r>
          <w:t xml:space="preserve">only applies to the mesh for which it was solved. However, the “exact” solution must be independent of the mesh and therefore a mesh convergence study is almost always </w:t>
        </w:r>
      </w:ins>
      <w:ins w:id="4421" w:author="Steve Maas" w:date="2014-01-02T16:50:00Z">
        <w:r>
          <w:t>necessary</w:t>
        </w:r>
      </w:ins>
      <w:ins w:id="4422" w:author="Steve Maas" w:date="2014-01-02T16:49:00Z">
        <w:r>
          <w:t xml:space="preserve"> </w:t>
        </w:r>
      </w:ins>
      <w:ins w:id="4423" w:author="Steve Maas" w:date="2014-01-02T16:50:00Z">
        <w:r>
          <w:t xml:space="preserve">to make sure the FEBio solution is close to this exact solution. In practice this means that a </w:t>
        </w:r>
      </w:ins>
      <w:ins w:id="4424" w:author="Steve Maas" w:date="2014-01-02T16:51:00Z">
        <w:r>
          <w:t>model</w:t>
        </w:r>
      </w:ins>
      <w:ins w:id="4425" w:author="Steve Maas" w:date="2014-01-02T16:50:00Z">
        <w:r>
          <w:t xml:space="preserve"> must be run several times with an increasingly finer mesh </w:t>
        </w:r>
      </w:ins>
      <w:ins w:id="4426" w:author="Steve Maas" w:date="2014-01-02T16:51:00Z">
        <w:r>
          <w:t xml:space="preserve">to find out at which mesh density the FEBio solution no longer changes. </w:t>
        </w:r>
      </w:ins>
    </w:p>
    <w:p w14:paraId="3C39CA53" w14:textId="77777777" w:rsidR="004A7278" w:rsidRDefault="004A7278">
      <w:pPr>
        <w:rPr>
          <w:ins w:id="4427" w:author="Steve Maas" w:date="2014-01-02T16:53:00Z"/>
        </w:rPr>
      </w:pPr>
    </w:p>
    <w:p w14:paraId="10139E5C" w14:textId="5BAED87B" w:rsidR="004A7278" w:rsidRDefault="004A7278">
      <w:pPr>
        <w:pStyle w:val="Heading3"/>
        <w:rPr>
          <w:ins w:id="4428" w:author="Steve Maas" w:date="2014-01-02T16:48:00Z"/>
        </w:rPr>
        <w:pPrChange w:id="4429" w:author="Steve Maas" w:date="2014-01-02T16:53:00Z">
          <w:pPr/>
        </w:pPrChange>
      </w:pPr>
      <w:bookmarkStart w:id="4430" w:name="_Toc385498607"/>
      <w:ins w:id="4431" w:author="Steve Maas" w:date="2014-01-02T16:53:00Z">
        <w:r>
          <w:lastRenderedPageBreak/>
          <w:t>Constraint enforcement</w:t>
        </w:r>
      </w:ins>
      <w:bookmarkEnd w:id="4430"/>
    </w:p>
    <w:p w14:paraId="6D71BDCE" w14:textId="0D7BBB3E" w:rsidR="00F4139F" w:rsidRDefault="004A7278">
      <w:pPr>
        <w:rPr>
          <w:ins w:id="4432" w:author="Steve Maas" w:date="2014-01-02T16:54:00Z"/>
        </w:rPr>
      </w:pPr>
      <w:ins w:id="4433"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4434" w:author="Steve Maas" w:date="2014-01-02T16:56:00Z">
        <w:r>
          <w:t xml:space="preserve">used in FEBio </w:t>
        </w:r>
      </w:ins>
      <w:ins w:id="4435" w:author="Steve Maas" w:date="2014-01-02T16:54:00Z">
        <w:r>
          <w:t xml:space="preserve">are incompressibility and contact. </w:t>
        </w:r>
      </w:ins>
    </w:p>
    <w:p w14:paraId="570702A8" w14:textId="77777777" w:rsidR="004A7278" w:rsidRDefault="004A7278">
      <w:pPr>
        <w:rPr>
          <w:ins w:id="4436" w:author="Steve Maas" w:date="2014-01-02T16:56:00Z"/>
        </w:rPr>
      </w:pPr>
    </w:p>
    <w:p w14:paraId="69038E24" w14:textId="77777777" w:rsidR="004A7278" w:rsidRDefault="004A7278">
      <w:pPr>
        <w:rPr>
          <w:ins w:id="4437" w:author="Steve Maas" w:date="2014-01-02T17:01:00Z"/>
        </w:rPr>
      </w:pPr>
      <w:ins w:id="4438" w:author="Steve Maas" w:date="2014-01-02T17:00:00Z">
        <w:r>
          <w:t>For uncoupled materials, i</w:t>
        </w:r>
      </w:ins>
      <w:ins w:id="4439" w:author="Steve Maas" w:date="2014-01-02T16:56:00Z">
        <w:r>
          <w:t xml:space="preserve">ncompressibility </w:t>
        </w:r>
      </w:ins>
      <w:ins w:id="4440" w:author="Steve Maas" w:date="2014-01-02T16:57:00Z">
        <w:r>
          <w:t xml:space="preserve">(for hexahedral elements) </w:t>
        </w:r>
      </w:ins>
      <w:ins w:id="4441" w:author="Steve Maas" w:date="2014-01-02T16:56:00Z">
        <w:r>
          <w:t xml:space="preserve">is handled </w:t>
        </w:r>
      </w:ins>
      <w:ins w:id="4442" w:author="Steve Maas" w:date="2014-01-02T16:59:00Z">
        <w:r>
          <w:t xml:space="preserve">in FEBio </w:t>
        </w:r>
      </w:ins>
      <w:ins w:id="4443" w:author="Steve Maas" w:date="2014-01-02T16:56:00Z">
        <w:r>
          <w:t xml:space="preserve">using a three-field </w:t>
        </w:r>
      </w:ins>
      <w:ins w:id="4444" w:author="Steve Maas" w:date="2014-01-02T16:57:00Z">
        <w:r>
          <w:t>formulation in addition to the enforcement of the incompressibility constraint. This constrain</w:t>
        </w:r>
      </w:ins>
      <w:ins w:id="4445" w:author="Steve Maas" w:date="2014-01-02T16:58:00Z">
        <w:r>
          <w:t>t</w:t>
        </w:r>
      </w:ins>
      <w:ins w:id="4446" w:author="Steve Maas" w:date="2014-01-02T16:57:00Z">
        <w:r>
          <w:t xml:space="preserve"> is usually enforced using a penalty formulation (although an augmented Lagrangian method is also available). </w:t>
        </w:r>
      </w:ins>
      <w:ins w:id="4447" w:author="Steve Maas" w:date="2014-01-02T16:58:00Z">
        <w:r>
          <w:t>To inspect whether the incompressibility constrain</w:t>
        </w:r>
      </w:ins>
      <w:ins w:id="4448" w:author="Steve Maas" w:date="2014-01-02T16:59:00Z">
        <w:r>
          <w:t>t</w:t>
        </w:r>
      </w:ins>
      <w:ins w:id="4449" w:author="Steve Maas" w:date="2014-01-02T16:58:00Z">
        <w:r>
          <w:t xml:space="preserve"> is satisfied sufficiently the user can look at the volume ratio which has to be close to one. </w:t>
        </w:r>
      </w:ins>
      <w:ins w:id="4450" w:author="Steve Maas" w:date="2014-01-02T16:59:00Z">
        <w:r>
          <w:t xml:space="preserve">If it deviates from one too much the user needs to increase the </w:t>
        </w:r>
      </w:ins>
      <w:ins w:id="4451" w:author="Steve Maas" w:date="2014-01-02T17:00:00Z">
        <w:r>
          <w:t xml:space="preserve">“bulk modulus” of the material. </w:t>
        </w:r>
      </w:ins>
    </w:p>
    <w:p w14:paraId="2F03663F" w14:textId="77777777" w:rsidR="004A7278" w:rsidRDefault="004A7278">
      <w:pPr>
        <w:rPr>
          <w:ins w:id="4452" w:author="Steve Maas" w:date="2014-01-02T17:01:00Z"/>
        </w:rPr>
      </w:pPr>
    </w:p>
    <w:p w14:paraId="7BB297F0" w14:textId="0A0A561F" w:rsidR="004A7278" w:rsidRDefault="004A7278">
      <w:pPr>
        <w:rPr>
          <w:ins w:id="4453" w:author="Steve Maas" w:date="2014-01-02T16:56:00Z"/>
        </w:rPr>
      </w:pPr>
      <w:ins w:id="4454" w:author="Steve Maas" w:date="2014-01-02T17:00:00Z">
        <w:r>
          <w:t xml:space="preserve">For coupled materials, incompressibility is </w:t>
        </w:r>
      </w:ins>
      <w:ins w:id="4455" w:author="Steve Maas" w:date="2014-01-02T17:01:00Z">
        <w:r>
          <w:t xml:space="preserve">not treated explicitly and </w:t>
        </w:r>
      </w:ins>
      <w:ins w:id="4456" w:author="Steve Maas" w:date="2014-01-02T17:00:00Z">
        <w:r>
          <w:t xml:space="preserve">care must be taken when </w:t>
        </w:r>
      </w:ins>
      <w:ins w:id="4457" w:author="Steve Maas" w:date="2014-01-02T17:01:00Z">
        <w:r>
          <w:t xml:space="preserve">using coupled materials in a near-incompressible regime (e.g. setting the Poisson’s ratio too close to 0.5 for a neo-Hookean material). </w:t>
        </w:r>
      </w:ins>
      <w:ins w:id="4458" w:author="Steve Maas" w:date="2014-01-02T17:02:00Z">
        <w:r w:rsidR="0085430D">
          <w:t xml:space="preserve">In that case, the solution will most likely “lock” which manifests itself in displacements that are too small. </w:t>
        </w:r>
      </w:ins>
      <w:ins w:id="4459" w:author="Steve Maas" w:date="2014-01-02T17:03:00Z">
        <w:r w:rsidR="0085430D">
          <w:t xml:space="preserve">Inspection of the volume ratio may not be sufficient to identify locking. </w:t>
        </w:r>
      </w:ins>
      <w:ins w:id="4460" w:author="Steve Maas" w:date="2014-01-02T17:04:00Z">
        <w:r w:rsidR="0085430D">
          <w:t>However</w:t>
        </w:r>
      </w:ins>
      <w:ins w:id="4461" w:author="Steve Maas" w:date="2014-01-02T17:03:00Z">
        <w:r w:rsidR="0085430D">
          <w:t xml:space="preserve">, a mesh convergence study </w:t>
        </w:r>
      </w:ins>
      <w:ins w:id="4462" w:author="Steve Maas" w:date="2014-01-02T17:04:00Z">
        <w:r w:rsidR="0085430D">
          <w:t>will often help in identifying this problem.</w:t>
        </w:r>
      </w:ins>
    </w:p>
    <w:p w14:paraId="1DD1262F" w14:textId="77777777" w:rsidR="004A7278" w:rsidRDefault="004A7278">
      <w:pPr>
        <w:rPr>
          <w:ins w:id="4463" w:author="Steve Maas" w:date="2014-01-02T17:04:00Z"/>
        </w:rPr>
      </w:pPr>
    </w:p>
    <w:p w14:paraId="499695B0" w14:textId="645A96D4" w:rsidR="0085430D" w:rsidRDefault="0085430D">
      <w:pPr>
        <w:rPr>
          <w:ins w:id="4464" w:author="Steve Maas" w:date="2014-01-02T17:06:00Z"/>
        </w:rPr>
      </w:pPr>
      <w:ins w:id="4465" w:author="Steve Maas" w:date="2014-01-02T17:04:00Z">
        <w:r>
          <w:t>When a contact constraint is not sufficiently enforced, the contact</w:t>
        </w:r>
      </w:ins>
      <w:ins w:id="4466" w:author="Steve Maas" w:date="2014-01-02T17:05:00Z">
        <w:r>
          <w:t>ing</w:t>
        </w:r>
      </w:ins>
      <w:ins w:id="4467" w:author="Steve Maas" w:date="2014-01-02T17:04:00Z">
        <w:r>
          <w:t xml:space="preserve"> surfac</w:t>
        </w:r>
      </w:ins>
      <w:ins w:id="4468" w:author="Steve Maas" w:date="2014-01-02T17:05:00Z">
        <w:r>
          <w:t xml:space="preserve">es will have penetrated. This problem is usually identified easily by looking at the deformed model in a post-processing software (e.g. PostView). </w:t>
        </w:r>
      </w:ins>
      <w:ins w:id="4469" w:author="Steve Maas" w:date="2014-01-02T17:06:00Z">
        <w:r>
          <w:t>Increasing the penalty factor and/or decreasing the augmented Lagrangian tolerance should solve this problem.</w:t>
        </w:r>
      </w:ins>
    </w:p>
    <w:p w14:paraId="7374845C" w14:textId="77777777" w:rsidR="0085430D" w:rsidRDefault="0085430D">
      <w:pPr>
        <w:rPr>
          <w:ins w:id="4470" w:author="Steve Maas" w:date="2014-01-02T14:33:00Z"/>
        </w:rPr>
      </w:pPr>
    </w:p>
    <w:p w14:paraId="742E08A0" w14:textId="31B47836" w:rsidR="00DF1A47" w:rsidRPr="00FE00A6" w:rsidDel="0085430D" w:rsidRDefault="00DF1A47">
      <w:pPr>
        <w:rPr>
          <w:del w:id="4471" w:author="Steve Maas" w:date="2014-01-02T17:06:00Z"/>
        </w:rPr>
      </w:pPr>
      <w:bookmarkStart w:id="4472" w:name="_Toc376446466"/>
      <w:bookmarkStart w:id="4473" w:name="_Toc376446695"/>
      <w:bookmarkStart w:id="4474" w:name="_Toc376446924"/>
      <w:bookmarkStart w:id="4475" w:name="_Toc376447153"/>
      <w:bookmarkStart w:id="4476" w:name="_Toc376787098"/>
      <w:bookmarkStart w:id="4477" w:name="_Toc376787329"/>
      <w:bookmarkStart w:id="4478" w:name="_Toc376787560"/>
      <w:bookmarkStart w:id="4479" w:name="_Toc376858660"/>
      <w:bookmarkStart w:id="4480" w:name="_Toc377547140"/>
      <w:bookmarkStart w:id="4481" w:name="_Toc377547386"/>
      <w:bookmarkEnd w:id="4472"/>
      <w:bookmarkEnd w:id="4473"/>
      <w:bookmarkEnd w:id="4474"/>
      <w:bookmarkEnd w:id="4475"/>
      <w:bookmarkEnd w:id="4476"/>
      <w:bookmarkEnd w:id="4477"/>
      <w:bookmarkEnd w:id="4478"/>
      <w:bookmarkEnd w:id="4479"/>
      <w:bookmarkEnd w:id="4480"/>
      <w:bookmarkEnd w:id="4481"/>
    </w:p>
    <w:p w14:paraId="59A843D7" w14:textId="5D8E4E98" w:rsidR="00590133" w:rsidRDefault="00590133" w:rsidP="007D6F0D">
      <w:pPr>
        <w:pStyle w:val="Heading2"/>
      </w:pPr>
      <w:bookmarkStart w:id="4482" w:name="_Toc385498608"/>
      <w:r>
        <w:t>Limitations of FEBio</w:t>
      </w:r>
      <w:bookmarkEnd w:id="4482"/>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4483" w:author="Steve Maas" w:date="2014-01-02T14:14:00Z"/>
        </w:rPr>
      </w:pPr>
    </w:p>
    <w:p w14:paraId="3FE3A5E7" w14:textId="376B9A5F" w:rsidR="00DE1D8A" w:rsidRDefault="00DE1D8A">
      <w:pPr>
        <w:pStyle w:val="Heading3"/>
        <w:rPr>
          <w:ins w:id="4484" w:author="Steve Maas" w:date="2014-01-02T14:15:00Z"/>
        </w:rPr>
        <w:pPrChange w:id="4485" w:author="Steve Maas" w:date="2014-01-02T14:14:00Z">
          <w:pPr/>
        </w:pPrChange>
      </w:pPr>
      <w:bookmarkStart w:id="4486" w:name="_Toc385498609"/>
      <w:ins w:id="4487" w:author="Steve Maas" w:date="2014-01-02T14:15:00Z">
        <w:r>
          <w:t>Geometrical instabilities</w:t>
        </w:r>
        <w:bookmarkEnd w:id="4486"/>
      </w:ins>
    </w:p>
    <w:p w14:paraId="6012419A" w14:textId="6B61E62B" w:rsidR="00DE1D8A" w:rsidRDefault="00DE1D8A">
      <w:pPr>
        <w:rPr>
          <w:ins w:id="4488" w:author="Steve Maas" w:date="2014-01-02T14:21:00Z"/>
        </w:rPr>
      </w:pPr>
      <w:ins w:id="4489" w:author="Steve Maas" w:date="2014-01-02T14:15:00Z">
        <w:r>
          <w:t xml:space="preserve">A geometrical instability is a point in the solution </w:t>
        </w:r>
      </w:ins>
      <w:ins w:id="4490" w:author="Steve Maas" w:date="2014-01-02T14:16:00Z">
        <w:r>
          <w:t xml:space="preserve">at which </w:t>
        </w:r>
      </w:ins>
      <w:ins w:id="4491" w:author="Steve Maas" w:date="2014-01-02T14:15:00Z">
        <w:r>
          <w:t>several paths for continuing the solution</w:t>
        </w:r>
      </w:ins>
      <w:ins w:id="4492" w:author="Steve Maas" w:date="2014-01-02T14:16:00Z">
        <w:r>
          <w:t xml:space="preserve"> are possible. </w:t>
        </w:r>
      </w:ins>
      <w:ins w:id="4493" w:author="Steve Maas" w:date="2014-01-02T14:17:00Z">
        <w:r>
          <w:t>T</w:t>
        </w:r>
      </w:ins>
      <w:ins w:id="4494" w:author="Steve Maas" w:date="2014-01-02T14:16:00Z">
        <w:r>
          <w:t>ypical example</w:t>
        </w:r>
      </w:ins>
      <w:ins w:id="4495" w:author="Steve Maas" w:date="2014-01-02T14:17:00Z">
        <w:r>
          <w:t>s</w:t>
        </w:r>
      </w:ins>
      <w:ins w:id="4496" w:author="Steve Maas" w:date="2014-01-02T14:16:00Z">
        <w:r>
          <w:t xml:space="preserve"> </w:t>
        </w:r>
      </w:ins>
      <w:ins w:id="4497" w:author="Steve Maas" w:date="2014-01-02T14:17:00Z">
        <w:r>
          <w:t xml:space="preserve">are </w:t>
        </w:r>
      </w:ins>
      <w:ins w:id="4498" w:author="Steve Maas" w:date="2014-01-02T14:16:00Z">
        <w:r>
          <w:t xml:space="preserve">buckling </w:t>
        </w:r>
      </w:ins>
      <w:ins w:id="4499" w:author="Steve Maas" w:date="2014-01-02T14:17:00Z">
        <w:r>
          <w:t>of a column or inflation of a balloon</w:t>
        </w:r>
      </w:ins>
      <w:ins w:id="4500" w:author="Steve Maas" w:date="2014-01-02T14:16:00Z">
        <w:r>
          <w:t xml:space="preserve">. </w:t>
        </w:r>
      </w:ins>
      <w:ins w:id="4501" w:author="Steve Maas" w:date="2014-01-02T14:17:00Z">
        <w:r>
          <w:t>FEBio’s Newton based solvers cannot handle buckling since usually at these points, the material</w:t>
        </w:r>
      </w:ins>
      <w:ins w:id="4502" w:author="Steve Maas" w:date="2014-01-02T14:18:00Z">
        <w:r>
          <w:t xml:space="preserve">’s elasticity tangent is not uniquely defined. Although in some cases FEBio will be able to pass </w:t>
        </w:r>
      </w:ins>
      <w:ins w:id="4503" w:author="Steve Maas" w:date="2014-01-02T14:19:00Z">
        <w:r>
          <w:t xml:space="preserve">a </w:t>
        </w:r>
      </w:ins>
      <w:ins w:id="4504" w:author="Steve Maas" w:date="2014-01-02T14:18:00Z">
        <w:r>
          <w:t>buckling point</w:t>
        </w:r>
      </w:ins>
      <w:ins w:id="4505" w:author="Steve Maas" w:date="2014-01-02T14:19:00Z">
        <w:r>
          <w:t xml:space="preserve">, in most cases, FEBio will not be able to converge </w:t>
        </w:r>
      </w:ins>
      <w:ins w:id="4506" w:author="Steve Maas" w:date="2014-01-02T14:20:00Z">
        <w:r>
          <w:t>to a solution</w:t>
        </w:r>
      </w:ins>
      <w:ins w:id="4507" w:author="Steve Maas" w:date="2014-01-02T14:19:00Z">
        <w:r>
          <w:t xml:space="preserve">. </w:t>
        </w:r>
      </w:ins>
    </w:p>
    <w:p w14:paraId="25C7F962" w14:textId="03B6DE86" w:rsidR="00DE1D8A" w:rsidRDefault="00DE1D8A">
      <w:pPr>
        <w:pStyle w:val="Heading3"/>
        <w:rPr>
          <w:ins w:id="4508" w:author="Steve Maas" w:date="2014-01-02T14:21:00Z"/>
        </w:rPr>
        <w:pPrChange w:id="4509" w:author="Steve Maas" w:date="2014-01-02T14:21:00Z">
          <w:pPr/>
        </w:pPrChange>
      </w:pPr>
      <w:bookmarkStart w:id="4510" w:name="_Toc385498610"/>
      <w:ins w:id="4511" w:author="Steve Maas" w:date="2014-01-02T14:21:00Z">
        <w:r>
          <w:t>Material instabilities</w:t>
        </w:r>
        <w:bookmarkEnd w:id="4510"/>
      </w:ins>
    </w:p>
    <w:p w14:paraId="19837DD1" w14:textId="4E55CE27" w:rsidR="00DE1D8A" w:rsidRDefault="009A09E2">
      <w:pPr>
        <w:rPr>
          <w:ins w:id="4512" w:author="Steve Maas" w:date="2014-01-02T14:22:00Z"/>
        </w:rPr>
      </w:pPr>
      <w:ins w:id="4513" w:author="Steve Maas" w:date="2014-01-02T14:21:00Z">
        <w:r>
          <w:t xml:space="preserve">A material instability is </w:t>
        </w:r>
      </w:ins>
      <w:ins w:id="4514" w:author="Steve Maas" w:date="2014-01-02T14:22:00Z">
        <w:r>
          <w:t xml:space="preserve">a </w:t>
        </w:r>
      </w:ins>
      <w:ins w:id="4515" w:author="Steve Maas" w:date="2014-01-02T14:21:00Z">
        <w:r>
          <w:t xml:space="preserve">point in the stress-strain response where the slope of the stress-strain curve effectively becomes zero. </w:t>
        </w:r>
      </w:ins>
      <w:ins w:id="4516"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4517" w:author="Steve Maas" w:date="2014-01-02T14:24:00Z"/>
        </w:rPr>
      </w:pPr>
    </w:p>
    <w:p w14:paraId="4CD27D11" w14:textId="7887B84F" w:rsidR="009A09E2" w:rsidDel="009A09E2" w:rsidRDefault="009A09E2">
      <w:pPr>
        <w:rPr>
          <w:del w:id="4518" w:author="Steve Maas" w:date="2014-01-02T14:26:00Z"/>
        </w:rPr>
        <w:pPrChange w:id="4519" w:author="Steve Maas" w:date="2014-01-02T14:26:00Z">
          <w:pPr>
            <w:pStyle w:val="ListParagraph"/>
            <w:numPr>
              <w:numId w:val="58"/>
            </w:numPr>
            <w:tabs>
              <w:tab w:val="num" w:pos="720"/>
            </w:tabs>
            <w:ind w:hanging="360"/>
          </w:pPr>
        </w:pPrChange>
      </w:pPr>
      <w:ins w:id="4520" w:author="Steve Maas" w:date="2014-01-02T14:24:00Z">
        <w:r>
          <w:lastRenderedPageBreak/>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4521" w:author="Steve Maas" w:date="2014-01-02T14:26:00Z">
        <w:r>
          <w:t xml:space="preserve">and even if it finds a solution, it may not to useful. </w:t>
        </w:r>
      </w:ins>
    </w:p>
    <w:p w14:paraId="5FADBD22" w14:textId="77777777" w:rsidR="009A09E2" w:rsidRPr="00FE00A6" w:rsidRDefault="009A09E2" w:rsidP="00FE00A6">
      <w:pPr>
        <w:rPr>
          <w:ins w:id="4522" w:author="Steve Maas" w:date="2014-01-02T14:26:00Z"/>
        </w:rPr>
      </w:pPr>
    </w:p>
    <w:p w14:paraId="587DF599" w14:textId="332FBF71" w:rsidR="00590133" w:rsidDel="009A09E2" w:rsidRDefault="009A09E2">
      <w:pPr>
        <w:pStyle w:val="Heading3"/>
        <w:rPr>
          <w:del w:id="4523" w:author="Steve Maas" w:date="2014-01-02T14:26:00Z"/>
        </w:rPr>
        <w:pPrChange w:id="4524" w:author="Steve Maas" w:date="2014-01-02T14:26:00Z">
          <w:pPr>
            <w:pStyle w:val="ListParagraph"/>
            <w:numPr>
              <w:numId w:val="58"/>
            </w:numPr>
            <w:tabs>
              <w:tab w:val="num" w:pos="720"/>
            </w:tabs>
            <w:ind w:hanging="360"/>
          </w:pPr>
        </w:pPrChange>
      </w:pPr>
      <w:bookmarkStart w:id="4525" w:name="_Toc385498611"/>
      <w:ins w:id="4526" w:author="Steve Maas" w:date="2014-01-02T14:27:00Z">
        <w:r>
          <w:t>Re</w:t>
        </w:r>
      </w:ins>
      <w:r w:rsidR="0063263E">
        <w:t>me</w:t>
      </w:r>
      <w:ins w:id="4527" w:author="Steve Maas" w:date="2014-01-02T14:27:00Z">
        <w:r>
          <w:t>shing</w:t>
        </w:r>
      </w:ins>
      <w:del w:id="4528"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bookmarkEnd w:id="4525"/>
      </w:del>
    </w:p>
    <w:p w14:paraId="45607322" w14:textId="77777777" w:rsidR="009A09E2" w:rsidRDefault="009A09E2">
      <w:pPr>
        <w:pStyle w:val="Heading3"/>
        <w:rPr>
          <w:ins w:id="4529" w:author="Steve Maas" w:date="2014-01-02T14:26:00Z"/>
        </w:rPr>
        <w:pPrChange w:id="4530" w:author="Steve Maas" w:date="2014-01-02T14:26:00Z">
          <w:pPr>
            <w:pStyle w:val="ListParagraph"/>
            <w:numPr>
              <w:numId w:val="58"/>
            </w:numPr>
            <w:tabs>
              <w:tab w:val="num" w:pos="720"/>
            </w:tabs>
            <w:ind w:hanging="360"/>
          </w:pPr>
        </w:pPrChange>
      </w:pPr>
      <w:bookmarkStart w:id="4531" w:name="_Toc385498612"/>
      <w:bookmarkEnd w:id="4531"/>
    </w:p>
    <w:p w14:paraId="202DC362" w14:textId="0403C7F3" w:rsidR="009A09E2" w:rsidRDefault="009A09E2">
      <w:pPr>
        <w:rPr>
          <w:ins w:id="4532" w:author="Steve Maas" w:date="2014-01-02T14:26:00Z"/>
        </w:rPr>
        <w:pPrChange w:id="4533" w:author="Steve Maas" w:date="2014-01-02T14:26:00Z">
          <w:pPr>
            <w:pStyle w:val="ListParagraph"/>
            <w:numPr>
              <w:numId w:val="58"/>
            </w:numPr>
            <w:tabs>
              <w:tab w:val="num" w:pos="720"/>
            </w:tabs>
            <w:ind w:hanging="360"/>
          </w:pPr>
        </w:pPrChange>
      </w:pPr>
      <w:ins w:id="4534" w:author="Steve Maas" w:date="2014-01-02T14:27:00Z">
        <w:r>
          <w:t>FEBio is designed to solve problems that can undergo large deformations. However, when the deformations become too large</w:t>
        </w:r>
      </w:ins>
      <w:ins w:id="4535" w:author="Steve Maas" w:date="2014-01-02T14:28:00Z">
        <w:r>
          <w:t xml:space="preserve"> it can happen that the finite element mesh cannot be distorted any further without inverting elements. In that case, FEBio will not be able to continue the solution and will most likely terminate </w:t>
        </w:r>
      </w:ins>
      <w:ins w:id="4536" w:author="Steve Maas" w:date="2014-01-02T14:29:00Z">
        <w:r>
          <w:t>with</w:t>
        </w:r>
      </w:ins>
      <w:ins w:id="4537" w:author="Steve Maas" w:date="2014-01-02T14:28:00Z">
        <w:r>
          <w:t xml:space="preserve"> </w:t>
        </w:r>
      </w:ins>
      <w:ins w:id="4538" w:author="Steve Maas" w:date="2014-01-02T14:29:00Z">
        <w:r>
          <w:t xml:space="preserve">a negative jacobian error message. </w:t>
        </w:r>
      </w:ins>
    </w:p>
    <w:p w14:paraId="16AD4CE3" w14:textId="77777777" w:rsidR="009A09E2" w:rsidRDefault="009A09E2">
      <w:pPr>
        <w:rPr>
          <w:ins w:id="4539" w:author="Steve Maas" w:date="2014-01-02T14:30:00Z"/>
        </w:rPr>
        <w:pPrChange w:id="4540" w:author="Steve Maas" w:date="2014-01-02T14:26:00Z">
          <w:pPr>
            <w:pStyle w:val="ListParagraph"/>
            <w:numPr>
              <w:numId w:val="58"/>
            </w:numPr>
            <w:tabs>
              <w:tab w:val="num" w:pos="720"/>
            </w:tabs>
            <w:ind w:hanging="360"/>
          </w:pPr>
        </w:pPrChange>
      </w:pPr>
    </w:p>
    <w:p w14:paraId="7C5A23E2" w14:textId="1C6F481C" w:rsidR="00D0053D" w:rsidRDefault="009A09E2">
      <w:pPr>
        <w:rPr>
          <w:ins w:id="4541" w:author="Steve Maas" w:date="2014-01-02T16:22:00Z"/>
        </w:rPr>
        <w:pPrChange w:id="4542" w:author="Steve Maas" w:date="2014-01-02T14:26:00Z">
          <w:pPr>
            <w:pStyle w:val="ListParagraph"/>
            <w:numPr>
              <w:numId w:val="58"/>
            </w:numPr>
            <w:tabs>
              <w:tab w:val="num" w:pos="720"/>
            </w:tabs>
            <w:ind w:hanging="360"/>
          </w:pPr>
        </w:pPrChange>
      </w:pPr>
      <w:ins w:id="4543" w:author="Steve Maas" w:date="2014-01-02T14:30:00Z">
        <w:r>
          <w:t>One possible solution to this problem is to remesh the model at th</w:t>
        </w:r>
      </w:ins>
      <w:ins w:id="4544" w:author="Steve Maas" w:date="2014-01-02T14:31:00Z">
        <w:r>
          <w:t>e</w:t>
        </w:r>
      </w:ins>
      <w:ins w:id="4545" w:author="Steve Maas" w:date="2014-01-02T14:30:00Z">
        <w:r>
          <w:t xml:space="preserve"> point</w:t>
        </w:r>
      </w:ins>
      <w:ins w:id="4546" w:author="Steve Maas" w:date="2014-01-02T14:31:00Z">
        <w:r>
          <w:t xml:space="preserve"> at which the deformation become too large</w:t>
        </w:r>
      </w:ins>
      <w:ins w:id="4547" w:author="Steve Maas" w:date="2014-01-02T14:30:00Z">
        <w:r>
          <w:t xml:space="preserve">, but currently FEBio does not have any remeshing capabilities. </w:t>
        </w:r>
      </w:ins>
      <w:del w:id="4548"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4549" w:author="Steve Maas" w:date="2014-01-02T14:31:00Z">
        <w:r w:rsidR="00DF1A47">
          <w:t xml:space="preserve">The only remedy at this point is to plan ahead and design your mesh in such a way that the elements will not invert in the range of deformation that you are </w:t>
        </w:r>
      </w:ins>
      <w:ins w:id="4550" w:author="Steve Maas" w:date="2014-01-02T14:32:00Z">
        <w:r w:rsidR="00DF1A47">
          <w:t>interested</w:t>
        </w:r>
      </w:ins>
      <w:ins w:id="4551" w:author="Steve Maas" w:date="2014-01-02T14:31:00Z">
        <w:r w:rsidR="00DF1A47">
          <w:t xml:space="preserve"> </w:t>
        </w:r>
      </w:ins>
      <w:ins w:id="4552" w:author="Steve Maas" w:date="2014-01-02T14:32:00Z">
        <w:r w:rsidR="00DF1A47">
          <w:t>in (e.g. place a butterfly mesh in sharp corners or make the mesh finer in areas of larger deformation).</w:t>
        </w:r>
      </w:ins>
    </w:p>
    <w:p w14:paraId="2D1C8A6F" w14:textId="77777777" w:rsidR="00997C6C" w:rsidRDefault="00997C6C">
      <w:pPr>
        <w:rPr>
          <w:ins w:id="4553" w:author="Steve Maas" w:date="2014-01-02T16:22:00Z"/>
        </w:rPr>
        <w:pPrChange w:id="4554"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4555" w:author="Steve Maas" w:date="2014-01-02T16:23:00Z"/>
        </w:rPr>
        <w:pPrChange w:id="4556" w:author="Steve Maas" w:date="2014-01-02T16:22:00Z">
          <w:pPr>
            <w:pStyle w:val="ListParagraph"/>
            <w:numPr>
              <w:numId w:val="58"/>
            </w:numPr>
            <w:tabs>
              <w:tab w:val="num" w:pos="720"/>
            </w:tabs>
            <w:ind w:hanging="360"/>
          </w:pPr>
        </w:pPrChange>
      </w:pPr>
      <w:bookmarkStart w:id="4557" w:name="_Toc385498613"/>
      <w:ins w:id="4558" w:author="Steve Maas" w:date="2014-01-02T16:23:00Z">
        <w:r>
          <w:t>Force-driven Problems</w:t>
        </w:r>
        <w:bookmarkEnd w:id="4557"/>
      </w:ins>
    </w:p>
    <w:p w14:paraId="311E7AA0" w14:textId="39D72FC2" w:rsidR="00997C6C" w:rsidRDefault="00997C6C">
      <w:pPr>
        <w:rPr>
          <w:ins w:id="4559" w:author="Steve Maas" w:date="2014-01-02T16:32:00Z"/>
        </w:rPr>
        <w:pPrChange w:id="4560" w:author="Steve Maas" w:date="2014-01-02T16:23:00Z">
          <w:pPr>
            <w:pStyle w:val="ListParagraph"/>
            <w:numPr>
              <w:numId w:val="58"/>
            </w:numPr>
            <w:tabs>
              <w:tab w:val="num" w:pos="720"/>
            </w:tabs>
            <w:ind w:hanging="360"/>
          </w:pPr>
        </w:pPrChange>
      </w:pPr>
      <w:ins w:id="4561"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4562" w:author="Steve Maas" w:date="2014-01-02T16:26:00Z">
        <w:r>
          <w:rPr>
            <w:rStyle w:val="FootnoteReference"/>
          </w:rPr>
          <w:footnoteReference w:id="9"/>
        </w:r>
      </w:ins>
      <w:ins w:id="4565" w:author="Steve Maas" w:date="2014-01-02T16:23:00Z">
        <w:r>
          <w:t>.</w:t>
        </w:r>
      </w:ins>
      <w:ins w:id="4566" w:author="Steve Maas" w:date="2014-01-02T16:27:00Z">
        <w:r>
          <w:t xml:space="preserve"> The cause of this </w:t>
        </w:r>
      </w:ins>
      <w:ins w:id="4567" w:author="Steve Maas" w:date="2014-01-02T16:28:00Z">
        <w:r>
          <w:t>instability</w:t>
        </w:r>
      </w:ins>
      <w:ins w:id="4568" w:author="Steve Maas" w:date="2014-01-02T16:27:00Z">
        <w:r>
          <w:t xml:space="preserve"> can easily </w:t>
        </w:r>
      </w:ins>
      <w:ins w:id="4569"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4570" w:author="Steve Maas" w:date="2014-01-02T16:30:00Z">
        <w:r>
          <w:t xml:space="preserve">box must generate stresses which balance the applied forces exactly. Unfortunately, the numerical solution will only be approximate </w:t>
        </w:r>
      </w:ins>
      <w:ins w:id="4571" w:author="Steve Maas" w:date="2014-01-02T16:31:00Z">
        <w:r>
          <w:t xml:space="preserve">due to numerical round-off errors inherent in the calculation. Even the slightest deviation </w:t>
        </w:r>
        <w:r w:rsidR="00432E39">
          <w:t xml:space="preserve">from balancing the forces exactly will create a net-force which </w:t>
        </w:r>
      </w:ins>
      <w:ins w:id="4572" w:author="Steve Maas" w:date="2014-01-02T16:32:00Z">
        <w:r w:rsidR="00432E39">
          <w:t>in turn causes the model to fly off in the unconstrained direction</w:t>
        </w:r>
      </w:ins>
      <w:ins w:id="4573" w:author="Steve Maas" w:date="2014-01-02T16:33:00Z">
        <w:r w:rsidR="00432E39">
          <w:t xml:space="preserve"> (in which a rigid body mode now exists)</w:t>
        </w:r>
      </w:ins>
      <w:ins w:id="4574" w:author="Steve Maas" w:date="2014-01-02T16:32:00Z">
        <w:r w:rsidR="00432E39">
          <w:t>.</w:t>
        </w:r>
      </w:ins>
    </w:p>
    <w:p w14:paraId="7BD96979" w14:textId="77777777" w:rsidR="00432E39" w:rsidRDefault="00432E39">
      <w:pPr>
        <w:rPr>
          <w:ins w:id="4575" w:author="Steve Maas" w:date="2014-01-02T16:32:00Z"/>
        </w:rPr>
        <w:pPrChange w:id="4576" w:author="Steve Maas" w:date="2014-01-02T16:23:00Z">
          <w:pPr>
            <w:pStyle w:val="ListParagraph"/>
            <w:numPr>
              <w:numId w:val="58"/>
            </w:numPr>
            <w:tabs>
              <w:tab w:val="num" w:pos="720"/>
            </w:tabs>
            <w:ind w:hanging="360"/>
          </w:pPr>
        </w:pPrChange>
      </w:pPr>
    </w:p>
    <w:p w14:paraId="297BFAAE" w14:textId="4AF90F89" w:rsidR="00432E39" w:rsidRDefault="00432E39">
      <w:pPr>
        <w:rPr>
          <w:ins w:id="4577" w:author="Steve Maas" w:date="2014-01-02T17:06:00Z"/>
        </w:rPr>
        <w:pPrChange w:id="4578" w:author="Steve Maas" w:date="2014-01-02T16:23:00Z">
          <w:pPr>
            <w:pStyle w:val="ListParagraph"/>
            <w:numPr>
              <w:numId w:val="58"/>
            </w:numPr>
            <w:tabs>
              <w:tab w:val="num" w:pos="720"/>
            </w:tabs>
            <w:ind w:hanging="360"/>
          </w:pPr>
        </w:pPrChange>
      </w:pPr>
      <w:ins w:id="4579" w:author="Steve Maas" w:date="2014-01-02T16:33:00Z">
        <w:r>
          <w:t xml:space="preserve">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w:t>
        </w:r>
        <w:r>
          <w:lastRenderedPageBreak/>
          <w:t>no contact enforcement</w:t>
        </w:r>
      </w:ins>
      <w:ins w:id="4580"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4581" w:author="Steve Maas" w:date="2014-01-02T17:06:00Z"/>
        </w:rPr>
        <w:pPrChange w:id="4582"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4583" w:author="Steve Maas" w:date="2014-01-02T17:07:00Z"/>
        </w:rPr>
        <w:pPrChange w:id="4584" w:author="Steve Maas" w:date="2014-01-02T17:06:00Z">
          <w:pPr>
            <w:pStyle w:val="ListParagraph"/>
            <w:numPr>
              <w:numId w:val="58"/>
            </w:numPr>
            <w:tabs>
              <w:tab w:val="num" w:pos="720"/>
            </w:tabs>
            <w:ind w:hanging="360"/>
          </w:pPr>
        </w:pPrChange>
      </w:pPr>
      <w:bookmarkStart w:id="4585" w:name="_Toc385498614"/>
      <w:ins w:id="4586" w:author="Steve Maas" w:date="2014-01-02T17:07:00Z">
        <w:r>
          <w:t xml:space="preserve">Solutions obtained on </w:t>
        </w:r>
      </w:ins>
      <w:ins w:id="4587" w:author="Steve Maas" w:date="2014-01-02T17:06:00Z">
        <w:r>
          <w:t xml:space="preserve">Multi-processor </w:t>
        </w:r>
      </w:ins>
      <w:ins w:id="4588" w:author="Steve Maas" w:date="2014-01-02T17:07:00Z">
        <w:r>
          <w:t>Machines</w:t>
        </w:r>
        <w:bookmarkEnd w:id="4585"/>
      </w:ins>
    </w:p>
    <w:p w14:paraId="32BBF32B" w14:textId="5431C6A9" w:rsidR="0085430D" w:rsidRDefault="0085430D">
      <w:pPr>
        <w:rPr>
          <w:ins w:id="4589" w:author="Steve Maas" w:date="2014-01-02T17:12:00Z"/>
        </w:rPr>
        <w:pPrChange w:id="4590" w:author="Steve Maas" w:date="2014-01-02T17:07:00Z">
          <w:pPr>
            <w:pStyle w:val="ListParagraph"/>
            <w:numPr>
              <w:numId w:val="58"/>
            </w:numPr>
            <w:tabs>
              <w:tab w:val="num" w:pos="720"/>
            </w:tabs>
            <w:ind w:hanging="360"/>
          </w:pPr>
        </w:pPrChange>
      </w:pPr>
      <w:ins w:id="4591" w:author="Steve Maas" w:date="2014-01-02T17:07:00Z">
        <w:r>
          <w:t xml:space="preserve">Although </w:t>
        </w:r>
      </w:ins>
      <w:ins w:id="4592" w:author="Steve Maas" w:date="2014-01-02T17:08:00Z">
        <w:r>
          <w:t xml:space="preserve">technically </w:t>
        </w:r>
      </w:ins>
      <w:ins w:id="4593"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4594" w:author="Steve Maas" w:date="2014-01-02T17:08:00Z">
        <w:r>
          <w:t xml:space="preserve">This is caused by the fact that on multi-processor machines the same calculations can be executed in a different order and due to </w:t>
        </w:r>
      </w:ins>
      <w:ins w:id="4595" w:author="Steve Maas" w:date="2014-01-02T17:09:00Z">
        <w:r>
          <w:t xml:space="preserve">the accumulation of </w:t>
        </w:r>
      </w:ins>
      <w:ins w:id="4596" w:author="Steve Maas" w:date="2014-01-02T17:08:00Z">
        <w:r>
          <w:t xml:space="preserve">numerical round-off errors </w:t>
        </w:r>
      </w:ins>
      <w:ins w:id="4597" w:author="Steve Maas" w:date="2014-01-02T17:09:00Z">
        <w:r>
          <w:t>may result in slightly different answers. Th</w:t>
        </w:r>
      </w:ins>
      <w:ins w:id="4598" w:author="Steve Maas" w:date="2014-01-02T17:10:00Z">
        <w:r>
          <w:t xml:space="preserve">e type of problems that are mostly affected by this are problems that are close too being ill-conditioned. Also, problems that have many time steps or require many iterations </w:t>
        </w:r>
      </w:ins>
      <w:ins w:id="4599" w:author="Steve Maas" w:date="2014-01-02T17:12:00Z">
        <w:r>
          <w:t>for</w:t>
        </w:r>
      </w:ins>
      <w:ins w:id="4600" w:author="Steve Maas" w:date="2014-01-02T17:10:00Z">
        <w:r>
          <w:t xml:space="preserve"> each time step</w:t>
        </w:r>
      </w:ins>
      <w:ins w:id="4601" w:author="Steve Maas" w:date="2014-01-02T17:12:00Z">
        <w:r w:rsidR="0063263E">
          <w:t xml:space="preserve"> may be affected by this. </w:t>
        </w:r>
      </w:ins>
    </w:p>
    <w:p w14:paraId="539347AE" w14:textId="77777777" w:rsidR="0063263E" w:rsidRDefault="0063263E">
      <w:pPr>
        <w:rPr>
          <w:ins w:id="4602" w:author="Steve Maas" w:date="2014-01-02T17:12:00Z"/>
        </w:rPr>
        <w:pPrChange w:id="4603"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4604" w:author="Steve Maas" w:date="2014-01-02T17:07:00Z">
          <w:pPr>
            <w:pStyle w:val="ListParagraph"/>
            <w:numPr>
              <w:numId w:val="58"/>
            </w:numPr>
            <w:tabs>
              <w:tab w:val="num" w:pos="720"/>
            </w:tabs>
            <w:ind w:hanging="360"/>
          </w:pPr>
        </w:pPrChange>
      </w:pPr>
      <w:ins w:id="4605" w:author="Steve Maas" w:date="2014-01-02T17:12:00Z">
        <w:r>
          <w:t xml:space="preserve">If you experience </w:t>
        </w:r>
      </w:ins>
      <w:ins w:id="4606" w:author="Steve Maas" w:date="2014-01-02T17:13:00Z">
        <w:r>
          <w:t>different answers for the same problem</w:t>
        </w:r>
      </w:ins>
      <w:ins w:id="4607" w:author="Steve Maas" w:date="2014-01-02T17:12:00Z">
        <w:r>
          <w:t xml:space="preserve">, </w:t>
        </w:r>
      </w:ins>
      <w:r w:rsidR="00121748">
        <w:t>try running the model on just one processor (if possible)</w:t>
      </w:r>
      <w:ins w:id="4608" w:author="Steve Maas" w:date="2014-01-02T17:13:00Z">
        <w:r>
          <w:t xml:space="preserve">. </w:t>
        </w:r>
        <w:proofErr w:type="gramStart"/>
        <w:r>
          <w:t xml:space="preserve">See section </w:t>
        </w:r>
        <w:r>
          <w:fldChar w:fldCharType="begin"/>
        </w:r>
        <w:r>
          <w:instrText xml:space="preserve"> REF _Ref376446157 \r \h </w:instrText>
        </w:r>
      </w:ins>
      <w:r>
        <w:fldChar w:fldCharType="separate"/>
      </w:r>
      <w:ins w:id="4609" w:author="Steve Maas" w:date="2014-01-02T17:13:00Z">
        <w:r>
          <w:t>2.6</w:t>
        </w:r>
        <w:r>
          <w:fldChar w:fldCharType="end"/>
        </w:r>
        <w:r>
          <w:t xml:space="preserve"> for more information on how to run FEBio on multi-processor machines.</w:t>
        </w:r>
      </w:ins>
      <w:proofErr w:type="gramEnd"/>
    </w:p>
    <w:p w14:paraId="5B9587E7" w14:textId="77777777" w:rsidR="000140F2" w:rsidRDefault="000140F2" w:rsidP="000140F2"/>
    <w:p w14:paraId="24CAA91C" w14:textId="471C1580" w:rsidR="000140F2" w:rsidRDefault="000140F2" w:rsidP="007D6F0D">
      <w:pPr>
        <w:pStyle w:val="Heading2"/>
      </w:pPr>
      <w:bookmarkStart w:id="4610" w:name="_Toc385498615"/>
      <w:r>
        <w:t xml:space="preserve">Where to </w:t>
      </w:r>
      <w:r w:rsidR="00FD648A">
        <w:t>G</w:t>
      </w:r>
      <w:r>
        <w:t>et</w:t>
      </w:r>
      <w:r w:rsidR="00B201E3">
        <w:t xml:space="preserve"> </w:t>
      </w:r>
      <w:r w:rsidR="00FD648A">
        <w:t>M</w:t>
      </w:r>
      <w:r w:rsidR="00B201E3">
        <w:t>ore</w:t>
      </w:r>
      <w:r>
        <w:t xml:space="preserve"> </w:t>
      </w:r>
      <w:r w:rsidR="00FD648A">
        <w:t>H</w:t>
      </w:r>
      <w:r>
        <w:t>elp</w:t>
      </w:r>
      <w:bookmarkEnd w:id="4610"/>
    </w:p>
    <w:p w14:paraId="37897DD1" w14:textId="7CB68764" w:rsidR="00DB69A3" w:rsidRDefault="00DB69A3">
      <w:pPr>
        <w:rPr>
          <w:ins w:id="4611" w:author="Steve Maas" w:date="2014-01-02T16:40:00Z"/>
        </w:rPr>
      </w:pPr>
      <w:ins w:id="4612" w:author="Steve Maas" w:date="2014-01-02T16:38:00Z">
        <w:r>
          <w:t xml:space="preserve">When you get here, you may be ready to pull all your hair out, but fret not, all is not lost. </w:t>
        </w:r>
      </w:ins>
      <w:ins w:id="4613" w:author="Steve Maas" w:date="2014-01-02T16:39:00Z">
        <w:r>
          <w:t xml:space="preserve">In fact, some people may have run into a similar issue and found a solution. The first place to find these </w:t>
        </w:r>
      </w:ins>
      <w:ins w:id="4614" w:author="Steve Maas" w:date="2014-01-02T16:40:00Z">
        <w:r>
          <w:t>people</w:t>
        </w:r>
      </w:ins>
      <w:ins w:id="4615" w:author="Steve Maas" w:date="2014-01-02T16:39:00Z">
        <w:r>
          <w:t xml:space="preserve"> </w:t>
        </w:r>
      </w:ins>
      <w:ins w:id="4616" w:author="Steve Maas" w:date="2014-01-02T16:40:00Z">
        <w:r>
          <w:t>is on the FEBio user’s forum (</w:t>
        </w:r>
      </w:ins>
      <w:ins w:id="4617" w:author="Steve Maas" w:date="2014-01-02T16:41:00Z">
        <w:r>
          <w:fldChar w:fldCharType="begin"/>
        </w:r>
        <w:r>
          <w:instrText xml:space="preserve"> HYPERLINK "</w:instrText>
        </w:r>
      </w:ins>
      <w:ins w:id="4618" w:author="Steve Maas" w:date="2014-01-02T16:40:00Z">
        <w:r w:rsidRPr="00DB69A3">
          <w:instrText>http://mrlforums.sci.utah.edu/forums/forum.php</w:instrText>
        </w:r>
      </w:ins>
      <w:ins w:id="4619" w:author="Steve Maas" w:date="2014-01-02T16:41:00Z">
        <w:r>
          <w:instrText xml:space="preserve">" </w:instrText>
        </w:r>
        <w:r>
          <w:fldChar w:fldCharType="separate"/>
        </w:r>
      </w:ins>
      <w:ins w:id="4620" w:author="Steve Maas" w:date="2014-01-02T16:40:00Z">
        <w:r w:rsidRPr="00251CA6">
          <w:rPr>
            <w:rStyle w:val="Hyperlink"/>
          </w:rPr>
          <w:t>http://mrlforums.sci.utah.edu/forums/forum.php</w:t>
        </w:r>
      </w:ins>
      <w:ins w:id="4621" w:author="Steve Maas" w:date="2014-01-02T16:41:00Z">
        <w:r>
          <w:fldChar w:fldCharType="end"/>
        </w:r>
      </w:ins>
      <w:ins w:id="4622" w:author="Steve Maas" w:date="2014-01-02T16:40:00Z">
        <w:r>
          <w:t xml:space="preserve">). </w:t>
        </w:r>
      </w:ins>
      <w:ins w:id="4623" w:author="Steve Maas" w:date="2014-01-02T16:41:00Z">
        <w:r w:rsidR="00061F56">
          <w:t>This forum contains hundreds of posts by FEBio users and is monitored by the FEBio developers who will always be more than happy to help you with your problems. In addition, this forum can be used to report bugs or to request a new feature. It is the ideal portal to find help with your problems so don</w:t>
        </w:r>
      </w:ins>
      <w:ins w:id="4624" w:author="Steve Maas" w:date="2014-01-02T16:43:00Z">
        <w:r w:rsidR="00061F56">
          <w:t>’t hesitate to use it!</w:t>
        </w:r>
      </w:ins>
    </w:p>
    <w:p w14:paraId="096B1684" w14:textId="77777777" w:rsidR="00DB69A3" w:rsidRDefault="00DB69A3">
      <w:pPr>
        <w:rPr>
          <w:ins w:id="4625" w:author="Steve Maas" w:date="2014-01-02T16:38:00Z"/>
        </w:rPr>
      </w:pPr>
    </w:p>
    <w:p w14:paraId="475C0D32" w14:textId="004D2DFD" w:rsidR="000140F2" w:rsidDel="00061F56" w:rsidRDefault="000140F2">
      <w:pPr>
        <w:rPr>
          <w:del w:id="4626" w:author="Steve Maas" w:date="2014-01-02T16:43:00Z"/>
        </w:rPr>
      </w:pPr>
      <w:del w:id="4627"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4628" w:name="_Toc385498616"/>
      <w:r>
        <w:lastRenderedPageBreak/>
        <w:t xml:space="preserve">Configuration </w:t>
      </w:r>
      <w:r w:rsidR="00E67A22">
        <w:t>F</w:t>
      </w:r>
      <w:r>
        <w:t>ile</w:t>
      </w:r>
      <w:bookmarkEnd w:id="4628"/>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4629" w:author="Steve Maas" w:date="2014-01-02T11:08:00Z"/>
        </w:trPr>
        <w:tc>
          <w:tcPr>
            <w:tcW w:w="2448" w:type="dxa"/>
            <w:shd w:val="clear" w:color="auto" w:fill="auto"/>
          </w:tcPr>
          <w:p w14:paraId="14B62B6B" w14:textId="4EB42321" w:rsidR="00470C94" w:rsidRDefault="00470C94" w:rsidP="006A0BC1">
            <w:pPr>
              <w:pStyle w:val="code"/>
              <w:rPr>
                <w:ins w:id="4630" w:author="Steve Maas" w:date="2014-01-02T11:08:00Z"/>
              </w:rPr>
            </w:pPr>
            <w:ins w:id="4631" w:author="Steve Maas" w:date="2014-01-02T11:08:00Z">
              <w:r>
                <w:t>import</w:t>
              </w:r>
            </w:ins>
          </w:p>
        </w:tc>
        <w:tc>
          <w:tcPr>
            <w:tcW w:w="7128" w:type="dxa"/>
            <w:shd w:val="clear" w:color="auto" w:fill="auto"/>
          </w:tcPr>
          <w:p w14:paraId="2BAC5DAC" w14:textId="52E1FC7F" w:rsidR="00470C94" w:rsidRDefault="00470C94" w:rsidP="006A0BC1">
            <w:pPr>
              <w:rPr>
                <w:ins w:id="4632" w:author="Steve Maas" w:date="2014-01-02T11:08:00Z"/>
              </w:rPr>
            </w:pPr>
            <w:ins w:id="4633"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4634" w:author="Steve Maas" w:date="2014-01-02T11:08:00Z"/>
        </w:rPr>
      </w:pPr>
      <w:r>
        <w:t>FEBio supports several linear solvers, such as</w:t>
      </w:r>
      <w:del w:id="4635"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4636" w:author="Steve Maas" w:date="2014-01-02T11:09:00Z">
        <w:r w:rsidDel="00470C94">
          <w:delText xml:space="preserve">the SuperLU and the </w:delText>
        </w:r>
      </w:del>
      <w:r>
        <w:t>Pardiso solver are available on most platforms.</w:t>
      </w:r>
      <w:ins w:id="4637"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4638" w:author="Steve Maas" w:date="2014-01-02T11:09:00Z">
        <w:r>
          <w:t xml:space="preserve">As of </w:t>
        </w:r>
      </w:ins>
      <w:ins w:id="4639" w:author="Steve Maas" w:date="2014-01-02T11:10:00Z">
        <w:r>
          <w:t xml:space="preserve">FEBio 2.0 the user can create and use plugins designed for FEBio. These plugins extend the standard capabilities without the need to recompile the FEBio code. </w:t>
        </w:r>
      </w:ins>
      <w:ins w:id="4640" w:author="Steve Maas" w:date="2014-01-02T11:11:00Z">
        <w:r>
          <w:t xml:space="preserve">See Appendix B for more information on </w:t>
        </w:r>
      </w:ins>
      <w:ins w:id="4641" w:author="Steve Maas" w:date="2014-01-02T11:12:00Z">
        <w:r>
          <w:t xml:space="preserve">using </w:t>
        </w:r>
      </w:ins>
      <w:ins w:id="4642" w:author="Steve Maas" w:date="2014-01-02T11:11:00Z">
        <w:r>
          <w:t>pl</w:t>
        </w:r>
      </w:ins>
      <w:ins w:id="4643"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bookmarkStart w:id="4644" w:name="_Toc385498617"/>
      <w:del w:id="4645" w:author="Steve Maas" w:date="2014-01-02T11:12:00Z">
        <w:r w:rsidDel="00470C94">
          <w:lastRenderedPageBreak/>
          <w:delText>LSDYNA Database Format</w:delText>
        </w:r>
      </w:del>
      <w:ins w:id="4646" w:author="Steve Maas" w:date="2014-01-02T11:12:00Z">
        <w:r w:rsidR="00470C94">
          <w:t>FEBio Plugins</w:t>
        </w:r>
      </w:ins>
      <w:bookmarkEnd w:id="4644"/>
    </w:p>
    <w:p w14:paraId="406503EE" w14:textId="2495BB91" w:rsidR="00470C94" w:rsidRDefault="00860308">
      <w:pPr>
        <w:rPr>
          <w:ins w:id="4647" w:author="Steve Maas" w:date="2014-01-02T11:15:00Z"/>
        </w:rPr>
        <w:pPrChange w:id="4648" w:author="Steve Maas" w:date="2014-01-02T11:13:00Z">
          <w:pPr>
            <w:pStyle w:val="code"/>
          </w:pPr>
        </w:pPrChange>
      </w:pPr>
      <w:r>
        <w:t xml:space="preserve">As of version </w:t>
      </w:r>
      <w:del w:id="4649" w:author="Steve Maas" w:date="2014-01-02T11:12:00Z">
        <w:r w:rsidDel="00470C94">
          <w:delText>1</w:delText>
        </w:r>
      </w:del>
      <w:ins w:id="4650" w:author="Steve Maas" w:date="2014-01-02T11:12:00Z">
        <w:r w:rsidR="00470C94">
          <w:t>2</w:t>
        </w:r>
      </w:ins>
      <w:r>
        <w:t>.</w:t>
      </w:r>
      <w:del w:id="4651" w:author="Steve Maas" w:date="2014-01-02T11:12:00Z">
        <w:r w:rsidDel="00470C94">
          <w:delText>4</w:delText>
        </w:r>
      </w:del>
      <w:ins w:id="4652" w:author="Steve Maas" w:date="2014-01-02T11:12:00Z">
        <w:r w:rsidR="00470C94">
          <w:t>0</w:t>
        </w:r>
      </w:ins>
      <w:r>
        <w:t xml:space="preserve"> </w:t>
      </w:r>
      <w:del w:id="4653" w:author="Steve Maas" w:date="2014-01-02T11:12:00Z">
        <w:r w:rsidDel="00470C94">
          <w:delText xml:space="preserve">the LSDYNA </w:delText>
        </w:r>
      </w:del>
      <w:ins w:id="4654" w:author="Steve Maas" w:date="2014-01-02T11:12:00Z">
        <w:r w:rsidR="00470C94">
          <w:t>FEBio supports plugins.</w:t>
        </w:r>
      </w:ins>
      <w:ins w:id="4655" w:author="Steve Maas" w:date="2014-01-02T11:13:00Z">
        <w:r w:rsidR="00470C94">
          <w:t xml:space="preserve"> Plugins are dynamic libraries which extend the capabilities of FEBio at runtime without the need to recompile the entire source code. </w:t>
        </w:r>
      </w:ins>
      <w:ins w:id="4656" w:author="Steve Maas" w:date="2014-01-02T11:14:00Z">
        <w:r w:rsidR="00470C94">
          <w:t>This</w:t>
        </w:r>
      </w:ins>
      <w:ins w:id="4657" w:author="Steve Maas" w:date="2014-01-02T11:13:00Z">
        <w:r w:rsidR="00470C94">
          <w:t xml:space="preserve"> offers the user</w:t>
        </w:r>
      </w:ins>
      <w:ins w:id="4658" w:author="Steve Maas" w:date="2014-01-02T11:14:00Z">
        <w:r w:rsidR="00470C94">
          <w:t xml:space="preserve"> a powerful mechanism for extending the default feature set of FEBio with little effort. </w:t>
        </w:r>
      </w:ins>
      <w:ins w:id="4659" w:author="Steve Maas" w:date="2014-01-02T11:15:00Z">
        <w:r w:rsidR="007E2409">
          <w:t>The FEBio developer</w:t>
        </w:r>
      </w:ins>
      <w:ins w:id="4660" w:author="Steve Maas" w:date="2014-01-02T11:22:00Z">
        <w:r w:rsidR="00993E3A">
          <w:t>’</w:t>
        </w:r>
      </w:ins>
      <w:ins w:id="4661"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4662" w:author="Steve Maas" w:date="2014-01-02T11:15:00Z"/>
        </w:rPr>
        <w:pPrChange w:id="4663" w:author="Steve Maas" w:date="2014-01-02T11:13:00Z">
          <w:pPr>
            <w:pStyle w:val="code"/>
          </w:pPr>
        </w:pPrChange>
      </w:pPr>
    </w:p>
    <w:p w14:paraId="78D216A6" w14:textId="116DBC1E" w:rsidR="007E2409" w:rsidRDefault="007E2409">
      <w:pPr>
        <w:rPr>
          <w:ins w:id="4664" w:author="Steve Maas" w:date="2014-01-02T11:18:00Z"/>
        </w:rPr>
        <w:pPrChange w:id="4665" w:author="Steve Maas" w:date="2014-01-02T11:16:00Z">
          <w:pPr>
            <w:pStyle w:val="code"/>
          </w:pPr>
        </w:pPrChange>
      </w:pPr>
      <w:ins w:id="4666" w:author="Steve Maas" w:date="2014-01-02T11:15:00Z">
        <w:r>
          <w:t xml:space="preserve">A plugin is compiled into a dynamic library </w:t>
        </w:r>
      </w:ins>
      <w:ins w:id="4667" w:author="Steve Maas" w:date="2014-01-02T11:16:00Z">
        <w:r>
          <w:t xml:space="preserve">(dll) or shared object (so) and containes the compiled code of the library. </w:t>
        </w:r>
      </w:ins>
      <w:ins w:id="4668" w:author="Steve Maas" w:date="2014-01-02T11:17:00Z">
        <w:r>
          <w:t xml:space="preserve">In order to use this plugin, you must add the path and name to the plugin file in the FEBio configuration file (see Appendix A for a discussion of the configuration file). For each plugin, </w:t>
        </w:r>
      </w:ins>
      <w:ins w:id="4669"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4670" w:author="Steve Maas" w:date="2014-01-02T11:18:00Z"/>
        </w:rPr>
        <w:pPrChange w:id="4671" w:author="Steve Maas" w:date="2014-01-02T11:16:00Z">
          <w:pPr>
            <w:pStyle w:val="code"/>
          </w:pPr>
        </w:pPrChange>
      </w:pPr>
    </w:p>
    <w:p w14:paraId="7D33407D" w14:textId="0252D287" w:rsidR="007E2409" w:rsidRPr="00645EA5" w:rsidRDefault="007E2409">
      <w:pPr>
        <w:rPr>
          <w:ins w:id="4672" w:author="Steve Maas" w:date="2014-01-02T11:18:00Z"/>
          <w:rFonts w:cs="Courier New"/>
          <w:szCs w:val="22"/>
        </w:rPr>
        <w:pPrChange w:id="4673" w:author="Steve Maas" w:date="2014-01-02T11:16:00Z">
          <w:pPr>
            <w:pStyle w:val="code"/>
          </w:pPr>
        </w:pPrChange>
      </w:pPr>
      <w:ins w:id="4674" w:author="Steve Maas" w:date="2014-01-02T11:19:00Z">
        <w:r>
          <w:rPr>
            <w:rFonts w:ascii="Courier New" w:hAnsi="Courier New" w:cs="Courier New"/>
            <w:sz w:val="22"/>
            <w:szCs w:val="22"/>
          </w:rPr>
          <w:t>&lt;import&gt;myplugin.dll&lt;/import&gt;</w:t>
        </w:r>
      </w:ins>
    </w:p>
    <w:p w14:paraId="39D67755" w14:textId="77777777" w:rsidR="007E2409" w:rsidRDefault="007E2409">
      <w:pPr>
        <w:rPr>
          <w:ins w:id="4675" w:author="Steve Maas" w:date="2014-01-02T11:18:00Z"/>
        </w:rPr>
        <w:pPrChange w:id="4676" w:author="Steve Maas" w:date="2014-01-02T11:16:00Z">
          <w:pPr>
            <w:pStyle w:val="code"/>
          </w:pPr>
        </w:pPrChange>
      </w:pPr>
    </w:p>
    <w:p w14:paraId="73ACC6B3" w14:textId="1D876238" w:rsidR="007E2409" w:rsidRDefault="007E2409">
      <w:pPr>
        <w:rPr>
          <w:ins w:id="4677" w:author="Steve Maas" w:date="2014-01-02T11:19:00Z"/>
        </w:rPr>
        <w:pPrChange w:id="4678" w:author="Steve Maas" w:date="2014-01-02T11:16:00Z">
          <w:pPr>
            <w:pStyle w:val="code"/>
          </w:pPr>
        </w:pPrChange>
      </w:pPr>
      <w:ins w:id="4679" w:author="Steve Maas" w:date="2014-01-02T11:19:00Z">
        <w:r>
          <w:t>You may need to add the full path to the plugin if FEBio has problems locating the plugin.</w:t>
        </w:r>
      </w:ins>
    </w:p>
    <w:p w14:paraId="432FD83D" w14:textId="77777777" w:rsidR="007E2409" w:rsidRDefault="007E2409">
      <w:pPr>
        <w:rPr>
          <w:ins w:id="4680" w:author="Steve Maas" w:date="2014-01-02T11:19:00Z"/>
        </w:rPr>
        <w:pPrChange w:id="4681" w:author="Steve Maas" w:date="2014-01-02T11:16:00Z">
          <w:pPr>
            <w:pStyle w:val="code"/>
          </w:pPr>
        </w:pPrChange>
      </w:pPr>
    </w:p>
    <w:p w14:paraId="273D9D99" w14:textId="01D3B5AD" w:rsidR="007E2409" w:rsidRPr="00B0194F" w:rsidRDefault="007E2409" w:rsidP="007E2409">
      <w:pPr>
        <w:rPr>
          <w:ins w:id="4682" w:author="Steve Maas" w:date="2014-01-02T11:19:00Z"/>
          <w:rFonts w:ascii="Courier New" w:hAnsi="Courier New" w:cs="Courier New"/>
          <w:sz w:val="22"/>
          <w:szCs w:val="22"/>
        </w:rPr>
      </w:pPr>
      <w:ins w:id="4683"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4684" w:author="Steve Maas" w:date="2014-01-02T11:13:00Z"/>
        </w:rPr>
        <w:pPrChange w:id="4685" w:author="Steve Maas" w:date="2014-01-02T11:16:00Z">
          <w:pPr>
            <w:pStyle w:val="code"/>
          </w:pPr>
        </w:pPrChange>
      </w:pPr>
    </w:p>
    <w:p w14:paraId="1F5BFCA9" w14:textId="78C6A790" w:rsidR="00860308" w:rsidDel="00470C94" w:rsidRDefault="00860308">
      <w:pPr>
        <w:jc w:val="left"/>
        <w:rPr>
          <w:del w:id="4686" w:author="Steve Maas" w:date="2014-01-02T11:12:00Z"/>
        </w:rPr>
        <w:pPrChange w:id="4687" w:author="Steve Maas" w:date="2014-01-02T11:12:00Z">
          <w:pPr/>
        </w:pPrChange>
      </w:pPr>
      <w:del w:id="4688"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4689" w:author="Steve Maas" w:date="2014-01-02T11:12:00Z"/>
        </w:rPr>
        <w:pPrChange w:id="4690" w:author="Steve Maas" w:date="2014-01-02T11:12:00Z">
          <w:pPr/>
        </w:pPrChange>
      </w:pPr>
    </w:p>
    <w:p w14:paraId="28BA0B9A" w14:textId="24DFF4DD" w:rsidR="00860308" w:rsidDel="00470C94" w:rsidRDefault="00A951A8">
      <w:pPr>
        <w:jc w:val="left"/>
        <w:rPr>
          <w:del w:id="4691" w:author="Steve Maas" w:date="2014-01-02T11:12:00Z"/>
        </w:rPr>
        <w:pPrChange w:id="4692" w:author="Steve Maas" w:date="2014-01-02T11:12:00Z">
          <w:pPr>
            <w:pStyle w:val="code"/>
          </w:pPr>
        </w:pPrChange>
      </w:pPr>
      <w:del w:id="4693" w:author="Steve Maas" w:date="2014-01-02T11:12:00Z">
        <w:r w:rsidDel="00470C94">
          <w:delText>&lt;plotfile type="lsdyna"/&gt;</w:delText>
        </w:r>
      </w:del>
    </w:p>
    <w:p w14:paraId="045BC91F" w14:textId="3EC197EE" w:rsidR="00860308" w:rsidRPr="00860308" w:rsidDel="00470C94" w:rsidRDefault="00860308">
      <w:pPr>
        <w:jc w:val="left"/>
        <w:rPr>
          <w:del w:id="4694" w:author="Steve Maas" w:date="2014-01-02T11:12:00Z"/>
        </w:rPr>
        <w:pPrChange w:id="4695" w:author="Steve Maas" w:date="2014-01-02T11:12:00Z">
          <w:pPr/>
        </w:pPrChange>
      </w:pPr>
    </w:p>
    <w:p w14:paraId="503F6A40" w14:textId="0CA25BDF" w:rsidR="00860308" w:rsidDel="00470C94" w:rsidRDefault="00860308">
      <w:pPr>
        <w:jc w:val="left"/>
        <w:rPr>
          <w:del w:id="4696" w:author="Steve Maas" w:date="2014-01-02T11:12:00Z"/>
        </w:rPr>
        <w:pPrChange w:id="4697" w:author="Steve Maas" w:date="2014-01-02T11:12:00Z">
          <w:pPr/>
        </w:pPrChange>
      </w:pPr>
      <w:del w:id="4698"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4699" w:author="Steve Maas" w:date="2014-01-02T11:12:00Z"/>
        </w:rPr>
        <w:pPrChange w:id="4700" w:author="Steve Maas" w:date="2014-01-02T11:12:00Z">
          <w:pPr/>
        </w:pPrChange>
      </w:pPr>
    </w:p>
    <w:p w14:paraId="30BBC303" w14:textId="5CA5D5AD" w:rsidR="00860308" w:rsidDel="00470C94" w:rsidRDefault="00860308">
      <w:pPr>
        <w:jc w:val="left"/>
        <w:rPr>
          <w:del w:id="4701" w:author="Steve Maas" w:date="2014-01-02T11:12:00Z"/>
        </w:rPr>
        <w:pPrChange w:id="4702" w:author="Steve Maas" w:date="2014-01-02T11:12:00Z">
          <w:pPr/>
        </w:pPrChange>
      </w:pPr>
      <w:del w:id="4703"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4704" w:author="Steve Maas" w:date="2014-01-02T11:12:00Z"/>
        </w:rPr>
        <w:pPrChange w:id="4705"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4706" w:author="Steve Maas" w:date="2014-01-02T11:12:00Z"/>
        </w:trPr>
        <w:tc>
          <w:tcPr>
            <w:tcW w:w="2628" w:type="dxa"/>
            <w:shd w:val="clear" w:color="auto" w:fill="auto"/>
          </w:tcPr>
          <w:p w14:paraId="43D35F9F" w14:textId="31ED5F14" w:rsidR="00860308" w:rsidRPr="000B272C" w:rsidDel="00470C94" w:rsidRDefault="007E2409">
            <w:pPr>
              <w:jc w:val="left"/>
              <w:rPr>
                <w:del w:id="4707" w:author="Steve Maas" w:date="2014-01-02T11:12:00Z"/>
                <w:b/>
                <w:i/>
              </w:rPr>
              <w:pPrChange w:id="4708" w:author="Steve Maas" w:date="2014-01-02T11:12:00Z">
                <w:pPr/>
              </w:pPrChange>
            </w:pPr>
            <w:ins w:id="4709" w:author="Steve Maas" w:date="2014-01-02T11:19:00Z">
              <w:r>
                <w:rPr>
                  <w:b/>
                  <w:i/>
                </w:rPr>
                <w:t>erer</w:t>
              </w:r>
            </w:ins>
            <w:del w:id="4710"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4711" w:author="Steve Maas" w:date="2014-01-02T11:12:00Z"/>
                <w:b/>
                <w:i/>
              </w:rPr>
              <w:pPrChange w:id="4712" w:author="Steve Maas" w:date="2014-01-02T11:12:00Z">
                <w:pPr/>
              </w:pPrChange>
            </w:pPr>
            <w:del w:id="4713" w:author="Steve Maas" w:date="2014-01-02T11:12:00Z">
              <w:r w:rsidRPr="000B272C" w:rsidDel="00470C94">
                <w:rPr>
                  <w:b/>
                  <w:i/>
                </w:rPr>
                <w:delText>FEBio data field</w:delText>
              </w:r>
            </w:del>
          </w:p>
        </w:tc>
      </w:tr>
      <w:tr w:rsidR="00860308" w:rsidDel="00470C94" w14:paraId="4AF8B55B" w14:textId="379E9DF8" w:rsidTr="00A35CD6">
        <w:trPr>
          <w:del w:id="4714" w:author="Steve Maas" w:date="2014-01-02T11:12:00Z"/>
        </w:trPr>
        <w:tc>
          <w:tcPr>
            <w:tcW w:w="2628" w:type="dxa"/>
            <w:shd w:val="clear" w:color="auto" w:fill="auto"/>
          </w:tcPr>
          <w:p w14:paraId="17C9FF12" w14:textId="55540CCB" w:rsidR="00860308" w:rsidDel="00470C94" w:rsidRDefault="00860308">
            <w:pPr>
              <w:jc w:val="left"/>
              <w:rPr>
                <w:del w:id="4715" w:author="Steve Maas" w:date="2014-01-02T11:12:00Z"/>
              </w:rPr>
              <w:pPrChange w:id="4716" w:author="Steve Maas" w:date="2014-01-02T11:12:00Z">
                <w:pPr/>
              </w:pPrChange>
            </w:pPr>
            <w:del w:id="4717"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4718" w:author="Steve Maas" w:date="2014-01-02T11:12:00Z"/>
              </w:rPr>
              <w:pPrChange w:id="4719" w:author="Steve Maas" w:date="2014-01-02T11:12:00Z">
                <w:pPr/>
              </w:pPrChange>
            </w:pPr>
            <w:del w:id="4720" w:author="Steve Maas" w:date="2014-01-02T11:12:00Z">
              <w:r w:rsidDel="00470C94">
                <w:delText>DISPLACEMENT</w:delText>
              </w:r>
            </w:del>
          </w:p>
        </w:tc>
      </w:tr>
      <w:tr w:rsidR="00860308" w:rsidDel="00470C94" w14:paraId="17C56C59" w14:textId="46F74EF2" w:rsidTr="00A35CD6">
        <w:trPr>
          <w:del w:id="4721" w:author="Steve Maas" w:date="2014-01-02T11:12:00Z"/>
        </w:trPr>
        <w:tc>
          <w:tcPr>
            <w:tcW w:w="2628" w:type="dxa"/>
            <w:shd w:val="clear" w:color="auto" w:fill="auto"/>
          </w:tcPr>
          <w:p w14:paraId="42523462" w14:textId="4E1E0294" w:rsidR="00860308" w:rsidDel="00470C94" w:rsidRDefault="00860308">
            <w:pPr>
              <w:jc w:val="left"/>
              <w:rPr>
                <w:del w:id="4722" w:author="Steve Maas" w:date="2014-01-02T11:12:00Z"/>
              </w:rPr>
              <w:pPrChange w:id="4723" w:author="Steve Maas" w:date="2014-01-02T11:12:00Z">
                <w:pPr/>
              </w:pPrChange>
            </w:pPr>
            <w:del w:id="4724"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4725" w:author="Steve Maas" w:date="2014-01-02T11:12:00Z"/>
              </w:rPr>
              <w:pPrChange w:id="4726" w:author="Steve Maas" w:date="2014-01-02T11:12:00Z">
                <w:pPr/>
              </w:pPrChange>
            </w:pPr>
            <w:del w:id="4727" w:author="Steve Maas" w:date="2014-01-02T11:12:00Z">
              <w:r w:rsidDel="00470C94">
                <w:delText>NONE</w:delText>
              </w:r>
            </w:del>
          </w:p>
        </w:tc>
      </w:tr>
      <w:tr w:rsidR="00860308" w:rsidDel="00470C94" w14:paraId="368CF9D1" w14:textId="58F4F482" w:rsidTr="00A35CD6">
        <w:trPr>
          <w:del w:id="4728" w:author="Steve Maas" w:date="2014-01-02T11:12:00Z"/>
        </w:trPr>
        <w:tc>
          <w:tcPr>
            <w:tcW w:w="2628" w:type="dxa"/>
            <w:shd w:val="clear" w:color="auto" w:fill="auto"/>
          </w:tcPr>
          <w:p w14:paraId="0BDA5758" w14:textId="189C673E" w:rsidR="00860308" w:rsidRPr="00552529" w:rsidDel="00470C94" w:rsidRDefault="00860308">
            <w:pPr>
              <w:jc w:val="left"/>
              <w:rPr>
                <w:del w:id="4729" w:author="Steve Maas" w:date="2014-01-02T11:12:00Z"/>
                <w:b/>
                <w:bCs/>
                <w:caps/>
                <w:smallCaps/>
              </w:rPr>
              <w:pPrChange w:id="4730"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4731" w:author="Steve Maas" w:date="2014-01-02T11:12:00Z"/>
              </w:rPr>
              <w:pPrChange w:id="4732" w:author="Steve Maas" w:date="2014-01-02T11:12:00Z">
                <w:pPr/>
              </w:pPrChange>
            </w:pPr>
            <w:del w:id="4733" w:author="Steve Maas" w:date="2014-01-02T11:12:00Z">
              <w:r w:rsidDel="00470C94">
                <w:delText>VELOCITY</w:delText>
              </w:r>
            </w:del>
          </w:p>
        </w:tc>
      </w:tr>
      <w:tr w:rsidR="00860308" w:rsidDel="00470C94" w14:paraId="50DDC1BF" w14:textId="78C46D3A" w:rsidTr="00A35CD6">
        <w:trPr>
          <w:del w:id="4734" w:author="Steve Maas" w:date="2014-01-02T11:12:00Z"/>
        </w:trPr>
        <w:tc>
          <w:tcPr>
            <w:tcW w:w="2628" w:type="dxa"/>
            <w:shd w:val="clear" w:color="auto" w:fill="auto"/>
          </w:tcPr>
          <w:p w14:paraId="5958A017" w14:textId="4854F7A4" w:rsidR="00860308" w:rsidDel="00470C94" w:rsidRDefault="00860308">
            <w:pPr>
              <w:jc w:val="left"/>
              <w:rPr>
                <w:del w:id="4735" w:author="Steve Maas" w:date="2014-01-02T11:12:00Z"/>
                <w:b/>
                <w:bCs/>
                <w:caps/>
                <w:smallCaps/>
              </w:rPr>
              <w:pPrChange w:id="4736"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4737" w:author="Steve Maas" w:date="2014-01-02T11:12:00Z"/>
              </w:rPr>
              <w:pPrChange w:id="4738" w:author="Steve Maas" w:date="2014-01-02T11:12:00Z">
                <w:pPr/>
              </w:pPrChange>
            </w:pPr>
            <w:del w:id="4739" w:author="Steve Maas" w:date="2014-01-02T11:12:00Z">
              <w:r w:rsidDel="00470C94">
                <w:delText>FLUID_FLUX</w:delText>
              </w:r>
            </w:del>
          </w:p>
        </w:tc>
      </w:tr>
      <w:tr w:rsidR="00860308" w:rsidDel="00470C94" w14:paraId="2818604D" w14:textId="1AE987C9" w:rsidTr="00A35CD6">
        <w:trPr>
          <w:del w:id="4740" w:author="Steve Maas" w:date="2014-01-02T11:12:00Z"/>
        </w:trPr>
        <w:tc>
          <w:tcPr>
            <w:tcW w:w="2628" w:type="dxa"/>
            <w:shd w:val="clear" w:color="auto" w:fill="auto"/>
          </w:tcPr>
          <w:p w14:paraId="665EAD9A" w14:textId="229F404F" w:rsidR="00860308" w:rsidDel="00470C94" w:rsidRDefault="00860308">
            <w:pPr>
              <w:jc w:val="left"/>
              <w:rPr>
                <w:del w:id="4741" w:author="Steve Maas" w:date="2014-01-02T11:12:00Z"/>
                <w:b/>
                <w:bCs/>
                <w:caps/>
                <w:smallCaps/>
              </w:rPr>
              <w:pPrChange w:id="4742"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4743" w:author="Steve Maas" w:date="2014-01-02T11:12:00Z"/>
              </w:rPr>
              <w:pPrChange w:id="4744" w:author="Steve Maas" w:date="2014-01-02T11:12:00Z">
                <w:pPr/>
              </w:pPrChange>
            </w:pPr>
            <w:del w:id="4745" w:author="Steve Maas" w:date="2014-01-02T11:12:00Z">
              <w:r w:rsidDel="00470C94">
                <w:delText>CONTACT_TRACTION</w:delText>
              </w:r>
            </w:del>
          </w:p>
        </w:tc>
      </w:tr>
      <w:tr w:rsidR="00860308" w:rsidDel="00470C94" w14:paraId="2B4D2B83" w14:textId="28F188B0" w:rsidTr="00A35CD6">
        <w:trPr>
          <w:del w:id="4746" w:author="Steve Maas" w:date="2014-01-02T11:12:00Z"/>
        </w:trPr>
        <w:tc>
          <w:tcPr>
            <w:tcW w:w="2628" w:type="dxa"/>
            <w:shd w:val="clear" w:color="auto" w:fill="auto"/>
          </w:tcPr>
          <w:p w14:paraId="4A3339FF" w14:textId="0C0AD82E" w:rsidR="00860308" w:rsidDel="00470C94" w:rsidRDefault="00860308">
            <w:pPr>
              <w:jc w:val="left"/>
              <w:rPr>
                <w:del w:id="4747" w:author="Steve Maas" w:date="2014-01-02T11:12:00Z"/>
                <w:b/>
                <w:bCs/>
                <w:caps/>
                <w:smallCaps/>
              </w:rPr>
              <w:pPrChange w:id="4748"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4749" w:author="Steve Maas" w:date="2014-01-02T11:12:00Z"/>
              </w:rPr>
              <w:pPrChange w:id="4750" w:author="Steve Maas" w:date="2014-01-02T11:12:00Z">
                <w:pPr/>
              </w:pPrChange>
            </w:pPr>
            <w:del w:id="4751" w:author="Steve Maas" w:date="2014-01-02T11:12:00Z">
              <w:r w:rsidDel="00470C94">
                <w:delText>REACTION_FORCE</w:delText>
              </w:r>
            </w:del>
          </w:p>
        </w:tc>
      </w:tr>
      <w:tr w:rsidR="00860308" w:rsidDel="00470C94" w14:paraId="0FAA3FD4" w14:textId="79A1E47C" w:rsidTr="00A35CD6">
        <w:trPr>
          <w:del w:id="4752" w:author="Steve Maas" w:date="2014-01-02T11:12:00Z"/>
        </w:trPr>
        <w:tc>
          <w:tcPr>
            <w:tcW w:w="2628" w:type="dxa"/>
            <w:shd w:val="clear" w:color="auto" w:fill="auto"/>
          </w:tcPr>
          <w:p w14:paraId="4A8B041A" w14:textId="55158142" w:rsidR="00860308" w:rsidDel="00470C94" w:rsidRDefault="00860308">
            <w:pPr>
              <w:jc w:val="left"/>
              <w:rPr>
                <w:del w:id="4753" w:author="Steve Maas" w:date="2014-01-02T11:12:00Z"/>
                <w:rFonts w:cs="Arial"/>
                <w:b/>
                <w:bCs/>
                <w:caps/>
                <w:smallCaps/>
                <w:kern w:val="32"/>
              </w:rPr>
              <w:pPrChange w:id="4754"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4755" w:author="Steve Maas" w:date="2014-01-02T11:12:00Z"/>
              </w:rPr>
              <w:pPrChange w:id="4756" w:author="Steve Maas" w:date="2014-01-02T11:12:00Z">
                <w:pPr/>
              </w:pPrChange>
            </w:pPr>
            <w:del w:id="4757" w:author="Steve Maas" w:date="2014-01-02T11:12:00Z">
              <w:r w:rsidDel="00470C94">
                <w:delText>MATERIAL_FIBER</w:delText>
              </w:r>
            </w:del>
          </w:p>
        </w:tc>
      </w:tr>
      <w:tr w:rsidR="00860308" w:rsidDel="00470C94" w14:paraId="254652B9" w14:textId="3E232686" w:rsidTr="00A35CD6">
        <w:trPr>
          <w:del w:id="4758" w:author="Steve Maas" w:date="2014-01-02T11:12:00Z"/>
        </w:trPr>
        <w:tc>
          <w:tcPr>
            <w:tcW w:w="2628" w:type="dxa"/>
            <w:shd w:val="clear" w:color="auto" w:fill="auto"/>
          </w:tcPr>
          <w:p w14:paraId="115F5354" w14:textId="441570EA" w:rsidR="00860308" w:rsidDel="00470C94" w:rsidRDefault="00860308">
            <w:pPr>
              <w:jc w:val="left"/>
              <w:rPr>
                <w:del w:id="4759" w:author="Steve Maas" w:date="2014-01-02T11:12:00Z"/>
              </w:rPr>
              <w:pPrChange w:id="4760" w:author="Steve Maas" w:date="2014-01-02T11:12:00Z">
                <w:pPr/>
              </w:pPrChange>
            </w:pPr>
            <w:del w:id="4761"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4762" w:author="Steve Maas" w:date="2014-01-02T11:12:00Z"/>
              </w:rPr>
              <w:pPrChange w:id="4763" w:author="Steve Maas" w:date="2014-01-02T11:12:00Z">
                <w:pPr/>
              </w:pPrChange>
            </w:pPr>
            <w:del w:id="4764" w:author="Steve Maas" w:date="2014-01-02T11:12:00Z">
              <w:r w:rsidDel="00470C94">
                <w:delText>NONE</w:delText>
              </w:r>
            </w:del>
          </w:p>
        </w:tc>
      </w:tr>
      <w:tr w:rsidR="00860308" w:rsidDel="00470C94" w14:paraId="53EDB3DA" w14:textId="352FE5AA" w:rsidTr="00A35CD6">
        <w:trPr>
          <w:del w:id="4765" w:author="Steve Maas" w:date="2014-01-02T11:12:00Z"/>
        </w:trPr>
        <w:tc>
          <w:tcPr>
            <w:tcW w:w="2628" w:type="dxa"/>
            <w:shd w:val="clear" w:color="auto" w:fill="auto"/>
          </w:tcPr>
          <w:p w14:paraId="15E04EF6" w14:textId="6589AC08" w:rsidR="00860308" w:rsidDel="00470C94" w:rsidRDefault="00860308">
            <w:pPr>
              <w:jc w:val="left"/>
              <w:rPr>
                <w:del w:id="4766" w:author="Steve Maas" w:date="2014-01-02T11:12:00Z"/>
                <w:b/>
                <w:bCs/>
                <w:caps/>
                <w:smallCaps/>
              </w:rPr>
              <w:pPrChange w:id="4767"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4768" w:author="Steve Maas" w:date="2014-01-02T11:12:00Z"/>
              </w:rPr>
              <w:pPrChange w:id="4769" w:author="Steve Maas" w:date="2014-01-02T11:12:00Z">
                <w:pPr/>
              </w:pPrChange>
            </w:pPr>
            <w:del w:id="4770" w:author="Steve Maas" w:date="2014-01-02T11:12:00Z">
              <w:r w:rsidDel="00470C94">
                <w:delText>ACCELERATION</w:delText>
              </w:r>
            </w:del>
          </w:p>
        </w:tc>
      </w:tr>
      <w:tr w:rsidR="00860308" w:rsidDel="00470C94" w14:paraId="0175C6B5" w14:textId="4411EB9A" w:rsidTr="00A35CD6">
        <w:trPr>
          <w:del w:id="4771" w:author="Steve Maas" w:date="2014-01-02T11:12:00Z"/>
        </w:trPr>
        <w:tc>
          <w:tcPr>
            <w:tcW w:w="2628" w:type="dxa"/>
            <w:shd w:val="clear" w:color="auto" w:fill="auto"/>
          </w:tcPr>
          <w:p w14:paraId="611986B6" w14:textId="098A84FA" w:rsidR="00860308" w:rsidDel="00470C94" w:rsidRDefault="00860308">
            <w:pPr>
              <w:jc w:val="left"/>
              <w:rPr>
                <w:del w:id="4772" w:author="Steve Maas" w:date="2014-01-02T11:12:00Z"/>
                <w:b/>
                <w:bCs/>
                <w:caps/>
                <w:smallCaps/>
              </w:rPr>
              <w:pPrChange w:id="4773"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4774" w:author="Steve Maas" w:date="2014-01-02T11:12:00Z"/>
              </w:rPr>
              <w:pPrChange w:id="4775" w:author="Steve Maas" w:date="2014-01-02T11:12:00Z">
                <w:pPr/>
              </w:pPrChange>
            </w:pPr>
            <w:del w:id="4776" w:author="Steve Maas" w:date="2014-01-02T11:12:00Z">
              <w:r w:rsidDel="00470C94">
                <w:delText>FLUID_FLUX</w:delText>
              </w:r>
            </w:del>
          </w:p>
        </w:tc>
      </w:tr>
      <w:tr w:rsidR="00860308" w:rsidDel="00470C94" w14:paraId="679AB27B" w14:textId="26098572" w:rsidTr="00A35CD6">
        <w:trPr>
          <w:del w:id="4777" w:author="Steve Maas" w:date="2014-01-02T11:12:00Z"/>
        </w:trPr>
        <w:tc>
          <w:tcPr>
            <w:tcW w:w="2628" w:type="dxa"/>
            <w:shd w:val="clear" w:color="auto" w:fill="auto"/>
          </w:tcPr>
          <w:p w14:paraId="1E54C162" w14:textId="7E885373" w:rsidR="00860308" w:rsidDel="00470C94" w:rsidRDefault="00860308">
            <w:pPr>
              <w:jc w:val="left"/>
              <w:rPr>
                <w:del w:id="4778" w:author="Steve Maas" w:date="2014-01-02T11:12:00Z"/>
                <w:b/>
                <w:bCs/>
                <w:caps/>
                <w:smallCaps/>
              </w:rPr>
              <w:pPrChange w:id="4779"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4780" w:author="Steve Maas" w:date="2014-01-02T11:12:00Z"/>
              </w:rPr>
              <w:pPrChange w:id="4781" w:author="Steve Maas" w:date="2014-01-02T11:12:00Z">
                <w:pPr/>
              </w:pPrChange>
            </w:pPr>
            <w:del w:id="4782" w:author="Steve Maas" w:date="2014-01-02T11:12:00Z">
              <w:r w:rsidDel="00470C94">
                <w:delText>CONTACT_TRACTION</w:delText>
              </w:r>
            </w:del>
          </w:p>
        </w:tc>
      </w:tr>
      <w:tr w:rsidR="00860308" w:rsidDel="00470C94" w14:paraId="4BE159A1" w14:textId="4129E1F6" w:rsidTr="00A35CD6">
        <w:trPr>
          <w:del w:id="4783" w:author="Steve Maas" w:date="2014-01-02T11:12:00Z"/>
        </w:trPr>
        <w:tc>
          <w:tcPr>
            <w:tcW w:w="2628" w:type="dxa"/>
            <w:shd w:val="clear" w:color="auto" w:fill="auto"/>
          </w:tcPr>
          <w:p w14:paraId="34BDF64F" w14:textId="56512787" w:rsidR="00860308" w:rsidDel="00470C94" w:rsidRDefault="00860308">
            <w:pPr>
              <w:jc w:val="left"/>
              <w:rPr>
                <w:del w:id="4784" w:author="Steve Maas" w:date="2014-01-02T11:12:00Z"/>
                <w:b/>
                <w:bCs/>
                <w:caps/>
                <w:smallCaps/>
              </w:rPr>
              <w:pPrChange w:id="4785"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4786" w:author="Steve Maas" w:date="2014-01-02T11:12:00Z"/>
              </w:rPr>
              <w:pPrChange w:id="4787" w:author="Steve Maas" w:date="2014-01-02T11:12:00Z">
                <w:pPr/>
              </w:pPrChange>
            </w:pPr>
            <w:del w:id="4788" w:author="Steve Maas" w:date="2014-01-02T11:12:00Z">
              <w:r w:rsidDel="00470C94">
                <w:delText>REACTION_FORCE</w:delText>
              </w:r>
            </w:del>
          </w:p>
        </w:tc>
      </w:tr>
      <w:tr w:rsidR="00860308" w:rsidDel="00470C94" w14:paraId="3F86140B" w14:textId="3D40A73C" w:rsidTr="00A35CD6">
        <w:trPr>
          <w:del w:id="4789" w:author="Steve Maas" w:date="2014-01-02T11:12:00Z"/>
        </w:trPr>
        <w:tc>
          <w:tcPr>
            <w:tcW w:w="2628" w:type="dxa"/>
            <w:shd w:val="clear" w:color="auto" w:fill="auto"/>
          </w:tcPr>
          <w:p w14:paraId="1F384597" w14:textId="7ECE61FF" w:rsidR="00860308" w:rsidDel="00470C94" w:rsidRDefault="00860308">
            <w:pPr>
              <w:jc w:val="left"/>
              <w:rPr>
                <w:del w:id="4790" w:author="Steve Maas" w:date="2014-01-02T11:12:00Z"/>
                <w:b/>
                <w:bCs/>
                <w:caps/>
                <w:smallCaps/>
              </w:rPr>
              <w:pPrChange w:id="4791"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4792" w:author="Steve Maas" w:date="2014-01-02T11:12:00Z"/>
              </w:rPr>
              <w:pPrChange w:id="4793" w:author="Steve Maas" w:date="2014-01-02T11:12:00Z">
                <w:pPr/>
              </w:pPrChange>
            </w:pPr>
            <w:del w:id="4794" w:author="Steve Maas" w:date="2014-01-02T11:12:00Z">
              <w:r w:rsidDel="00470C94">
                <w:delText>MATERIAL_FIBER</w:delText>
              </w:r>
            </w:del>
          </w:p>
        </w:tc>
      </w:tr>
      <w:tr w:rsidR="00860308" w:rsidDel="00470C94" w14:paraId="19E91BF0" w14:textId="0C42310B" w:rsidTr="00A35CD6">
        <w:trPr>
          <w:del w:id="4795" w:author="Steve Maas" w:date="2014-01-02T11:12:00Z"/>
        </w:trPr>
        <w:tc>
          <w:tcPr>
            <w:tcW w:w="2628" w:type="dxa"/>
            <w:shd w:val="clear" w:color="auto" w:fill="auto"/>
          </w:tcPr>
          <w:p w14:paraId="15BBADE2" w14:textId="1B154403" w:rsidR="00860308" w:rsidDel="00470C94" w:rsidRDefault="00860308">
            <w:pPr>
              <w:jc w:val="left"/>
              <w:rPr>
                <w:del w:id="4796" w:author="Steve Maas" w:date="2014-01-02T11:12:00Z"/>
              </w:rPr>
              <w:pPrChange w:id="4797" w:author="Steve Maas" w:date="2014-01-02T11:12:00Z">
                <w:pPr/>
              </w:pPrChange>
            </w:pPr>
            <w:del w:id="4798"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4799" w:author="Steve Maas" w:date="2014-01-02T11:12:00Z"/>
              </w:rPr>
              <w:pPrChange w:id="4800" w:author="Steve Maas" w:date="2014-01-02T11:12:00Z">
                <w:pPr/>
              </w:pPrChange>
            </w:pPr>
            <w:del w:id="4801" w:author="Steve Maas" w:date="2014-01-02T11:12:00Z">
              <w:r w:rsidDel="00470C94">
                <w:delText>NONE</w:delText>
              </w:r>
            </w:del>
          </w:p>
        </w:tc>
      </w:tr>
      <w:tr w:rsidR="00860308" w:rsidDel="00470C94" w14:paraId="746AD688" w14:textId="22E84253" w:rsidTr="00A35CD6">
        <w:trPr>
          <w:del w:id="4802" w:author="Steve Maas" w:date="2014-01-02T11:12:00Z"/>
        </w:trPr>
        <w:tc>
          <w:tcPr>
            <w:tcW w:w="2628" w:type="dxa"/>
            <w:shd w:val="clear" w:color="auto" w:fill="auto"/>
          </w:tcPr>
          <w:p w14:paraId="1EE1735F" w14:textId="62601FF4" w:rsidR="00860308" w:rsidDel="00470C94" w:rsidRDefault="00860308">
            <w:pPr>
              <w:jc w:val="left"/>
              <w:rPr>
                <w:del w:id="4803" w:author="Steve Maas" w:date="2014-01-02T11:12:00Z"/>
                <w:b/>
                <w:bCs/>
                <w:caps/>
                <w:smallCaps/>
              </w:rPr>
              <w:pPrChange w:id="4804"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4805" w:author="Steve Maas" w:date="2014-01-02T11:12:00Z"/>
              </w:rPr>
              <w:pPrChange w:id="4806" w:author="Steve Maas" w:date="2014-01-02T11:12:00Z">
                <w:pPr/>
              </w:pPrChange>
            </w:pPr>
            <w:del w:id="4807" w:author="Steve Maas" w:date="2014-01-02T11:12:00Z">
              <w:r w:rsidDel="00470C94">
                <w:delText>FLUID_PRESSURE</w:delText>
              </w:r>
            </w:del>
          </w:p>
        </w:tc>
      </w:tr>
      <w:tr w:rsidR="00860308" w:rsidDel="00470C94" w14:paraId="23707B40" w14:textId="32DEE806" w:rsidTr="00A35CD6">
        <w:trPr>
          <w:del w:id="4808" w:author="Steve Maas" w:date="2014-01-02T11:12:00Z"/>
        </w:trPr>
        <w:tc>
          <w:tcPr>
            <w:tcW w:w="2628" w:type="dxa"/>
            <w:shd w:val="clear" w:color="auto" w:fill="auto"/>
          </w:tcPr>
          <w:p w14:paraId="41B51AE3" w14:textId="43453561" w:rsidR="00860308" w:rsidDel="00470C94" w:rsidRDefault="00860308">
            <w:pPr>
              <w:jc w:val="left"/>
              <w:rPr>
                <w:del w:id="4809" w:author="Steve Maas" w:date="2014-01-02T11:12:00Z"/>
                <w:b/>
                <w:bCs/>
                <w:caps/>
                <w:smallCaps/>
              </w:rPr>
              <w:pPrChange w:id="4810"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4811" w:author="Steve Maas" w:date="2014-01-02T11:12:00Z"/>
              </w:rPr>
              <w:pPrChange w:id="4812" w:author="Steve Maas" w:date="2014-01-02T11:12:00Z">
                <w:pPr/>
              </w:pPrChange>
            </w:pPr>
            <w:del w:id="4813" w:author="Steve Maas" w:date="2014-01-02T11:12:00Z">
              <w:r w:rsidDel="00470C94">
                <w:delText>CONTACT_PRESSURE</w:delText>
              </w:r>
            </w:del>
          </w:p>
        </w:tc>
      </w:tr>
      <w:tr w:rsidR="00860308" w:rsidDel="00470C94" w14:paraId="7C1E5151" w14:textId="41F5BB71" w:rsidTr="00A35CD6">
        <w:trPr>
          <w:del w:id="4814" w:author="Steve Maas" w:date="2014-01-02T11:12:00Z"/>
        </w:trPr>
        <w:tc>
          <w:tcPr>
            <w:tcW w:w="2628" w:type="dxa"/>
            <w:shd w:val="clear" w:color="auto" w:fill="auto"/>
          </w:tcPr>
          <w:p w14:paraId="2D34FCE0" w14:textId="2C77F630" w:rsidR="00860308" w:rsidDel="00470C94" w:rsidRDefault="00860308">
            <w:pPr>
              <w:jc w:val="left"/>
              <w:rPr>
                <w:del w:id="4815" w:author="Steve Maas" w:date="2014-01-02T11:12:00Z"/>
                <w:b/>
                <w:bCs/>
                <w:caps/>
                <w:smallCaps/>
              </w:rPr>
              <w:pPrChange w:id="4816"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4817" w:author="Steve Maas" w:date="2014-01-02T11:12:00Z"/>
              </w:rPr>
              <w:pPrChange w:id="4818" w:author="Steve Maas" w:date="2014-01-02T11:12:00Z">
                <w:pPr/>
              </w:pPrChange>
            </w:pPr>
            <w:del w:id="4819" w:author="Steve Maas" w:date="2014-01-02T11:12:00Z">
              <w:r w:rsidDel="00470C94">
                <w:delText>CONTACT_GAP</w:delText>
              </w:r>
            </w:del>
          </w:p>
        </w:tc>
      </w:tr>
      <w:tr w:rsidR="00860308" w:rsidDel="00470C94" w14:paraId="76047802" w14:textId="77ED126C" w:rsidTr="00A35CD6">
        <w:trPr>
          <w:del w:id="4820" w:author="Steve Maas" w:date="2014-01-02T11:12:00Z"/>
        </w:trPr>
        <w:tc>
          <w:tcPr>
            <w:tcW w:w="2628" w:type="dxa"/>
            <w:shd w:val="clear" w:color="auto" w:fill="auto"/>
          </w:tcPr>
          <w:p w14:paraId="322294C0" w14:textId="17B899A5" w:rsidR="00860308" w:rsidDel="00470C94" w:rsidRDefault="00860308">
            <w:pPr>
              <w:jc w:val="left"/>
              <w:rPr>
                <w:del w:id="4821" w:author="Steve Maas" w:date="2014-01-02T11:12:00Z"/>
              </w:rPr>
              <w:pPrChange w:id="4822" w:author="Steve Maas" w:date="2014-01-02T11:12:00Z">
                <w:pPr/>
              </w:pPrChange>
            </w:pPr>
            <w:del w:id="4823"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4824" w:author="Steve Maas" w:date="2014-01-02T11:12:00Z"/>
              </w:rPr>
              <w:pPrChange w:id="4825" w:author="Steve Maas" w:date="2014-01-02T11:12:00Z">
                <w:pPr/>
              </w:pPrChange>
            </w:pPr>
            <w:del w:id="4826" w:author="Steve Maas" w:date="2014-01-02T11:12:00Z">
              <w:r w:rsidDel="00470C94">
                <w:delText>PLASTIC_STRAIN</w:delText>
              </w:r>
            </w:del>
          </w:p>
        </w:tc>
      </w:tr>
      <w:tr w:rsidR="00860308" w:rsidDel="00470C94" w14:paraId="4FC9D84D" w14:textId="324EA3F8" w:rsidTr="00A35CD6">
        <w:trPr>
          <w:del w:id="4827" w:author="Steve Maas" w:date="2014-01-02T11:12:00Z"/>
        </w:trPr>
        <w:tc>
          <w:tcPr>
            <w:tcW w:w="2628" w:type="dxa"/>
            <w:shd w:val="clear" w:color="auto" w:fill="auto"/>
          </w:tcPr>
          <w:p w14:paraId="247CE5D4" w14:textId="5CE8A3C8" w:rsidR="00860308" w:rsidDel="00470C94" w:rsidRDefault="00860308">
            <w:pPr>
              <w:jc w:val="left"/>
              <w:rPr>
                <w:del w:id="4828" w:author="Steve Maas" w:date="2014-01-02T11:12:00Z"/>
                <w:b/>
                <w:bCs/>
                <w:caps/>
                <w:smallCaps/>
              </w:rPr>
              <w:pPrChange w:id="4829"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4830" w:author="Steve Maas" w:date="2014-01-02T11:12:00Z"/>
              </w:rPr>
              <w:pPrChange w:id="4831" w:author="Steve Maas" w:date="2014-01-02T11:12:00Z">
                <w:pPr/>
              </w:pPrChange>
            </w:pPr>
            <w:del w:id="4832" w:author="Steve Maas" w:date="2014-01-02T11:12:00Z">
              <w:r w:rsidDel="00470C94">
                <w:delText>FIBER_STRAIN</w:delText>
              </w:r>
            </w:del>
          </w:p>
        </w:tc>
      </w:tr>
      <w:tr w:rsidR="00860308" w:rsidDel="00470C94" w14:paraId="504AA796" w14:textId="2BB83D20" w:rsidTr="00A35CD6">
        <w:trPr>
          <w:del w:id="4833" w:author="Steve Maas" w:date="2014-01-02T11:12:00Z"/>
        </w:trPr>
        <w:tc>
          <w:tcPr>
            <w:tcW w:w="2628" w:type="dxa"/>
            <w:shd w:val="clear" w:color="auto" w:fill="auto"/>
          </w:tcPr>
          <w:p w14:paraId="0D7BD093" w14:textId="0DF541E8" w:rsidR="00860308" w:rsidDel="00470C94" w:rsidRDefault="00860308">
            <w:pPr>
              <w:jc w:val="left"/>
              <w:rPr>
                <w:del w:id="4834" w:author="Steve Maas" w:date="2014-01-02T11:12:00Z"/>
                <w:b/>
                <w:bCs/>
                <w:caps/>
                <w:smallCaps/>
              </w:rPr>
              <w:pPrChange w:id="4835"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4836" w:author="Steve Maas" w:date="2014-01-02T11:12:00Z"/>
                <w:rFonts w:cs="Arial"/>
                <w:b/>
                <w:bCs/>
                <w:caps/>
                <w:kern w:val="32"/>
              </w:rPr>
              <w:pPrChange w:id="4837" w:author="Steve Maas" w:date="2014-01-02T11:12:00Z">
                <w:pPr>
                  <w:keepNext/>
                  <w:numPr>
                    <w:numId w:val="42"/>
                  </w:numPr>
                  <w:spacing w:before="240" w:after="60"/>
                  <w:ind w:left="360" w:hanging="360"/>
                  <w:outlineLvl w:val="0"/>
                </w:pPr>
              </w:pPrChange>
            </w:pPr>
            <w:del w:id="4838" w:author="Steve Maas" w:date="2014-01-02T11:12:00Z">
              <w:r w:rsidDel="00470C94">
                <w:delText>DEV_FIBER_STRAIN</w:delText>
              </w:r>
            </w:del>
          </w:p>
        </w:tc>
      </w:tr>
    </w:tbl>
    <w:p w14:paraId="5B0C083F" w14:textId="2F7C7DC3" w:rsidR="00860308" w:rsidDel="00470C94" w:rsidRDefault="007E2409" w:rsidP="00993E3A">
      <w:pPr>
        <w:rPr>
          <w:del w:id="4839" w:author="Steve Maas" w:date="2014-01-02T11:12:00Z"/>
        </w:rPr>
      </w:pPr>
      <w:ins w:id="4840" w:author="Steve Maas" w:date="2014-01-02T11:20:00Z">
        <w:r>
          <w:t>When FEBio starts, it will first load all the plugins that are defined in the configuration file before it reads the input file. This way, sections in the input file that require the plugin</w:t>
        </w:r>
      </w:ins>
      <w:ins w:id="4841" w:author="Steve Maas" w:date="2014-01-02T11:21:00Z">
        <w:r>
          <w:t>’s capabilities will already be av</w:t>
        </w:r>
      </w:ins>
    </w:p>
    <w:p w14:paraId="77A54228" w14:textId="6B435690" w:rsidR="00DE23F6" w:rsidDel="00470C94" w:rsidRDefault="00DE23F6" w:rsidP="008B2763">
      <w:pPr>
        <w:rPr>
          <w:del w:id="4842" w:author="Steve Maas" w:date="2014-01-02T11:12:00Z"/>
        </w:rPr>
      </w:pPr>
    </w:p>
    <w:p w14:paraId="19E8009B" w14:textId="115CC7F4" w:rsidR="00DE23F6" w:rsidDel="00470C94" w:rsidRDefault="00DE23F6">
      <w:pPr>
        <w:rPr>
          <w:del w:id="4843" w:author="Steve Maas" w:date="2014-01-02T11:12:00Z"/>
        </w:rPr>
      </w:pPr>
    </w:p>
    <w:p w14:paraId="746BE863" w14:textId="2F6F9603" w:rsidR="00DE23F6" w:rsidDel="00470C94" w:rsidRDefault="00DE23F6">
      <w:pPr>
        <w:rPr>
          <w:del w:id="4844" w:author="Steve Maas" w:date="2014-01-02T11:12:00Z"/>
        </w:rPr>
      </w:pPr>
    </w:p>
    <w:p w14:paraId="6ABF1300" w14:textId="66DAB7AC" w:rsidR="00DE23F6" w:rsidDel="00470C94" w:rsidRDefault="00DE23F6">
      <w:pPr>
        <w:rPr>
          <w:del w:id="4845" w:author="Steve Maas" w:date="2014-01-02T11:12:00Z"/>
        </w:rPr>
      </w:pPr>
    </w:p>
    <w:p w14:paraId="3F48DCB6" w14:textId="6FC51F5E" w:rsidR="00DE23F6" w:rsidDel="00470C94" w:rsidRDefault="00DE23F6">
      <w:pPr>
        <w:rPr>
          <w:del w:id="4846" w:author="Steve Maas" w:date="2014-01-02T11:12:00Z"/>
        </w:rPr>
      </w:pPr>
    </w:p>
    <w:p w14:paraId="694819AA" w14:textId="785149D6" w:rsidR="00DE23F6" w:rsidDel="00470C94" w:rsidRDefault="00DE23F6">
      <w:pPr>
        <w:rPr>
          <w:del w:id="4847" w:author="Steve Maas" w:date="2014-01-02T11:12:00Z"/>
        </w:rPr>
      </w:pPr>
    </w:p>
    <w:p w14:paraId="0E0D9003" w14:textId="618A9E23" w:rsidR="00DE23F6" w:rsidDel="00470C94" w:rsidRDefault="00DE23F6">
      <w:pPr>
        <w:rPr>
          <w:del w:id="4848" w:author="Steve Maas" w:date="2014-01-02T11:12:00Z"/>
        </w:rPr>
      </w:pPr>
    </w:p>
    <w:p w14:paraId="395A833B" w14:textId="1DE1873F" w:rsidR="00DE23F6" w:rsidDel="00470C94" w:rsidRDefault="00DE23F6">
      <w:pPr>
        <w:rPr>
          <w:del w:id="4849" w:author="Steve Maas" w:date="2014-01-02T11:12:00Z"/>
        </w:rPr>
      </w:pPr>
    </w:p>
    <w:p w14:paraId="6069347D" w14:textId="7029BBAE" w:rsidR="00860308" w:rsidDel="00470C94" w:rsidRDefault="00860308">
      <w:pPr>
        <w:rPr>
          <w:del w:id="4850" w:author="Steve Maas" w:date="2014-01-02T11:12:00Z"/>
        </w:rPr>
      </w:pPr>
      <w:del w:id="4851"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4852" w:author="Steve Maas" w:date="2014-01-02T11:12:00Z"/>
        </w:rPr>
      </w:pPr>
    </w:p>
    <w:p w14:paraId="5476C6B3" w14:textId="6F32015F" w:rsidR="00860308" w:rsidRPr="00B27FE9" w:rsidDel="00470C94" w:rsidRDefault="00860308">
      <w:pPr>
        <w:rPr>
          <w:del w:id="4853" w:author="Steve Maas" w:date="2014-01-02T11:12:00Z"/>
        </w:rPr>
        <w:pPrChange w:id="4854" w:author="Steve Maas" w:date="2014-01-02T11:21:00Z">
          <w:pPr>
            <w:pStyle w:val="code"/>
          </w:pPr>
        </w:pPrChange>
      </w:pPr>
      <w:del w:id="4855" w:author="Steve Maas" w:date="2014-01-02T11:12:00Z">
        <w:r w:rsidRPr="00B27FE9" w:rsidDel="00470C94">
          <w:delText>&lt;Output&gt;</w:delText>
        </w:r>
      </w:del>
    </w:p>
    <w:p w14:paraId="6BB19F6F" w14:textId="7584E3C7" w:rsidR="00860308" w:rsidRPr="00B27FE9" w:rsidDel="00470C94" w:rsidRDefault="00860308">
      <w:pPr>
        <w:rPr>
          <w:del w:id="4856" w:author="Steve Maas" w:date="2014-01-02T11:12:00Z"/>
        </w:rPr>
        <w:pPrChange w:id="4857" w:author="Steve Maas" w:date="2014-01-02T11:21:00Z">
          <w:pPr>
            <w:pStyle w:val="code"/>
          </w:pPr>
        </w:pPrChange>
      </w:pPr>
      <w:del w:id="4858" w:author="Steve Maas" w:date="2014-01-02T11:12:00Z">
        <w:r w:rsidRPr="00B27FE9" w:rsidDel="00470C94">
          <w:tab/>
          <w:delText>&lt;plotfile&gt;</w:delText>
        </w:r>
      </w:del>
    </w:p>
    <w:p w14:paraId="183E606F" w14:textId="5FF8A6B0" w:rsidR="00860308" w:rsidRPr="00B27FE9" w:rsidDel="00470C94" w:rsidRDefault="00860308">
      <w:pPr>
        <w:rPr>
          <w:del w:id="4859" w:author="Steve Maas" w:date="2014-01-02T11:12:00Z"/>
        </w:rPr>
        <w:pPrChange w:id="4860" w:author="Steve Maas" w:date="2014-01-02T11:21:00Z">
          <w:pPr>
            <w:pStyle w:val="code"/>
          </w:pPr>
        </w:pPrChange>
      </w:pPr>
      <w:del w:id="4861"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4862" w:author="Steve Maas" w:date="2014-01-02T11:12:00Z"/>
        </w:rPr>
        <w:pPrChange w:id="4863" w:author="Steve Maas" w:date="2014-01-02T11:21:00Z">
          <w:pPr>
            <w:pStyle w:val="code"/>
          </w:pPr>
        </w:pPrChange>
      </w:pPr>
      <w:del w:id="4864"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4865" w:author="Steve Maas" w:date="2014-01-02T11:12:00Z"/>
        </w:rPr>
        <w:pPrChange w:id="4866" w:author="Steve Maas" w:date="2014-01-02T11:21:00Z">
          <w:pPr>
            <w:pStyle w:val="code"/>
          </w:pPr>
        </w:pPrChange>
      </w:pPr>
      <w:del w:id="4867"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4868" w:author="Steve Maas" w:date="2014-01-02T11:12:00Z"/>
        </w:rPr>
        <w:pPrChange w:id="4869" w:author="Steve Maas" w:date="2014-01-02T11:21:00Z">
          <w:pPr>
            <w:pStyle w:val="code"/>
          </w:pPr>
        </w:pPrChange>
      </w:pPr>
      <w:del w:id="4870"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4871" w:author="Steve Maas" w:date="2014-01-02T11:12:00Z"/>
        </w:rPr>
        <w:pPrChange w:id="4872" w:author="Steve Maas" w:date="2014-01-02T11:21:00Z">
          <w:pPr>
            <w:pStyle w:val="code"/>
          </w:pPr>
        </w:pPrChange>
      </w:pPr>
      <w:del w:id="4873" w:author="Steve Maas" w:date="2014-01-02T11:12:00Z">
        <w:r w:rsidRPr="00B27FE9" w:rsidDel="00470C94">
          <w:tab/>
          <w:delText>&lt;/plotfile&gt;</w:delText>
        </w:r>
      </w:del>
    </w:p>
    <w:p w14:paraId="35E828B8" w14:textId="5F9FF37F" w:rsidR="00860308" w:rsidRDefault="00860308">
      <w:pPr>
        <w:rPr>
          <w:ins w:id="4874" w:author="Steve Maas" w:date="2014-01-02T11:21:00Z"/>
        </w:rPr>
        <w:pPrChange w:id="4875" w:author="Steve Maas" w:date="2014-01-02T11:21:00Z">
          <w:pPr>
            <w:pStyle w:val="code"/>
          </w:pPr>
        </w:pPrChange>
      </w:pPr>
      <w:del w:id="4876" w:author="Steve Maas" w:date="2014-01-02T11:12:00Z">
        <w:r w:rsidRPr="00B27FE9" w:rsidDel="00470C94">
          <w:delText>&lt;/Output&gt;</w:delText>
        </w:r>
      </w:del>
      <w:ins w:id="4877"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4878"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4879" w:name="_Toc385498618"/>
      <w:r w:rsidR="006A0BC1">
        <w:lastRenderedPageBreak/>
        <w:t>References</w:t>
      </w:r>
      <w:bookmarkEnd w:id="4879"/>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4880"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4880"/>
    </w:p>
    <w:p w14:paraId="7078C31C" w14:textId="77777777" w:rsidR="00711A1D" w:rsidRPr="00711A1D" w:rsidRDefault="00711A1D" w:rsidP="00711A1D">
      <w:pPr>
        <w:rPr>
          <w:noProof/>
        </w:rPr>
      </w:pPr>
      <w:bookmarkStart w:id="4881" w:name="_ENREF_2"/>
      <w:r w:rsidRPr="00711A1D">
        <w:rPr>
          <w:noProof/>
        </w:rPr>
        <w:t>[2]</w:t>
      </w:r>
      <w:r w:rsidRPr="00711A1D">
        <w:rPr>
          <w:noProof/>
        </w:rPr>
        <w:tab/>
        <w:t>Gee, M. W., Dohrmann, C. R., Key, S. W., and Wall, W. A., 2009, "A uniform nodal strain tetrahedron with isochoric stabilization," Int. J. Numer. Meth. Engng(78), pp. 429-443.</w:t>
      </w:r>
      <w:bookmarkEnd w:id="4881"/>
    </w:p>
    <w:p w14:paraId="29B64F22" w14:textId="77777777" w:rsidR="00711A1D" w:rsidRPr="00711A1D" w:rsidRDefault="00711A1D" w:rsidP="00711A1D">
      <w:pPr>
        <w:rPr>
          <w:noProof/>
        </w:rPr>
      </w:pPr>
      <w:bookmarkStart w:id="4882"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4882"/>
    </w:p>
    <w:p w14:paraId="52715185" w14:textId="77777777" w:rsidR="00711A1D" w:rsidRPr="00711A1D" w:rsidRDefault="00711A1D" w:rsidP="00711A1D">
      <w:pPr>
        <w:rPr>
          <w:noProof/>
        </w:rPr>
      </w:pPr>
      <w:bookmarkStart w:id="4883"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4883"/>
    </w:p>
    <w:p w14:paraId="250401A1" w14:textId="77777777" w:rsidR="00711A1D" w:rsidRPr="00711A1D" w:rsidRDefault="00711A1D" w:rsidP="00711A1D">
      <w:pPr>
        <w:rPr>
          <w:noProof/>
        </w:rPr>
      </w:pPr>
      <w:bookmarkStart w:id="4884"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4884"/>
    </w:p>
    <w:p w14:paraId="1E38F47E" w14:textId="77777777" w:rsidR="00711A1D" w:rsidRPr="00711A1D" w:rsidRDefault="00711A1D" w:rsidP="00711A1D">
      <w:pPr>
        <w:rPr>
          <w:noProof/>
        </w:rPr>
      </w:pPr>
      <w:bookmarkStart w:id="4885"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4885"/>
    </w:p>
    <w:p w14:paraId="0F3A1875" w14:textId="77777777" w:rsidR="00711A1D" w:rsidRPr="00711A1D" w:rsidRDefault="00711A1D" w:rsidP="00711A1D">
      <w:pPr>
        <w:rPr>
          <w:noProof/>
        </w:rPr>
      </w:pPr>
      <w:bookmarkStart w:id="4886" w:name="_ENREF_7"/>
      <w:r w:rsidRPr="00711A1D">
        <w:rPr>
          <w:noProof/>
        </w:rPr>
        <w:t>[7]</w:t>
      </w:r>
      <w:r w:rsidRPr="00711A1D">
        <w:rPr>
          <w:noProof/>
        </w:rPr>
        <w:tab/>
        <w:t>Lanir, Y., 1983, "Constitutive equations for fibrous connective tissues," J Biomech, 16(1), pp. 1-12.</w:t>
      </w:r>
      <w:bookmarkEnd w:id="4886"/>
    </w:p>
    <w:p w14:paraId="320578B4" w14:textId="77777777" w:rsidR="00711A1D" w:rsidRPr="00711A1D" w:rsidRDefault="00711A1D" w:rsidP="00711A1D">
      <w:pPr>
        <w:rPr>
          <w:noProof/>
        </w:rPr>
      </w:pPr>
      <w:bookmarkStart w:id="4887"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4887"/>
    </w:p>
    <w:p w14:paraId="3608330B" w14:textId="77777777" w:rsidR="00711A1D" w:rsidRPr="00711A1D" w:rsidRDefault="00711A1D" w:rsidP="00711A1D">
      <w:pPr>
        <w:rPr>
          <w:noProof/>
        </w:rPr>
      </w:pPr>
      <w:bookmarkStart w:id="4888" w:name="_ENREF_9"/>
      <w:r w:rsidRPr="00711A1D">
        <w:rPr>
          <w:noProof/>
        </w:rPr>
        <w:t>[9]</w:t>
      </w:r>
      <w:r w:rsidRPr="00711A1D">
        <w:rPr>
          <w:noProof/>
        </w:rPr>
        <w:tab/>
        <w:t>Ateshian, G. A., 2007, "Anisotropy of fibrous tissues in relation to the distribution of tensed and buckled fibers," J Biomech Eng, 129(2), pp. 240-249.</w:t>
      </w:r>
      <w:bookmarkEnd w:id="4888"/>
    </w:p>
    <w:p w14:paraId="294D485C" w14:textId="77777777" w:rsidR="00711A1D" w:rsidRPr="00711A1D" w:rsidRDefault="00711A1D" w:rsidP="00711A1D">
      <w:pPr>
        <w:rPr>
          <w:noProof/>
        </w:rPr>
      </w:pPr>
      <w:bookmarkStart w:id="4889" w:name="_ENREF_10"/>
      <w:r w:rsidRPr="00711A1D">
        <w:rPr>
          <w:noProof/>
        </w:rPr>
        <w:t>[10]</w:t>
      </w:r>
      <w:r w:rsidRPr="00711A1D">
        <w:rPr>
          <w:noProof/>
        </w:rPr>
        <w:tab/>
        <w:t>Fung, Y. C., 1993, Biomechanics : mechanical properties of living tissues, Springer-Verlag, New York.</w:t>
      </w:r>
      <w:bookmarkEnd w:id="4889"/>
    </w:p>
    <w:p w14:paraId="1B8F3DBB" w14:textId="77777777" w:rsidR="00711A1D" w:rsidRPr="00711A1D" w:rsidRDefault="00711A1D" w:rsidP="00711A1D">
      <w:pPr>
        <w:rPr>
          <w:noProof/>
        </w:rPr>
      </w:pPr>
      <w:bookmarkStart w:id="4890" w:name="_ENREF_11"/>
      <w:r w:rsidRPr="00711A1D">
        <w:rPr>
          <w:noProof/>
        </w:rPr>
        <w:t>[11]</w:t>
      </w:r>
      <w:r w:rsidRPr="00711A1D">
        <w:rPr>
          <w:noProof/>
        </w:rPr>
        <w:tab/>
        <w:t>Fung, Y. C., Fronek, K., and Patitucci, P., 1979, "Pseudoelasticity of arteries and the choice of its mathematical expression," Am J Physiol, 237(5), pp. H620-631.</w:t>
      </w:r>
      <w:bookmarkEnd w:id="4890"/>
    </w:p>
    <w:p w14:paraId="2CDD8AA6" w14:textId="77777777" w:rsidR="00711A1D" w:rsidRPr="00711A1D" w:rsidRDefault="00711A1D" w:rsidP="00711A1D">
      <w:pPr>
        <w:rPr>
          <w:noProof/>
        </w:rPr>
      </w:pPr>
      <w:bookmarkStart w:id="4891" w:name="_ENREF_12"/>
      <w:r w:rsidRPr="00711A1D">
        <w:rPr>
          <w:noProof/>
        </w:rPr>
        <w:t>[12]</w:t>
      </w:r>
      <w:r w:rsidRPr="00711A1D">
        <w:rPr>
          <w:noProof/>
        </w:rPr>
        <w:tab/>
        <w:t>Ateshian, G. A., and Costa, K. D., 2009, "A frame-invariant formulation of Fung elasticity," J Biomech, 42(6), pp. 781-785.</w:t>
      </w:r>
      <w:bookmarkEnd w:id="4891"/>
    </w:p>
    <w:p w14:paraId="4FC34E49" w14:textId="77777777" w:rsidR="00711A1D" w:rsidRPr="00711A1D" w:rsidRDefault="00711A1D" w:rsidP="00711A1D">
      <w:pPr>
        <w:rPr>
          <w:noProof/>
        </w:rPr>
      </w:pPr>
      <w:bookmarkStart w:id="4892" w:name="_ENREF_13"/>
      <w:r w:rsidRPr="00711A1D">
        <w:rPr>
          <w:noProof/>
        </w:rPr>
        <w:t>[13]</w:t>
      </w:r>
      <w:r w:rsidRPr="00711A1D">
        <w:rPr>
          <w:noProof/>
        </w:rPr>
        <w:tab/>
        <w:t>Blemker, S., 2004, "3D Modeling of Complex Muscle Architecture and Geometry," Stanford University, Stanford.</w:t>
      </w:r>
      <w:bookmarkEnd w:id="4892"/>
    </w:p>
    <w:p w14:paraId="44754525" w14:textId="77777777" w:rsidR="00711A1D" w:rsidRPr="00711A1D" w:rsidRDefault="00711A1D" w:rsidP="00711A1D">
      <w:pPr>
        <w:rPr>
          <w:noProof/>
        </w:rPr>
      </w:pPr>
      <w:bookmarkStart w:id="4893"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4893"/>
    </w:p>
    <w:p w14:paraId="7B80718C" w14:textId="77777777" w:rsidR="00711A1D" w:rsidRPr="00711A1D" w:rsidRDefault="00711A1D" w:rsidP="00711A1D">
      <w:pPr>
        <w:rPr>
          <w:noProof/>
        </w:rPr>
      </w:pPr>
      <w:bookmarkStart w:id="4894" w:name="_ENREF_15"/>
      <w:r w:rsidRPr="00711A1D">
        <w:rPr>
          <w:noProof/>
        </w:rPr>
        <w:t>[15]</w:t>
      </w:r>
      <w:r w:rsidRPr="00711A1D">
        <w:rPr>
          <w:noProof/>
        </w:rPr>
        <w:tab/>
        <w:t>Spencer, A. J. M., 1984, Continuum Theory of the Mechanics of Fibre-Reinforced Composites, Springer-Verlag, New York.</w:t>
      </w:r>
      <w:bookmarkEnd w:id="4894"/>
    </w:p>
    <w:p w14:paraId="3B8E8EF7" w14:textId="77777777" w:rsidR="00711A1D" w:rsidRPr="00711A1D" w:rsidRDefault="00711A1D" w:rsidP="00711A1D">
      <w:pPr>
        <w:rPr>
          <w:noProof/>
        </w:rPr>
      </w:pPr>
      <w:bookmarkStart w:id="4895"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4895"/>
    </w:p>
    <w:p w14:paraId="33382BC3" w14:textId="77777777" w:rsidR="00711A1D" w:rsidRPr="00711A1D" w:rsidRDefault="00711A1D" w:rsidP="00711A1D">
      <w:pPr>
        <w:rPr>
          <w:noProof/>
        </w:rPr>
      </w:pPr>
      <w:bookmarkStart w:id="4896"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4896"/>
    </w:p>
    <w:p w14:paraId="78F4B469" w14:textId="77777777" w:rsidR="00711A1D" w:rsidRPr="00711A1D" w:rsidRDefault="00711A1D" w:rsidP="00711A1D">
      <w:pPr>
        <w:rPr>
          <w:noProof/>
        </w:rPr>
      </w:pPr>
      <w:bookmarkStart w:id="4897" w:name="_ENREF_18"/>
      <w:r w:rsidRPr="00711A1D">
        <w:rPr>
          <w:noProof/>
        </w:rPr>
        <w:t>[18]</w:t>
      </w:r>
      <w:r w:rsidRPr="00711A1D">
        <w:rPr>
          <w:noProof/>
        </w:rPr>
        <w:tab/>
        <w:t>Quapp, K. M., and Weiss, J. A., 1998, "Material characterization of human medial collateral ligament," J Biomech Eng, 120(6), pp. 757-763.</w:t>
      </w:r>
      <w:bookmarkEnd w:id="4897"/>
    </w:p>
    <w:p w14:paraId="32CA7FF9" w14:textId="77777777" w:rsidR="00711A1D" w:rsidRPr="00711A1D" w:rsidRDefault="00711A1D" w:rsidP="00711A1D">
      <w:pPr>
        <w:rPr>
          <w:noProof/>
        </w:rPr>
      </w:pPr>
      <w:bookmarkStart w:id="4898"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4898"/>
    </w:p>
    <w:p w14:paraId="16AAC6F4" w14:textId="77777777" w:rsidR="00711A1D" w:rsidRPr="00711A1D" w:rsidRDefault="00711A1D" w:rsidP="00711A1D">
      <w:pPr>
        <w:rPr>
          <w:noProof/>
        </w:rPr>
      </w:pPr>
      <w:bookmarkStart w:id="4899" w:name="_ENREF_20"/>
      <w:r w:rsidRPr="00711A1D">
        <w:rPr>
          <w:noProof/>
        </w:rPr>
        <w:t>[20]</w:t>
      </w:r>
      <w:r w:rsidRPr="00711A1D">
        <w:rPr>
          <w:noProof/>
        </w:rPr>
        <w:tab/>
        <w:t>Veronda, D. R., and Westmann, R. A., 1970, "Mechanical Characterization of Skin - Finite Deformations," J. Biomechanics, Vol. 3, pp. 111-124.</w:t>
      </w:r>
      <w:bookmarkEnd w:id="4899"/>
    </w:p>
    <w:p w14:paraId="1320DA6A" w14:textId="77777777" w:rsidR="00711A1D" w:rsidRPr="00711A1D" w:rsidRDefault="00711A1D" w:rsidP="00711A1D">
      <w:pPr>
        <w:rPr>
          <w:noProof/>
        </w:rPr>
      </w:pPr>
      <w:bookmarkStart w:id="4900"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4900"/>
    </w:p>
    <w:p w14:paraId="52C64EC2" w14:textId="77777777" w:rsidR="00711A1D" w:rsidRPr="00711A1D" w:rsidRDefault="00711A1D" w:rsidP="00711A1D">
      <w:pPr>
        <w:rPr>
          <w:noProof/>
        </w:rPr>
      </w:pPr>
      <w:bookmarkStart w:id="4901"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4901"/>
    </w:p>
    <w:p w14:paraId="498B1043" w14:textId="77777777" w:rsidR="00711A1D" w:rsidRPr="00711A1D" w:rsidRDefault="00711A1D" w:rsidP="00711A1D">
      <w:pPr>
        <w:rPr>
          <w:noProof/>
        </w:rPr>
      </w:pPr>
      <w:bookmarkStart w:id="4902" w:name="_ENREF_23"/>
      <w:r w:rsidRPr="00711A1D">
        <w:rPr>
          <w:noProof/>
        </w:rPr>
        <w:t>[23]</w:t>
      </w:r>
      <w:r w:rsidRPr="00711A1D">
        <w:rPr>
          <w:noProof/>
        </w:rPr>
        <w:tab/>
        <w:t>Bonet, J., and Wood, R. D., 1997, Nonlinear continuum mechanics for finite element analysis, Cambridge University Press.</w:t>
      </w:r>
      <w:bookmarkEnd w:id="4902"/>
    </w:p>
    <w:p w14:paraId="01797796" w14:textId="77777777" w:rsidR="00711A1D" w:rsidRPr="00711A1D" w:rsidRDefault="00711A1D" w:rsidP="00711A1D">
      <w:pPr>
        <w:rPr>
          <w:noProof/>
        </w:rPr>
      </w:pPr>
      <w:bookmarkStart w:id="4903" w:name="_ENREF_24"/>
      <w:r w:rsidRPr="00711A1D">
        <w:rPr>
          <w:noProof/>
        </w:rPr>
        <w:t>[24]</w:t>
      </w:r>
      <w:r w:rsidRPr="00711A1D">
        <w:rPr>
          <w:noProof/>
        </w:rPr>
        <w:tab/>
        <w:t>Carter, D. R., and Hayes, W. C., 1976, "Bone compressive strength: the influence of density and strain rate," Science, 194(4270), pp. 1174-1176.</w:t>
      </w:r>
      <w:bookmarkEnd w:id="4903"/>
    </w:p>
    <w:p w14:paraId="4BE3FAA8" w14:textId="77777777" w:rsidR="00711A1D" w:rsidRPr="00711A1D" w:rsidRDefault="00711A1D" w:rsidP="00711A1D">
      <w:pPr>
        <w:rPr>
          <w:noProof/>
        </w:rPr>
      </w:pPr>
      <w:bookmarkStart w:id="4904" w:name="_ENREF_25"/>
      <w:r w:rsidRPr="00711A1D">
        <w:rPr>
          <w:noProof/>
        </w:rPr>
        <w:t>[25]</w:t>
      </w:r>
      <w:r w:rsidRPr="00711A1D">
        <w:rPr>
          <w:noProof/>
        </w:rPr>
        <w:tab/>
        <w:t>Carter, D. R., and Hayes, W. C., 1977, "The compressive behavior of bone as a two-phase porous structure," J Bone Joint Surg Am, 59(7), pp. 954-962.</w:t>
      </w:r>
      <w:bookmarkEnd w:id="4904"/>
    </w:p>
    <w:p w14:paraId="6764EF22" w14:textId="77777777" w:rsidR="00711A1D" w:rsidRPr="00711A1D" w:rsidRDefault="00711A1D" w:rsidP="00711A1D">
      <w:pPr>
        <w:rPr>
          <w:noProof/>
        </w:rPr>
      </w:pPr>
      <w:bookmarkStart w:id="4905" w:name="_ENREF_26"/>
      <w:r w:rsidRPr="00711A1D">
        <w:rPr>
          <w:noProof/>
        </w:rPr>
        <w:t>[26]</w:t>
      </w:r>
      <w:r w:rsidRPr="00711A1D">
        <w:rPr>
          <w:noProof/>
        </w:rPr>
        <w:tab/>
        <w:t>Overbeek, J. T., 1956, "The Donnan equilibrium," Prog Biophys Biophys Chem, 6, pp. 57-84.</w:t>
      </w:r>
      <w:bookmarkEnd w:id="4905"/>
    </w:p>
    <w:p w14:paraId="2295E82B" w14:textId="77777777" w:rsidR="00711A1D" w:rsidRPr="00711A1D" w:rsidRDefault="00711A1D" w:rsidP="00711A1D">
      <w:pPr>
        <w:rPr>
          <w:noProof/>
        </w:rPr>
      </w:pPr>
      <w:bookmarkStart w:id="4906" w:name="_ENREF_27"/>
      <w:r w:rsidRPr="00711A1D">
        <w:rPr>
          <w:noProof/>
        </w:rPr>
        <w:t>[27]</w:t>
      </w:r>
      <w:r w:rsidRPr="00711A1D">
        <w:rPr>
          <w:noProof/>
        </w:rPr>
        <w:tab/>
        <w:t>Lai, W. M., Hou, J. S., and Mow, V. C., 1991, "A triphasic theory for the swelling and deformation behaviors of articular cartilage," J Biomech Eng, 113(3), pp. 245-258.</w:t>
      </w:r>
      <w:bookmarkEnd w:id="4906"/>
    </w:p>
    <w:p w14:paraId="45694551" w14:textId="77777777" w:rsidR="00711A1D" w:rsidRPr="00711A1D" w:rsidRDefault="00711A1D" w:rsidP="00711A1D">
      <w:pPr>
        <w:rPr>
          <w:noProof/>
        </w:rPr>
      </w:pPr>
      <w:bookmarkStart w:id="4907"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4907"/>
    </w:p>
    <w:p w14:paraId="66E68CCA" w14:textId="77777777" w:rsidR="00711A1D" w:rsidRPr="00711A1D" w:rsidRDefault="00711A1D" w:rsidP="00711A1D">
      <w:pPr>
        <w:rPr>
          <w:noProof/>
        </w:rPr>
      </w:pPr>
      <w:bookmarkStart w:id="4908"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4908"/>
    </w:p>
    <w:p w14:paraId="31C6FEAF" w14:textId="77777777" w:rsidR="00711A1D" w:rsidRPr="00711A1D" w:rsidRDefault="00711A1D" w:rsidP="00711A1D">
      <w:pPr>
        <w:rPr>
          <w:noProof/>
        </w:rPr>
      </w:pPr>
      <w:bookmarkStart w:id="4909"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4909"/>
    </w:p>
    <w:p w14:paraId="5121E746" w14:textId="77777777" w:rsidR="00711A1D" w:rsidRPr="00711A1D" w:rsidRDefault="00711A1D" w:rsidP="00711A1D">
      <w:pPr>
        <w:rPr>
          <w:noProof/>
        </w:rPr>
      </w:pPr>
      <w:bookmarkStart w:id="4910" w:name="_ENREF_31"/>
      <w:r w:rsidRPr="00711A1D">
        <w:rPr>
          <w:noProof/>
        </w:rPr>
        <w:t>[31]</w:t>
      </w:r>
      <w:r w:rsidRPr="00711A1D">
        <w:rPr>
          <w:noProof/>
        </w:rPr>
        <w:tab/>
        <w:t>Ateshian, G. A., and Ricken, T., 2010, "Multigenerational interstitial growth of biological tissues," Biomech Model Mechanobiol, 9(6), pp. 689-702.</w:t>
      </w:r>
      <w:bookmarkEnd w:id="4910"/>
    </w:p>
    <w:p w14:paraId="7C381329" w14:textId="77777777" w:rsidR="00711A1D" w:rsidRPr="00711A1D" w:rsidRDefault="00711A1D" w:rsidP="00711A1D">
      <w:pPr>
        <w:rPr>
          <w:noProof/>
        </w:rPr>
      </w:pPr>
      <w:bookmarkStart w:id="4911"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4911"/>
    </w:p>
    <w:p w14:paraId="5FE113E8" w14:textId="77777777" w:rsidR="00711A1D" w:rsidRPr="00711A1D" w:rsidRDefault="00711A1D" w:rsidP="00711A1D">
      <w:pPr>
        <w:rPr>
          <w:noProof/>
        </w:rPr>
      </w:pPr>
      <w:bookmarkStart w:id="4912"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4912"/>
    </w:p>
    <w:p w14:paraId="36FDCD92" w14:textId="77777777" w:rsidR="00711A1D" w:rsidRPr="00711A1D" w:rsidRDefault="00711A1D" w:rsidP="00711A1D">
      <w:pPr>
        <w:rPr>
          <w:noProof/>
        </w:rPr>
      </w:pPr>
      <w:bookmarkStart w:id="4913"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4913"/>
    </w:p>
    <w:p w14:paraId="26462A35" w14:textId="77777777" w:rsidR="00711A1D" w:rsidRPr="00711A1D" w:rsidRDefault="00711A1D" w:rsidP="00711A1D">
      <w:pPr>
        <w:rPr>
          <w:noProof/>
        </w:rPr>
      </w:pPr>
      <w:bookmarkStart w:id="4914" w:name="_ENREF_35"/>
      <w:r w:rsidRPr="00711A1D">
        <w:rPr>
          <w:noProof/>
        </w:rPr>
        <w:t>[35]</w:t>
      </w:r>
      <w:r w:rsidRPr="00711A1D">
        <w:rPr>
          <w:noProof/>
        </w:rPr>
        <w:tab/>
        <w:t>Weinans, H., Huiskes, R., and Grootenboer, H. J., 1992, "The behavior of adaptive bone-remodeling simulation models," J Biomech, 25(12), pp. 1425-1441.</w:t>
      </w:r>
      <w:bookmarkEnd w:id="4914"/>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65" w:author="weiss" w:date="2012-04-05T16:36:00Z" w:initials="w">
    <w:p w14:paraId="1F873030" w14:textId="77777777" w:rsidR="00B93935" w:rsidRDefault="00B93935">
      <w:pPr>
        <w:pStyle w:val="CommentText"/>
      </w:pPr>
      <w:r>
        <w:rPr>
          <w:rStyle w:val="CommentReference"/>
        </w:rPr>
        <w:annotationRef/>
      </w:r>
      <w:r>
        <w:t>A simple figure would be helpful.</w:t>
      </w:r>
    </w:p>
  </w:comment>
  <w:comment w:id="1615" w:author="weiss" w:date="2012-04-05T16:36:00Z" w:initials="w">
    <w:p w14:paraId="20505464" w14:textId="77777777" w:rsidR="00B93935" w:rsidRDefault="00B93935">
      <w:pPr>
        <w:pStyle w:val="CommentText"/>
      </w:pPr>
      <w:r>
        <w:rPr>
          <w:rStyle w:val="CommentReference"/>
        </w:rPr>
        <w:annotationRef/>
      </w:r>
      <w:r>
        <w:t>Steve – perhaps you could specify how to use the displacement based elements here, and what the differences are in terms of results etc.</w:t>
      </w:r>
    </w:p>
  </w:comment>
  <w:comment w:id="1816" w:author="weiss" w:date="2012-04-05T16:36:00Z" w:initials="w">
    <w:p w14:paraId="44C24796" w14:textId="77777777" w:rsidR="00B93935" w:rsidRDefault="00B93935">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2152" w:author="weiss" w:date="2012-04-05T16:37:00Z" w:initials="w">
    <w:p w14:paraId="6C41155D" w14:textId="77777777" w:rsidR="00B93935" w:rsidRDefault="00B93935">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1224F2" w14:textId="77777777" w:rsidR="00B93935" w:rsidRDefault="00B93935">
      <w:r>
        <w:separator/>
      </w:r>
    </w:p>
  </w:endnote>
  <w:endnote w:type="continuationSeparator" w:id="0">
    <w:p w14:paraId="2F2AD870" w14:textId="77777777" w:rsidR="00B93935" w:rsidRDefault="00B93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D29E9D" w14:textId="77777777" w:rsidR="00B93935" w:rsidRDefault="00B93935">
      <w:r>
        <w:separator/>
      </w:r>
    </w:p>
  </w:footnote>
  <w:footnote w:type="continuationSeparator" w:id="0">
    <w:p w14:paraId="6CF81E1F" w14:textId="77777777" w:rsidR="00B93935" w:rsidRDefault="00B93935">
      <w:r>
        <w:continuationSeparator/>
      </w:r>
    </w:p>
  </w:footnote>
  <w:footnote w:id="1">
    <w:p w14:paraId="2EECF9A7" w14:textId="1DEABEEA" w:rsidR="00B93935" w:rsidRDefault="00B93935">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B93935" w:rsidRDefault="00B93935">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B93935" w:rsidRDefault="00B93935">
      <w:pPr>
        <w:pStyle w:val="FootnoteText"/>
      </w:pPr>
      <w:r>
        <w:rPr>
          <w:rStyle w:val="FootnoteReference"/>
        </w:rPr>
        <w:footnoteRef/>
      </w:r>
      <w:r>
        <w:t xml:space="preserve"> FEBio continues to read </w:t>
      </w:r>
      <w:ins w:id="437" w:author="Steve Maas" w:date="2013-12-30T14:46:00Z">
        <w:r>
          <w:t xml:space="preserve">some </w:t>
        </w:r>
      </w:ins>
      <w:r>
        <w:t>older formats, but they are considered to be obsolete.</w:t>
      </w:r>
    </w:p>
  </w:footnote>
  <w:footnote w:id="4">
    <w:p w14:paraId="75238AE5" w14:textId="77777777" w:rsidR="00B93935" w:rsidRDefault="00B93935"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B93935" w:rsidRDefault="00B93935">
      <w:pPr>
        <w:pStyle w:val="FootnoteText"/>
      </w:pPr>
      <w:ins w:id="1566" w:author="Steve Maas" w:date="2014-01-15T10:51:00Z">
        <w:r>
          <w:rPr>
            <w:rStyle w:val="FootnoteReference"/>
          </w:rPr>
          <w:footnoteRef/>
        </w:r>
        <w:r>
          <w:t xml:space="preserve"> As of FEBio version 2.0, the LSDYNA database is no longer supported. The FEBio </w:t>
        </w:r>
      </w:ins>
      <w:ins w:id="1567" w:author="Steve Maas" w:date="2014-01-15T10:52:00Z">
        <w:r>
          <w:t>database</w:t>
        </w:r>
      </w:ins>
      <w:ins w:id="1568" w:author="Steve Maas" w:date="2014-01-15T10:51:00Z">
        <w:r>
          <w:t xml:space="preserve"> format</w:t>
        </w:r>
      </w:ins>
      <w:ins w:id="1569" w:author="Steve Maas" w:date="2014-01-15T10:52:00Z">
        <w:r>
          <w:t xml:space="preserve"> is the only format that will be supported from now on.</w:t>
        </w:r>
      </w:ins>
    </w:p>
  </w:footnote>
  <w:footnote w:id="6">
    <w:p w14:paraId="2FB68287" w14:textId="77777777" w:rsidR="00B93935" w:rsidRPr="00112C98" w:rsidRDefault="00B93935">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B93935" w:rsidRPr="009339D1" w:rsidRDefault="00B93935">
      <w:pPr>
        <w:pStyle w:val="FootnoteText"/>
      </w:pPr>
      <w:ins w:id="2663" w:author="Steve Maas" w:date="2014-01-02T13:05:00Z">
        <w:r>
          <w:rPr>
            <w:rStyle w:val="FootnoteReference"/>
          </w:rPr>
          <w:footnoteRef/>
        </w:r>
        <w:r>
          <w:t xml:space="preserve"> As of FEBio </w:t>
        </w:r>
      </w:ins>
      <w:ins w:id="2664" w:author="Steve Maas" w:date="2014-01-02T13:06:00Z">
        <w:r>
          <w:t xml:space="preserve">version </w:t>
        </w:r>
      </w:ins>
      <w:ins w:id="2665" w:author="Steve Maas" w:date="2014-01-02T13:05:00Z">
        <w:r>
          <w:t>2</w:t>
        </w:r>
      </w:ins>
      <w:ins w:id="2666" w:author="Steve Maas" w:date="2014-01-02T13:06:00Z">
        <w:r>
          <w:t>.0</w:t>
        </w:r>
      </w:ins>
      <w:ins w:id="2667"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B93935" w:rsidRDefault="00B93935">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B93935" w:rsidRDefault="00B93935">
      <w:pPr>
        <w:pStyle w:val="FootnoteText"/>
      </w:pPr>
      <w:ins w:id="4563" w:author="Steve Maas" w:date="2014-01-02T16:26:00Z">
        <w:r>
          <w:rPr>
            <w:rStyle w:val="FootnoteReference"/>
          </w:rPr>
          <w:footnoteRef/>
        </w:r>
        <w:r>
          <w:t xml:space="preserve"> As of FEBio 2.0, some feature</w:t>
        </w:r>
      </w:ins>
      <w:ins w:id="4564"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B93935" w:rsidRDefault="00B93935"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B93935" w:rsidRDefault="00B93935"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B93935" w:rsidRDefault="00B93935"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3045">
      <w:rPr>
        <w:rStyle w:val="PageNumber"/>
        <w:noProof/>
      </w:rPr>
      <w:t>176</w:t>
    </w:r>
    <w:r>
      <w:rPr>
        <w:rStyle w:val="PageNumber"/>
      </w:rPr>
      <w:fldChar w:fldCharType="end"/>
    </w:r>
  </w:p>
  <w:p w14:paraId="4C9E34C0" w14:textId="77777777" w:rsidR="00B93935" w:rsidRDefault="00B93935"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6145"/>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44C75"/>
    <w:rsid w:val="00050D38"/>
    <w:rsid w:val="00051B9D"/>
    <w:rsid w:val="000555A7"/>
    <w:rsid w:val="00061F56"/>
    <w:rsid w:val="00063045"/>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060"/>
    <w:rsid w:val="00233F22"/>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63CC1"/>
    <w:rsid w:val="00370D1D"/>
    <w:rsid w:val="0037104E"/>
    <w:rsid w:val="00373631"/>
    <w:rsid w:val="003758C4"/>
    <w:rsid w:val="00376BD9"/>
    <w:rsid w:val="00380391"/>
    <w:rsid w:val="00382EEB"/>
    <w:rsid w:val="003841F2"/>
    <w:rsid w:val="0038493E"/>
    <w:rsid w:val="003862C6"/>
    <w:rsid w:val="00394462"/>
    <w:rsid w:val="003977FB"/>
    <w:rsid w:val="003A2EFE"/>
    <w:rsid w:val="003A52D5"/>
    <w:rsid w:val="003A6A1E"/>
    <w:rsid w:val="003B2A3B"/>
    <w:rsid w:val="003B58FB"/>
    <w:rsid w:val="003C259B"/>
    <w:rsid w:val="003C546C"/>
    <w:rsid w:val="003D553C"/>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D10A3"/>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619D"/>
    <w:rsid w:val="009F703A"/>
    <w:rsid w:val="00A0145B"/>
    <w:rsid w:val="00A06947"/>
    <w:rsid w:val="00A0697D"/>
    <w:rsid w:val="00A10B80"/>
    <w:rsid w:val="00A16055"/>
    <w:rsid w:val="00A1636E"/>
    <w:rsid w:val="00A21D16"/>
    <w:rsid w:val="00A2261A"/>
    <w:rsid w:val="00A231E8"/>
    <w:rsid w:val="00A23771"/>
    <w:rsid w:val="00A24A65"/>
    <w:rsid w:val="00A2605F"/>
    <w:rsid w:val="00A34D5E"/>
    <w:rsid w:val="00A35CD6"/>
    <w:rsid w:val="00A37014"/>
    <w:rsid w:val="00A4452F"/>
    <w:rsid w:val="00A45EDE"/>
    <w:rsid w:val="00A464C1"/>
    <w:rsid w:val="00A500BA"/>
    <w:rsid w:val="00A535E4"/>
    <w:rsid w:val="00A544CE"/>
    <w:rsid w:val="00A574E7"/>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A5F"/>
    <w:rsid w:val="00B37EFF"/>
    <w:rsid w:val="00B41830"/>
    <w:rsid w:val="00B4198C"/>
    <w:rsid w:val="00B439BF"/>
    <w:rsid w:val="00B47DB8"/>
    <w:rsid w:val="00B50762"/>
    <w:rsid w:val="00B515AA"/>
    <w:rsid w:val="00B52E82"/>
    <w:rsid w:val="00B578EA"/>
    <w:rsid w:val="00B603A6"/>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C4DB5"/>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2C2C"/>
    <w:rsid w:val="00F238A7"/>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B56CC"/>
    <w:rsid w:val="00FB7F18"/>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image" Target="media/image897.wmf"/><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image" Target="media/image929.wmf"/><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image" Target="media/image908.wmf"/><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oleObject" Target="embeddings/oleObject943.bin"/><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oleObject" Target="embeddings/oleObject905.bin"/><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image" Target="media/image881.wmf"/><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oleObject" Target="embeddings/oleObject916.bin"/><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oleObject" Target="embeddings/oleObject927.bin"/><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image" Target="media/image889.wmf"/><Relationship Id="rId1909" Type="http://schemas.openxmlformats.org/officeDocument/2006/relationships/image" Target="media/image938.wmf"/><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image" Target="media/image900.wmf"/><Relationship Id="rId1900" Type="http://schemas.openxmlformats.org/officeDocument/2006/relationships/oleObject" Target="embeddings/oleObject935.bin"/><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e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image" Target="media/image911.wmf"/><Relationship Id="rId1715" Type="http://schemas.openxmlformats.org/officeDocument/2006/relationships/oleObject" Target="embeddings/oleObject842.bin"/><Relationship Id="rId1922" Type="http://schemas.openxmlformats.org/officeDocument/2006/relationships/oleObject" Target="embeddings/oleObject946.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image" Target="media/image922.wmf"/><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oleObject" Target="embeddings/oleObject887.bin"/><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image" Target="media/image933.wmf"/><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oleObject" Target="embeddings/oleObject930.bin"/><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oleObject" Target="embeddings/oleObject909.bin"/><Relationship Id="rId191" Type="http://schemas.openxmlformats.org/officeDocument/2006/relationships/oleObject" Target="embeddings/oleObject80.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1708" Type="http://schemas.openxmlformats.org/officeDocument/2006/relationships/image" Target="media/image838.wmf"/><Relationship Id="rId1915" Type="http://schemas.openxmlformats.org/officeDocument/2006/relationships/image" Target="media/image941.wmf"/><Relationship Id="rId289" Type="http://schemas.openxmlformats.org/officeDocument/2006/relationships/oleObject" Target="embeddings/oleObject129.bin"/><Relationship Id="rId496" Type="http://schemas.openxmlformats.org/officeDocument/2006/relationships/oleObject" Target="embeddings/oleObject232.bin"/><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image" Target="media/image91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1719" Type="http://schemas.openxmlformats.org/officeDocument/2006/relationships/oleObject" Target="embeddings/oleObject844.bin"/><Relationship Id="rId1926" Type="http://schemas.openxmlformats.org/officeDocument/2006/relationships/oleObject" Target="embeddings/oleObject948.bin"/><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367" Type="http://schemas.openxmlformats.org/officeDocument/2006/relationships/oleObject" Target="embeddings/oleObject168.bin"/><Relationship Id="rId574" Type="http://schemas.openxmlformats.org/officeDocument/2006/relationships/oleObject" Target="embeddings/oleObject271.bin"/><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1632" Type="http://schemas.openxmlformats.org/officeDocument/2006/relationships/image" Target="media/image800.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280" Type="http://schemas.openxmlformats.org/officeDocument/2006/relationships/image" Target="media/image127.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oleObject" Target="embeddings/oleObject91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oleObject" Target="embeddings/oleObject882.bin"/><Relationship Id="rId1808" Type="http://schemas.openxmlformats.org/officeDocument/2006/relationships/oleObject" Target="embeddings/oleObject889.bin"/><Relationship Id="rId86" Type="http://schemas.openxmlformats.org/officeDocument/2006/relationships/image" Target="media/image31.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image" Target="media/image914.wmf"/><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1819" Type="http://schemas.openxmlformats.org/officeDocument/2006/relationships/image" Target="media/image89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oleObject" Target="embeddings/oleObject921.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173" Type="http://schemas.openxmlformats.org/officeDocument/2006/relationships/oleObject" Target="embeddings/oleObject71.bin"/><Relationship Id="rId380" Type="http://schemas.openxmlformats.org/officeDocument/2006/relationships/image" Target="media/image177.wmf"/><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image" Target="media/image925.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1603" Type="http://schemas.openxmlformats.org/officeDocument/2006/relationships/oleObject" Target="embeddings/oleObject786.bin"/><Relationship Id="rId1810" Type="http://schemas.openxmlformats.org/officeDocument/2006/relationships/oleObject" Target="embeddings/oleObject890.bin"/><Relationship Id="rId184" Type="http://schemas.openxmlformats.org/officeDocument/2006/relationships/image" Target="media/image79.wmf"/><Relationship Id="rId391" Type="http://schemas.openxmlformats.org/officeDocument/2006/relationships/oleObject" Target="embeddings/oleObject180.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oleObject" Target="embeddings/oleObject932.bin"/><Relationship Id="rId1908" Type="http://schemas.openxmlformats.org/officeDocument/2006/relationships/oleObject" Target="embeddings/oleObject939.bin"/><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407" Type="http://schemas.openxmlformats.org/officeDocument/2006/relationships/image" Target="media/image688.wmf"/><Relationship Id="rId1614" Type="http://schemas.openxmlformats.org/officeDocument/2006/relationships/image" Target="media/image791.emf"/><Relationship Id="rId1821" Type="http://schemas.openxmlformats.org/officeDocument/2006/relationships/image" Target="media/image894.wmf"/><Relationship Id="rId111" Type="http://schemas.openxmlformats.org/officeDocument/2006/relationships/oleObject" Target="embeddings/oleObject41.bin"/><Relationship Id="rId195" Type="http://schemas.openxmlformats.org/officeDocument/2006/relationships/oleObject" Target="embeddings/oleObject82.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1919" Type="http://schemas.openxmlformats.org/officeDocument/2006/relationships/image" Target="media/image94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262" Type="http://schemas.openxmlformats.org/officeDocument/2006/relationships/image" Target="media/image118.wmf"/><Relationship Id="rId567" Type="http://schemas.openxmlformats.org/officeDocument/2006/relationships/image" Target="media/image271.wmf"/><Relationship Id="rId1113" Type="http://schemas.openxmlformats.org/officeDocument/2006/relationships/oleObject" Target="embeddings/oleObject540.bin"/><Relationship Id="rId1197" Type="http://schemas.openxmlformats.org/officeDocument/2006/relationships/image" Target="media/image585.wmf"/><Relationship Id="rId1320" Type="http://schemas.openxmlformats.org/officeDocument/2006/relationships/oleObject" Target="embeddings/oleObject643.bin"/><Relationship Id="rId1418" Type="http://schemas.openxmlformats.org/officeDocument/2006/relationships/image" Target="media/image693.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1625" Type="http://schemas.openxmlformats.org/officeDocument/2006/relationships/oleObject" Target="embeddings/oleObject797.bin"/><Relationship Id="rId1832" Type="http://schemas.openxmlformats.org/officeDocument/2006/relationships/oleObject" Target="embeddings/oleObject901.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273" Type="http://schemas.openxmlformats.org/officeDocument/2006/relationships/oleObject" Target="embeddings/oleObject121.bin"/><Relationship Id="rId480" Type="http://schemas.openxmlformats.org/officeDocument/2006/relationships/oleObject" Target="embeddings/oleObject224.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emf"/><Relationship Id="rId68" Type="http://schemas.openxmlformats.org/officeDocument/2006/relationships/image" Target="media/image22.wmf"/><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image" Target="media/image905.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1703" Type="http://schemas.openxmlformats.org/officeDocument/2006/relationships/oleObject" Target="embeddings/oleObject836.bin"/><Relationship Id="rId1910" Type="http://schemas.openxmlformats.org/officeDocument/2006/relationships/oleObject" Target="embeddings/oleObject940.bin"/><Relationship Id="rId284" Type="http://schemas.openxmlformats.org/officeDocument/2006/relationships/image" Target="media/image129.wmf"/><Relationship Id="rId491" Type="http://schemas.openxmlformats.org/officeDocument/2006/relationships/image" Target="media/image233.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oleObject" Target="embeddings/oleObject91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1507" Type="http://schemas.openxmlformats.org/officeDocument/2006/relationships/oleObject" Target="embeddings/oleObject738.bin"/><Relationship Id="rId1714" Type="http://schemas.openxmlformats.org/officeDocument/2006/relationships/image" Target="media/image841.wmf"/><Relationship Id="rId211" Type="http://schemas.openxmlformats.org/officeDocument/2006/relationships/oleObject" Target="embeddings/oleObject90.bin"/><Relationship Id="rId295" Type="http://schemas.openxmlformats.org/officeDocument/2006/relationships/oleObject" Target="embeddings/oleObject132.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oleObject" Target="embeddings/oleObject884.bin"/><Relationship Id="rId1921" Type="http://schemas.openxmlformats.org/officeDocument/2006/relationships/image" Target="media/image944.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image" Target="media/image916.wmf"/><Relationship Id="rId155" Type="http://schemas.openxmlformats.org/officeDocument/2006/relationships/oleObject" Target="embeddings/oleObject62.bin"/><Relationship Id="rId362" Type="http://schemas.openxmlformats.org/officeDocument/2006/relationships/image" Target="media/image168.wmf"/><Relationship Id="rId1213" Type="http://schemas.openxmlformats.org/officeDocument/2006/relationships/image" Target="media/image593.wmf"/><Relationship Id="rId1297" Type="http://schemas.openxmlformats.org/officeDocument/2006/relationships/image" Target="media/image635.wmf"/><Relationship Id="rId1420" Type="http://schemas.openxmlformats.org/officeDocument/2006/relationships/image" Target="media/image694.wmf"/><Relationship Id="rId1518" Type="http://schemas.openxmlformats.org/officeDocument/2006/relationships/image" Target="media/image743.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1725" Type="http://schemas.openxmlformats.org/officeDocument/2006/relationships/oleObject" Target="embeddings/oleObject847.bin"/><Relationship Id="rId17" Type="http://schemas.openxmlformats.org/officeDocument/2006/relationships/image" Target="media/image2.jpeg"/><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oleObject" Target="embeddings/oleObject923.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1803" Type="http://schemas.openxmlformats.org/officeDocument/2006/relationships/image" Target="media/image885.wmf"/><Relationship Id="rId81" Type="http://schemas.openxmlformats.org/officeDocument/2006/relationships/oleObject" Target="embeddings/oleObject26.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image" Target="media/image927.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607" Type="http://schemas.openxmlformats.org/officeDocument/2006/relationships/oleObject" Target="embeddings/oleObject788.bin"/><Relationship Id="rId1814" Type="http://schemas.openxmlformats.org/officeDocument/2006/relationships/oleObject" Target="embeddings/oleObject892.bin"/><Relationship Id="rId104" Type="http://schemas.openxmlformats.org/officeDocument/2006/relationships/image" Target="media/image40.wmf"/><Relationship Id="rId188" Type="http://schemas.openxmlformats.org/officeDocument/2006/relationships/image" Target="media/image81.wmf"/><Relationship Id="rId311" Type="http://schemas.openxmlformats.org/officeDocument/2006/relationships/oleObject" Target="embeddings/oleObject140.bin"/><Relationship Id="rId395" Type="http://schemas.openxmlformats.org/officeDocument/2006/relationships/oleObject" Target="embeddings/oleObject182.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oleObject" Target="embeddings/oleObject934.bin"/><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106" Type="http://schemas.openxmlformats.org/officeDocument/2006/relationships/image" Target="media/image540.wmf"/><Relationship Id="rId1313" Type="http://schemas.openxmlformats.org/officeDocument/2006/relationships/image" Target="media/image643.wmf"/><Relationship Id="rId1397" Type="http://schemas.openxmlformats.org/officeDocument/2006/relationships/oleObject" Target="embeddings/oleObject682.bin"/><Relationship Id="rId1520" Type="http://schemas.openxmlformats.org/officeDocument/2006/relationships/image" Target="media/image744.wmf"/><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1618" Type="http://schemas.openxmlformats.org/officeDocument/2006/relationships/image" Target="media/image793.emf"/><Relationship Id="rId1825" Type="http://schemas.openxmlformats.org/officeDocument/2006/relationships/image" Target="media/image896.wmf"/><Relationship Id="rId199" Type="http://schemas.openxmlformats.org/officeDocument/2006/relationships/oleObject" Target="embeddings/oleObject84.bin"/><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1629" Type="http://schemas.openxmlformats.org/officeDocument/2006/relationships/oleObject" Target="embeddings/oleObject799.bin"/><Relationship Id="rId1836" Type="http://schemas.openxmlformats.org/officeDocument/2006/relationships/oleObject" Target="embeddings/oleObject903.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1903" Type="http://schemas.openxmlformats.org/officeDocument/2006/relationships/image" Target="media/image935.wmf"/><Relationship Id="rId277" Type="http://schemas.openxmlformats.org/officeDocument/2006/relationships/oleObject" Target="embeddings/oleObject123.bin"/><Relationship Id="rId400" Type="http://schemas.openxmlformats.org/officeDocument/2006/relationships/image" Target="media/image187.wmf"/><Relationship Id="rId484" Type="http://schemas.openxmlformats.org/officeDocument/2006/relationships/oleObject" Target="embeddings/oleObject226.bin"/><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12" Type="http://schemas.openxmlformats.org/officeDocument/2006/relationships/oleObject" Target="embeddings/oleObject440.bin"/><Relationship Id="rId996" Type="http://schemas.openxmlformats.org/officeDocument/2006/relationships/image" Target="media/image485.wmf"/><Relationship Id="rId1847" Type="http://schemas.openxmlformats.org/officeDocument/2006/relationships/image" Target="media/image907.wmf"/><Relationship Id="rId41" Type="http://schemas.openxmlformats.org/officeDocument/2006/relationships/image" Target="media/image9.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02" Type="http://schemas.openxmlformats.org/officeDocument/2006/relationships/oleObject" Target="embeddings/oleObject686.bin"/><Relationship Id="rId1486" Type="http://schemas.openxmlformats.org/officeDocument/2006/relationships/image" Target="media/image727.wmf"/><Relationship Id="rId1707" Type="http://schemas.openxmlformats.org/officeDocument/2006/relationships/oleObject" Target="embeddings/oleObject838.bin"/><Relationship Id="rId190" Type="http://schemas.openxmlformats.org/officeDocument/2006/relationships/image" Target="media/image82.wmf"/><Relationship Id="rId204" Type="http://schemas.openxmlformats.org/officeDocument/2006/relationships/image" Target="media/image89.wmf"/><Relationship Id="rId288" Type="http://schemas.openxmlformats.org/officeDocument/2006/relationships/image" Target="media/image131.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1914" Type="http://schemas.openxmlformats.org/officeDocument/2006/relationships/oleObject" Target="embeddings/oleObject942.bin"/><Relationship Id="rId495" Type="http://schemas.openxmlformats.org/officeDocument/2006/relationships/image" Target="media/image235.wmf"/><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oleObject" Target="embeddings/oleObject914.bin"/><Relationship Id="rId52" Type="http://schemas.openxmlformats.org/officeDocument/2006/relationships/image" Target="media/image14.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1718" Type="http://schemas.openxmlformats.org/officeDocument/2006/relationships/image" Target="media/image843.wmf"/><Relationship Id="rId1925" Type="http://schemas.openxmlformats.org/officeDocument/2006/relationships/image" Target="media/image946.wmf"/><Relationship Id="rId299" Type="http://schemas.openxmlformats.org/officeDocument/2006/relationships/oleObject" Target="embeddings/oleObject134.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image" Target="media/image918.wmf"/><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1729" Type="http://schemas.openxmlformats.org/officeDocument/2006/relationships/oleObject" Target="embeddings/oleObject849.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377" Type="http://schemas.openxmlformats.org/officeDocument/2006/relationships/oleObject" Target="embeddings/oleObject173.bin"/><Relationship Id="rId500" Type="http://schemas.openxmlformats.org/officeDocument/2006/relationships/oleObject" Target="embeddings/oleObject234.bin"/><Relationship Id="rId584" Type="http://schemas.openxmlformats.org/officeDocument/2006/relationships/oleObject" Target="embeddings/oleObject276.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1642" Type="http://schemas.openxmlformats.org/officeDocument/2006/relationships/image" Target="media/image805.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02" Type="http://schemas.openxmlformats.org/officeDocument/2006/relationships/image" Target="media/image735.wmf"/><Relationship Id="rId1586" Type="http://schemas.openxmlformats.org/officeDocument/2006/relationships/image" Target="media/image777.wmf"/><Relationship Id="rId1807" Type="http://schemas.openxmlformats.org/officeDocument/2006/relationships/image" Target="media/image887.wmf"/><Relationship Id="rId290" Type="http://schemas.openxmlformats.org/officeDocument/2006/relationships/image" Target="media/image132.wmf"/><Relationship Id="rId304" Type="http://schemas.openxmlformats.org/officeDocument/2006/relationships/image" Target="media/image139.wmf"/><Relationship Id="rId388" Type="http://schemas.openxmlformats.org/officeDocument/2006/relationships/image" Target="media/image181.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image" Target="media/image880.wmf"/><Relationship Id="rId85" Type="http://schemas.openxmlformats.org/officeDocument/2006/relationships/oleObject" Target="embeddings/oleObject28.bin"/><Relationship Id="rId150" Type="http://schemas.openxmlformats.org/officeDocument/2006/relationships/image" Target="media/image62.wmf"/><Relationship Id="rId595" Type="http://schemas.openxmlformats.org/officeDocument/2006/relationships/image" Target="media/image285.wmf"/><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oleObject" Target="embeddings/oleObject915.bin"/><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1818" Type="http://schemas.openxmlformats.org/officeDocument/2006/relationships/oleObject" Target="embeddings/oleObject894.bin"/><Relationship Id="rId96" Type="http://schemas.openxmlformats.org/officeDocument/2006/relationships/image" Target="media/image36.wmf"/><Relationship Id="rId161" Type="http://schemas.openxmlformats.org/officeDocument/2006/relationships/oleObject" Target="embeddings/oleObject65.bin"/><Relationship Id="rId399" Type="http://schemas.openxmlformats.org/officeDocument/2006/relationships/oleObject" Target="embeddings/oleObject184.bin"/><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image" Target="media/image919.wmf"/><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1829" Type="http://schemas.openxmlformats.org/officeDocument/2006/relationships/image" Target="media/image898.wmf"/><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oleObject" Target="embeddings/oleObject926.bin"/><Relationship Id="rId172" Type="http://schemas.openxmlformats.org/officeDocument/2006/relationships/image" Target="media/image73.wmf"/><Relationship Id="rId477" Type="http://schemas.openxmlformats.org/officeDocument/2006/relationships/image" Target="media/image226.wmf"/><Relationship Id="rId600" Type="http://schemas.openxmlformats.org/officeDocument/2006/relationships/oleObject" Target="embeddings/oleObject284.bin"/><Relationship Id="rId684" Type="http://schemas.openxmlformats.org/officeDocument/2006/relationships/oleObject" Target="embeddings/oleObject326.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337" Type="http://schemas.openxmlformats.org/officeDocument/2006/relationships/oleObject" Target="embeddings/oleObject153.bin"/><Relationship Id="rId891" Type="http://schemas.openxmlformats.org/officeDocument/2006/relationships/image" Target="media/image433.wmf"/><Relationship Id="rId905" Type="http://schemas.openxmlformats.org/officeDocument/2006/relationships/image" Target="media/image440.wmf"/><Relationship Id="rId989" Type="http://schemas.openxmlformats.org/officeDocument/2006/relationships/oleObject" Target="embeddings/oleObject478.bin"/><Relationship Id="rId1742" Type="http://schemas.openxmlformats.org/officeDocument/2006/relationships/image" Target="media/image855.wmf"/><Relationship Id="rId34" Type="http://schemas.openxmlformats.org/officeDocument/2006/relationships/oleObject" Target="embeddings/oleObject3.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02" Type="http://schemas.openxmlformats.org/officeDocument/2006/relationships/image" Target="media/image785.wmf"/><Relationship Id="rId1686" Type="http://schemas.openxmlformats.org/officeDocument/2006/relationships/image" Target="media/image827.wmf"/><Relationship Id="rId183" Type="http://schemas.openxmlformats.org/officeDocument/2006/relationships/oleObject" Target="embeddings/oleObject76.bin"/><Relationship Id="rId390" Type="http://schemas.openxmlformats.org/officeDocument/2006/relationships/image" Target="media/image182.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image" Target="media/image930.wmf"/><Relationship Id="rId1907" Type="http://schemas.openxmlformats.org/officeDocument/2006/relationships/image" Target="media/image937.wmf"/><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oleObject" Target="embeddings/oleObject895.bin"/><Relationship Id="rId194" Type="http://schemas.openxmlformats.org/officeDocument/2006/relationships/image" Target="media/image84.w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1918" Type="http://schemas.openxmlformats.org/officeDocument/2006/relationships/oleObject" Target="embeddings/oleObject944.bin"/><Relationship Id="rId261" Type="http://schemas.openxmlformats.org/officeDocument/2006/relationships/oleObject" Target="embeddings/oleObject115.bin"/><Relationship Id="rId499" Type="http://schemas.openxmlformats.org/officeDocument/2006/relationships/image" Target="media/image237.wmf"/><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image" Target="media/image899.wmf"/><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1929" Type="http://schemas.openxmlformats.org/officeDocument/2006/relationships/fontTable" Target="fontTable.xml"/><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272" Type="http://schemas.openxmlformats.org/officeDocument/2006/relationships/image" Target="media/image123.wmf"/><Relationship Id="rId577" Type="http://schemas.openxmlformats.org/officeDocument/2006/relationships/image" Target="media/image276.wmf"/><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1842" Type="http://schemas.openxmlformats.org/officeDocument/2006/relationships/oleObject" Target="embeddings/oleObject906.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image" Target="media/image910.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oleObject" Target="embeddings/oleObject945.bin"/><Relationship Id="rId294" Type="http://schemas.openxmlformats.org/officeDocument/2006/relationships/image" Target="media/image134.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image" Target="media/image882.wmf"/><Relationship Id="rId89" Type="http://schemas.openxmlformats.org/officeDocument/2006/relationships/oleObject" Target="embeddings/oleObject30.bin"/><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oleObject" Target="embeddings/oleObject917.bin"/><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image" Target="media/image921.wmf"/><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232" Type="http://schemas.openxmlformats.org/officeDocument/2006/relationships/image" Target="media/image103.wmf"/><Relationship Id="rId884" Type="http://schemas.openxmlformats.org/officeDocument/2006/relationships/oleObject" Target="embeddings/oleObject426.bin"/><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1802" Type="http://schemas.openxmlformats.org/officeDocument/2006/relationships/oleObject" Target="embeddings/oleObject886.bin"/><Relationship Id="rId80" Type="http://schemas.openxmlformats.org/officeDocument/2006/relationships/image" Target="media/image28.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oleObject" Target="embeddings/oleObject928.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909" Type="http://schemas.openxmlformats.org/officeDocument/2006/relationships/image" Target="media/image442.wmf"/><Relationship Id="rId1080" Type="http://schemas.openxmlformats.org/officeDocument/2006/relationships/image" Target="media/image527.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1606" Type="http://schemas.openxmlformats.org/officeDocument/2006/relationships/image" Target="media/image787.wmf"/><Relationship Id="rId1813" Type="http://schemas.openxmlformats.org/officeDocument/2006/relationships/image" Target="media/image890.wmf"/><Relationship Id="rId91" Type="http://schemas.openxmlformats.org/officeDocument/2006/relationships/oleObject" Target="embeddings/oleObject31.bin"/><Relationship Id="rId187" Type="http://schemas.openxmlformats.org/officeDocument/2006/relationships/oleObject" Target="embeddings/oleObject78.bin"/><Relationship Id="rId394" Type="http://schemas.openxmlformats.org/officeDocument/2006/relationships/image" Target="media/image184.wmf"/><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image" Target="media/image932.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1617" Type="http://schemas.openxmlformats.org/officeDocument/2006/relationships/oleObject" Target="embeddings/oleObject793.bin"/><Relationship Id="rId1824" Type="http://schemas.openxmlformats.org/officeDocument/2006/relationships/oleObject" Target="embeddings/oleObject897.bin"/><Relationship Id="rId198" Type="http://schemas.openxmlformats.org/officeDocument/2006/relationships/image" Target="media/image86.w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265" Type="http://schemas.openxmlformats.org/officeDocument/2006/relationships/oleObject" Target="embeddings/oleObject117.bin"/><Relationship Id="rId472" Type="http://schemas.openxmlformats.org/officeDocument/2006/relationships/oleObject" Target="embeddings/oleObject220.bin"/><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1835" Type="http://schemas.openxmlformats.org/officeDocument/2006/relationships/image" Target="media/image901.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1902" Type="http://schemas.openxmlformats.org/officeDocument/2006/relationships/oleObject" Target="embeddings/oleObject936.bin"/><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oleObject" Target="embeddings/oleObject908.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1706" Type="http://schemas.openxmlformats.org/officeDocument/2006/relationships/image" Target="media/image837.wmf"/><Relationship Id="rId1913" Type="http://schemas.openxmlformats.org/officeDocument/2006/relationships/image" Target="media/image940.wmf"/><Relationship Id="rId287" Type="http://schemas.openxmlformats.org/officeDocument/2006/relationships/oleObject" Target="embeddings/oleObject128.bin"/><Relationship Id="rId410" Type="http://schemas.openxmlformats.org/officeDocument/2006/relationships/image" Target="media/image192.wmf"/><Relationship Id="rId494" Type="http://schemas.openxmlformats.org/officeDocument/2006/relationships/oleObject" Target="embeddings/oleObject231.bin"/><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1205" Type="http://schemas.openxmlformats.org/officeDocument/2006/relationships/image" Target="media/image589.wmf"/><Relationship Id="rId1857" Type="http://schemas.openxmlformats.org/officeDocument/2006/relationships/image" Target="media/image912.wmf"/><Relationship Id="rId51" Type="http://schemas.openxmlformats.org/officeDocument/2006/relationships/oleObject" Target="embeddings/oleObject11.bin"/><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12" Type="http://schemas.openxmlformats.org/officeDocument/2006/relationships/oleObject" Target="embeddings/oleObject691.bin"/><Relationship Id="rId1496" Type="http://schemas.openxmlformats.org/officeDocument/2006/relationships/image" Target="media/image732.wmf"/><Relationship Id="rId1717" Type="http://schemas.openxmlformats.org/officeDocument/2006/relationships/oleObject" Target="embeddings/oleObject843.bin"/><Relationship Id="rId1924" Type="http://schemas.openxmlformats.org/officeDocument/2006/relationships/oleObject" Target="embeddings/oleObject947.bin"/><Relationship Id="rId214" Type="http://schemas.openxmlformats.org/officeDocument/2006/relationships/image" Target="media/image94.wmf"/><Relationship Id="rId298" Type="http://schemas.openxmlformats.org/officeDocument/2006/relationships/image" Target="media/image136.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158" Type="http://schemas.openxmlformats.org/officeDocument/2006/relationships/image" Target="media/image66.wmf"/><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oleObject" Target="embeddings/oleObject919.bin"/><Relationship Id="rId62" Type="http://schemas.openxmlformats.org/officeDocument/2006/relationships/image" Target="media/image19.wmf"/><Relationship Id="rId365" Type="http://schemas.openxmlformats.org/officeDocument/2006/relationships/oleObject" Target="embeddings/oleObject167.bin"/><Relationship Id="rId572" Type="http://schemas.openxmlformats.org/officeDocument/2006/relationships/oleObject" Target="embeddings/oleObject270.bin"/><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1728" Type="http://schemas.openxmlformats.org/officeDocument/2006/relationships/image" Target="media/image84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image" Target="media/image923.wmf"/><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1501" Type="http://schemas.openxmlformats.org/officeDocument/2006/relationships/oleObject" Target="embeddings/oleObject735.bin"/><Relationship Id="rId1739" Type="http://schemas.openxmlformats.org/officeDocument/2006/relationships/oleObject" Target="embeddings/oleObject854.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oleObject" Target="embeddings/oleObject881.bin"/><Relationship Id="rId1806" Type="http://schemas.openxmlformats.org/officeDocument/2006/relationships/oleObject" Target="embeddings/oleObject888.bin"/><Relationship Id="rId84" Type="http://schemas.openxmlformats.org/officeDocument/2006/relationships/image" Target="media/image30.wmf"/><Relationship Id="rId387" Type="http://schemas.openxmlformats.org/officeDocument/2006/relationships/oleObject" Target="embeddings/oleObject178.bin"/><Relationship Id="rId510" Type="http://schemas.openxmlformats.org/officeDocument/2006/relationships/oleObject" Target="embeddings/oleObject239.bin"/><Relationship Id="rId594" Type="http://schemas.openxmlformats.org/officeDocument/2006/relationships/oleObject" Target="embeddings/oleObject281.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247" Type="http://schemas.openxmlformats.org/officeDocument/2006/relationships/oleObject" Target="embeddings/oleObject108.bin"/><Relationship Id="rId899" Type="http://schemas.openxmlformats.org/officeDocument/2006/relationships/image" Target="media/image437.wmf"/><Relationship Id="rId1000" Type="http://schemas.openxmlformats.org/officeDocument/2006/relationships/image" Target="media/image487.wmf"/><Relationship Id="rId1084" Type="http://schemas.openxmlformats.org/officeDocument/2006/relationships/image" Target="media/image529.wmf"/><Relationship Id="rId1305" Type="http://schemas.openxmlformats.org/officeDocument/2006/relationships/image" Target="media/image63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12" Type="http://schemas.openxmlformats.org/officeDocument/2006/relationships/image" Target="media/image740.wmf"/><Relationship Id="rId1596" Type="http://schemas.openxmlformats.org/officeDocument/2006/relationships/image" Target="media/image782.wmf"/><Relationship Id="rId1817" Type="http://schemas.openxmlformats.org/officeDocument/2006/relationships/image" Target="media/image892.wmf"/><Relationship Id="rId11" Type="http://schemas.openxmlformats.org/officeDocument/2006/relationships/hyperlink" Target="mailto:rawlins@sci.utah.edu" TargetMode="External"/><Relationship Id="rId314" Type="http://schemas.openxmlformats.org/officeDocument/2006/relationships/image" Target="media/image144.wmf"/><Relationship Id="rId398" Type="http://schemas.openxmlformats.org/officeDocument/2006/relationships/image" Target="media/image186.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160" Type="http://schemas.openxmlformats.org/officeDocument/2006/relationships/image" Target="media/image67.wmf"/><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oleObject" Target="embeddings/oleObject920.bin"/><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1828" Type="http://schemas.openxmlformats.org/officeDocument/2006/relationships/oleObject" Target="embeddings/oleObject899.bin"/><Relationship Id="rId171" Type="http://schemas.openxmlformats.org/officeDocument/2006/relationships/oleObject" Target="embeddings/oleObject70.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image" Target="media/image924.wmf"/><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1601" Type="http://schemas.openxmlformats.org/officeDocument/2006/relationships/oleObject" Target="embeddings/oleObject785.bin"/><Relationship Id="rId1839" Type="http://schemas.openxmlformats.org/officeDocument/2006/relationships/image" Target="media/image903.wmf"/><Relationship Id="rId182" Type="http://schemas.openxmlformats.org/officeDocument/2006/relationships/image" Target="media/image78.wmf"/><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oleObject" Target="embeddings/oleObject931.bin"/><Relationship Id="rId1906" Type="http://schemas.openxmlformats.org/officeDocument/2006/relationships/oleObject" Target="embeddings/oleObject938.bin"/><Relationship Id="rId487" Type="http://schemas.openxmlformats.org/officeDocument/2006/relationships/image" Target="media/image231.wmf"/><Relationship Id="rId610" Type="http://schemas.openxmlformats.org/officeDocument/2006/relationships/oleObject" Target="embeddings/oleObject289.bin"/><Relationship Id="rId694" Type="http://schemas.openxmlformats.org/officeDocument/2006/relationships/oleObject" Target="embeddings/oleObject331.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347" Type="http://schemas.openxmlformats.org/officeDocument/2006/relationships/oleObject" Target="embeddings/oleObject158.bin"/><Relationship Id="rId999" Type="http://schemas.openxmlformats.org/officeDocument/2006/relationships/oleObject" Target="embeddings/oleObject483.bin"/><Relationship Id="rId1100" Type="http://schemas.openxmlformats.org/officeDocument/2006/relationships/image" Target="media/image537.wmf"/><Relationship Id="rId1184" Type="http://schemas.openxmlformats.org/officeDocument/2006/relationships/oleObject" Target="embeddings/oleObject575.bin"/><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12" Type="http://schemas.openxmlformats.org/officeDocument/2006/relationships/image" Target="media/image790.wmf"/><Relationship Id="rId1696" Type="http://schemas.openxmlformats.org/officeDocument/2006/relationships/image" Target="media/image832.wmf"/><Relationship Id="rId1917" Type="http://schemas.openxmlformats.org/officeDocument/2006/relationships/image" Target="media/image942.wmf"/><Relationship Id="rId193" Type="http://schemas.openxmlformats.org/officeDocument/2006/relationships/oleObject" Target="embeddings/oleObject81.bin"/><Relationship Id="rId207" Type="http://schemas.openxmlformats.org/officeDocument/2006/relationships/oleObject" Target="embeddings/oleObject88.bin"/><Relationship Id="rId414" Type="http://schemas.openxmlformats.org/officeDocument/2006/relationships/image" Target="media/image194.wmf"/><Relationship Id="rId498" Type="http://schemas.openxmlformats.org/officeDocument/2006/relationships/oleObject" Target="embeddings/oleObject233.bin"/><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260" Type="http://schemas.openxmlformats.org/officeDocument/2006/relationships/image" Target="media/image117.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oleObject" Target="embeddings/oleObject900.bin"/><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1928" Type="http://schemas.openxmlformats.org/officeDocument/2006/relationships/oleObject" Target="embeddings/oleObject949.bin"/><Relationship Id="rId271" Type="http://schemas.openxmlformats.org/officeDocument/2006/relationships/oleObject" Target="embeddings/oleObject120.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emf"/><Relationship Id="rId66" Type="http://schemas.openxmlformats.org/officeDocument/2006/relationships/image" Target="media/image21.wmf"/><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image" Target="media/image904.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01" Type="http://schemas.openxmlformats.org/officeDocument/2006/relationships/oleObject" Target="embeddings/oleObject835.bin"/><Relationship Id="rId1785" Type="http://schemas.openxmlformats.org/officeDocument/2006/relationships/oleObject" Target="embeddings/oleObject877.bin"/><Relationship Id="rId77" Type="http://schemas.openxmlformats.org/officeDocument/2006/relationships/oleObject" Target="embeddings/oleObject24.bin"/><Relationship Id="rId282" Type="http://schemas.openxmlformats.org/officeDocument/2006/relationships/image" Target="media/image128.wmf"/><Relationship Id="rId503" Type="http://schemas.openxmlformats.org/officeDocument/2006/relationships/image" Target="media/image239.wmf"/><Relationship Id="rId587" Type="http://schemas.openxmlformats.org/officeDocument/2006/relationships/image" Target="media/image281.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1200" Type="http://schemas.openxmlformats.org/officeDocument/2006/relationships/oleObject" Target="embeddings/oleObject583.bin"/><Relationship Id="rId1852" Type="http://schemas.openxmlformats.org/officeDocument/2006/relationships/oleObject" Target="embeddings/oleObject911.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05" Type="http://schemas.openxmlformats.org/officeDocument/2006/relationships/oleObject" Target="embeddings/oleObject737.bin"/><Relationship Id="rId1589" Type="http://schemas.openxmlformats.org/officeDocument/2006/relationships/oleObject" Target="embeddings/oleObject779.bin"/><Relationship Id="rId1712" Type="http://schemas.openxmlformats.org/officeDocument/2006/relationships/image" Target="media/image840.wmf"/><Relationship Id="rId293" Type="http://schemas.openxmlformats.org/officeDocument/2006/relationships/oleObject" Target="embeddings/oleObject131.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oleObject" Target="embeddings/oleObject883.bin"/><Relationship Id="rId88" Type="http://schemas.openxmlformats.org/officeDocument/2006/relationships/image" Target="media/image32.wmf"/><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image" Target="media/image915.wmf"/><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930" Type="http://schemas.openxmlformats.org/officeDocument/2006/relationships/theme" Target="theme/theme1.xml"/><Relationship Id="rId15" Type="http://schemas.openxmlformats.org/officeDocument/2006/relationships/hyperlink" Target="http://mrl.sci.utah.edu/software/febio" TargetMode="External"/><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64" Type="http://schemas.openxmlformats.org/officeDocument/2006/relationships/image" Target="media/image69.wmf"/><Relationship Id="rId371" Type="http://schemas.openxmlformats.org/officeDocument/2006/relationships/oleObject" Target="embeddings/oleObject170.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oleObject" Target="embeddings/oleObject922.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01" Type="http://schemas.openxmlformats.org/officeDocument/2006/relationships/image" Target="media/image884.wmf"/><Relationship Id="rId1885" Type="http://schemas.openxmlformats.org/officeDocument/2006/relationships/image" Target="media/image926.wmf"/><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oleObject" Target="embeddings/oleObject891.bin"/><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oleObject" Target="embeddings/oleObject933.bin"/><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image" Target="media/image895.wmf"/><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oleObject" Target="embeddings/oleObject902.bin"/><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image" Target="media/image934.wmf"/><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image" Target="media/image906.wmf"/><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oleObject" Target="embeddings/oleObject941.bin"/><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oleObject" Target="embeddings/oleObject913.bin"/><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1923" Type="http://schemas.openxmlformats.org/officeDocument/2006/relationships/image" Target="media/image945.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image" Target="media/image917.wmf"/><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oleObject" Target="embeddings/oleObject924.bin"/><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image" Target="media/image886.wmf"/><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image" Target="media/image928.wmf"/><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oleObject" Target="embeddings/oleObject925.bin"/><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oleObject" Target="embeddings/oleObject904.bin"/><Relationship Id="rId181" Type="http://schemas.openxmlformats.org/officeDocument/2006/relationships/oleObject" Target="embeddings/oleObject75.bin"/><Relationship Id="rId1905" Type="http://schemas.openxmlformats.org/officeDocument/2006/relationships/image" Target="media/image936.wmf"/><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1927" Type="http://schemas.openxmlformats.org/officeDocument/2006/relationships/image" Target="media/image947.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image" Target="media/image909.wmf"/><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image" Target="media/image888.wmf"/><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image" Target="media/image920.wmf"/><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image" Target="media/image931.wmf"/><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oleObject" Target="embeddings/oleObject896.bin"/><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oleObject" Target="embeddings/oleObject907.bin"/><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image" Target="media/image939.wmf"/><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image" Target="media/image883.wmf"/><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oleObject" Target="embeddings/oleObject918.bin"/><Relationship Id="rId1519" Type="http://schemas.openxmlformats.org/officeDocument/2006/relationships/oleObject" Target="embeddings/oleObject744.bin"/><Relationship Id="rId1726" Type="http://schemas.openxmlformats.org/officeDocument/2006/relationships/image" Target="media/image847.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emf"/><Relationship Id="rId1888" Type="http://schemas.openxmlformats.org/officeDocument/2006/relationships/oleObject" Target="embeddings/oleObject929.bin"/><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image" Target="media/image891.wmf"/><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image" Target="media/image902.wmf"/><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oleObject" Target="embeddings/oleObject937.bin"/><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23AB1-E371-4D6F-8C9C-C42051926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4635</TotalTime>
  <Pages>205</Pages>
  <Words>46529</Words>
  <Characters>353612</Characters>
  <Application>Microsoft Office Word</Application>
  <DocSecurity>0</DocSecurity>
  <Lines>2946</Lines>
  <Paragraphs>798</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399343</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rawlins</cp:lastModifiedBy>
  <cp:revision>273</cp:revision>
  <cp:lastPrinted>2012-01-23T17:06:00Z</cp:lastPrinted>
  <dcterms:created xsi:type="dcterms:W3CDTF">2013-03-05T16:20:00Z</dcterms:created>
  <dcterms:modified xsi:type="dcterms:W3CDTF">2014-04-29T22:29:00Z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